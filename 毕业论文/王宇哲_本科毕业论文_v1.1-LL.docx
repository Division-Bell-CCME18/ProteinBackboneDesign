
<file path=[Content_Types].xml><?xml version="1.0" encoding="utf-8"?>
<Types xmlns="http://schemas.openxmlformats.org/package/2006/content-types">
  <Default Extension="png" ContentType="image/png"/>
  <Default Extension="svg" ContentType="image/svg+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3785309" w14:textId="77777777" w:rsidR="00C27332" w:rsidRPr="00277CE6" w:rsidRDefault="00C27332" w:rsidP="00C27332">
      <w:pPr>
        <w:jc w:val="center"/>
        <w:rPr>
          <w:rFonts w:ascii="Times New Roman" w:hAnsi="Times New Roman" w:cs="Times New Roman"/>
          <w:sz w:val="24"/>
        </w:rPr>
      </w:pPr>
      <w:r w:rsidRPr="00277CE6">
        <w:rPr>
          <w:rFonts w:ascii="Times New Roman" w:hAnsi="Times New Roman" w:cs="Times New Roman"/>
          <w:noProof/>
          <w:sz w:val="24"/>
        </w:rPr>
        <w:drawing>
          <wp:inline distT="0" distB="0" distL="0" distR="0" wp14:anchorId="585B3839" wp14:editId="3E88D6C5">
            <wp:extent cx="3019425" cy="847725"/>
            <wp:effectExtent l="0" t="0" r="0" b="0"/>
            <wp:docPr id="1" name="图片 2" descr="5标志与中文校名组合规范 [转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5标志与中文校名组合规范 [转换]"/>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19425" cy="847725"/>
                    </a:xfrm>
                    <a:prstGeom prst="rect">
                      <a:avLst/>
                    </a:prstGeom>
                    <a:noFill/>
                    <a:ln>
                      <a:noFill/>
                    </a:ln>
                  </pic:spPr>
                </pic:pic>
              </a:graphicData>
            </a:graphic>
          </wp:inline>
        </w:drawing>
      </w:r>
    </w:p>
    <w:p w14:paraId="7A165FA6" w14:textId="77777777" w:rsidR="00C27332" w:rsidRPr="00277CE6" w:rsidRDefault="00C27332" w:rsidP="00C27332">
      <w:pPr>
        <w:jc w:val="center"/>
        <w:rPr>
          <w:rFonts w:ascii="Times New Roman" w:eastAsia="黑体" w:hAnsi="Times New Roman" w:cs="Times New Roman"/>
          <w:sz w:val="72"/>
          <w:szCs w:val="72"/>
        </w:rPr>
      </w:pPr>
      <w:r w:rsidRPr="00277CE6">
        <w:rPr>
          <w:rFonts w:ascii="Times New Roman" w:eastAsia="黑体" w:hAnsi="Times New Roman" w:cs="Times New Roman"/>
          <w:sz w:val="72"/>
          <w:szCs w:val="72"/>
        </w:rPr>
        <w:t>本科生毕业论文</w:t>
      </w:r>
    </w:p>
    <w:p w14:paraId="47606C46" w14:textId="77777777" w:rsidR="00C27332" w:rsidRPr="00277CE6" w:rsidRDefault="00C27332" w:rsidP="00C27332">
      <w:pPr>
        <w:spacing w:line="300" w:lineRule="auto"/>
        <w:jc w:val="center"/>
        <w:rPr>
          <w:rFonts w:ascii="Times New Roman" w:hAnsi="Times New Roman" w:cs="Times New Roman"/>
          <w:sz w:val="24"/>
        </w:rPr>
      </w:pPr>
    </w:p>
    <w:tbl>
      <w:tblPr>
        <w:tblW w:w="0" w:type="auto"/>
        <w:tblInd w:w="709" w:type="dxa"/>
        <w:tblLook w:val="0000" w:firstRow="0" w:lastRow="0" w:firstColumn="0" w:lastColumn="0" w:noHBand="0" w:noVBand="0"/>
      </w:tblPr>
      <w:tblGrid>
        <w:gridCol w:w="1559"/>
        <w:gridCol w:w="6521"/>
      </w:tblGrid>
      <w:tr w:rsidR="00C27332" w:rsidRPr="00277CE6" w14:paraId="26D364DD" w14:textId="77777777" w:rsidTr="006A0565">
        <w:trPr>
          <w:trHeight w:val="840"/>
        </w:trPr>
        <w:tc>
          <w:tcPr>
            <w:tcW w:w="1559" w:type="dxa"/>
            <w:vAlign w:val="bottom"/>
          </w:tcPr>
          <w:p w14:paraId="592694C4" w14:textId="77777777" w:rsidR="00C27332" w:rsidRPr="00277CE6" w:rsidRDefault="00C27332" w:rsidP="00293502">
            <w:pPr>
              <w:spacing w:line="300" w:lineRule="auto"/>
              <w:jc w:val="center"/>
              <w:rPr>
                <w:rFonts w:ascii="Times New Roman" w:eastAsia="黑体" w:hAnsi="Times New Roman" w:cs="Times New Roman"/>
                <w:sz w:val="24"/>
              </w:rPr>
            </w:pPr>
            <w:r w:rsidRPr="00277CE6">
              <w:rPr>
                <w:rFonts w:ascii="Times New Roman" w:eastAsia="黑体" w:hAnsi="Times New Roman" w:cs="Times New Roman"/>
                <w:sz w:val="44"/>
              </w:rPr>
              <w:t>题目：</w:t>
            </w:r>
          </w:p>
        </w:tc>
        <w:bookmarkStart w:id="0" w:name="_Hlk104994349"/>
        <w:tc>
          <w:tcPr>
            <w:tcW w:w="6521" w:type="dxa"/>
            <w:tcBorders>
              <w:bottom w:val="single" w:sz="6" w:space="0" w:color="auto"/>
            </w:tcBorders>
            <w:vAlign w:val="bottom"/>
          </w:tcPr>
          <w:p w14:paraId="3570F611" w14:textId="4A38B6C7" w:rsidR="001F148B" w:rsidRPr="00277CE6" w:rsidRDefault="00C27332" w:rsidP="006A0565">
            <w:pPr>
              <w:spacing w:line="300" w:lineRule="auto"/>
              <w:jc w:val="center"/>
              <w:rPr>
                <w:rFonts w:ascii="Times New Roman" w:eastAsia="黑体" w:hAnsi="Times New Roman" w:cs="Times New Roman"/>
                <w:b/>
                <w:sz w:val="52"/>
                <w:szCs w:val="52"/>
              </w:rPr>
            </w:pPr>
            <w:r w:rsidRPr="00277CE6">
              <w:rPr>
                <w:rFonts w:ascii="Times New Roman" w:eastAsia="黑体" w:hAnsi="Times New Roman" w:cs="Times New Roman"/>
                <w:b/>
                <w:sz w:val="52"/>
                <w:szCs w:val="52"/>
              </w:rPr>
              <w:fldChar w:fldCharType="begin"/>
            </w:r>
            <w:r w:rsidRPr="00277CE6">
              <w:rPr>
                <w:rFonts w:ascii="Times New Roman" w:eastAsia="黑体" w:hAnsi="Times New Roman" w:cs="Times New Roman"/>
                <w:b/>
                <w:sz w:val="52"/>
                <w:szCs w:val="52"/>
              </w:rPr>
              <w:instrText xml:space="preserve"> TITLE  [</w:instrText>
            </w:r>
            <w:r w:rsidRPr="00277CE6">
              <w:rPr>
                <w:rFonts w:ascii="Times New Roman" w:eastAsia="黑体" w:hAnsi="Times New Roman" w:cs="Times New Roman"/>
                <w:b/>
                <w:sz w:val="52"/>
                <w:szCs w:val="52"/>
              </w:rPr>
              <w:instrText>此处键入中文标题</w:instrText>
            </w:r>
            <w:r w:rsidRPr="00277CE6">
              <w:rPr>
                <w:rFonts w:ascii="Times New Roman" w:eastAsia="黑体" w:hAnsi="Times New Roman" w:cs="Times New Roman"/>
                <w:b/>
                <w:sz w:val="52"/>
                <w:szCs w:val="52"/>
              </w:rPr>
              <w:instrText xml:space="preserve">]  \* MERGEFORMAT </w:instrText>
            </w:r>
            <w:r w:rsidRPr="00277CE6">
              <w:rPr>
                <w:rFonts w:ascii="Times New Roman" w:eastAsia="黑体" w:hAnsi="Times New Roman" w:cs="Times New Roman"/>
                <w:b/>
                <w:sz w:val="52"/>
                <w:szCs w:val="52"/>
              </w:rPr>
              <w:fldChar w:fldCharType="separate"/>
            </w:r>
            <w:r w:rsidR="00D36FE6" w:rsidRPr="00277CE6">
              <w:rPr>
                <w:rFonts w:ascii="Times New Roman" w:eastAsia="黑体" w:hAnsi="Times New Roman" w:cs="Times New Roman"/>
                <w:b/>
                <w:sz w:val="52"/>
                <w:szCs w:val="52"/>
              </w:rPr>
              <w:t>基于图神经网络</w:t>
            </w:r>
            <w:r w:rsidR="006A0565" w:rsidRPr="00277CE6">
              <w:rPr>
                <w:rFonts w:ascii="Times New Roman" w:eastAsia="黑体" w:hAnsi="Times New Roman" w:cs="Times New Roman"/>
                <w:b/>
                <w:sz w:val="52"/>
                <w:szCs w:val="52"/>
              </w:rPr>
              <w:t>优化</w:t>
            </w:r>
            <w:r w:rsidR="00D36FE6" w:rsidRPr="00277CE6">
              <w:rPr>
                <w:rFonts w:ascii="Times New Roman" w:eastAsia="黑体" w:hAnsi="Times New Roman" w:cs="Times New Roman"/>
                <w:b/>
                <w:sz w:val="52"/>
                <w:szCs w:val="52"/>
              </w:rPr>
              <w:t>蛋白质</w:t>
            </w:r>
          </w:p>
          <w:p w14:paraId="38260D27" w14:textId="05D6215C" w:rsidR="00C27332" w:rsidRPr="00277CE6" w:rsidRDefault="006A0565" w:rsidP="006A0565">
            <w:pPr>
              <w:spacing w:line="300" w:lineRule="auto"/>
              <w:jc w:val="center"/>
              <w:rPr>
                <w:rFonts w:ascii="Times New Roman" w:eastAsia="黑体" w:hAnsi="Times New Roman" w:cs="Times New Roman"/>
                <w:sz w:val="52"/>
                <w:szCs w:val="52"/>
              </w:rPr>
            </w:pPr>
            <w:r>
              <w:rPr>
                <w:rFonts w:ascii="Times New Roman" w:eastAsia="黑体" w:hAnsi="Times New Roman" w:cs="Times New Roman" w:hint="eastAsia"/>
                <w:b/>
                <w:sz w:val="52"/>
                <w:szCs w:val="52"/>
              </w:rPr>
              <w:t>骨架</w:t>
            </w:r>
            <w:r w:rsidR="00E57675">
              <w:rPr>
                <w:rFonts w:ascii="Times New Roman" w:eastAsia="黑体" w:hAnsi="Times New Roman" w:cs="Times New Roman" w:hint="eastAsia"/>
                <w:b/>
                <w:sz w:val="52"/>
                <w:szCs w:val="52"/>
              </w:rPr>
              <w:t>的</w:t>
            </w:r>
            <w:r>
              <w:rPr>
                <w:rFonts w:ascii="Times New Roman" w:eastAsia="黑体" w:hAnsi="Times New Roman" w:cs="Times New Roman" w:hint="eastAsia"/>
                <w:b/>
                <w:sz w:val="52"/>
                <w:szCs w:val="52"/>
              </w:rPr>
              <w:t>可设计性</w:t>
            </w:r>
            <w:r w:rsidR="00C27332" w:rsidRPr="00277CE6">
              <w:rPr>
                <w:rFonts w:ascii="Times New Roman" w:eastAsia="黑体" w:hAnsi="Times New Roman" w:cs="Times New Roman"/>
                <w:b/>
                <w:sz w:val="52"/>
                <w:szCs w:val="52"/>
              </w:rPr>
              <w:fldChar w:fldCharType="end"/>
            </w:r>
            <w:bookmarkEnd w:id="0"/>
          </w:p>
        </w:tc>
      </w:tr>
      <w:tr w:rsidR="00C27332" w:rsidRPr="00277CE6" w14:paraId="001C3204" w14:textId="77777777" w:rsidTr="006A0565">
        <w:trPr>
          <w:trHeight w:val="840"/>
        </w:trPr>
        <w:tc>
          <w:tcPr>
            <w:tcW w:w="1559" w:type="dxa"/>
            <w:vAlign w:val="bottom"/>
          </w:tcPr>
          <w:p w14:paraId="16D14802" w14:textId="77777777" w:rsidR="00C27332" w:rsidRPr="00277CE6" w:rsidRDefault="00C27332" w:rsidP="00293502">
            <w:pPr>
              <w:spacing w:line="300" w:lineRule="auto"/>
              <w:jc w:val="center"/>
              <w:rPr>
                <w:rFonts w:ascii="Times New Roman" w:hAnsi="Times New Roman" w:cs="Times New Roman"/>
                <w:b/>
                <w:sz w:val="24"/>
              </w:rPr>
            </w:pPr>
          </w:p>
        </w:tc>
        <w:tc>
          <w:tcPr>
            <w:tcW w:w="6521" w:type="dxa"/>
            <w:tcBorders>
              <w:top w:val="single" w:sz="6" w:space="0" w:color="auto"/>
              <w:bottom w:val="single" w:sz="6" w:space="0" w:color="auto"/>
            </w:tcBorders>
            <w:vAlign w:val="bottom"/>
          </w:tcPr>
          <w:p w14:paraId="75C42068" w14:textId="14A31E25" w:rsidR="00C27332" w:rsidRPr="00277CE6" w:rsidRDefault="00FE434F" w:rsidP="00100CC1">
            <w:pPr>
              <w:spacing w:line="300" w:lineRule="auto"/>
              <w:jc w:val="center"/>
              <w:rPr>
                <w:rFonts w:ascii="Times New Roman" w:eastAsia="黑体" w:hAnsi="Times New Roman" w:cs="Times New Roman"/>
                <w:b/>
                <w:sz w:val="48"/>
                <w:szCs w:val="48"/>
              </w:rPr>
            </w:pPr>
            <w:r>
              <w:rPr>
                <w:rFonts w:ascii="Times New Roman" w:eastAsia="黑体" w:hAnsi="Times New Roman" w:cs="Times New Roman"/>
                <w:b/>
                <w:sz w:val="48"/>
                <w:szCs w:val="48"/>
              </w:rPr>
              <w:t xml:space="preserve">Protein </w:t>
            </w:r>
            <w:r w:rsidR="00100CC1" w:rsidRPr="00277CE6">
              <w:rPr>
                <w:rFonts w:ascii="Times New Roman" w:eastAsia="黑体" w:hAnsi="Times New Roman" w:cs="Times New Roman"/>
                <w:b/>
                <w:sz w:val="48"/>
                <w:szCs w:val="48"/>
              </w:rPr>
              <w:fldChar w:fldCharType="begin"/>
            </w:r>
            <w:r w:rsidR="00100CC1" w:rsidRPr="00277CE6">
              <w:rPr>
                <w:rFonts w:ascii="Times New Roman" w:eastAsia="黑体" w:hAnsi="Times New Roman" w:cs="Times New Roman"/>
                <w:b/>
                <w:sz w:val="48"/>
                <w:szCs w:val="48"/>
              </w:rPr>
              <w:instrText xml:space="preserve"> TITLE  [</w:instrText>
            </w:r>
            <w:r w:rsidR="00100CC1" w:rsidRPr="00277CE6">
              <w:rPr>
                <w:rFonts w:ascii="Times New Roman" w:eastAsia="黑体" w:hAnsi="Times New Roman" w:cs="Times New Roman"/>
                <w:b/>
                <w:sz w:val="48"/>
                <w:szCs w:val="48"/>
              </w:rPr>
              <w:instrText>此处键入英文标题</w:instrText>
            </w:r>
            <w:r w:rsidR="00100CC1" w:rsidRPr="00277CE6">
              <w:rPr>
                <w:rFonts w:ascii="Times New Roman" w:eastAsia="黑体" w:hAnsi="Times New Roman" w:cs="Times New Roman"/>
                <w:b/>
                <w:sz w:val="48"/>
                <w:szCs w:val="48"/>
              </w:rPr>
              <w:instrText xml:space="preserve">]  \* MERGEFORMAT </w:instrText>
            </w:r>
            <w:r w:rsidR="00100CC1" w:rsidRPr="00277CE6">
              <w:rPr>
                <w:rFonts w:ascii="Times New Roman" w:eastAsia="黑体" w:hAnsi="Times New Roman" w:cs="Times New Roman"/>
                <w:b/>
                <w:sz w:val="48"/>
                <w:szCs w:val="48"/>
              </w:rPr>
              <w:fldChar w:fldCharType="separate"/>
            </w:r>
            <w:r>
              <w:rPr>
                <w:rFonts w:ascii="Times New Roman" w:eastAsia="黑体" w:hAnsi="Times New Roman" w:cs="Times New Roman"/>
                <w:b/>
                <w:sz w:val="48"/>
                <w:szCs w:val="48"/>
              </w:rPr>
              <w:t>s</w:t>
            </w:r>
            <w:r w:rsidR="00100CC1">
              <w:rPr>
                <w:rFonts w:ascii="Times New Roman" w:eastAsia="黑体" w:hAnsi="Times New Roman" w:cs="Times New Roman"/>
                <w:b/>
                <w:sz w:val="48"/>
                <w:szCs w:val="48"/>
              </w:rPr>
              <w:t>caffold optimization for protein design based on</w:t>
            </w:r>
            <w:r w:rsidR="00100CC1" w:rsidRPr="00277CE6">
              <w:rPr>
                <w:rFonts w:ascii="Times New Roman" w:eastAsia="黑体" w:hAnsi="Times New Roman" w:cs="Times New Roman"/>
                <w:b/>
                <w:sz w:val="48"/>
                <w:szCs w:val="48"/>
              </w:rPr>
              <w:t xml:space="preserve"> Graph Neural Network</w:t>
            </w:r>
            <w:r w:rsidR="00100CC1" w:rsidRPr="00277CE6">
              <w:rPr>
                <w:rFonts w:ascii="Times New Roman" w:eastAsia="黑体" w:hAnsi="Times New Roman" w:cs="Times New Roman"/>
                <w:b/>
                <w:sz w:val="48"/>
                <w:szCs w:val="48"/>
              </w:rPr>
              <w:fldChar w:fldCharType="end"/>
            </w:r>
          </w:p>
        </w:tc>
      </w:tr>
    </w:tbl>
    <w:p w14:paraId="54B77D39" w14:textId="77777777" w:rsidR="00C27332" w:rsidRPr="00277CE6" w:rsidRDefault="00C27332" w:rsidP="00C27332">
      <w:pPr>
        <w:spacing w:line="300" w:lineRule="auto"/>
        <w:rPr>
          <w:rFonts w:ascii="Times New Roman" w:hAnsi="Times New Roman" w:cs="Times New Roman"/>
          <w:sz w:val="24"/>
        </w:rPr>
      </w:pPr>
    </w:p>
    <w:p w14:paraId="1E4BCF46" w14:textId="77777777" w:rsidR="00C27332" w:rsidRPr="00277CE6" w:rsidRDefault="00C27332" w:rsidP="00C27332">
      <w:pPr>
        <w:spacing w:line="300" w:lineRule="auto"/>
        <w:rPr>
          <w:rFonts w:ascii="Times New Roman" w:hAnsi="Times New Roman" w:cs="Times New Roman"/>
          <w:sz w:val="24"/>
        </w:rPr>
      </w:pPr>
    </w:p>
    <w:p w14:paraId="5D5B70F1" w14:textId="77777777" w:rsidR="00C27332" w:rsidRPr="00277CE6" w:rsidRDefault="00C27332" w:rsidP="00C27332">
      <w:pPr>
        <w:spacing w:line="300" w:lineRule="auto"/>
        <w:rPr>
          <w:rFonts w:ascii="Times New Roman" w:hAnsi="Times New Roman" w:cs="Times New Roman"/>
          <w:sz w:val="24"/>
        </w:rPr>
      </w:pPr>
    </w:p>
    <w:p w14:paraId="214C3F02" w14:textId="77777777" w:rsidR="00C27332" w:rsidRPr="00277CE6" w:rsidRDefault="00C27332" w:rsidP="00C27332">
      <w:pPr>
        <w:spacing w:line="300" w:lineRule="auto"/>
        <w:rPr>
          <w:rFonts w:ascii="Times New Roman" w:hAnsi="Times New Roman" w:cs="Times New Roman"/>
          <w:sz w:val="24"/>
        </w:rPr>
      </w:pPr>
    </w:p>
    <w:p w14:paraId="0519F26B" w14:textId="77777777" w:rsidR="00C27332" w:rsidRPr="00277CE6" w:rsidRDefault="00C27332" w:rsidP="00C27332">
      <w:pPr>
        <w:spacing w:line="300" w:lineRule="auto"/>
        <w:rPr>
          <w:rFonts w:ascii="Times New Roman" w:hAnsi="Times New Roman" w:cs="Times New Roman"/>
          <w:sz w:val="24"/>
        </w:rPr>
      </w:pPr>
    </w:p>
    <w:tbl>
      <w:tblPr>
        <w:tblW w:w="0" w:type="auto"/>
        <w:tblInd w:w="993" w:type="dxa"/>
        <w:tblLook w:val="04A0" w:firstRow="1" w:lastRow="0" w:firstColumn="1" w:lastColumn="0" w:noHBand="0" w:noVBand="1"/>
      </w:tblPr>
      <w:tblGrid>
        <w:gridCol w:w="1809"/>
        <w:gridCol w:w="4569"/>
      </w:tblGrid>
      <w:tr w:rsidR="00C27332" w:rsidRPr="00277CE6" w14:paraId="7A8EE4C6" w14:textId="77777777" w:rsidTr="00496976">
        <w:tc>
          <w:tcPr>
            <w:tcW w:w="1809" w:type="dxa"/>
          </w:tcPr>
          <w:p w14:paraId="4F75994F" w14:textId="77777777" w:rsidR="00C27332" w:rsidRPr="00277CE6" w:rsidRDefault="00C27332" w:rsidP="00496976">
            <w:pPr>
              <w:pStyle w:val="a3"/>
              <w:spacing w:line="300" w:lineRule="auto"/>
              <w:ind w:leftChars="15" w:left="31"/>
              <w:jc w:val="right"/>
              <w:rPr>
                <w:rFonts w:ascii="Times New Roman" w:eastAsia="黑体" w:hAnsi="Times New Roman" w:cs="Times New Roman"/>
                <w:sz w:val="30"/>
                <w:szCs w:val="30"/>
              </w:rPr>
            </w:pPr>
            <w:r w:rsidRPr="00277CE6">
              <w:rPr>
                <w:rFonts w:ascii="Times New Roman" w:eastAsia="黑体" w:hAnsi="Times New Roman" w:cs="Times New Roman"/>
                <w:sz w:val="30"/>
                <w:szCs w:val="30"/>
              </w:rPr>
              <w:t>姓</w:t>
            </w:r>
            <w:r w:rsidRPr="00277CE6">
              <w:rPr>
                <w:rFonts w:ascii="Times New Roman" w:eastAsia="黑体" w:hAnsi="Times New Roman" w:cs="Times New Roman"/>
                <w:sz w:val="30"/>
                <w:szCs w:val="30"/>
              </w:rPr>
              <w:t xml:space="preserve">    </w:t>
            </w:r>
            <w:r w:rsidRPr="00277CE6">
              <w:rPr>
                <w:rFonts w:ascii="Times New Roman" w:eastAsia="黑体" w:hAnsi="Times New Roman" w:cs="Times New Roman"/>
                <w:sz w:val="30"/>
                <w:szCs w:val="30"/>
              </w:rPr>
              <w:t>名：</w:t>
            </w:r>
          </w:p>
        </w:tc>
        <w:tc>
          <w:tcPr>
            <w:tcW w:w="4569" w:type="dxa"/>
            <w:tcBorders>
              <w:bottom w:val="single" w:sz="6" w:space="0" w:color="auto"/>
            </w:tcBorders>
          </w:tcPr>
          <w:p w14:paraId="6D874C81" w14:textId="338EF033" w:rsidR="00C27332" w:rsidRPr="00277CE6" w:rsidRDefault="00D36FE6" w:rsidP="00293502">
            <w:pPr>
              <w:pStyle w:val="a3"/>
              <w:spacing w:line="300" w:lineRule="auto"/>
              <w:jc w:val="center"/>
              <w:rPr>
                <w:rFonts w:ascii="Times New Roman" w:eastAsia="仿宋" w:hAnsi="Times New Roman" w:cs="Times New Roman"/>
                <w:sz w:val="32"/>
                <w:szCs w:val="32"/>
              </w:rPr>
            </w:pPr>
            <w:r w:rsidRPr="00277CE6">
              <w:rPr>
                <w:rFonts w:ascii="Times New Roman" w:eastAsia="仿宋" w:hAnsi="Times New Roman" w:cs="Times New Roman"/>
                <w:sz w:val="32"/>
                <w:szCs w:val="32"/>
              </w:rPr>
              <w:t>王宇哲</w:t>
            </w:r>
          </w:p>
        </w:tc>
      </w:tr>
      <w:tr w:rsidR="00C27332" w:rsidRPr="00277CE6" w14:paraId="35B62171" w14:textId="77777777" w:rsidTr="00496976">
        <w:tc>
          <w:tcPr>
            <w:tcW w:w="1809" w:type="dxa"/>
          </w:tcPr>
          <w:p w14:paraId="56EB8022" w14:textId="77777777" w:rsidR="00C27332" w:rsidRPr="00277CE6" w:rsidRDefault="00C27332" w:rsidP="00496976">
            <w:pPr>
              <w:pStyle w:val="a3"/>
              <w:spacing w:line="300" w:lineRule="auto"/>
              <w:ind w:leftChars="15" w:left="31"/>
              <w:jc w:val="right"/>
              <w:rPr>
                <w:rFonts w:ascii="Times New Roman" w:eastAsia="黑体" w:hAnsi="Times New Roman" w:cs="Times New Roman"/>
                <w:sz w:val="30"/>
                <w:szCs w:val="30"/>
              </w:rPr>
            </w:pPr>
            <w:r w:rsidRPr="00277CE6">
              <w:rPr>
                <w:rFonts w:ascii="Times New Roman" w:eastAsia="黑体" w:hAnsi="Times New Roman" w:cs="Times New Roman"/>
                <w:sz w:val="30"/>
                <w:szCs w:val="30"/>
              </w:rPr>
              <w:t>学</w:t>
            </w:r>
            <w:r w:rsidRPr="00277CE6">
              <w:rPr>
                <w:rFonts w:ascii="Times New Roman" w:eastAsia="黑体" w:hAnsi="Times New Roman" w:cs="Times New Roman"/>
                <w:sz w:val="30"/>
                <w:szCs w:val="30"/>
              </w:rPr>
              <w:t xml:space="preserve">    </w:t>
            </w:r>
            <w:r w:rsidRPr="00277CE6">
              <w:rPr>
                <w:rFonts w:ascii="Times New Roman" w:eastAsia="黑体" w:hAnsi="Times New Roman" w:cs="Times New Roman"/>
                <w:sz w:val="30"/>
                <w:szCs w:val="30"/>
              </w:rPr>
              <w:t>号：</w:t>
            </w:r>
          </w:p>
        </w:tc>
        <w:tc>
          <w:tcPr>
            <w:tcW w:w="4569" w:type="dxa"/>
            <w:tcBorders>
              <w:top w:val="single" w:sz="6" w:space="0" w:color="auto"/>
              <w:bottom w:val="single" w:sz="6" w:space="0" w:color="auto"/>
            </w:tcBorders>
          </w:tcPr>
          <w:p w14:paraId="239F6A1A" w14:textId="0B9B8B87" w:rsidR="00C27332" w:rsidRPr="00277CE6" w:rsidRDefault="00D36FE6" w:rsidP="00293502">
            <w:pPr>
              <w:pStyle w:val="a3"/>
              <w:spacing w:line="300" w:lineRule="auto"/>
              <w:jc w:val="center"/>
              <w:rPr>
                <w:rFonts w:ascii="Times New Roman" w:eastAsia="仿宋" w:hAnsi="Times New Roman" w:cs="Times New Roman"/>
                <w:sz w:val="32"/>
                <w:szCs w:val="32"/>
              </w:rPr>
            </w:pPr>
            <w:r w:rsidRPr="00277CE6">
              <w:rPr>
                <w:rFonts w:ascii="Times New Roman" w:eastAsia="仿宋" w:hAnsi="Times New Roman" w:cs="Times New Roman"/>
                <w:sz w:val="32"/>
                <w:szCs w:val="32"/>
              </w:rPr>
              <w:t>1800011828</w:t>
            </w:r>
          </w:p>
        </w:tc>
      </w:tr>
      <w:tr w:rsidR="00C27332" w:rsidRPr="00277CE6" w14:paraId="073763DB" w14:textId="77777777" w:rsidTr="00496976">
        <w:tc>
          <w:tcPr>
            <w:tcW w:w="1809" w:type="dxa"/>
          </w:tcPr>
          <w:p w14:paraId="272DB628" w14:textId="77777777" w:rsidR="00C27332" w:rsidRPr="00277CE6" w:rsidRDefault="00C27332" w:rsidP="00496976">
            <w:pPr>
              <w:pStyle w:val="a3"/>
              <w:spacing w:line="300" w:lineRule="auto"/>
              <w:ind w:leftChars="15" w:left="31"/>
              <w:jc w:val="right"/>
              <w:rPr>
                <w:rFonts w:ascii="Times New Roman" w:eastAsia="黑体" w:hAnsi="Times New Roman" w:cs="Times New Roman"/>
                <w:sz w:val="30"/>
                <w:szCs w:val="30"/>
              </w:rPr>
            </w:pPr>
            <w:r w:rsidRPr="00277CE6">
              <w:rPr>
                <w:rFonts w:ascii="Times New Roman" w:eastAsia="黑体" w:hAnsi="Times New Roman" w:cs="Times New Roman"/>
                <w:sz w:val="30"/>
                <w:szCs w:val="30"/>
              </w:rPr>
              <w:t>院</w:t>
            </w:r>
            <w:r w:rsidRPr="00277CE6">
              <w:rPr>
                <w:rFonts w:ascii="Times New Roman" w:eastAsia="黑体" w:hAnsi="Times New Roman" w:cs="Times New Roman"/>
                <w:sz w:val="30"/>
                <w:szCs w:val="30"/>
              </w:rPr>
              <w:t xml:space="preserve">    </w:t>
            </w:r>
            <w:r w:rsidRPr="00277CE6">
              <w:rPr>
                <w:rFonts w:ascii="Times New Roman" w:eastAsia="黑体" w:hAnsi="Times New Roman" w:cs="Times New Roman"/>
                <w:sz w:val="30"/>
                <w:szCs w:val="30"/>
              </w:rPr>
              <w:t>系：</w:t>
            </w:r>
          </w:p>
        </w:tc>
        <w:tc>
          <w:tcPr>
            <w:tcW w:w="4569" w:type="dxa"/>
            <w:tcBorders>
              <w:top w:val="single" w:sz="6" w:space="0" w:color="auto"/>
              <w:bottom w:val="single" w:sz="6" w:space="0" w:color="auto"/>
            </w:tcBorders>
          </w:tcPr>
          <w:p w14:paraId="1FB1E8A9" w14:textId="77777777" w:rsidR="00C27332" w:rsidRPr="00277CE6" w:rsidRDefault="00317458" w:rsidP="00803E33">
            <w:pPr>
              <w:pStyle w:val="a3"/>
              <w:spacing w:line="300" w:lineRule="auto"/>
              <w:jc w:val="center"/>
              <w:rPr>
                <w:rFonts w:ascii="Times New Roman" w:eastAsia="仿宋" w:hAnsi="Times New Roman" w:cs="Times New Roman"/>
                <w:sz w:val="32"/>
                <w:szCs w:val="32"/>
              </w:rPr>
            </w:pPr>
            <w:r w:rsidRPr="00277CE6">
              <w:rPr>
                <w:rFonts w:ascii="Times New Roman" w:eastAsia="仿宋" w:hAnsi="Times New Roman" w:cs="Times New Roman"/>
                <w:sz w:val="32"/>
                <w:szCs w:val="32"/>
              </w:rPr>
              <w:t>化学与分子工程学院</w:t>
            </w:r>
          </w:p>
        </w:tc>
      </w:tr>
      <w:tr w:rsidR="00C27332" w:rsidRPr="00277CE6" w14:paraId="4124B6CE" w14:textId="77777777" w:rsidTr="00496976">
        <w:tc>
          <w:tcPr>
            <w:tcW w:w="1809" w:type="dxa"/>
          </w:tcPr>
          <w:p w14:paraId="72FE6E78" w14:textId="77777777" w:rsidR="00C27332" w:rsidRPr="00277CE6" w:rsidRDefault="00C27332" w:rsidP="00496976">
            <w:pPr>
              <w:pStyle w:val="a3"/>
              <w:spacing w:line="300" w:lineRule="auto"/>
              <w:ind w:leftChars="15" w:left="31"/>
              <w:jc w:val="right"/>
              <w:rPr>
                <w:rFonts w:ascii="Times New Roman" w:eastAsia="黑体" w:hAnsi="Times New Roman" w:cs="Times New Roman"/>
                <w:sz w:val="30"/>
                <w:szCs w:val="30"/>
              </w:rPr>
            </w:pPr>
            <w:r w:rsidRPr="00277CE6">
              <w:rPr>
                <w:rFonts w:ascii="Times New Roman" w:eastAsia="黑体" w:hAnsi="Times New Roman" w:cs="Times New Roman"/>
                <w:sz w:val="30"/>
                <w:szCs w:val="30"/>
              </w:rPr>
              <w:t>专</w:t>
            </w:r>
            <w:r w:rsidRPr="00277CE6">
              <w:rPr>
                <w:rFonts w:ascii="Times New Roman" w:eastAsia="黑体" w:hAnsi="Times New Roman" w:cs="Times New Roman"/>
                <w:sz w:val="30"/>
                <w:szCs w:val="30"/>
              </w:rPr>
              <w:t xml:space="preserve">    </w:t>
            </w:r>
            <w:r w:rsidRPr="00277CE6">
              <w:rPr>
                <w:rFonts w:ascii="Times New Roman" w:eastAsia="黑体" w:hAnsi="Times New Roman" w:cs="Times New Roman"/>
                <w:sz w:val="30"/>
                <w:szCs w:val="30"/>
              </w:rPr>
              <w:t>业：</w:t>
            </w:r>
          </w:p>
        </w:tc>
        <w:tc>
          <w:tcPr>
            <w:tcW w:w="4569" w:type="dxa"/>
            <w:tcBorders>
              <w:top w:val="single" w:sz="6" w:space="0" w:color="auto"/>
              <w:bottom w:val="single" w:sz="6" w:space="0" w:color="auto"/>
            </w:tcBorders>
          </w:tcPr>
          <w:p w14:paraId="25E0EE5A" w14:textId="6AE64B7B" w:rsidR="00C27332" w:rsidRPr="00277CE6" w:rsidRDefault="00317458" w:rsidP="00635A43">
            <w:pPr>
              <w:pStyle w:val="a3"/>
              <w:spacing w:line="300" w:lineRule="auto"/>
              <w:jc w:val="center"/>
              <w:rPr>
                <w:rFonts w:ascii="Times New Roman" w:eastAsia="仿宋" w:hAnsi="Times New Roman" w:cs="Times New Roman"/>
                <w:sz w:val="32"/>
                <w:szCs w:val="32"/>
              </w:rPr>
            </w:pPr>
            <w:r w:rsidRPr="00277CE6">
              <w:rPr>
                <w:rFonts w:ascii="Times New Roman" w:eastAsia="仿宋" w:hAnsi="Times New Roman" w:cs="Times New Roman"/>
                <w:sz w:val="32"/>
                <w:szCs w:val="32"/>
              </w:rPr>
              <w:t>化学</w:t>
            </w:r>
          </w:p>
        </w:tc>
      </w:tr>
      <w:tr w:rsidR="00C27332" w:rsidRPr="00277CE6" w14:paraId="2028677A" w14:textId="77777777" w:rsidTr="00496976">
        <w:tc>
          <w:tcPr>
            <w:tcW w:w="1809" w:type="dxa"/>
          </w:tcPr>
          <w:p w14:paraId="3885DAF2" w14:textId="1F6146D7" w:rsidR="00C27332" w:rsidRPr="00277CE6" w:rsidRDefault="004A0C3C" w:rsidP="00496976">
            <w:pPr>
              <w:pStyle w:val="a3"/>
              <w:spacing w:line="300" w:lineRule="auto"/>
              <w:ind w:leftChars="15" w:left="31"/>
              <w:jc w:val="right"/>
              <w:rPr>
                <w:rFonts w:ascii="Times New Roman" w:eastAsia="黑体" w:hAnsi="Times New Roman" w:cs="Times New Roman"/>
                <w:sz w:val="30"/>
                <w:szCs w:val="30"/>
              </w:rPr>
            </w:pPr>
            <w:r w:rsidRPr="00277CE6">
              <w:rPr>
                <w:rFonts w:ascii="Times New Roman" w:eastAsia="黑体" w:hAnsi="Times New Roman" w:cs="Times New Roman"/>
                <w:sz w:val="30"/>
                <w:szCs w:val="30"/>
              </w:rPr>
              <w:t>指导教师</w:t>
            </w:r>
            <w:r w:rsidR="00C27332" w:rsidRPr="00277CE6">
              <w:rPr>
                <w:rFonts w:ascii="Times New Roman" w:eastAsia="黑体" w:hAnsi="Times New Roman" w:cs="Times New Roman"/>
                <w:sz w:val="30"/>
                <w:szCs w:val="30"/>
              </w:rPr>
              <w:t>：</w:t>
            </w:r>
          </w:p>
        </w:tc>
        <w:tc>
          <w:tcPr>
            <w:tcW w:w="4569" w:type="dxa"/>
            <w:tcBorders>
              <w:top w:val="single" w:sz="6" w:space="0" w:color="auto"/>
              <w:bottom w:val="single" w:sz="6" w:space="0" w:color="auto"/>
            </w:tcBorders>
          </w:tcPr>
          <w:p w14:paraId="022D5527" w14:textId="609DA9D9" w:rsidR="00C27332" w:rsidRPr="00277CE6" w:rsidRDefault="001127AD" w:rsidP="00293502">
            <w:pPr>
              <w:pStyle w:val="a3"/>
              <w:spacing w:line="300" w:lineRule="auto"/>
              <w:jc w:val="center"/>
              <w:rPr>
                <w:rFonts w:ascii="Times New Roman" w:eastAsia="仿宋" w:hAnsi="Times New Roman" w:cs="Times New Roman"/>
                <w:sz w:val="32"/>
                <w:szCs w:val="32"/>
              </w:rPr>
            </w:pPr>
            <w:r w:rsidRPr="00277CE6">
              <w:rPr>
                <w:rFonts w:ascii="Times New Roman" w:eastAsia="仿宋" w:hAnsi="Times New Roman" w:cs="Times New Roman"/>
                <w:sz w:val="32"/>
                <w:szCs w:val="32"/>
              </w:rPr>
              <w:t>来鲁华</w:t>
            </w:r>
            <w:r w:rsidRPr="00277CE6">
              <w:rPr>
                <w:rFonts w:ascii="Times New Roman" w:eastAsia="仿宋" w:hAnsi="Times New Roman" w:cs="Times New Roman"/>
                <w:sz w:val="32"/>
                <w:szCs w:val="32"/>
              </w:rPr>
              <w:t xml:space="preserve"> </w:t>
            </w:r>
            <w:r w:rsidRPr="00277CE6">
              <w:rPr>
                <w:rFonts w:ascii="Times New Roman" w:eastAsia="仿宋" w:hAnsi="Times New Roman" w:cs="Times New Roman"/>
                <w:sz w:val="32"/>
                <w:szCs w:val="32"/>
              </w:rPr>
              <w:t>教授</w:t>
            </w:r>
            <w:r w:rsidRPr="00277CE6">
              <w:rPr>
                <w:rFonts w:ascii="Times New Roman" w:eastAsia="仿宋" w:hAnsi="Times New Roman" w:cs="Times New Roman"/>
                <w:sz w:val="32"/>
                <w:szCs w:val="32"/>
              </w:rPr>
              <w:t xml:space="preserve"> </w:t>
            </w:r>
            <w:r w:rsidR="00BF25FB" w:rsidRPr="00277CE6">
              <w:rPr>
                <w:rFonts w:ascii="Times New Roman" w:eastAsia="仿宋" w:hAnsi="Times New Roman" w:cs="Times New Roman"/>
                <w:sz w:val="32"/>
                <w:szCs w:val="32"/>
              </w:rPr>
              <w:t>张长胜</w:t>
            </w:r>
            <w:r w:rsidR="00032547" w:rsidRPr="00277CE6">
              <w:rPr>
                <w:rFonts w:ascii="Times New Roman" w:eastAsia="仿宋" w:hAnsi="Times New Roman" w:cs="Times New Roman"/>
                <w:color w:val="FF0000"/>
                <w:sz w:val="32"/>
                <w:szCs w:val="32"/>
              </w:rPr>
              <w:t xml:space="preserve"> </w:t>
            </w:r>
            <w:r w:rsidR="00BF25FB" w:rsidRPr="00277CE6">
              <w:rPr>
                <w:rFonts w:ascii="Times New Roman" w:eastAsia="仿宋" w:hAnsi="Times New Roman" w:cs="Times New Roman"/>
                <w:sz w:val="32"/>
                <w:szCs w:val="32"/>
              </w:rPr>
              <w:t>副研究员</w:t>
            </w:r>
          </w:p>
        </w:tc>
      </w:tr>
    </w:tbl>
    <w:p w14:paraId="4916708A" w14:textId="77777777" w:rsidR="00C27332" w:rsidRPr="00277CE6" w:rsidRDefault="00C27332" w:rsidP="00C27332">
      <w:pPr>
        <w:spacing w:line="300" w:lineRule="auto"/>
        <w:jc w:val="center"/>
        <w:rPr>
          <w:rFonts w:ascii="Times New Roman" w:hAnsi="Times New Roman" w:cs="Times New Roman"/>
          <w:sz w:val="24"/>
        </w:rPr>
      </w:pPr>
    </w:p>
    <w:p w14:paraId="7CE837F8" w14:textId="77777777" w:rsidR="00416888" w:rsidRPr="00277CE6" w:rsidRDefault="00416888" w:rsidP="00C27332">
      <w:pPr>
        <w:spacing w:line="300" w:lineRule="auto"/>
        <w:jc w:val="center"/>
        <w:rPr>
          <w:rFonts w:ascii="Times New Roman" w:hAnsi="Times New Roman" w:cs="Times New Roman"/>
          <w:sz w:val="24"/>
        </w:rPr>
      </w:pPr>
    </w:p>
    <w:p w14:paraId="00B19B49" w14:textId="77777777" w:rsidR="00C27332" w:rsidRPr="00277CE6" w:rsidRDefault="00C27332" w:rsidP="00C27332">
      <w:pPr>
        <w:spacing w:line="300" w:lineRule="auto"/>
        <w:jc w:val="center"/>
        <w:rPr>
          <w:rFonts w:ascii="Times New Roman" w:hAnsi="Times New Roman" w:cs="Times New Roman"/>
          <w:sz w:val="24"/>
        </w:rPr>
      </w:pPr>
    </w:p>
    <w:p w14:paraId="141FD804" w14:textId="795061E0" w:rsidR="00ED13E1" w:rsidRPr="00277CE6" w:rsidRDefault="00C27332" w:rsidP="00ED13E1">
      <w:pPr>
        <w:spacing w:line="300" w:lineRule="auto"/>
        <w:jc w:val="center"/>
        <w:rPr>
          <w:rFonts w:ascii="Times New Roman" w:eastAsia="黑体" w:hAnsi="Times New Roman" w:cs="Times New Roman"/>
          <w:sz w:val="32"/>
          <w:szCs w:val="32"/>
        </w:rPr>
      </w:pPr>
      <w:r w:rsidRPr="00277CE6">
        <w:rPr>
          <w:rFonts w:ascii="Times New Roman" w:hAnsi="Times New Roman" w:cs="Times New Roman"/>
          <w:sz w:val="32"/>
          <w:szCs w:val="32"/>
        </w:rPr>
        <w:t>二〇</w:t>
      </w:r>
      <w:r w:rsidR="00635A43" w:rsidRPr="00277CE6">
        <w:rPr>
          <w:rFonts w:ascii="Times New Roman" w:hAnsi="Times New Roman" w:cs="Times New Roman"/>
          <w:sz w:val="32"/>
          <w:szCs w:val="32"/>
        </w:rPr>
        <w:t>二</w:t>
      </w:r>
      <w:r w:rsidR="00113041" w:rsidRPr="00277CE6">
        <w:rPr>
          <w:rFonts w:ascii="Times New Roman" w:hAnsi="Times New Roman" w:cs="Times New Roman"/>
          <w:sz w:val="32"/>
          <w:szCs w:val="32"/>
        </w:rPr>
        <w:t>二</w:t>
      </w:r>
      <w:r w:rsidR="002C5CED" w:rsidRPr="00277CE6">
        <w:rPr>
          <w:rFonts w:ascii="Times New Roman" w:hAnsi="Times New Roman" w:cs="Times New Roman"/>
          <w:sz w:val="32"/>
          <w:szCs w:val="32"/>
        </w:rPr>
        <w:t xml:space="preserve"> </w:t>
      </w:r>
      <w:r w:rsidRPr="00277CE6">
        <w:rPr>
          <w:rFonts w:ascii="Times New Roman" w:eastAsia="黑体" w:hAnsi="Times New Roman" w:cs="Times New Roman"/>
          <w:sz w:val="32"/>
          <w:szCs w:val="32"/>
        </w:rPr>
        <w:t>年</w:t>
      </w:r>
      <w:r w:rsidR="002C5CED" w:rsidRPr="00277CE6">
        <w:rPr>
          <w:rFonts w:ascii="Times New Roman" w:eastAsia="黑体" w:hAnsi="Times New Roman" w:cs="Times New Roman"/>
          <w:sz w:val="32"/>
          <w:szCs w:val="32"/>
        </w:rPr>
        <w:t xml:space="preserve"> </w:t>
      </w:r>
      <w:r w:rsidR="00317458" w:rsidRPr="00277CE6">
        <w:rPr>
          <w:rFonts w:ascii="Times New Roman" w:eastAsia="宋体" w:hAnsi="Times New Roman" w:cs="Times New Roman"/>
          <w:sz w:val="32"/>
          <w:szCs w:val="32"/>
        </w:rPr>
        <w:t>六</w:t>
      </w:r>
      <w:r w:rsidR="002C5CED" w:rsidRPr="00277CE6">
        <w:rPr>
          <w:rFonts w:ascii="Times New Roman" w:eastAsia="宋体" w:hAnsi="Times New Roman" w:cs="Times New Roman"/>
          <w:sz w:val="32"/>
          <w:szCs w:val="32"/>
        </w:rPr>
        <w:t xml:space="preserve"> </w:t>
      </w:r>
      <w:r w:rsidRPr="00277CE6">
        <w:rPr>
          <w:rFonts w:ascii="Times New Roman" w:eastAsia="黑体" w:hAnsi="Times New Roman" w:cs="Times New Roman"/>
          <w:sz w:val="32"/>
          <w:szCs w:val="32"/>
        </w:rPr>
        <w:t>月</w:t>
      </w:r>
      <w:r w:rsidR="00ED13E1" w:rsidRPr="00277CE6">
        <w:rPr>
          <w:rFonts w:ascii="Times New Roman" w:eastAsia="黑体" w:hAnsi="Times New Roman" w:cs="Times New Roman"/>
          <w:sz w:val="32"/>
          <w:szCs w:val="32"/>
        </w:rPr>
        <w:br w:type="page"/>
      </w:r>
    </w:p>
    <w:p w14:paraId="3C34156E" w14:textId="77777777" w:rsidR="00FB566D" w:rsidRPr="00277CE6" w:rsidRDefault="00FB566D" w:rsidP="00FB566D">
      <w:pPr>
        <w:spacing w:line="480" w:lineRule="auto"/>
        <w:jc w:val="center"/>
        <w:rPr>
          <w:rFonts w:ascii="Times New Roman" w:hAnsi="Times New Roman" w:cs="Times New Roman"/>
          <w:b/>
          <w:sz w:val="44"/>
          <w:szCs w:val="44"/>
        </w:rPr>
      </w:pPr>
    </w:p>
    <w:p w14:paraId="3526F3E1" w14:textId="77777777" w:rsidR="00FB566D" w:rsidRPr="00277CE6" w:rsidRDefault="00FB566D" w:rsidP="00FB566D">
      <w:pPr>
        <w:spacing w:line="480" w:lineRule="auto"/>
        <w:jc w:val="center"/>
        <w:rPr>
          <w:rFonts w:ascii="Times New Roman" w:eastAsia="黑体" w:hAnsi="Times New Roman" w:cs="Times New Roman"/>
          <w:sz w:val="32"/>
          <w:szCs w:val="32"/>
        </w:rPr>
      </w:pPr>
      <w:r w:rsidRPr="00277CE6">
        <w:rPr>
          <w:rFonts w:ascii="Times New Roman" w:eastAsia="黑体" w:hAnsi="Times New Roman" w:cs="Times New Roman"/>
          <w:sz w:val="32"/>
          <w:szCs w:val="32"/>
        </w:rPr>
        <w:t>版权声明</w:t>
      </w:r>
    </w:p>
    <w:p w14:paraId="3266CD30" w14:textId="77777777" w:rsidR="00FB566D" w:rsidRPr="00277CE6" w:rsidRDefault="00FB566D" w:rsidP="00FB566D">
      <w:pPr>
        <w:spacing w:line="480" w:lineRule="auto"/>
        <w:ind w:firstLineChars="1400" w:firstLine="3360"/>
        <w:rPr>
          <w:rFonts w:ascii="Times New Roman" w:hAnsi="Times New Roman" w:cs="Times New Roman"/>
          <w:sz w:val="24"/>
        </w:rPr>
      </w:pPr>
    </w:p>
    <w:p w14:paraId="2CDA8B19" w14:textId="38B1152E" w:rsidR="00ED13E1" w:rsidRPr="00277CE6" w:rsidRDefault="00FB566D" w:rsidP="00FB566D">
      <w:pPr>
        <w:spacing w:line="480" w:lineRule="auto"/>
        <w:ind w:firstLineChars="200" w:firstLine="480"/>
        <w:rPr>
          <w:rFonts w:ascii="Times New Roman" w:hAnsi="Times New Roman" w:cs="Times New Roman"/>
          <w:sz w:val="24"/>
          <w:szCs w:val="32"/>
        </w:rPr>
      </w:pPr>
      <w:r w:rsidRPr="00277CE6">
        <w:rPr>
          <w:rFonts w:ascii="Times New Roman" w:hAnsi="Times New Roman" w:cs="Times New Roman"/>
          <w:sz w:val="24"/>
          <w:szCs w:val="32"/>
        </w:rPr>
        <w:t>任何收存和保管本论文各种版本的单位和个人，未经本论文作者同意，不得将本论文转借他人，亦不得随意复制、抄录、拍照或以任何方式传播。否则，引起有碍作者著作权之问题，将可能承担法律责任。</w:t>
      </w:r>
    </w:p>
    <w:p w14:paraId="7C86562E" w14:textId="77777777" w:rsidR="00ED13E1" w:rsidRPr="00277CE6" w:rsidRDefault="00ED13E1">
      <w:pPr>
        <w:widowControl/>
        <w:jc w:val="left"/>
        <w:rPr>
          <w:rFonts w:ascii="Times New Roman" w:hAnsi="Times New Roman" w:cs="Times New Roman"/>
          <w:sz w:val="24"/>
          <w:szCs w:val="32"/>
        </w:rPr>
      </w:pPr>
      <w:r w:rsidRPr="00277CE6">
        <w:rPr>
          <w:rFonts w:ascii="Times New Roman" w:hAnsi="Times New Roman" w:cs="Times New Roman"/>
          <w:sz w:val="24"/>
          <w:szCs w:val="32"/>
        </w:rPr>
        <w:br w:type="page"/>
      </w:r>
    </w:p>
    <w:p w14:paraId="4F3ED653" w14:textId="77777777" w:rsidR="00FB566D" w:rsidRPr="00277CE6" w:rsidRDefault="00FB566D" w:rsidP="00FB566D">
      <w:pPr>
        <w:spacing w:line="480" w:lineRule="auto"/>
        <w:ind w:firstLineChars="200" w:firstLine="480"/>
        <w:rPr>
          <w:rFonts w:ascii="Times New Roman" w:hAnsi="Times New Roman" w:cs="Times New Roman"/>
          <w:sz w:val="24"/>
          <w:szCs w:val="32"/>
        </w:rPr>
        <w:sectPr w:rsidR="00FB566D" w:rsidRPr="00277CE6" w:rsidSect="00C42789">
          <w:footerReference w:type="even" r:id="rId9"/>
          <w:footerReference w:type="default" r:id="rId10"/>
          <w:footnotePr>
            <w:numFmt w:val="decimalEnclosedCircleChinese"/>
            <w:numRestart w:val="eachPage"/>
          </w:footnotePr>
          <w:pgSz w:w="11906" w:h="16838" w:code="9"/>
          <w:pgMar w:top="1701" w:right="1474" w:bottom="1418" w:left="1474" w:header="851" w:footer="992" w:gutter="0"/>
          <w:cols w:space="425"/>
          <w:docGrid w:type="lines" w:linePitch="312"/>
        </w:sectPr>
      </w:pPr>
    </w:p>
    <w:p w14:paraId="5716FDB2" w14:textId="6280CEF6" w:rsidR="00FB566D" w:rsidRPr="00277CE6" w:rsidRDefault="00490D4E" w:rsidP="003208B7">
      <w:pPr>
        <w:snapToGrid w:val="0"/>
        <w:spacing w:line="300" w:lineRule="auto"/>
        <w:jc w:val="center"/>
        <w:rPr>
          <w:rFonts w:ascii="Times New Roman" w:eastAsia="黑体" w:hAnsi="Times New Roman" w:cs="Times New Roman"/>
          <w:b/>
          <w:sz w:val="32"/>
          <w:szCs w:val="32"/>
        </w:rPr>
      </w:pPr>
      <w:bookmarkStart w:id="1" w:name="_Toc387132155"/>
      <w:bookmarkStart w:id="2" w:name="_Toc398804266"/>
      <w:r w:rsidRPr="00277CE6">
        <w:rPr>
          <w:rFonts w:ascii="Times New Roman" w:eastAsia="黑体" w:hAnsi="Times New Roman" w:cs="Times New Roman"/>
          <w:b/>
          <w:sz w:val="32"/>
          <w:szCs w:val="32"/>
        </w:rPr>
        <w:lastRenderedPageBreak/>
        <w:t>摘</w:t>
      </w:r>
      <w:r w:rsidRPr="00277CE6">
        <w:rPr>
          <w:rFonts w:ascii="Times New Roman" w:eastAsia="黑体" w:hAnsi="Times New Roman" w:cs="Times New Roman"/>
          <w:b/>
          <w:sz w:val="32"/>
          <w:szCs w:val="32"/>
        </w:rPr>
        <w:t xml:space="preserve"> </w:t>
      </w:r>
      <w:r w:rsidRPr="00277CE6">
        <w:rPr>
          <w:rFonts w:ascii="Times New Roman" w:eastAsia="黑体" w:hAnsi="Times New Roman" w:cs="Times New Roman"/>
          <w:b/>
          <w:sz w:val="32"/>
          <w:szCs w:val="32"/>
        </w:rPr>
        <w:t>要</w:t>
      </w:r>
      <w:bookmarkEnd w:id="1"/>
      <w:bookmarkEnd w:id="2"/>
    </w:p>
    <w:p w14:paraId="746ECB70" w14:textId="1B28A5CF" w:rsidR="00317458" w:rsidRDefault="00B97A17" w:rsidP="00126A56">
      <w:pPr>
        <w:autoSpaceDE w:val="0"/>
        <w:autoSpaceDN w:val="0"/>
        <w:adjustRightInd w:val="0"/>
        <w:spacing w:line="400" w:lineRule="exact"/>
        <w:ind w:firstLine="420"/>
        <w:rPr>
          <w:rFonts w:ascii="Times New Roman" w:hAnsi="Times New Roman" w:cs="Times New Roman"/>
          <w:sz w:val="24"/>
          <w:szCs w:val="24"/>
          <w:lang w:val="zh-CN"/>
        </w:rPr>
      </w:pPr>
      <w:r>
        <w:rPr>
          <w:rFonts w:ascii="Times New Roman" w:hAnsi="Times New Roman" w:cs="Times New Roman" w:hint="eastAsia"/>
          <w:sz w:val="24"/>
          <w:szCs w:val="24"/>
          <w:lang w:val="zh-CN"/>
        </w:rPr>
        <w:t>蛋白质计算设计</w:t>
      </w:r>
      <w:r w:rsidR="00D31B72">
        <w:rPr>
          <w:rFonts w:ascii="Times New Roman" w:hAnsi="Times New Roman" w:cs="Times New Roman" w:hint="eastAsia"/>
          <w:sz w:val="24"/>
          <w:szCs w:val="24"/>
          <w:lang w:val="zh-CN"/>
        </w:rPr>
        <w:t>是计算生物学领域的重要课题，</w:t>
      </w:r>
      <w:r w:rsidR="008C2E80">
        <w:rPr>
          <w:rFonts w:ascii="Times New Roman" w:hAnsi="Times New Roman" w:cs="Times New Roman" w:hint="eastAsia"/>
          <w:sz w:val="24"/>
          <w:szCs w:val="24"/>
          <w:lang w:val="zh-CN"/>
        </w:rPr>
        <w:t>而在</w:t>
      </w:r>
      <w:r w:rsidR="00A17145">
        <w:rPr>
          <w:rFonts w:ascii="Times New Roman" w:hAnsi="Times New Roman" w:cs="Times New Roman" w:hint="eastAsia"/>
          <w:sz w:val="24"/>
          <w:szCs w:val="24"/>
          <w:lang w:val="zh-CN"/>
        </w:rPr>
        <w:t>基于骨架结构的</w:t>
      </w:r>
      <w:r w:rsidR="008C2E80">
        <w:rPr>
          <w:rFonts w:ascii="Times New Roman" w:hAnsi="Times New Roman" w:cs="Times New Roman" w:hint="eastAsia"/>
          <w:sz w:val="24"/>
          <w:szCs w:val="24"/>
          <w:lang w:val="zh-CN"/>
        </w:rPr>
        <w:t>蛋白质计算设计的过程中，</w:t>
      </w:r>
      <w:r w:rsidR="005264CB">
        <w:rPr>
          <w:rFonts w:ascii="Times New Roman" w:hAnsi="Times New Roman" w:cs="Times New Roman" w:hint="eastAsia"/>
          <w:sz w:val="24"/>
          <w:szCs w:val="24"/>
          <w:lang w:val="zh-CN"/>
        </w:rPr>
        <w:t>蛋白质骨架，即</w:t>
      </w:r>
      <w:r w:rsidR="008C2E80">
        <w:rPr>
          <w:rFonts w:ascii="Times New Roman" w:hAnsi="Times New Roman" w:cs="Times New Roman" w:hint="eastAsia"/>
          <w:sz w:val="24"/>
          <w:szCs w:val="24"/>
          <w:lang w:val="zh-CN"/>
        </w:rPr>
        <w:t>主链结构的优化能够提</w:t>
      </w:r>
      <w:r w:rsidR="005264CB">
        <w:rPr>
          <w:rFonts w:ascii="Times New Roman" w:hAnsi="Times New Roman" w:cs="Times New Roman" w:hint="eastAsia"/>
          <w:sz w:val="24"/>
          <w:szCs w:val="24"/>
          <w:lang w:val="zh-CN"/>
        </w:rPr>
        <w:t>高该</w:t>
      </w:r>
      <w:r w:rsidR="008C2E80">
        <w:rPr>
          <w:rFonts w:ascii="Times New Roman" w:hAnsi="Times New Roman" w:cs="Times New Roman" w:hint="eastAsia"/>
          <w:sz w:val="24"/>
          <w:szCs w:val="24"/>
          <w:lang w:val="zh-CN"/>
        </w:rPr>
        <w:t>骨架的可设计性，对后续的序列设计具有重要的意义。</w:t>
      </w:r>
      <w:r w:rsidR="000F7544">
        <w:rPr>
          <w:rFonts w:ascii="Times New Roman" w:hAnsi="Times New Roman" w:cs="Times New Roman" w:hint="eastAsia"/>
          <w:sz w:val="24"/>
          <w:szCs w:val="24"/>
          <w:lang w:val="zh-CN"/>
        </w:rPr>
        <w:t>目前，</w:t>
      </w:r>
      <w:r w:rsidR="00694634">
        <w:rPr>
          <w:rFonts w:ascii="Times New Roman" w:hAnsi="Times New Roman" w:cs="Times New Roman" w:hint="eastAsia"/>
          <w:sz w:val="24"/>
          <w:szCs w:val="24"/>
          <w:lang w:val="zh-CN"/>
        </w:rPr>
        <w:t>以</w:t>
      </w:r>
      <w:r w:rsidR="00694634">
        <w:rPr>
          <w:rFonts w:ascii="Times New Roman" w:hAnsi="Times New Roman" w:cs="Times New Roman" w:hint="eastAsia"/>
          <w:sz w:val="24"/>
          <w:szCs w:val="24"/>
          <w:lang w:val="zh-CN"/>
        </w:rPr>
        <w:t>Rosetta</w:t>
      </w:r>
      <w:r w:rsidR="00694634">
        <w:rPr>
          <w:rFonts w:ascii="Times New Roman" w:hAnsi="Times New Roman" w:cs="Times New Roman" w:hint="eastAsia"/>
          <w:sz w:val="24"/>
          <w:szCs w:val="24"/>
          <w:lang w:val="zh-CN"/>
        </w:rPr>
        <w:t>软件为</w:t>
      </w:r>
      <w:r w:rsidR="000F7544">
        <w:rPr>
          <w:rFonts w:ascii="Times New Roman" w:hAnsi="Times New Roman" w:cs="Times New Roman" w:hint="eastAsia"/>
          <w:sz w:val="24"/>
          <w:szCs w:val="24"/>
          <w:lang w:val="zh-CN"/>
        </w:rPr>
        <w:t>代表</w:t>
      </w:r>
      <w:r w:rsidR="00694634">
        <w:rPr>
          <w:rFonts w:ascii="Times New Roman" w:hAnsi="Times New Roman" w:cs="Times New Roman" w:hint="eastAsia"/>
          <w:sz w:val="24"/>
          <w:szCs w:val="24"/>
          <w:lang w:val="zh-CN"/>
        </w:rPr>
        <w:t>的结构优化方法使用主链与侧链原子相互耦合的能量函数，</w:t>
      </w:r>
      <w:r w:rsidR="00EC2C0E">
        <w:rPr>
          <w:rFonts w:ascii="Times New Roman" w:hAnsi="Times New Roman" w:cs="Times New Roman" w:hint="eastAsia"/>
          <w:sz w:val="24"/>
          <w:szCs w:val="24"/>
          <w:lang w:val="zh-CN"/>
        </w:rPr>
        <w:t>增加了计算复杂度</w:t>
      </w:r>
      <w:r w:rsidR="00113123">
        <w:rPr>
          <w:rFonts w:ascii="Times New Roman" w:hAnsi="Times New Roman" w:cs="Times New Roman" w:hint="eastAsia"/>
          <w:sz w:val="24"/>
          <w:szCs w:val="24"/>
          <w:lang w:val="zh-CN"/>
        </w:rPr>
        <w:t>，</w:t>
      </w:r>
      <w:r w:rsidR="0015512D">
        <w:rPr>
          <w:rFonts w:ascii="Times New Roman" w:hAnsi="Times New Roman" w:cs="Times New Roman" w:hint="eastAsia"/>
          <w:sz w:val="24"/>
          <w:szCs w:val="24"/>
          <w:lang w:val="zh-CN"/>
        </w:rPr>
        <w:t>因此需要发展</w:t>
      </w:r>
      <w:r w:rsidR="00F7404A">
        <w:rPr>
          <w:rFonts w:ascii="Times New Roman" w:hAnsi="Times New Roman" w:cs="Times New Roman" w:hint="eastAsia"/>
          <w:sz w:val="24"/>
          <w:szCs w:val="24"/>
          <w:lang w:val="zh-CN"/>
        </w:rPr>
        <w:t>新的人工设计</w:t>
      </w:r>
      <w:r w:rsidR="0015512D">
        <w:rPr>
          <w:rFonts w:ascii="Times New Roman" w:hAnsi="Times New Roman" w:cs="Times New Roman" w:hint="eastAsia"/>
          <w:sz w:val="24"/>
          <w:szCs w:val="24"/>
          <w:lang w:val="zh-CN"/>
        </w:rPr>
        <w:t>蛋白质</w:t>
      </w:r>
      <w:r w:rsidR="00F7404A">
        <w:rPr>
          <w:rFonts w:ascii="Times New Roman" w:hAnsi="Times New Roman" w:cs="Times New Roman" w:hint="eastAsia"/>
          <w:sz w:val="24"/>
          <w:szCs w:val="24"/>
          <w:lang w:val="zh-CN"/>
        </w:rPr>
        <w:t>骨架</w:t>
      </w:r>
      <w:r w:rsidR="0015512D">
        <w:rPr>
          <w:rFonts w:ascii="Times New Roman" w:hAnsi="Times New Roman" w:cs="Times New Roman" w:hint="eastAsia"/>
          <w:sz w:val="24"/>
          <w:szCs w:val="24"/>
          <w:lang w:val="zh-CN"/>
        </w:rPr>
        <w:t>结构</w:t>
      </w:r>
      <w:r w:rsidR="00F7404A">
        <w:rPr>
          <w:rFonts w:ascii="Times New Roman" w:hAnsi="Times New Roman" w:cs="Times New Roman" w:hint="eastAsia"/>
          <w:sz w:val="24"/>
          <w:szCs w:val="24"/>
          <w:lang w:val="zh-CN"/>
        </w:rPr>
        <w:t>的</w:t>
      </w:r>
      <w:r w:rsidR="00146651">
        <w:rPr>
          <w:rFonts w:ascii="Times New Roman" w:hAnsi="Times New Roman" w:cs="Times New Roman" w:hint="eastAsia"/>
          <w:sz w:val="24"/>
          <w:szCs w:val="24"/>
          <w:lang w:val="zh-CN"/>
        </w:rPr>
        <w:t>高效</w:t>
      </w:r>
      <w:r w:rsidR="0015512D">
        <w:rPr>
          <w:rFonts w:ascii="Times New Roman" w:hAnsi="Times New Roman" w:cs="Times New Roman" w:hint="eastAsia"/>
          <w:sz w:val="24"/>
          <w:szCs w:val="24"/>
          <w:lang w:val="zh-CN"/>
        </w:rPr>
        <w:t>优化方法。</w:t>
      </w:r>
    </w:p>
    <w:p w14:paraId="759CCB77" w14:textId="5E14132E" w:rsidR="00CB4DD7" w:rsidRPr="000B5503" w:rsidRDefault="00CB4DD7" w:rsidP="00126A56">
      <w:pPr>
        <w:autoSpaceDE w:val="0"/>
        <w:autoSpaceDN w:val="0"/>
        <w:adjustRightInd w:val="0"/>
        <w:spacing w:line="400" w:lineRule="exact"/>
        <w:ind w:firstLine="420"/>
        <w:rPr>
          <w:rFonts w:ascii="Times New Roman" w:hAnsi="Times New Roman" w:cs="Times New Roman"/>
          <w:sz w:val="24"/>
          <w:szCs w:val="24"/>
          <w:lang w:val="zh-CN"/>
        </w:rPr>
      </w:pPr>
      <w:r>
        <w:rPr>
          <w:rFonts w:ascii="Times New Roman" w:hAnsi="Times New Roman" w:cs="Times New Roman" w:hint="eastAsia"/>
          <w:sz w:val="24"/>
          <w:szCs w:val="24"/>
          <w:lang w:val="zh-CN"/>
        </w:rPr>
        <w:t>本课题基于</w:t>
      </w:r>
      <w:proofErr w:type="gramStart"/>
      <w:r>
        <w:rPr>
          <w:rFonts w:ascii="Times New Roman" w:hAnsi="Times New Roman" w:cs="Times New Roman" w:hint="eastAsia"/>
          <w:sz w:val="24"/>
          <w:szCs w:val="24"/>
          <w:lang w:val="zh-CN"/>
        </w:rPr>
        <w:t>等变图</w:t>
      </w:r>
      <w:proofErr w:type="gramEnd"/>
      <w:r>
        <w:rPr>
          <w:rFonts w:ascii="Times New Roman" w:hAnsi="Times New Roman" w:cs="Times New Roman" w:hint="eastAsia"/>
          <w:sz w:val="24"/>
          <w:szCs w:val="24"/>
          <w:lang w:val="zh-CN"/>
        </w:rPr>
        <w:t>神经网络和降噪分数匹配方法，</w:t>
      </w:r>
      <w:r w:rsidR="00067298">
        <w:rPr>
          <w:rFonts w:ascii="Times New Roman" w:hAnsi="Times New Roman" w:cs="Times New Roman" w:hint="eastAsia"/>
          <w:sz w:val="24"/>
          <w:szCs w:val="24"/>
          <w:lang w:val="zh-CN"/>
        </w:rPr>
        <w:t>在</w:t>
      </w:r>
      <w:r w:rsidR="0012717D">
        <w:rPr>
          <w:rFonts w:ascii="Times New Roman" w:hAnsi="Times New Roman" w:cs="Times New Roman" w:hint="eastAsia"/>
          <w:sz w:val="24"/>
          <w:szCs w:val="24"/>
          <w:lang w:val="zh-CN"/>
        </w:rPr>
        <w:t>天然</w:t>
      </w:r>
      <w:r w:rsidR="00067298">
        <w:rPr>
          <w:rFonts w:ascii="Times New Roman" w:hAnsi="Times New Roman" w:cs="Times New Roman" w:hint="eastAsia"/>
          <w:sz w:val="24"/>
          <w:szCs w:val="24"/>
          <w:lang w:val="zh-CN"/>
        </w:rPr>
        <w:t>蛋白质结构数据集上</w:t>
      </w:r>
      <w:r w:rsidR="005F306D">
        <w:rPr>
          <w:rFonts w:ascii="Times New Roman" w:hAnsi="Times New Roman" w:cs="Times New Roman" w:hint="eastAsia"/>
          <w:sz w:val="24"/>
          <w:szCs w:val="24"/>
          <w:lang w:val="zh-CN"/>
        </w:rPr>
        <w:t>训练了能够实现</w:t>
      </w:r>
      <w:del w:id="3" w:author="Luhua Lai" w:date="2022-06-01T22:04:00Z">
        <w:r w:rsidR="005F306D" w:rsidDel="006910C1">
          <w:rPr>
            <w:rFonts w:ascii="Times New Roman" w:hAnsi="Times New Roman" w:cs="Times New Roman" w:hint="eastAsia"/>
            <w:sz w:val="24"/>
            <w:szCs w:val="24"/>
            <w:lang w:val="zh-CN"/>
          </w:rPr>
          <w:delText>侧链无关的</w:delText>
        </w:r>
      </w:del>
      <w:r w:rsidR="00067298">
        <w:rPr>
          <w:rFonts w:ascii="Times New Roman" w:hAnsi="Times New Roman" w:cs="Times New Roman" w:hint="eastAsia"/>
          <w:sz w:val="24"/>
          <w:szCs w:val="24"/>
          <w:lang w:val="zh-CN"/>
        </w:rPr>
        <w:t>蛋白质</w:t>
      </w:r>
      <w:r w:rsidR="005F306D">
        <w:rPr>
          <w:rFonts w:ascii="Times New Roman" w:hAnsi="Times New Roman" w:cs="Times New Roman" w:hint="eastAsia"/>
          <w:sz w:val="24"/>
          <w:szCs w:val="24"/>
          <w:lang w:val="zh-CN"/>
        </w:rPr>
        <w:t>主链结构</w:t>
      </w:r>
      <w:r w:rsidR="00083C8A" w:rsidRPr="00277CE6">
        <w:rPr>
          <w:rFonts w:ascii="Times New Roman" w:hAnsi="Times New Roman" w:cs="Times New Roman"/>
          <w:sz w:val="24"/>
          <w:szCs w:val="24"/>
        </w:rPr>
        <w:t>模拟退火朗之万动力学</w:t>
      </w:r>
      <w:r w:rsidR="005F306D">
        <w:rPr>
          <w:rFonts w:ascii="Times New Roman" w:hAnsi="Times New Roman" w:cs="Times New Roman" w:hint="eastAsia"/>
          <w:sz w:val="24"/>
          <w:szCs w:val="24"/>
          <w:lang w:val="zh-CN"/>
        </w:rPr>
        <w:t>优化</w:t>
      </w:r>
      <w:r w:rsidR="00067298">
        <w:rPr>
          <w:rFonts w:ascii="Times New Roman" w:hAnsi="Times New Roman" w:cs="Times New Roman" w:hint="eastAsia"/>
          <w:sz w:val="24"/>
          <w:szCs w:val="24"/>
          <w:lang w:val="zh-CN"/>
        </w:rPr>
        <w:t>的</w:t>
      </w:r>
      <w:r w:rsidR="005F306D">
        <w:rPr>
          <w:rFonts w:ascii="Times New Roman" w:hAnsi="Times New Roman" w:cs="Times New Roman" w:hint="eastAsia"/>
          <w:sz w:val="24"/>
          <w:szCs w:val="24"/>
          <w:lang w:val="zh-CN"/>
        </w:rPr>
        <w:t>模型</w:t>
      </w:r>
      <w:r w:rsidR="00067298">
        <w:rPr>
          <w:rFonts w:ascii="Times New Roman" w:hAnsi="Times New Roman" w:cs="Times New Roman" w:hint="eastAsia"/>
          <w:sz w:val="24"/>
          <w:szCs w:val="24"/>
          <w:lang w:val="zh-CN"/>
        </w:rPr>
        <w:t>，</w:t>
      </w:r>
      <w:ins w:id="4" w:author="Luhua Lai" w:date="2022-06-01T22:04:00Z">
        <w:r w:rsidR="006910C1">
          <w:rPr>
            <w:rFonts w:ascii="Times New Roman" w:hAnsi="Times New Roman" w:cs="Times New Roman" w:hint="eastAsia"/>
            <w:sz w:val="24"/>
            <w:szCs w:val="24"/>
            <w:lang w:val="zh-CN"/>
          </w:rPr>
          <w:t>并</w:t>
        </w:r>
      </w:ins>
      <w:r w:rsidR="00067298">
        <w:rPr>
          <w:rFonts w:ascii="Times New Roman" w:hAnsi="Times New Roman" w:cs="Times New Roman" w:hint="eastAsia"/>
          <w:sz w:val="24"/>
          <w:szCs w:val="24"/>
          <w:lang w:val="zh-CN"/>
        </w:rPr>
        <w:t>通过对高斯噪声扰动后蛋白质主链结构</w:t>
      </w:r>
      <w:r w:rsidR="00C44548">
        <w:rPr>
          <w:rFonts w:ascii="Times New Roman" w:hAnsi="Times New Roman" w:cs="Times New Roman" w:hint="eastAsia"/>
          <w:sz w:val="24"/>
          <w:szCs w:val="24"/>
          <w:lang w:val="zh-CN"/>
        </w:rPr>
        <w:t>的</w:t>
      </w:r>
      <w:r w:rsidR="00C44548">
        <w:rPr>
          <w:rFonts w:ascii="Times New Roman" w:hAnsi="Times New Roman" w:cs="Times New Roman" w:hint="eastAsia"/>
          <w:sz w:val="24"/>
          <w:szCs w:val="24"/>
        </w:rPr>
        <w:t>恢复</w:t>
      </w:r>
      <w:r w:rsidR="00C44548">
        <w:rPr>
          <w:rFonts w:ascii="Times New Roman" w:hAnsi="Times New Roman" w:cs="Times New Roman" w:hint="eastAsia"/>
          <w:sz w:val="24"/>
          <w:szCs w:val="24"/>
          <w:lang w:val="zh-CN"/>
        </w:rPr>
        <w:t>表现对</w:t>
      </w:r>
      <w:r w:rsidR="00440B41">
        <w:rPr>
          <w:rFonts w:ascii="Times New Roman" w:hAnsi="Times New Roman" w:cs="Times New Roman" w:hint="eastAsia"/>
          <w:sz w:val="24"/>
          <w:szCs w:val="24"/>
          <w:lang w:val="zh-CN"/>
        </w:rPr>
        <w:t>优化</w:t>
      </w:r>
      <w:r w:rsidR="00C44548">
        <w:rPr>
          <w:rFonts w:ascii="Times New Roman" w:hAnsi="Times New Roman" w:cs="Times New Roman" w:hint="eastAsia"/>
          <w:sz w:val="24"/>
          <w:szCs w:val="24"/>
          <w:lang w:val="zh-CN"/>
        </w:rPr>
        <w:t>模型进行</w:t>
      </w:r>
      <w:ins w:id="5" w:author="Luhua Lai" w:date="2022-06-01T22:04:00Z">
        <w:r w:rsidR="006910C1">
          <w:rPr>
            <w:rFonts w:ascii="Times New Roman" w:hAnsi="Times New Roman" w:cs="Times New Roman" w:hint="eastAsia"/>
            <w:sz w:val="24"/>
            <w:szCs w:val="24"/>
            <w:lang w:val="zh-CN"/>
          </w:rPr>
          <w:t>了</w:t>
        </w:r>
      </w:ins>
      <w:r w:rsidR="00C44548">
        <w:rPr>
          <w:rFonts w:ascii="Times New Roman" w:hAnsi="Times New Roman" w:cs="Times New Roman" w:hint="eastAsia"/>
          <w:sz w:val="24"/>
          <w:szCs w:val="24"/>
          <w:lang w:val="zh-CN"/>
        </w:rPr>
        <w:t>评估</w:t>
      </w:r>
      <w:r w:rsidR="00067298">
        <w:rPr>
          <w:rFonts w:ascii="Times New Roman" w:hAnsi="Times New Roman" w:cs="Times New Roman" w:hint="eastAsia"/>
          <w:sz w:val="24"/>
          <w:szCs w:val="24"/>
          <w:lang w:val="zh-CN"/>
        </w:rPr>
        <w:t>。</w:t>
      </w:r>
      <w:ins w:id="6" w:author="Luhua Lai" w:date="2022-06-01T22:04:00Z">
        <w:r w:rsidR="006910C1">
          <w:rPr>
            <w:rFonts w:ascii="Times New Roman" w:hAnsi="Times New Roman" w:cs="Times New Roman" w:hint="eastAsia"/>
            <w:sz w:val="24"/>
            <w:szCs w:val="24"/>
            <w:lang w:val="zh-CN"/>
          </w:rPr>
          <w:t>计算</w:t>
        </w:r>
      </w:ins>
      <w:r w:rsidR="00576DFA">
        <w:rPr>
          <w:rFonts w:ascii="Times New Roman" w:hAnsi="Times New Roman" w:cs="Times New Roman" w:hint="eastAsia"/>
          <w:sz w:val="24"/>
          <w:szCs w:val="24"/>
          <w:lang w:val="zh-CN"/>
        </w:rPr>
        <w:t>测试表明</w:t>
      </w:r>
      <w:r w:rsidR="009C7F68">
        <w:rPr>
          <w:rFonts w:ascii="Times New Roman" w:hAnsi="Times New Roman" w:cs="Times New Roman" w:hint="eastAsia"/>
          <w:sz w:val="24"/>
          <w:szCs w:val="24"/>
          <w:lang w:val="zh-CN"/>
        </w:rPr>
        <w:t>，</w:t>
      </w:r>
      <w:ins w:id="7" w:author="Luhua Lai" w:date="2022-06-01T22:05:00Z">
        <w:r w:rsidR="006910C1">
          <w:rPr>
            <w:rFonts w:ascii="Times New Roman" w:hAnsi="Times New Roman" w:cs="Times New Roman" w:hint="eastAsia"/>
            <w:color w:val="000000"/>
            <w:kern w:val="0"/>
            <w:sz w:val="24"/>
            <w:szCs w:val="24"/>
          </w:rPr>
          <w:t>经高斯噪声扰动</w:t>
        </w:r>
      </w:ins>
      <w:ins w:id="8" w:author="Luhua Lai" w:date="2022-06-01T22:06:00Z">
        <w:r w:rsidR="006910C1">
          <w:rPr>
            <w:rFonts w:ascii="Times New Roman" w:hAnsi="Times New Roman" w:cs="Times New Roman" w:hint="eastAsia"/>
            <w:color w:val="000000"/>
            <w:kern w:val="0"/>
            <w:sz w:val="24"/>
            <w:szCs w:val="24"/>
          </w:rPr>
          <w:t>获得的</w:t>
        </w:r>
      </w:ins>
      <w:del w:id="9" w:author="Luhua Lai" w:date="2022-06-01T22:06:00Z">
        <w:r w:rsidR="009C7F68" w:rsidDel="006910C1">
          <w:rPr>
            <w:rFonts w:ascii="Times New Roman" w:hAnsi="Times New Roman" w:cs="Times New Roman" w:hint="eastAsia"/>
            <w:sz w:val="24"/>
            <w:szCs w:val="24"/>
          </w:rPr>
          <w:delText>对于</w:delText>
        </w:r>
      </w:del>
      <w:r w:rsidR="009C7F68">
        <w:rPr>
          <w:rFonts w:ascii="Times New Roman" w:hAnsi="Times New Roman" w:cs="Times New Roman" w:hint="eastAsia"/>
          <w:sz w:val="24"/>
          <w:szCs w:val="24"/>
        </w:rPr>
        <w:t>与真实结构</w:t>
      </w:r>
      <w:ins w:id="10" w:author="Luhua Lai" w:date="2022-06-01T22:06:00Z">
        <w:r w:rsidR="006910C1">
          <w:rPr>
            <w:rFonts w:ascii="Times New Roman" w:hAnsi="Times New Roman" w:cs="Times New Roman" w:hint="eastAsia"/>
            <w:sz w:val="24"/>
            <w:szCs w:val="24"/>
          </w:rPr>
          <w:t>均方根</w:t>
        </w:r>
      </w:ins>
      <w:r w:rsidR="009C7F68">
        <w:rPr>
          <w:rFonts w:ascii="Times New Roman" w:hAnsi="Times New Roman" w:cs="Times New Roman" w:hint="eastAsia"/>
          <w:sz w:val="24"/>
          <w:szCs w:val="24"/>
        </w:rPr>
        <w:t>偏差</w:t>
      </w:r>
      <w:ins w:id="11" w:author="Luhua Lai" w:date="2022-06-01T22:06:00Z">
        <w:r w:rsidR="006910C1">
          <w:rPr>
            <w:rFonts w:ascii="Times New Roman" w:hAnsi="Times New Roman" w:cs="Times New Roman" w:hint="eastAsia"/>
            <w:sz w:val="24"/>
            <w:szCs w:val="24"/>
          </w:rPr>
          <w:t>约为</w:t>
        </w:r>
        <w:r w:rsidR="006910C1">
          <w:rPr>
            <w:rFonts w:ascii="Times New Roman" w:hAnsi="Times New Roman" w:cs="Times New Roman" w:hint="eastAsia"/>
            <w:sz w:val="24"/>
            <w:szCs w:val="24"/>
          </w:rPr>
          <w:t>2.</w:t>
        </w:r>
        <w:r w:rsidR="006910C1">
          <w:rPr>
            <w:rFonts w:ascii="Times New Roman" w:hAnsi="Times New Roman" w:cs="Times New Roman"/>
            <w:sz w:val="24"/>
            <w:szCs w:val="24"/>
          </w:rPr>
          <w:t xml:space="preserve">2 </w:t>
        </w:r>
      </w:ins>
      <w:del w:id="12" w:author="Luhua Lai" w:date="2022-06-01T22:06:00Z">
        <w:r w:rsidR="009C7F68" w:rsidDel="006910C1">
          <w:rPr>
            <w:rFonts w:ascii="Times New Roman" w:hAnsi="Times New Roman" w:cs="Times New Roman" w:hint="eastAsia"/>
            <w:sz w:val="24"/>
            <w:szCs w:val="24"/>
          </w:rPr>
          <w:delText>RMSD</w:delText>
        </w:r>
        <m:oMath>
          <m:r>
            <m:rPr>
              <m:sty m:val="p"/>
            </m:rPr>
            <w:rPr>
              <w:rFonts w:ascii="Cambria Math" w:hAnsi="Cambria Math" w:cs="Times New Roman"/>
              <w:sz w:val="24"/>
              <w:szCs w:val="24"/>
            </w:rPr>
            <m:t>=(</m:t>
          </m:r>
          <m:r>
            <m:rPr>
              <m:nor/>
            </m:rPr>
            <w:rPr>
              <w:rFonts w:ascii="Times New Roman" w:hAnsi="Times New Roman" w:cs="Times New Roman"/>
              <w:sz w:val="24"/>
              <w:szCs w:val="24"/>
            </w:rPr>
            <m:t xml:space="preserve">2.172 ± 0.084) </m:t>
          </m:r>
        </m:oMath>
      </w:del>
      <m:oMath>
        <m:r>
          <m:rPr>
            <m:sty m:val="p"/>
          </m:rPr>
          <w:rPr>
            <w:rFonts w:ascii="Cambria Math" w:hAnsi="Cambria Math" w:cs="Times New Roman"/>
            <w:color w:val="000000"/>
            <w:kern w:val="0"/>
            <w:sz w:val="24"/>
            <w:szCs w:val="24"/>
          </w:rPr>
          <m:t>Å</m:t>
        </m:r>
      </m:oMath>
      <w:r w:rsidR="009C7F68">
        <w:rPr>
          <w:rFonts w:ascii="Times New Roman" w:hAnsi="Times New Roman" w:cs="Times New Roman" w:hint="eastAsia"/>
          <w:color w:val="000000"/>
          <w:kern w:val="0"/>
          <w:sz w:val="24"/>
          <w:szCs w:val="24"/>
        </w:rPr>
        <w:t>的</w:t>
      </w:r>
      <w:del w:id="13" w:author="Luhua Lai" w:date="2022-06-01T22:05:00Z">
        <w:r w:rsidR="004E03F5" w:rsidDel="006910C1">
          <w:rPr>
            <w:rFonts w:ascii="Times New Roman" w:hAnsi="Times New Roman" w:cs="Times New Roman" w:hint="eastAsia"/>
            <w:color w:val="000000"/>
            <w:kern w:val="0"/>
            <w:sz w:val="24"/>
            <w:szCs w:val="24"/>
          </w:rPr>
          <w:delText>经</w:delText>
        </w:r>
        <w:r w:rsidR="00987A88" w:rsidDel="006910C1">
          <w:rPr>
            <w:rFonts w:ascii="Times New Roman" w:hAnsi="Times New Roman" w:cs="Times New Roman" w:hint="eastAsia"/>
            <w:color w:val="000000"/>
            <w:kern w:val="0"/>
            <w:sz w:val="24"/>
            <w:szCs w:val="24"/>
          </w:rPr>
          <w:delText>高斯噪声</w:delText>
        </w:r>
        <w:r w:rsidR="009C7F68" w:rsidDel="006910C1">
          <w:rPr>
            <w:rFonts w:ascii="Times New Roman" w:hAnsi="Times New Roman" w:cs="Times New Roman" w:hint="eastAsia"/>
            <w:color w:val="000000"/>
            <w:kern w:val="0"/>
            <w:sz w:val="24"/>
            <w:szCs w:val="24"/>
          </w:rPr>
          <w:delText>扰动</w:delText>
        </w:r>
      </w:del>
      <w:ins w:id="14" w:author="Luhua Lai" w:date="2022-06-01T22:06:00Z">
        <w:r w:rsidR="006910C1">
          <w:rPr>
            <w:rFonts w:ascii="Times New Roman" w:hAnsi="Times New Roman" w:cs="Times New Roman" w:hint="eastAsia"/>
            <w:color w:val="000000"/>
            <w:kern w:val="0"/>
            <w:sz w:val="24"/>
            <w:szCs w:val="24"/>
          </w:rPr>
          <w:t>主链</w:t>
        </w:r>
      </w:ins>
      <w:del w:id="15" w:author="Luhua Lai" w:date="2022-06-01T22:06:00Z">
        <w:r w:rsidR="009C7F68" w:rsidDel="006910C1">
          <w:rPr>
            <w:rFonts w:ascii="Times New Roman" w:hAnsi="Times New Roman" w:cs="Times New Roman" w:hint="eastAsia"/>
            <w:color w:val="000000"/>
            <w:kern w:val="0"/>
            <w:sz w:val="24"/>
            <w:szCs w:val="24"/>
          </w:rPr>
          <w:delText>后的</w:delText>
        </w:r>
      </w:del>
      <w:r w:rsidR="009C7F68">
        <w:rPr>
          <w:rFonts w:ascii="Times New Roman" w:hAnsi="Times New Roman" w:cs="Times New Roman" w:hint="eastAsia"/>
          <w:color w:val="000000"/>
          <w:kern w:val="0"/>
          <w:sz w:val="24"/>
          <w:szCs w:val="24"/>
        </w:rPr>
        <w:t>结构，</w:t>
      </w:r>
      <w:ins w:id="16" w:author="Luhua Lai" w:date="2022-06-01T22:07:00Z">
        <w:r w:rsidR="006910C1">
          <w:rPr>
            <w:rFonts w:ascii="Times New Roman" w:hAnsi="Times New Roman" w:cs="Times New Roman" w:hint="eastAsia"/>
            <w:color w:val="000000"/>
            <w:kern w:val="0"/>
            <w:sz w:val="24"/>
            <w:szCs w:val="24"/>
          </w:rPr>
          <w:t>经优化后结构的</w:t>
        </w:r>
        <w:r w:rsidR="006910C1">
          <w:rPr>
            <w:rFonts w:ascii="Times New Roman" w:hAnsi="Times New Roman" w:cs="Times New Roman" w:hint="eastAsia"/>
            <w:sz w:val="24"/>
            <w:szCs w:val="24"/>
          </w:rPr>
          <w:t>均方根偏差</w:t>
        </w:r>
      </w:ins>
      <w:ins w:id="17" w:author="Luhua Lai" w:date="2022-06-01T22:08:00Z">
        <w:r w:rsidR="006910C1">
          <w:rPr>
            <w:rFonts w:ascii="Times New Roman" w:hAnsi="Times New Roman" w:cs="Times New Roman" w:hint="eastAsia"/>
            <w:sz w:val="24"/>
            <w:szCs w:val="24"/>
          </w:rPr>
          <w:t>平均下降约</w:t>
        </w:r>
      </w:ins>
      <w:del w:id="18" w:author="Luhua Lai" w:date="2022-06-01T22:07:00Z">
        <w:r w:rsidR="009C7F68" w:rsidDel="006910C1">
          <w:rPr>
            <w:rFonts w:ascii="Times New Roman" w:hAnsi="Times New Roman" w:cs="Times New Roman" w:hint="eastAsia"/>
            <w:color w:val="000000"/>
            <w:kern w:val="0"/>
            <w:sz w:val="24"/>
            <w:szCs w:val="24"/>
          </w:rPr>
          <w:delText>模型</w:delText>
        </w:r>
        <w:r w:rsidR="00437A06" w:rsidDel="006910C1">
          <w:rPr>
            <w:rFonts w:ascii="Times New Roman" w:hAnsi="Times New Roman" w:cs="Times New Roman" w:hint="eastAsia"/>
            <w:color w:val="000000"/>
            <w:kern w:val="0"/>
            <w:sz w:val="24"/>
            <w:szCs w:val="24"/>
          </w:rPr>
          <w:delText>优化成功率达到</w:delText>
        </w:r>
        <w:r w:rsidR="00437A06" w:rsidDel="006910C1">
          <w:rPr>
            <w:rFonts w:ascii="Times New Roman" w:hAnsi="Times New Roman" w:cs="Times New Roman" w:hint="eastAsia"/>
            <w:color w:val="000000"/>
            <w:kern w:val="0"/>
            <w:sz w:val="24"/>
            <w:szCs w:val="24"/>
          </w:rPr>
          <w:delText>100%</w:delText>
        </w:r>
        <w:r w:rsidR="00437A06" w:rsidDel="006910C1">
          <w:rPr>
            <w:rFonts w:ascii="Times New Roman" w:hAnsi="Times New Roman" w:cs="Times New Roman" w:hint="eastAsia"/>
            <w:color w:val="000000"/>
            <w:kern w:val="0"/>
            <w:sz w:val="24"/>
            <w:szCs w:val="24"/>
          </w:rPr>
          <w:delText>，</w:delText>
        </w:r>
        <w:r w:rsidR="009C7F68" w:rsidDel="006910C1">
          <w:rPr>
            <w:rFonts w:ascii="Times New Roman" w:hAnsi="Times New Roman" w:cs="Times New Roman" w:hint="eastAsia"/>
            <w:color w:val="000000"/>
            <w:kern w:val="0"/>
            <w:sz w:val="24"/>
            <w:szCs w:val="24"/>
          </w:rPr>
          <w:delText>能</w:delText>
        </w:r>
      </w:del>
      <w:del w:id="19" w:author="Luhua Lai" w:date="2022-06-01T22:08:00Z">
        <w:r w:rsidR="009C7F68" w:rsidDel="006910C1">
          <w:rPr>
            <w:rFonts w:ascii="Times New Roman" w:hAnsi="Times New Roman" w:cs="Times New Roman" w:hint="eastAsia"/>
            <w:color w:val="000000"/>
            <w:kern w:val="0"/>
            <w:sz w:val="24"/>
            <w:szCs w:val="24"/>
          </w:rPr>
          <w:delText>够实现</w:delText>
        </w:r>
        <m:oMath>
          <m:r>
            <m:rPr>
              <m:sty m:val="p"/>
            </m:rPr>
            <w:rPr>
              <w:rFonts w:ascii="Cambria Math" w:hAnsi="Cambria Math" w:cs="Times New Roman" w:hint="eastAsia"/>
              <w:color w:val="000000"/>
              <w:kern w:val="0"/>
              <w:sz w:val="24"/>
              <w:szCs w:val="24"/>
            </w:rPr>
            <m:t xml:space="preserve"> (</m:t>
          </m:r>
        </m:oMath>
      </w:del>
      <m:oMath>
        <m:r>
          <m:rPr>
            <m:nor/>
          </m:rPr>
          <w:rPr>
            <w:rFonts w:ascii="Times New Roman" w:hAnsi="Times New Roman" w:cs="Times New Roman"/>
            <w:sz w:val="24"/>
            <w:szCs w:val="24"/>
          </w:rPr>
          <m:t>0.36</m:t>
        </m:r>
        <m:r>
          <w:ins w:id="20" w:author="Luhua Lai" w:date="2022-06-01T22:08:00Z">
            <m:rPr>
              <m:nor/>
            </m:rPr>
            <w:rPr>
              <w:rFonts w:ascii="Cambria Math" w:hAnsi="Times New Roman" w:cs="Times New Roman"/>
              <w:sz w:val="24"/>
              <w:szCs w:val="24"/>
            </w:rPr>
            <m:t xml:space="preserve"> </m:t>
          </w:ins>
        </m:r>
        <m:r>
          <w:del w:id="21" w:author="Luhua Lai" w:date="2022-06-01T22:08:00Z">
            <m:rPr>
              <m:nor/>
            </m:rPr>
            <w:rPr>
              <w:rFonts w:ascii="Times New Roman" w:hAnsi="Times New Roman" w:cs="Times New Roman"/>
              <w:sz w:val="24"/>
              <w:szCs w:val="24"/>
            </w:rPr>
            <m:t xml:space="preserve">3 ± 0.076) </m:t>
          </w:del>
        </m:r>
        <m:r>
          <m:rPr>
            <m:sty m:val="p"/>
          </m:rPr>
          <w:rPr>
            <w:rFonts w:ascii="Cambria Math" w:hAnsi="Cambria Math" w:cs="Times New Roman"/>
            <w:color w:val="000000"/>
            <w:kern w:val="0"/>
            <w:sz w:val="24"/>
            <w:szCs w:val="24"/>
          </w:rPr>
          <m:t>Å</m:t>
        </m:r>
        <m:r>
          <w:del w:id="22" w:author="Luhua Lai" w:date="2022-06-01T22:08:00Z">
            <m:rPr>
              <m:sty m:val="p"/>
            </m:rPr>
            <w:rPr>
              <w:rFonts w:ascii="Cambria Math" w:hAnsi="Cambria Math" w:cs="Times New Roman" w:hint="eastAsia"/>
              <w:color w:val="000000"/>
              <w:kern w:val="0"/>
              <w:sz w:val="24"/>
              <w:szCs w:val="24"/>
              <w:rPrChange w:id="23" w:author="Luhua Lai" w:date="2022-06-01T22:08:00Z">
                <w:rPr>
                  <w:rFonts w:ascii="Cambria Math" w:hAnsi="Cambria Math" w:cs="Times New Roman" w:hint="eastAsia"/>
                  <w:color w:val="000000"/>
                  <w:kern w:val="0"/>
                  <w:sz w:val="24"/>
                  <w:szCs w:val="24"/>
                </w:rPr>
              </w:rPrChange>
            </w:rPr>
            <m:t>的</m:t>
          </w:del>
        </m:r>
        <m:r>
          <w:del w:id="24" w:author="Luhua Lai" w:date="2022-06-01T22:08:00Z">
            <m:rPr>
              <m:sty m:val="p"/>
            </m:rPr>
            <w:rPr>
              <w:rFonts w:ascii="Cambria Math" w:hAnsi="Cambria Math" w:cs="Times New Roman" w:hint="eastAsia"/>
              <w:color w:val="000000"/>
              <w:kern w:val="0"/>
              <w:sz w:val="24"/>
              <w:szCs w:val="24"/>
              <w:rPrChange w:id="25" w:author="Luhua Lai" w:date="2022-06-01T22:08:00Z">
                <w:rPr>
                  <w:rFonts w:ascii="Cambria Math" w:hAnsi="Cambria Math" w:cs="Times New Roman" w:hint="eastAsia"/>
                  <w:color w:val="000000"/>
                  <w:kern w:val="0"/>
                  <w:sz w:val="24"/>
                  <w:szCs w:val="24"/>
                </w:rPr>
              </w:rPrChange>
            </w:rPr>
            <m:t>RMSD</m:t>
          </w:del>
        </m:r>
        <m:r>
          <w:del w:id="26" w:author="Luhua Lai" w:date="2022-06-01T22:08:00Z">
            <m:rPr>
              <m:sty m:val="p"/>
            </m:rPr>
            <w:rPr>
              <w:rFonts w:ascii="Cambria Math" w:hAnsi="Cambria Math" w:cs="Times New Roman" w:hint="eastAsia"/>
              <w:color w:val="000000"/>
              <w:kern w:val="0"/>
              <w:sz w:val="24"/>
              <w:szCs w:val="24"/>
              <w:rPrChange w:id="27" w:author="Luhua Lai" w:date="2022-06-01T22:08:00Z">
                <w:rPr>
                  <w:rFonts w:ascii="Cambria Math" w:hAnsi="Cambria Math" w:cs="Times New Roman" w:hint="eastAsia"/>
                  <w:color w:val="000000"/>
                  <w:kern w:val="0"/>
                  <w:sz w:val="24"/>
                  <w:szCs w:val="24"/>
                </w:rPr>
              </w:rPrChange>
            </w:rPr>
            <m:t>下降</m:t>
          </w:del>
        </m:r>
      </m:oMath>
      <w:r w:rsidR="009C7F68">
        <w:rPr>
          <w:rFonts w:ascii="Times New Roman" w:hAnsi="Times New Roman" w:cs="Times New Roman" w:hint="eastAsia"/>
          <w:color w:val="000000"/>
          <w:kern w:val="0"/>
          <w:sz w:val="24"/>
          <w:szCs w:val="24"/>
        </w:rPr>
        <w:t>，显著提升</w:t>
      </w:r>
      <w:ins w:id="28" w:author="Luhua Lai" w:date="2022-06-01T22:08:00Z">
        <w:r w:rsidR="006910C1">
          <w:rPr>
            <w:rFonts w:ascii="Times New Roman" w:hAnsi="Times New Roman" w:cs="Times New Roman" w:hint="eastAsia"/>
            <w:color w:val="000000"/>
            <w:kern w:val="0"/>
            <w:sz w:val="24"/>
            <w:szCs w:val="24"/>
          </w:rPr>
          <w:t>了</w:t>
        </w:r>
      </w:ins>
      <w:r w:rsidR="009C7F68">
        <w:rPr>
          <w:rFonts w:ascii="Times New Roman" w:hAnsi="Times New Roman" w:cs="Times New Roman" w:hint="eastAsia"/>
          <w:color w:val="000000"/>
          <w:kern w:val="0"/>
          <w:sz w:val="24"/>
          <w:szCs w:val="24"/>
        </w:rPr>
        <w:t>主链结构的质量</w:t>
      </w:r>
      <w:ins w:id="29" w:author="Luhua Lai" w:date="2022-06-01T22:07:00Z">
        <w:r w:rsidR="006910C1">
          <w:rPr>
            <w:rFonts w:ascii="Times New Roman" w:hAnsi="Times New Roman" w:cs="Times New Roman" w:hint="eastAsia"/>
            <w:color w:val="000000"/>
            <w:kern w:val="0"/>
            <w:sz w:val="24"/>
            <w:szCs w:val="24"/>
          </w:rPr>
          <w:t>，优化成功率达到</w:t>
        </w:r>
        <w:r w:rsidR="006910C1">
          <w:rPr>
            <w:rFonts w:ascii="Times New Roman" w:hAnsi="Times New Roman" w:cs="Times New Roman" w:hint="eastAsia"/>
            <w:color w:val="000000"/>
            <w:kern w:val="0"/>
            <w:sz w:val="24"/>
            <w:szCs w:val="24"/>
          </w:rPr>
          <w:t>1</w:t>
        </w:r>
        <w:r w:rsidR="006910C1">
          <w:rPr>
            <w:rFonts w:ascii="Times New Roman" w:hAnsi="Times New Roman" w:cs="Times New Roman"/>
            <w:color w:val="000000"/>
            <w:kern w:val="0"/>
            <w:sz w:val="24"/>
            <w:szCs w:val="24"/>
          </w:rPr>
          <w:t>00%</w:t>
        </w:r>
      </w:ins>
      <w:r w:rsidR="009C7F68">
        <w:rPr>
          <w:rFonts w:ascii="Times New Roman" w:hAnsi="Times New Roman" w:cs="Times New Roman" w:hint="eastAsia"/>
          <w:color w:val="000000"/>
          <w:kern w:val="0"/>
          <w:sz w:val="24"/>
          <w:szCs w:val="24"/>
        </w:rPr>
        <w:t>。</w:t>
      </w:r>
      <w:del w:id="30" w:author="Luhua Lai" w:date="2022-06-01T22:09:00Z">
        <w:r w:rsidR="009C7F68" w:rsidDel="006910C1">
          <w:rPr>
            <w:rFonts w:ascii="Times New Roman" w:hAnsi="Times New Roman" w:cs="Times New Roman" w:hint="eastAsia"/>
            <w:color w:val="000000"/>
            <w:kern w:val="0"/>
            <w:sz w:val="24"/>
            <w:szCs w:val="24"/>
          </w:rPr>
          <w:delText>本课题对基础模型加以</w:delText>
        </w:r>
      </w:del>
      <w:ins w:id="31" w:author="Luhua Lai" w:date="2022-06-01T22:09:00Z">
        <w:r w:rsidR="006910C1">
          <w:rPr>
            <w:rFonts w:ascii="Times New Roman" w:hAnsi="Times New Roman" w:cs="Times New Roman" w:hint="eastAsia"/>
            <w:color w:val="000000"/>
            <w:kern w:val="0"/>
            <w:sz w:val="24"/>
            <w:szCs w:val="24"/>
          </w:rPr>
          <w:t>进一步对于模型进行了</w:t>
        </w:r>
      </w:ins>
      <w:r w:rsidR="009C7F68">
        <w:rPr>
          <w:rFonts w:ascii="Times New Roman" w:hAnsi="Times New Roman" w:cs="Times New Roman" w:hint="eastAsia"/>
          <w:color w:val="000000"/>
          <w:kern w:val="0"/>
          <w:sz w:val="24"/>
          <w:szCs w:val="24"/>
        </w:rPr>
        <w:t>改进，</w:t>
      </w:r>
      <w:del w:id="32" w:author="Luhua Lai" w:date="2022-06-01T22:09:00Z">
        <w:r w:rsidR="009C7F68" w:rsidDel="006910C1">
          <w:rPr>
            <w:rFonts w:ascii="Times New Roman" w:hAnsi="Times New Roman" w:cs="Times New Roman" w:hint="eastAsia"/>
            <w:color w:val="000000"/>
            <w:kern w:val="0"/>
            <w:sz w:val="24"/>
            <w:szCs w:val="24"/>
          </w:rPr>
          <w:delText>向模型中</w:delText>
        </w:r>
      </w:del>
      <w:r w:rsidR="009C7F68">
        <w:rPr>
          <w:rFonts w:ascii="Times New Roman" w:hAnsi="Times New Roman" w:cs="Times New Roman" w:hint="eastAsia"/>
          <w:color w:val="000000"/>
          <w:kern w:val="0"/>
          <w:sz w:val="24"/>
          <w:szCs w:val="24"/>
        </w:rPr>
        <w:t>增加了</w:t>
      </w:r>
      <w:del w:id="33" w:author="Luhua Lai" w:date="2022-06-01T22:09:00Z">
        <w:r w:rsidR="009C7F68" w:rsidDel="006910C1">
          <w:rPr>
            <w:rFonts w:ascii="Times New Roman" w:hAnsi="Times New Roman" w:cs="Times New Roman" w:hint="eastAsia"/>
            <w:color w:val="000000"/>
            <w:kern w:val="0"/>
            <w:sz w:val="24"/>
            <w:szCs w:val="24"/>
          </w:rPr>
          <w:delText>基于</w:delText>
        </w:r>
      </w:del>
      <w:r w:rsidR="009C7F68">
        <w:rPr>
          <w:rFonts w:ascii="Times New Roman" w:hAnsi="Times New Roman" w:cs="Times New Roman" w:hint="eastAsia"/>
          <w:color w:val="000000"/>
          <w:kern w:val="0"/>
          <w:sz w:val="24"/>
          <w:szCs w:val="24"/>
        </w:rPr>
        <w:t>蛋白质疏水核心</w:t>
      </w:r>
      <w:ins w:id="34" w:author="Luhua Lai" w:date="2022-06-01T22:09:00Z">
        <w:r w:rsidR="006910C1">
          <w:rPr>
            <w:rFonts w:ascii="Times New Roman" w:hAnsi="Times New Roman" w:cs="Times New Roman" w:hint="eastAsia"/>
            <w:color w:val="000000"/>
            <w:kern w:val="0"/>
            <w:sz w:val="24"/>
            <w:szCs w:val="24"/>
          </w:rPr>
          <w:t>中</w:t>
        </w:r>
      </w:ins>
      <w:del w:id="35" w:author="Luhua Lai" w:date="2022-06-01T22:09:00Z">
        <w:r w:rsidR="009C7F68" w:rsidDel="006910C1">
          <w:rPr>
            <w:rFonts w:ascii="Times New Roman" w:hAnsi="Times New Roman" w:cs="Times New Roman" w:hint="eastAsia"/>
            <w:color w:val="000000"/>
            <w:kern w:val="0"/>
            <w:sz w:val="24"/>
            <w:szCs w:val="24"/>
          </w:rPr>
          <w:delText>周围</w:delText>
        </w:r>
      </w:del>
      <w:r w:rsidR="009C7F68">
        <w:rPr>
          <w:rFonts w:ascii="Times New Roman" w:hAnsi="Times New Roman" w:cs="Times New Roman" w:hint="eastAsia"/>
          <w:color w:val="000000"/>
          <w:kern w:val="0"/>
          <w:sz w:val="24"/>
          <w:szCs w:val="24"/>
        </w:rPr>
        <w:t>残基侧链相互作用的信息，</w:t>
      </w:r>
      <m:oMath>
        <m:r>
          <w:ins w:id="36" w:author="Luhua Lai" w:date="2022-06-01T22:10:00Z">
            <m:rPr>
              <m:sty m:val="p"/>
            </m:rPr>
            <w:rPr>
              <w:rFonts w:ascii="Cambria Math" w:hAnsi="Cambria Math" w:cs="Times New Roman" w:hint="eastAsia"/>
              <w:color w:val="000000"/>
              <w:kern w:val="0"/>
              <w:sz w:val="24"/>
              <w:szCs w:val="24"/>
            </w:rPr>
            <m:t>使</m:t>
          </w:ins>
        </m:r>
        <m:r>
          <w:ins w:id="37" w:author="Luhua Lai" w:date="2022-06-01T22:10:00Z">
            <m:rPr>
              <m:sty m:val="p"/>
            </m:rPr>
            <w:rPr>
              <w:rFonts w:ascii="Cambria Math" w:hAnsi="Cambria Math" w:cs="Times New Roman" w:hint="eastAsia"/>
              <w:sz w:val="24"/>
              <w:szCs w:val="24"/>
            </w:rPr>
            <m:t>均方根偏差平均下降</m:t>
          </w:ins>
        </m:r>
      </m:oMath>
      <w:del w:id="38" w:author="Luhua Lai" w:date="2022-06-01T22:10:00Z">
        <w:r w:rsidR="009C7F68" w:rsidDel="006910C1">
          <w:rPr>
            <w:rFonts w:ascii="Times New Roman" w:hAnsi="Times New Roman" w:cs="Times New Roman" w:hint="eastAsia"/>
            <w:color w:val="000000"/>
            <w:kern w:val="0"/>
            <w:sz w:val="24"/>
            <w:szCs w:val="24"/>
          </w:rPr>
          <w:delText>实验证明</w:delText>
        </w:r>
        <w:r w:rsidR="009C7F68" w:rsidDel="006910C1">
          <w:rPr>
            <w:rFonts w:ascii="Times New Roman" w:hAnsi="Times New Roman" w:cs="Times New Roman" w:hint="eastAsia"/>
            <w:sz w:val="24"/>
            <w:szCs w:val="24"/>
          </w:rPr>
          <w:delText>能够</w:delText>
        </w:r>
        <w:r w:rsidR="00B501A1" w:rsidDel="006910C1">
          <w:rPr>
            <w:rFonts w:ascii="Times New Roman" w:hAnsi="Times New Roman" w:cs="Times New Roman" w:hint="eastAsia"/>
            <w:sz w:val="24"/>
            <w:szCs w:val="24"/>
          </w:rPr>
          <w:delText>以</w:delText>
        </w:r>
        <w:r w:rsidR="00B501A1" w:rsidDel="006910C1">
          <w:rPr>
            <w:rFonts w:ascii="Times New Roman" w:hAnsi="Times New Roman" w:cs="Times New Roman" w:hint="eastAsia"/>
            <w:sz w:val="24"/>
            <w:szCs w:val="24"/>
          </w:rPr>
          <w:delText>9</w:delText>
        </w:r>
        <w:r w:rsidR="00B501A1" w:rsidDel="006910C1">
          <w:rPr>
            <w:rFonts w:ascii="Times New Roman" w:hAnsi="Times New Roman" w:cs="Times New Roman"/>
            <w:sz w:val="24"/>
            <w:szCs w:val="24"/>
          </w:rPr>
          <w:delText>2.2%</w:delText>
        </w:r>
        <w:r w:rsidR="00B501A1" w:rsidDel="006910C1">
          <w:rPr>
            <w:rFonts w:ascii="Times New Roman" w:hAnsi="Times New Roman" w:cs="Times New Roman" w:hint="eastAsia"/>
            <w:sz w:val="24"/>
            <w:szCs w:val="24"/>
          </w:rPr>
          <w:delText>的优化成功率</w:delText>
        </w:r>
        <w:r w:rsidR="009C7F68" w:rsidDel="006910C1">
          <w:rPr>
            <w:rFonts w:ascii="Times New Roman" w:hAnsi="Times New Roman" w:cs="Times New Roman" w:hint="eastAsia"/>
            <w:color w:val="000000"/>
            <w:kern w:val="0"/>
            <w:sz w:val="24"/>
            <w:szCs w:val="24"/>
          </w:rPr>
          <w:delText>实现</w:delText>
        </w:r>
      </w:del>
      <m:oMath>
        <m:r>
          <m:rPr>
            <m:sty m:val="p"/>
          </m:rPr>
          <w:rPr>
            <w:rFonts w:ascii="Cambria Math" w:hAnsi="Cambria Math" w:cs="Times New Roman"/>
            <w:color w:val="000000"/>
            <w:kern w:val="0"/>
            <w:sz w:val="24"/>
            <w:szCs w:val="24"/>
          </w:rPr>
          <m:t xml:space="preserve"> </m:t>
        </m:r>
        <m:r>
          <w:ins w:id="39" w:author="Luhua Lai" w:date="2022-06-01T22:10:00Z">
            <m:rPr>
              <m:nor/>
            </m:rPr>
            <w:rPr>
              <w:rFonts w:ascii="Cambria Math" w:hAnsi="Times New Roman" w:cs="Times New Roman" w:hint="eastAsia"/>
              <w:sz w:val="24"/>
              <w:szCs w:val="24"/>
            </w:rPr>
            <m:t>达到</m:t>
          </w:ins>
        </m:r>
        <m:r>
          <w:del w:id="40" w:author="Luhua Lai" w:date="2022-06-01T22:10:00Z">
            <m:rPr>
              <m:nor/>
            </m:rPr>
            <w:rPr>
              <w:rFonts w:ascii="Times New Roman" w:hAnsi="Times New Roman" w:cs="Times New Roman"/>
              <w:sz w:val="24"/>
              <w:szCs w:val="24"/>
            </w:rPr>
            <m:t>(</m:t>
          </w:del>
        </m:r>
        <m:r>
          <m:rPr>
            <m:nor/>
          </m:rPr>
          <w:rPr>
            <w:rFonts w:ascii="Times New Roman" w:hAnsi="Times New Roman" w:cs="Times New Roman"/>
            <w:sz w:val="24"/>
            <w:szCs w:val="24"/>
          </w:rPr>
          <m:t>0.40</m:t>
        </m:r>
        <m:r>
          <w:del w:id="41" w:author="Luhua Lai" w:date="2022-06-01T22:10:00Z">
            <m:rPr>
              <m:nor/>
            </m:rPr>
            <w:rPr>
              <w:rFonts w:ascii="Times New Roman" w:hAnsi="Times New Roman" w:cs="Times New Roman"/>
              <w:sz w:val="24"/>
              <w:szCs w:val="24"/>
            </w:rPr>
            <m:t xml:space="preserve">3 ± 0.076) </m:t>
          </w:del>
        </m:r>
        <m:r>
          <m:rPr>
            <m:nor/>
          </m:rPr>
          <w:rPr>
            <w:rFonts w:ascii="Times New Roman" w:hAnsi="Times New Roman" w:cs="Times New Roman"/>
            <w:sz w:val="24"/>
            <w:szCs w:val="24"/>
          </w:rPr>
          <m:t xml:space="preserve"> </m:t>
        </m:r>
        <m:r>
          <m:rPr>
            <m:sty m:val="p"/>
          </m:rPr>
          <w:rPr>
            <w:rFonts w:ascii="Cambria Math" w:hAnsi="Cambria Math" w:cs="Times New Roman"/>
            <w:color w:val="000000"/>
            <w:kern w:val="0"/>
            <w:sz w:val="24"/>
            <w:szCs w:val="24"/>
          </w:rPr>
          <m:t>Å</m:t>
        </m:r>
      </m:oMath>
      <w:del w:id="42" w:author="Luhua Lai" w:date="2022-06-01T22:10:00Z">
        <w:r w:rsidR="009C7F68" w:rsidDel="006910C1">
          <w:rPr>
            <w:rFonts w:ascii="Times New Roman" w:hAnsi="Times New Roman" w:cs="Times New Roman" w:hint="eastAsia"/>
            <w:color w:val="000000"/>
            <w:kern w:val="0"/>
            <w:sz w:val="24"/>
            <w:szCs w:val="24"/>
          </w:rPr>
          <w:delText>的</w:delText>
        </w:r>
      </w:del>
      <w:del w:id="43" w:author="Luhua Lai" w:date="2022-06-01T22:11:00Z">
        <w:r w:rsidR="006910C1" w:rsidDel="006910C1">
          <w:rPr>
            <w:rFonts w:ascii="Times New Roman" w:hAnsi="Times New Roman" w:cs="Times New Roman" w:hint="eastAsia"/>
            <w:color w:val="000000"/>
            <w:kern w:val="0"/>
            <w:sz w:val="24"/>
            <w:szCs w:val="24"/>
          </w:rPr>
          <w:delText>RMSD</w:delText>
        </w:r>
        <w:r w:rsidR="006910C1" w:rsidDel="006910C1">
          <w:rPr>
            <w:rFonts w:ascii="Times New Roman" w:hAnsi="Times New Roman" w:cs="Times New Roman" w:hint="eastAsia"/>
            <w:color w:val="000000"/>
            <w:kern w:val="0"/>
            <w:sz w:val="24"/>
            <w:szCs w:val="24"/>
          </w:rPr>
          <w:delText>下降，</w:delText>
        </w:r>
        <w:r w:rsidR="009C7F68" w:rsidDel="006910C1">
          <w:rPr>
            <w:rFonts w:ascii="Times New Roman" w:hAnsi="Times New Roman" w:cs="Times New Roman" w:hint="eastAsia"/>
            <w:color w:val="000000"/>
            <w:kern w:val="0"/>
            <w:sz w:val="24"/>
            <w:szCs w:val="24"/>
          </w:rPr>
          <w:delText>模型的表现</w:delText>
        </w:r>
        <w:r w:rsidR="00AD134D" w:rsidDel="006910C1">
          <w:rPr>
            <w:rFonts w:ascii="Times New Roman" w:hAnsi="Times New Roman" w:cs="Times New Roman" w:hint="eastAsia"/>
            <w:color w:val="000000"/>
            <w:kern w:val="0"/>
            <w:sz w:val="24"/>
            <w:szCs w:val="24"/>
          </w:rPr>
          <w:delText>一定程度上得到</w:delText>
        </w:r>
        <w:r w:rsidR="009C7F68" w:rsidDel="006910C1">
          <w:rPr>
            <w:rFonts w:ascii="Times New Roman" w:hAnsi="Times New Roman" w:cs="Times New Roman" w:hint="eastAsia"/>
            <w:color w:val="000000"/>
            <w:kern w:val="0"/>
            <w:sz w:val="24"/>
            <w:szCs w:val="24"/>
          </w:rPr>
          <w:delText>改善</w:delText>
        </w:r>
      </w:del>
      <w:r w:rsidR="009C7F68">
        <w:rPr>
          <w:rFonts w:ascii="Times New Roman" w:hAnsi="Times New Roman" w:cs="Times New Roman" w:hint="eastAsia"/>
          <w:color w:val="000000"/>
          <w:kern w:val="0"/>
          <w:sz w:val="24"/>
          <w:szCs w:val="24"/>
        </w:rPr>
        <w:t>。</w:t>
      </w:r>
      <w:del w:id="44" w:author="Luhua Lai" w:date="2022-06-01T22:12:00Z">
        <w:r w:rsidR="009C7F68" w:rsidDel="006910C1">
          <w:rPr>
            <w:rFonts w:ascii="Times New Roman" w:hAnsi="Times New Roman" w:cs="Times New Roman" w:hint="eastAsia"/>
            <w:color w:val="000000"/>
            <w:kern w:val="0"/>
            <w:sz w:val="24"/>
            <w:szCs w:val="24"/>
          </w:rPr>
          <w:delText>本课题最后将</w:delText>
        </w:r>
      </w:del>
      <w:ins w:id="45" w:author="Luhua Lai" w:date="2022-06-01T22:12:00Z">
        <w:r w:rsidR="006910C1">
          <w:rPr>
            <w:rFonts w:ascii="Times New Roman" w:hAnsi="Times New Roman" w:cs="Times New Roman" w:hint="eastAsia"/>
            <w:color w:val="000000"/>
            <w:kern w:val="0"/>
            <w:sz w:val="24"/>
            <w:szCs w:val="24"/>
          </w:rPr>
          <w:t>还测试了</w:t>
        </w:r>
      </w:ins>
      <w:r w:rsidR="009C7F68">
        <w:rPr>
          <w:rFonts w:ascii="Times New Roman" w:hAnsi="Times New Roman" w:cs="Times New Roman" w:hint="eastAsia"/>
          <w:color w:val="000000"/>
          <w:kern w:val="0"/>
          <w:sz w:val="24"/>
          <w:szCs w:val="24"/>
        </w:rPr>
        <w:t>模型</w:t>
      </w:r>
      <w:del w:id="46" w:author="Luhua Lai" w:date="2022-06-01T22:12:00Z">
        <w:r w:rsidR="009C7F68" w:rsidDel="006910C1">
          <w:rPr>
            <w:rFonts w:ascii="Times New Roman" w:hAnsi="Times New Roman" w:cs="Times New Roman" w:hint="eastAsia"/>
            <w:color w:val="000000"/>
            <w:kern w:val="0"/>
            <w:sz w:val="24"/>
            <w:szCs w:val="24"/>
          </w:rPr>
          <w:delText>应用于</w:delText>
        </w:r>
      </w:del>
      <w:ins w:id="47" w:author="Luhua Lai" w:date="2022-06-01T22:12:00Z">
        <w:r w:rsidR="006910C1">
          <w:rPr>
            <w:rFonts w:ascii="Times New Roman" w:hAnsi="Times New Roman" w:cs="Times New Roman" w:hint="eastAsia"/>
            <w:color w:val="000000"/>
            <w:kern w:val="0"/>
            <w:sz w:val="24"/>
            <w:szCs w:val="24"/>
          </w:rPr>
          <w:t>在</w:t>
        </w:r>
      </w:ins>
      <w:r w:rsidR="009C7F68">
        <w:rPr>
          <w:rFonts w:ascii="Times New Roman" w:hAnsi="Times New Roman" w:cs="Times New Roman" w:hint="eastAsia"/>
          <w:color w:val="000000"/>
          <w:kern w:val="0"/>
          <w:sz w:val="24"/>
          <w:szCs w:val="24"/>
        </w:rPr>
        <w:t>实际</w:t>
      </w:r>
      <w:ins w:id="48" w:author="Luhua Lai" w:date="2022-06-01T22:12:00Z">
        <w:r w:rsidR="0050628E">
          <w:rPr>
            <w:rFonts w:ascii="Times New Roman" w:hAnsi="Times New Roman" w:cs="Times New Roman" w:hint="eastAsia"/>
            <w:color w:val="000000"/>
            <w:kern w:val="0"/>
            <w:sz w:val="24"/>
            <w:szCs w:val="24"/>
          </w:rPr>
          <w:t>蛋白质设计中进行</w:t>
        </w:r>
      </w:ins>
      <w:del w:id="49" w:author="Luhua Lai" w:date="2022-06-01T22:12:00Z">
        <w:r w:rsidR="009C7F68" w:rsidDel="0050628E">
          <w:rPr>
            <w:rFonts w:ascii="Times New Roman" w:hAnsi="Times New Roman" w:cs="Times New Roman" w:hint="eastAsia"/>
            <w:color w:val="000000"/>
            <w:kern w:val="0"/>
            <w:sz w:val="24"/>
            <w:szCs w:val="24"/>
          </w:rPr>
          <w:delText>的</w:delText>
        </w:r>
      </w:del>
      <w:r w:rsidR="009C7F68">
        <w:rPr>
          <w:rFonts w:ascii="Times New Roman" w:hAnsi="Times New Roman" w:cs="Times New Roman" w:hint="eastAsia"/>
          <w:color w:val="000000"/>
          <w:kern w:val="0"/>
          <w:sz w:val="24"/>
          <w:szCs w:val="24"/>
        </w:rPr>
        <w:t>蛋白质主链优化</w:t>
      </w:r>
      <w:ins w:id="50" w:author="Luhua Lai" w:date="2022-06-01T22:12:00Z">
        <w:r w:rsidR="0050628E">
          <w:rPr>
            <w:rFonts w:ascii="Times New Roman" w:hAnsi="Times New Roman" w:cs="Times New Roman" w:hint="eastAsia"/>
            <w:color w:val="000000"/>
            <w:kern w:val="0"/>
            <w:sz w:val="24"/>
            <w:szCs w:val="24"/>
          </w:rPr>
          <w:t>的能力</w:t>
        </w:r>
      </w:ins>
      <w:del w:id="51" w:author="Luhua Lai" w:date="2022-06-01T22:12:00Z">
        <w:r w:rsidR="009C7F68" w:rsidDel="0050628E">
          <w:rPr>
            <w:rFonts w:ascii="Times New Roman" w:hAnsi="Times New Roman" w:cs="Times New Roman" w:hint="eastAsia"/>
            <w:color w:val="000000"/>
            <w:kern w:val="0"/>
            <w:sz w:val="24"/>
            <w:szCs w:val="24"/>
          </w:rPr>
          <w:delText>问题</w:delText>
        </w:r>
      </w:del>
      <w:r w:rsidR="009C7F68">
        <w:rPr>
          <w:rFonts w:ascii="Times New Roman" w:hAnsi="Times New Roman" w:cs="Times New Roman" w:hint="eastAsia"/>
          <w:color w:val="000000"/>
          <w:kern w:val="0"/>
          <w:sz w:val="24"/>
          <w:szCs w:val="24"/>
        </w:rPr>
        <w:t>，</w:t>
      </w:r>
      <w:commentRangeStart w:id="52"/>
      <w:r w:rsidR="00DF3180">
        <w:rPr>
          <w:rFonts w:ascii="Times New Roman" w:hAnsi="Times New Roman" w:cs="Times New Roman" w:hint="eastAsia"/>
          <w:color w:val="000000"/>
          <w:kern w:val="0"/>
          <w:sz w:val="24"/>
          <w:szCs w:val="24"/>
        </w:rPr>
        <w:t>使用</w:t>
      </w:r>
      <w:r w:rsidR="00DF3180">
        <w:rPr>
          <w:rFonts w:ascii="Times New Roman" w:hAnsi="Times New Roman" w:cs="Times New Roman" w:hint="eastAsia"/>
          <w:color w:val="000000"/>
          <w:kern w:val="0"/>
          <w:sz w:val="24"/>
          <w:szCs w:val="24"/>
        </w:rPr>
        <w:t>SCUBA</w:t>
      </w:r>
      <w:r w:rsidR="00DF3180">
        <w:rPr>
          <w:rFonts w:ascii="Times New Roman" w:hAnsi="Times New Roman" w:cs="Times New Roman" w:hint="eastAsia"/>
          <w:color w:val="000000"/>
          <w:kern w:val="0"/>
          <w:sz w:val="24"/>
          <w:szCs w:val="24"/>
        </w:rPr>
        <w:t>程序</w:t>
      </w:r>
      <w:r w:rsidR="00DC0DC5">
        <w:rPr>
          <w:rFonts w:ascii="Times New Roman" w:hAnsi="Times New Roman" w:cs="Times New Roman" w:hint="eastAsia"/>
          <w:color w:val="000000"/>
          <w:kern w:val="0"/>
          <w:sz w:val="24"/>
          <w:szCs w:val="24"/>
        </w:rPr>
        <w:t>随机</w:t>
      </w:r>
      <w:r w:rsidR="00DF3180">
        <w:rPr>
          <w:rFonts w:ascii="Times New Roman" w:hAnsi="Times New Roman" w:cs="Times New Roman" w:hint="eastAsia"/>
          <w:color w:val="000000"/>
          <w:kern w:val="0"/>
          <w:sz w:val="24"/>
          <w:szCs w:val="24"/>
        </w:rPr>
        <w:t>构建</w:t>
      </w:r>
      <w:ins w:id="53" w:author="Luhua Lai" w:date="2022-06-01T22:13:00Z">
        <w:r w:rsidR="0050628E">
          <w:rPr>
            <w:rFonts w:ascii="Times New Roman" w:hAnsi="Times New Roman" w:cs="Times New Roman" w:hint="eastAsia"/>
            <w:color w:val="000000"/>
            <w:kern w:val="0"/>
            <w:sz w:val="24"/>
            <w:szCs w:val="24"/>
          </w:rPr>
          <w:t>了</w:t>
        </w:r>
      </w:ins>
      <w:r w:rsidR="00DF3180">
        <w:rPr>
          <w:rFonts w:ascii="Times New Roman" w:hAnsi="Times New Roman" w:cs="Times New Roman" w:hint="eastAsia"/>
          <w:color w:val="000000"/>
          <w:kern w:val="0"/>
          <w:sz w:val="24"/>
          <w:szCs w:val="24"/>
        </w:rPr>
        <w:t>1</w:t>
      </w:r>
      <w:r w:rsidR="00DF3180">
        <w:rPr>
          <w:rFonts w:ascii="Times New Roman" w:hAnsi="Times New Roman" w:cs="Times New Roman"/>
          <w:color w:val="000000"/>
          <w:kern w:val="0"/>
          <w:sz w:val="24"/>
          <w:szCs w:val="24"/>
        </w:rPr>
        <w:t>0</w:t>
      </w:r>
      <w:r w:rsidR="00DF3180">
        <w:rPr>
          <w:rFonts w:ascii="Times New Roman" w:hAnsi="Times New Roman" w:cs="Times New Roman" w:hint="eastAsia"/>
          <w:color w:val="000000"/>
          <w:kern w:val="0"/>
          <w:sz w:val="24"/>
          <w:szCs w:val="24"/>
        </w:rPr>
        <w:t>个初始骨架，</w:t>
      </w:r>
      <w:r w:rsidR="009C7F68">
        <w:rPr>
          <w:rFonts w:ascii="Times New Roman" w:hAnsi="Times New Roman" w:cs="Times New Roman" w:hint="eastAsia"/>
          <w:color w:val="000000"/>
          <w:kern w:val="0"/>
          <w:sz w:val="24"/>
          <w:szCs w:val="24"/>
        </w:rPr>
        <w:t>使用</w:t>
      </w:r>
      <w:r w:rsidR="009C7F68">
        <w:rPr>
          <w:rFonts w:ascii="Times New Roman" w:hAnsi="Times New Roman" w:cs="Times New Roman" w:hint="eastAsia"/>
          <w:color w:val="000000"/>
          <w:kern w:val="0"/>
          <w:sz w:val="24"/>
          <w:szCs w:val="24"/>
        </w:rPr>
        <w:t>Rosetta</w:t>
      </w:r>
      <w:r w:rsidR="009C7F68">
        <w:rPr>
          <w:rFonts w:ascii="Times New Roman" w:hAnsi="Times New Roman" w:cs="Times New Roman" w:hint="eastAsia"/>
          <w:color w:val="000000"/>
          <w:kern w:val="0"/>
          <w:sz w:val="24"/>
          <w:szCs w:val="24"/>
        </w:rPr>
        <w:t>程序进行固定主链的序列设计</w:t>
      </w:r>
      <w:r w:rsidR="00B93403">
        <w:rPr>
          <w:rFonts w:ascii="Times New Roman" w:hAnsi="Times New Roman" w:cs="Times New Roman" w:hint="eastAsia"/>
          <w:color w:val="000000"/>
          <w:kern w:val="0"/>
          <w:sz w:val="24"/>
          <w:szCs w:val="24"/>
        </w:rPr>
        <w:t>和精细优化</w:t>
      </w:r>
      <w:commentRangeEnd w:id="52"/>
      <w:r w:rsidR="0050628E">
        <w:rPr>
          <w:rStyle w:val="af1"/>
        </w:rPr>
        <w:commentReference w:id="52"/>
      </w:r>
      <w:r w:rsidR="009C7F68">
        <w:rPr>
          <w:rFonts w:ascii="Times New Roman" w:hAnsi="Times New Roman" w:cs="Times New Roman" w:hint="eastAsia"/>
          <w:color w:val="000000"/>
          <w:kern w:val="0"/>
          <w:sz w:val="24"/>
          <w:szCs w:val="24"/>
        </w:rPr>
        <w:t>，</w:t>
      </w:r>
      <w:r w:rsidR="00E46087">
        <w:rPr>
          <w:rFonts w:ascii="Times New Roman" w:hAnsi="Times New Roman" w:cs="Times New Roman" w:hint="eastAsia"/>
          <w:color w:val="000000"/>
          <w:kern w:val="0"/>
          <w:sz w:val="24"/>
          <w:szCs w:val="24"/>
        </w:rPr>
        <w:t>其中</w:t>
      </w:r>
      <w:r w:rsidR="00E46087">
        <w:rPr>
          <w:rFonts w:ascii="Times New Roman" w:hAnsi="Times New Roman" w:cs="Times New Roman" w:hint="eastAsia"/>
          <w:color w:val="000000"/>
          <w:kern w:val="0"/>
          <w:sz w:val="24"/>
          <w:szCs w:val="24"/>
        </w:rPr>
        <w:t>9</w:t>
      </w:r>
      <w:r w:rsidR="00E46087">
        <w:rPr>
          <w:rFonts w:ascii="Times New Roman" w:hAnsi="Times New Roman" w:cs="Times New Roman" w:hint="eastAsia"/>
          <w:color w:val="000000"/>
          <w:kern w:val="0"/>
          <w:sz w:val="24"/>
          <w:szCs w:val="24"/>
        </w:rPr>
        <w:t>个骨架优化成功、</w:t>
      </w:r>
      <w:r w:rsidR="009C7F68">
        <w:rPr>
          <w:rFonts w:ascii="Times New Roman" w:hAnsi="Times New Roman" w:cs="Times New Roman" w:hint="eastAsia"/>
          <w:color w:val="000000"/>
          <w:kern w:val="0"/>
          <w:sz w:val="24"/>
          <w:szCs w:val="24"/>
        </w:rPr>
        <w:t>获得较低的打分，证明本课题开发的模型能够改善初始骨架结构的可设计性。</w:t>
      </w:r>
    </w:p>
    <w:p w14:paraId="768986C1" w14:textId="77777777" w:rsidR="00FB566D" w:rsidRPr="00277CE6" w:rsidRDefault="00FB566D" w:rsidP="00126A56">
      <w:pPr>
        <w:widowControl/>
        <w:spacing w:line="400" w:lineRule="exact"/>
        <w:ind w:firstLineChars="177" w:firstLine="426"/>
        <w:rPr>
          <w:rFonts w:ascii="Times New Roman" w:hAnsi="Times New Roman" w:cs="Times New Roman"/>
          <w:b/>
          <w:sz w:val="24"/>
        </w:rPr>
      </w:pPr>
    </w:p>
    <w:p w14:paraId="44585D36" w14:textId="73C51C26" w:rsidR="00FB566D" w:rsidRPr="00277CE6" w:rsidRDefault="00FB566D" w:rsidP="00126A56">
      <w:pPr>
        <w:widowControl/>
        <w:spacing w:line="400" w:lineRule="exact"/>
        <w:ind w:firstLineChars="177" w:firstLine="425"/>
        <w:rPr>
          <w:rFonts w:ascii="Times New Roman" w:hAnsi="Times New Roman" w:cs="Times New Roman"/>
        </w:rPr>
      </w:pPr>
      <w:r w:rsidRPr="00AB5A39">
        <w:rPr>
          <w:rFonts w:ascii="黑体" w:eastAsia="黑体" w:hAnsi="黑体" w:cs="Times New Roman"/>
          <w:sz w:val="24"/>
        </w:rPr>
        <w:t>关键词</w:t>
      </w:r>
      <w:r w:rsidRPr="00277CE6">
        <w:rPr>
          <w:rFonts w:ascii="Times New Roman" w:hAnsi="Times New Roman" w:cs="Times New Roman"/>
          <w:sz w:val="24"/>
        </w:rPr>
        <w:t>：</w:t>
      </w:r>
      <w:r w:rsidR="00866823">
        <w:rPr>
          <w:rFonts w:ascii="Times New Roman" w:hAnsi="Times New Roman" w:cs="Times New Roman" w:hint="eastAsia"/>
          <w:sz w:val="24"/>
        </w:rPr>
        <w:t>蛋白质计算设计，</w:t>
      </w:r>
      <w:r w:rsidR="004F16E8">
        <w:rPr>
          <w:rFonts w:ascii="Times New Roman" w:hAnsi="Times New Roman" w:cs="Times New Roman" w:hint="eastAsia"/>
          <w:sz w:val="24"/>
        </w:rPr>
        <w:t>蛋白质</w:t>
      </w:r>
      <w:r w:rsidR="00EF4C65">
        <w:rPr>
          <w:rFonts w:ascii="Times New Roman" w:hAnsi="Times New Roman" w:cs="Times New Roman" w:hint="eastAsia"/>
          <w:sz w:val="24"/>
        </w:rPr>
        <w:t>骨架</w:t>
      </w:r>
      <w:r w:rsidR="00B97A17">
        <w:rPr>
          <w:rFonts w:ascii="Times New Roman" w:hAnsi="Times New Roman" w:cs="Times New Roman" w:hint="eastAsia"/>
          <w:sz w:val="24"/>
        </w:rPr>
        <w:t>优化</w:t>
      </w:r>
      <w:r w:rsidRPr="00277CE6">
        <w:rPr>
          <w:rFonts w:ascii="Times New Roman" w:hAnsi="Times New Roman" w:cs="Times New Roman"/>
          <w:sz w:val="24"/>
        </w:rPr>
        <w:t>，</w:t>
      </w:r>
      <w:r w:rsidR="00B97A17">
        <w:rPr>
          <w:rFonts w:ascii="Times New Roman" w:hAnsi="Times New Roman" w:cs="Times New Roman" w:hint="eastAsia"/>
          <w:sz w:val="24"/>
        </w:rPr>
        <w:t>图神经网络</w:t>
      </w:r>
      <w:r w:rsidRPr="00277CE6">
        <w:rPr>
          <w:rFonts w:ascii="Times New Roman" w:hAnsi="Times New Roman" w:cs="Times New Roman"/>
          <w:sz w:val="24"/>
        </w:rPr>
        <w:t>，</w:t>
      </w:r>
      <w:r w:rsidR="000D1001">
        <w:rPr>
          <w:rFonts w:ascii="Times New Roman" w:hAnsi="Times New Roman" w:cs="Times New Roman" w:hint="eastAsia"/>
          <w:sz w:val="24"/>
        </w:rPr>
        <w:t>可设计性</w:t>
      </w:r>
    </w:p>
    <w:p w14:paraId="0CFCC82C" w14:textId="77777777" w:rsidR="00FB566D" w:rsidRPr="00277CE6" w:rsidRDefault="00FB566D" w:rsidP="00FB566D">
      <w:pPr>
        <w:widowControl/>
        <w:jc w:val="left"/>
        <w:rPr>
          <w:rFonts w:ascii="Times New Roman" w:hAnsi="Times New Roman" w:cs="Times New Roman"/>
          <w:sz w:val="32"/>
          <w:szCs w:val="32"/>
        </w:rPr>
      </w:pPr>
    </w:p>
    <w:p w14:paraId="5897F482" w14:textId="77777777" w:rsidR="00FB566D" w:rsidRPr="00277CE6" w:rsidRDefault="00FB566D">
      <w:pPr>
        <w:widowControl/>
        <w:jc w:val="left"/>
        <w:rPr>
          <w:rFonts w:ascii="Times New Roman" w:hAnsi="Times New Roman" w:cs="Times New Roman"/>
          <w:sz w:val="32"/>
          <w:szCs w:val="32"/>
        </w:rPr>
      </w:pPr>
      <w:r w:rsidRPr="00277CE6">
        <w:rPr>
          <w:rFonts w:ascii="Times New Roman" w:hAnsi="Times New Roman" w:cs="Times New Roman"/>
          <w:sz w:val="32"/>
          <w:szCs w:val="32"/>
        </w:rPr>
        <w:br w:type="page"/>
      </w:r>
    </w:p>
    <w:p w14:paraId="588C05BA" w14:textId="77777777" w:rsidR="00FB566D" w:rsidRPr="00277CE6" w:rsidRDefault="00FB566D" w:rsidP="003208B7">
      <w:pPr>
        <w:snapToGrid w:val="0"/>
        <w:spacing w:line="300" w:lineRule="auto"/>
        <w:jc w:val="center"/>
        <w:rPr>
          <w:rFonts w:ascii="Times New Roman" w:eastAsia="黑体" w:hAnsi="Times New Roman" w:cs="Times New Roman"/>
          <w:b/>
          <w:sz w:val="32"/>
          <w:szCs w:val="32"/>
        </w:rPr>
      </w:pPr>
      <w:bookmarkStart w:id="54" w:name="_Toc387132156"/>
      <w:bookmarkStart w:id="55" w:name="_Toc398804267"/>
      <w:r w:rsidRPr="00277CE6">
        <w:rPr>
          <w:rFonts w:ascii="Times New Roman" w:eastAsia="黑体" w:hAnsi="Times New Roman" w:cs="Times New Roman"/>
          <w:b/>
          <w:sz w:val="32"/>
          <w:szCs w:val="32"/>
        </w:rPr>
        <w:lastRenderedPageBreak/>
        <w:t>ABSTRACT</w:t>
      </w:r>
      <w:bookmarkEnd w:id="54"/>
      <w:bookmarkEnd w:id="55"/>
    </w:p>
    <w:p w14:paraId="3DE53293" w14:textId="25D04A02" w:rsidR="002B0C83" w:rsidRDefault="002B0C83" w:rsidP="00221EF7">
      <w:pPr>
        <w:pStyle w:val="a3"/>
        <w:spacing w:line="400" w:lineRule="exact"/>
        <w:ind w:firstLineChars="200" w:firstLine="480"/>
        <w:rPr>
          <w:rFonts w:ascii="Times New Roman" w:hAnsi="Times New Roman" w:cs="Times New Roman"/>
          <w:sz w:val="24"/>
          <w:szCs w:val="24"/>
        </w:rPr>
      </w:pPr>
      <w:r w:rsidRPr="002B0C83">
        <w:rPr>
          <w:rFonts w:ascii="Times New Roman" w:hAnsi="Times New Roman" w:cs="Times New Roman"/>
          <w:sz w:val="24"/>
          <w:szCs w:val="24"/>
        </w:rPr>
        <w:t xml:space="preserve">Computational protein design is an important topic in the field of computational biology. </w:t>
      </w:r>
      <w:r w:rsidR="00F9289F" w:rsidRPr="00F9289F">
        <w:rPr>
          <w:rFonts w:ascii="Times New Roman" w:hAnsi="Times New Roman" w:cs="Times New Roman"/>
          <w:sz w:val="24"/>
          <w:szCs w:val="24"/>
        </w:rPr>
        <w:t>With the continuous improvement of algorithms and the improvement of computing power, protein computational design is</w:t>
      </w:r>
      <w:r w:rsidR="00F9289F">
        <w:rPr>
          <w:rFonts w:ascii="Times New Roman" w:hAnsi="Times New Roman" w:cs="Times New Roman"/>
          <w:sz w:val="24"/>
          <w:szCs w:val="24"/>
        </w:rPr>
        <w:t xml:space="preserve"> becoming</w:t>
      </w:r>
      <w:r w:rsidR="00F9289F" w:rsidRPr="00F9289F">
        <w:rPr>
          <w:rFonts w:ascii="Times New Roman" w:hAnsi="Times New Roman" w:cs="Times New Roman"/>
          <w:sz w:val="24"/>
          <w:szCs w:val="24"/>
        </w:rPr>
        <w:t xml:space="preserve"> more and more widely used in practical protein engineering, which greatly improves the efficiency of protein engineering design. </w:t>
      </w:r>
      <w:r w:rsidRPr="002B0C83">
        <w:rPr>
          <w:rFonts w:ascii="Times New Roman" w:hAnsi="Times New Roman" w:cs="Times New Roman"/>
          <w:sz w:val="24"/>
          <w:szCs w:val="24"/>
        </w:rPr>
        <w:t xml:space="preserve">In the process of protein computational design, the optimization of the </w:t>
      </w:r>
      <w:r w:rsidR="00F9289F">
        <w:rPr>
          <w:rFonts w:ascii="Times New Roman" w:hAnsi="Times New Roman" w:cs="Times New Roman"/>
          <w:sz w:val="24"/>
          <w:szCs w:val="24"/>
        </w:rPr>
        <w:t>protein scaffold</w:t>
      </w:r>
      <w:r w:rsidRPr="002B0C83">
        <w:rPr>
          <w:rFonts w:ascii="Times New Roman" w:hAnsi="Times New Roman" w:cs="Times New Roman"/>
          <w:sz w:val="24"/>
          <w:szCs w:val="24"/>
        </w:rPr>
        <w:t xml:space="preserve"> can improve the designability of the initial backbone structure, which is of great significance for subsequent sequence design. </w:t>
      </w:r>
      <w:r w:rsidR="00F9289F" w:rsidRPr="00F9289F">
        <w:rPr>
          <w:rFonts w:ascii="Times New Roman" w:hAnsi="Times New Roman" w:cs="Times New Roman"/>
          <w:sz w:val="24"/>
          <w:szCs w:val="24"/>
        </w:rPr>
        <w:t xml:space="preserve">Compared with searching the amino acid sequence space and the conformation space of a specific sequence at the same time, searching the main chain conformation space regardless of the specific type of side chain can greatly reduce the computational cost and avoid falling into </w:t>
      </w:r>
      <w:r w:rsidR="00F9289F">
        <w:rPr>
          <w:rFonts w:ascii="Times New Roman" w:hAnsi="Times New Roman" w:cs="Times New Roman"/>
          <w:sz w:val="24"/>
          <w:szCs w:val="24"/>
        </w:rPr>
        <w:t xml:space="preserve">local </w:t>
      </w:r>
      <w:r w:rsidR="00F9289F">
        <w:rPr>
          <w:rFonts w:ascii="Times New Roman" w:hAnsi="Times New Roman" w:cs="Times New Roman" w:hint="eastAsia"/>
          <w:sz w:val="24"/>
          <w:szCs w:val="24"/>
        </w:rPr>
        <w:t>minimum</w:t>
      </w:r>
      <w:r w:rsidR="00F9289F">
        <w:rPr>
          <w:rFonts w:ascii="Times New Roman" w:hAnsi="Times New Roman" w:cs="Times New Roman"/>
          <w:sz w:val="24"/>
          <w:szCs w:val="24"/>
        </w:rPr>
        <w:t xml:space="preserve"> </w:t>
      </w:r>
      <w:r w:rsidR="00F9289F">
        <w:rPr>
          <w:rFonts w:ascii="Times New Roman" w:hAnsi="Times New Roman" w:cs="Times New Roman" w:hint="eastAsia"/>
          <w:sz w:val="24"/>
          <w:szCs w:val="24"/>
        </w:rPr>
        <w:t>in</w:t>
      </w:r>
      <w:r w:rsidR="00F9289F">
        <w:rPr>
          <w:rFonts w:ascii="Times New Roman" w:hAnsi="Times New Roman" w:cs="Times New Roman"/>
          <w:sz w:val="24"/>
          <w:szCs w:val="24"/>
        </w:rPr>
        <w:t xml:space="preserve"> </w:t>
      </w:r>
      <w:r w:rsidR="00F9289F" w:rsidRPr="00F9289F">
        <w:rPr>
          <w:rFonts w:ascii="Times New Roman" w:hAnsi="Times New Roman" w:cs="Times New Roman"/>
          <w:sz w:val="24"/>
          <w:szCs w:val="24"/>
        </w:rPr>
        <w:t>the energy minimization</w:t>
      </w:r>
      <w:r w:rsidR="00F9289F">
        <w:rPr>
          <w:rFonts w:ascii="Times New Roman" w:hAnsi="Times New Roman" w:cs="Times New Roman"/>
          <w:sz w:val="24"/>
          <w:szCs w:val="24"/>
        </w:rPr>
        <w:t xml:space="preserve"> </w:t>
      </w:r>
      <w:r w:rsidR="00F9289F">
        <w:rPr>
          <w:rFonts w:ascii="Times New Roman" w:hAnsi="Times New Roman" w:cs="Times New Roman" w:hint="eastAsia"/>
          <w:sz w:val="24"/>
          <w:szCs w:val="24"/>
        </w:rPr>
        <w:t>process</w:t>
      </w:r>
      <w:r w:rsidR="00F9289F" w:rsidRPr="00F9289F">
        <w:rPr>
          <w:rFonts w:ascii="Times New Roman" w:hAnsi="Times New Roman" w:cs="Times New Roman"/>
          <w:sz w:val="24"/>
          <w:szCs w:val="24"/>
        </w:rPr>
        <w:t>.</w:t>
      </w:r>
      <w:r w:rsidR="002F711E">
        <w:rPr>
          <w:rFonts w:ascii="Times New Roman" w:hAnsi="Times New Roman" w:cs="Times New Roman"/>
          <w:sz w:val="24"/>
          <w:szCs w:val="24"/>
        </w:rPr>
        <w:t xml:space="preserve"> However,</w:t>
      </w:r>
      <w:r w:rsidR="00F9289F">
        <w:rPr>
          <w:rFonts w:ascii="Times New Roman" w:hAnsi="Times New Roman" w:cs="Times New Roman"/>
          <w:sz w:val="24"/>
          <w:szCs w:val="24"/>
        </w:rPr>
        <w:t xml:space="preserve"> </w:t>
      </w:r>
      <w:r w:rsidR="002F711E">
        <w:rPr>
          <w:rFonts w:ascii="Times New Roman" w:hAnsi="Times New Roman" w:cs="Times New Roman"/>
          <w:sz w:val="24"/>
          <w:szCs w:val="24"/>
        </w:rPr>
        <w:t>t</w:t>
      </w:r>
      <w:r w:rsidRPr="002B0C83">
        <w:rPr>
          <w:rFonts w:ascii="Times New Roman" w:hAnsi="Times New Roman" w:cs="Times New Roman"/>
          <w:sz w:val="24"/>
          <w:szCs w:val="24"/>
        </w:rPr>
        <w:t>aking Rosetta software as an example, the</w:t>
      </w:r>
      <w:r w:rsidR="002F711E">
        <w:rPr>
          <w:rFonts w:ascii="Times New Roman" w:hAnsi="Times New Roman" w:cs="Times New Roman"/>
          <w:sz w:val="24"/>
          <w:szCs w:val="24"/>
        </w:rPr>
        <w:t xml:space="preserve"> </w:t>
      </w:r>
      <w:r w:rsidRPr="002B0C83">
        <w:rPr>
          <w:rFonts w:ascii="Times New Roman" w:hAnsi="Times New Roman" w:cs="Times New Roman"/>
          <w:sz w:val="24"/>
          <w:szCs w:val="24"/>
        </w:rPr>
        <w:t xml:space="preserve">existing </w:t>
      </w:r>
      <w:r w:rsidR="002F711E">
        <w:rPr>
          <w:rFonts w:ascii="Times New Roman" w:hAnsi="Times New Roman" w:cs="Times New Roman"/>
          <w:sz w:val="24"/>
          <w:szCs w:val="24"/>
        </w:rPr>
        <w:t>scaffold</w:t>
      </w:r>
      <w:r w:rsidRPr="002B0C83">
        <w:rPr>
          <w:rFonts w:ascii="Times New Roman" w:hAnsi="Times New Roman" w:cs="Times New Roman"/>
          <w:sz w:val="24"/>
          <w:szCs w:val="24"/>
        </w:rPr>
        <w:t xml:space="preserve"> optimization method uses the energy function </w:t>
      </w:r>
      <w:r>
        <w:rPr>
          <w:rFonts w:ascii="Times New Roman" w:hAnsi="Times New Roman" w:cs="Times New Roman"/>
          <w:sz w:val="24"/>
          <w:szCs w:val="24"/>
        </w:rPr>
        <w:t xml:space="preserve">that couples </w:t>
      </w:r>
      <w:r w:rsidRPr="002B0C83">
        <w:rPr>
          <w:rFonts w:ascii="Times New Roman" w:hAnsi="Times New Roman" w:cs="Times New Roman"/>
          <w:sz w:val="24"/>
          <w:szCs w:val="24"/>
        </w:rPr>
        <w:t>the main chain and side chain atoms, which increases the computational complexity. Therefore, it is necessary to develop a protein main chain structure optimization method that is independent of the side chain.</w:t>
      </w:r>
    </w:p>
    <w:p w14:paraId="42B40438" w14:textId="2C3B50C4" w:rsidR="002161B8" w:rsidRPr="002B0C83" w:rsidRDefault="002161B8" w:rsidP="00221EF7">
      <w:pPr>
        <w:pStyle w:val="a3"/>
        <w:spacing w:line="400" w:lineRule="exact"/>
        <w:ind w:firstLineChars="200" w:firstLine="480"/>
        <w:rPr>
          <w:rFonts w:ascii="Times New Roman" w:hAnsi="Times New Roman" w:cs="Times New Roman"/>
          <w:sz w:val="24"/>
          <w:szCs w:val="24"/>
        </w:rPr>
      </w:pPr>
      <w:r w:rsidRPr="002161B8">
        <w:rPr>
          <w:rFonts w:ascii="Times New Roman" w:hAnsi="Times New Roman" w:cs="Times New Roman"/>
          <w:sz w:val="24"/>
          <w:szCs w:val="24"/>
        </w:rPr>
        <w:t xml:space="preserve">As an important branch of machine learning, deep learning extracts the hidden pattern features in the data through the connection of multiple layers of neurons, and has a strong learning ability. In recent years, it has achieved great success in a series of fields such as </w:t>
      </w:r>
      <w:r w:rsidR="0077497D">
        <w:rPr>
          <w:rFonts w:ascii="Times New Roman" w:hAnsi="Times New Roman" w:cs="Times New Roman"/>
          <w:sz w:val="24"/>
          <w:szCs w:val="24"/>
        </w:rPr>
        <w:t>computer</w:t>
      </w:r>
      <w:r w:rsidRPr="002161B8">
        <w:rPr>
          <w:rFonts w:ascii="Times New Roman" w:hAnsi="Times New Roman" w:cs="Times New Roman"/>
          <w:sz w:val="24"/>
          <w:szCs w:val="24"/>
        </w:rPr>
        <w:t xml:space="preserve"> vision and natural language processing. Graph neural networks can process data represented in the form of graphs, and learn information related to the structure of graphs by training on datasets composed of a large number of graphs.</w:t>
      </w:r>
      <w:r w:rsidR="0077497D">
        <w:rPr>
          <w:rFonts w:ascii="Times New Roman" w:hAnsi="Times New Roman" w:cs="Times New Roman"/>
          <w:sz w:val="24"/>
          <w:szCs w:val="24"/>
        </w:rPr>
        <w:t xml:space="preserve"> </w:t>
      </w:r>
      <w:r w:rsidR="0077497D" w:rsidRPr="0077497D">
        <w:rPr>
          <w:rFonts w:ascii="Times New Roman" w:hAnsi="Times New Roman" w:cs="Times New Roman"/>
          <w:sz w:val="24"/>
          <w:szCs w:val="24"/>
        </w:rPr>
        <w:t>The structure of chemical molecules can be represented in the form of Molecule Graph, which can save and transfer the information of chemical molecules intuitively and efficiently, so GNN has been widely used in cheminformatics.</w:t>
      </w:r>
    </w:p>
    <w:p w14:paraId="45D09D18" w14:textId="34E78FA4" w:rsidR="00BE6D2E" w:rsidRDefault="002B0C83" w:rsidP="00221EF7">
      <w:pPr>
        <w:pStyle w:val="a3"/>
        <w:spacing w:line="400" w:lineRule="exact"/>
        <w:ind w:firstLineChars="200" w:firstLine="480"/>
        <w:rPr>
          <w:rFonts w:ascii="Times New Roman" w:hAnsi="Times New Roman" w:cs="Times New Roman"/>
          <w:sz w:val="24"/>
          <w:szCs w:val="24"/>
        </w:rPr>
      </w:pPr>
      <w:r w:rsidRPr="002B0C83">
        <w:rPr>
          <w:rFonts w:ascii="Times New Roman" w:hAnsi="Times New Roman" w:cs="Times New Roman"/>
          <w:sz w:val="24"/>
          <w:szCs w:val="24"/>
        </w:rPr>
        <w:t>Based on the Equivariant Graph Neural Network</w:t>
      </w:r>
      <w:r w:rsidR="00CA24BE">
        <w:rPr>
          <w:rFonts w:ascii="Times New Roman" w:hAnsi="Times New Roman" w:cs="Times New Roman"/>
          <w:sz w:val="24"/>
          <w:szCs w:val="24"/>
        </w:rPr>
        <w:t xml:space="preserve"> (EGNN)</w:t>
      </w:r>
      <w:r w:rsidRPr="002B0C83">
        <w:rPr>
          <w:rFonts w:ascii="Times New Roman" w:hAnsi="Times New Roman" w:cs="Times New Roman"/>
          <w:sz w:val="24"/>
          <w:szCs w:val="24"/>
        </w:rPr>
        <w:t xml:space="preserve"> and the Denoising Score Matching method, </w:t>
      </w:r>
      <w:r w:rsidR="00EA2745">
        <w:rPr>
          <w:rFonts w:ascii="Times New Roman" w:hAnsi="Times New Roman" w:cs="Times New Roman"/>
          <w:sz w:val="24"/>
          <w:szCs w:val="24"/>
        </w:rPr>
        <w:t>we</w:t>
      </w:r>
      <w:r w:rsidRPr="002B0C83">
        <w:rPr>
          <w:rFonts w:ascii="Times New Roman" w:hAnsi="Times New Roman" w:cs="Times New Roman"/>
          <w:sz w:val="24"/>
          <w:szCs w:val="24"/>
        </w:rPr>
        <w:t xml:space="preserve"> </w:t>
      </w:r>
      <w:r w:rsidR="00D30ABE">
        <w:rPr>
          <w:rFonts w:ascii="Times New Roman" w:hAnsi="Times New Roman" w:cs="Times New Roman"/>
          <w:sz w:val="24"/>
          <w:szCs w:val="24"/>
        </w:rPr>
        <w:t xml:space="preserve">have </w:t>
      </w:r>
      <w:r w:rsidR="00EA2745">
        <w:rPr>
          <w:rFonts w:ascii="Times New Roman" w:hAnsi="Times New Roman" w:cs="Times New Roman"/>
          <w:sz w:val="24"/>
          <w:szCs w:val="24"/>
        </w:rPr>
        <w:t>develop</w:t>
      </w:r>
      <w:r w:rsidR="00D30ABE">
        <w:rPr>
          <w:rFonts w:ascii="Times New Roman" w:hAnsi="Times New Roman" w:cs="Times New Roman"/>
          <w:sz w:val="24"/>
          <w:szCs w:val="24"/>
        </w:rPr>
        <w:t>ed</w:t>
      </w:r>
      <w:r w:rsidRPr="002B0C83">
        <w:rPr>
          <w:rFonts w:ascii="Times New Roman" w:hAnsi="Times New Roman" w:cs="Times New Roman"/>
          <w:sz w:val="24"/>
          <w:szCs w:val="24"/>
        </w:rPr>
        <w:t xml:space="preserve"> a model that can optimize the structure of the protein main chain independent of the side chain on the </w:t>
      </w:r>
      <w:r w:rsidR="00C20D25">
        <w:rPr>
          <w:rFonts w:ascii="Times New Roman" w:hAnsi="Times New Roman" w:cs="Times New Roman"/>
          <w:sz w:val="24"/>
          <w:szCs w:val="24"/>
        </w:rPr>
        <w:t>natural</w:t>
      </w:r>
      <w:r w:rsidRPr="002B0C83">
        <w:rPr>
          <w:rFonts w:ascii="Times New Roman" w:hAnsi="Times New Roman" w:cs="Times New Roman"/>
          <w:sz w:val="24"/>
          <w:szCs w:val="24"/>
        </w:rPr>
        <w:t xml:space="preserve"> protein structure dataset.</w:t>
      </w:r>
      <w:r w:rsidR="00EA2745">
        <w:rPr>
          <w:rFonts w:ascii="Times New Roman" w:hAnsi="Times New Roman" w:cs="Times New Roman"/>
          <w:sz w:val="24"/>
          <w:szCs w:val="24"/>
        </w:rPr>
        <w:t xml:space="preserve"> </w:t>
      </w:r>
      <w:r w:rsidR="0006666B">
        <w:rPr>
          <w:rFonts w:ascii="Times New Roman" w:hAnsi="Times New Roman" w:cs="Times New Roman"/>
          <w:sz w:val="24"/>
          <w:szCs w:val="24"/>
        </w:rPr>
        <w:t xml:space="preserve">Protein structure data in PDB format </w:t>
      </w:r>
      <w:r w:rsidR="00C67FA8">
        <w:rPr>
          <w:rFonts w:ascii="Times New Roman" w:hAnsi="Times New Roman" w:cs="Times New Roman"/>
          <w:sz w:val="24"/>
          <w:szCs w:val="24"/>
        </w:rPr>
        <w:t>is</w:t>
      </w:r>
      <w:r w:rsidR="0006666B">
        <w:rPr>
          <w:rFonts w:ascii="Times New Roman" w:hAnsi="Times New Roman" w:cs="Times New Roman"/>
          <w:sz w:val="24"/>
          <w:szCs w:val="24"/>
        </w:rPr>
        <w:t xml:space="preserve"> converted to graph, where t</w:t>
      </w:r>
      <w:r w:rsidR="0006666B" w:rsidRPr="0006666B">
        <w:rPr>
          <w:rFonts w:ascii="Times New Roman" w:hAnsi="Times New Roman" w:cs="Times New Roman"/>
          <w:sz w:val="24"/>
          <w:szCs w:val="24"/>
        </w:rPr>
        <w:t>he Cα atom of each residue of the protein</w:t>
      </w:r>
      <w:r w:rsidR="0006666B">
        <w:rPr>
          <w:rFonts w:ascii="Times New Roman" w:hAnsi="Times New Roman" w:cs="Times New Roman"/>
          <w:sz w:val="24"/>
          <w:szCs w:val="24"/>
        </w:rPr>
        <w:t xml:space="preserve"> </w:t>
      </w:r>
      <w:r w:rsidR="00C67FA8">
        <w:rPr>
          <w:rFonts w:ascii="Times New Roman" w:hAnsi="Times New Roman" w:cs="Times New Roman"/>
          <w:sz w:val="24"/>
          <w:szCs w:val="24"/>
        </w:rPr>
        <w:t>i</w:t>
      </w:r>
      <w:r w:rsidR="0006666B">
        <w:rPr>
          <w:rFonts w:ascii="Times New Roman" w:hAnsi="Times New Roman" w:cs="Times New Roman"/>
          <w:sz w:val="24"/>
          <w:szCs w:val="24"/>
        </w:rPr>
        <w:t xml:space="preserve">s converted to </w:t>
      </w:r>
      <w:r w:rsidR="0006666B" w:rsidRPr="0006666B">
        <w:rPr>
          <w:rFonts w:ascii="Times New Roman" w:hAnsi="Times New Roman" w:cs="Times New Roman"/>
          <w:sz w:val="24"/>
          <w:szCs w:val="24"/>
        </w:rPr>
        <w:t>a node of the graph</w:t>
      </w:r>
      <w:r w:rsidR="0006666B">
        <w:rPr>
          <w:rFonts w:ascii="Times New Roman" w:hAnsi="Times New Roman" w:cs="Times New Roman"/>
          <w:sz w:val="24"/>
          <w:szCs w:val="24"/>
        </w:rPr>
        <w:t>, and t</w:t>
      </w:r>
      <w:r w:rsidR="0006666B" w:rsidRPr="0006666B">
        <w:rPr>
          <w:rFonts w:ascii="Times New Roman" w:hAnsi="Times New Roman" w:cs="Times New Roman"/>
          <w:sz w:val="24"/>
          <w:szCs w:val="24"/>
        </w:rPr>
        <w:t xml:space="preserve">he interaction between a pair of residues in </w:t>
      </w:r>
      <w:r w:rsidR="0006666B">
        <w:rPr>
          <w:rFonts w:ascii="Times New Roman" w:hAnsi="Times New Roman" w:cs="Times New Roman"/>
          <w:sz w:val="24"/>
          <w:szCs w:val="24"/>
        </w:rPr>
        <w:t>the</w:t>
      </w:r>
      <w:r w:rsidR="0006666B" w:rsidRPr="0006666B">
        <w:rPr>
          <w:rFonts w:ascii="Times New Roman" w:hAnsi="Times New Roman" w:cs="Times New Roman"/>
          <w:sz w:val="24"/>
          <w:szCs w:val="24"/>
        </w:rPr>
        <w:t xml:space="preserve"> protein correspond</w:t>
      </w:r>
      <w:r w:rsidR="00C67FA8">
        <w:rPr>
          <w:rFonts w:ascii="Times New Roman" w:hAnsi="Times New Roman" w:cs="Times New Roman"/>
          <w:sz w:val="24"/>
          <w:szCs w:val="24"/>
        </w:rPr>
        <w:t>s</w:t>
      </w:r>
      <w:r w:rsidR="0006666B" w:rsidRPr="0006666B">
        <w:rPr>
          <w:rFonts w:ascii="Times New Roman" w:hAnsi="Times New Roman" w:cs="Times New Roman"/>
          <w:sz w:val="24"/>
          <w:szCs w:val="24"/>
        </w:rPr>
        <w:t xml:space="preserve"> to an edge</w:t>
      </w:r>
      <w:r w:rsidR="0006666B">
        <w:rPr>
          <w:rFonts w:ascii="Times New Roman" w:hAnsi="Times New Roman" w:cs="Times New Roman"/>
          <w:sz w:val="24"/>
          <w:szCs w:val="24"/>
        </w:rPr>
        <w:t xml:space="preserve">. </w:t>
      </w:r>
      <w:r w:rsidR="007F07E5">
        <w:rPr>
          <w:rFonts w:ascii="Times New Roman" w:hAnsi="Times New Roman" w:cs="Times New Roman"/>
          <w:sz w:val="24"/>
          <w:szCs w:val="24"/>
        </w:rPr>
        <w:t xml:space="preserve">In the training process, </w:t>
      </w:r>
      <w:r w:rsidR="007F07E5" w:rsidRPr="007F07E5">
        <w:rPr>
          <w:rFonts w:ascii="Times New Roman" w:hAnsi="Times New Roman" w:cs="Times New Roman"/>
          <w:sz w:val="24"/>
          <w:szCs w:val="24"/>
        </w:rPr>
        <w:t>Euclidean distance</w:t>
      </w:r>
      <w:r w:rsidR="007F07E5">
        <w:rPr>
          <w:rFonts w:ascii="Times New Roman" w:hAnsi="Times New Roman" w:cs="Times New Roman"/>
          <w:sz w:val="24"/>
          <w:szCs w:val="24"/>
        </w:rPr>
        <w:t>s</w:t>
      </w:r>
      <w:r w:rsidR="007F07E5" w:rsidRPr="007F07E5">
        <w:rPr>
          <w:rFonts w:ascii="Times New Roman" w:hAnsi="Times New Roman" w:cs="Times New Roman"/>
          <w:sz w:val="24"/>
          <w:szCs w:val="24"/>
        </w:rPr>
        <w:t xml:space="preserve"> between Cα atoms of connected residues where edges exist</w:t>
      </w:r>
      <w:r w:rsidR="007F07E5">
        <w:rPr>
          <w:rFonts w:ascii="Times New Roman" w:hAnsi="Times New Roman" w:cs="Times New Roman"/>
          <w:sz w:val="24"/>
          <w:szCs w:val="24"/>
        </w:rPr>
        <w:t xml:space="preserve"> </w:t>
      </w:r>
      <w:r w:rsidR="00C67FA8">
        <w:rPr>
          <w:rFonts w:ascii="Times New Roman" w:hAnsi="Times New Roman" w:cs="Times New Roman"/>
          <w:sz w:val="24"/>
          <w:szCs w:val="24"/>
        </w:rPr>
        <w:t>are</w:t>
      </w:r>
      <w:r w:rsidR="007F07E5">
        <w:rPr>
          <w:rFonts w:ascii="Times New Roman" w:hAnsi="Times New Roman" w:cs="Times New Roman"/>
          <w:sz w:val="24"/>
          <w:szCs w:val="24"/>
        </w:rPr>
        <w:t xml:space="preserve"> calculated</w:t>
      </w:r>
      <w:r w:rsidR="00F434EA">
        <w:rPr>
          <w:rFonts w:ascii="Times New Roman" w:hAnsi="Times New Roman" w:cs="Times New Roman"/>
          <w:sz w:val="24"/>
          <w:szCs w:val="24"/>
        </w:rPr>
        <w:t xml:space="preserve"> to construct distance vector </w:t>
      </w:r>
      <m:oMath>
        <m:r>
          <m:rPr>
            <m:sty m:val="bi"/>
          </m:rPr>
          <w:rPr>
            <w:rFonts w:ascii="Cambria Math" w:eastAsia="宋体" w:hAnsi="Cambria Math" w:cs="Times New Roman"/>
            <w:sz w:val="24"/>
            <w:szCs w:val="24"/>
          </w:rPr>
          <m:t>d</m:t>
        </m:r>
      </m:oMath>
      <w:r w:rsidR="00F434EA">
        <w:rPr>
          <w:rFonts w:ascii="Times New Roman" w:hAnsi="Times New Roman" w:cs="Times New Roman"/>
          <w:sz w:val="24"/>
          <w:szCs w:val="24"/>
        </w:rPr>
        <w:t xml:space="preserve">. A series of </w:t>
      </w:r>
      <w:proofErr w:type="spellStart"/>
      <w:r w:rsidR="00F434EA">
        <w:rPr>
          <w:rFonts w:ascii="Times New Roman" w:hAnsi="Times New Roman" w:cs="Times New Roman"/>
          <w:sz w:val="24"/>
          <w:szCs w:val="24"/>
        </w:rPr>
        <w:t>Gaussain</w:t>
      </w:r>
      <w:proofErr w:type="spellEnd"/>
      <w:r w:rsidR="00F434EA">
        <w:rPr>
          <w:rFonts w:ascii="Times New Roman" w:hAnsi="Times New Roman" w:cs="Times New Roman"/>
          <w:sz w:val="24"/>
          <w:szCs w:val="24"/>
        </w:rPr>
        <w:t xml:space="preserve"> noise with </w:t>
      </w:r>
      <w:r w:rsidR="00F434EA" w:rsidRPr="00F434EA">
        <w:rPr>
          <w:rFonts w:ascii="Times New Roman" w:hAnsi="Times New Roman" w:cs="Times New Roman"/>
          <w:sz w:val="24"/>
          <w:szCs w:val="24"/>
        </w:rPr>
        <w:t xml:space="preserve">varying intensities </w:t>
      </w:r>
      <m:oMath>
        <m:r>
          <w:rPr>
            <w:rFonts w:ascii="Cambria Math" w:eastAsia="宋体" w:hAnsi="Cambria Math" w:cs="Times New Roman"/>
            <w:sz w:val="24"/>
            <w:szCs w:val="24"/>
          </w:rPr>
          <m:t>{</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σ</m:t>
            </m:r>
          </m:e>
          <m:sub>
            <m:r>
              <w:rPr>
                <w:rFonts w:ascii="Cambria Math" w:eastAsia="宋体" w:hAnsi="Cambria Math" w:cs="Times New Roman"/>
                <w:sz w:val="24"/>
                <w:szCs w:val="24"/>
              </w:rPr>
              <m:t>i</m:t>
            </m:r>
          </m:sub>
        </m:sSub>
        <m:sSubSup>
          <m:sSubSupPr>
            <m:ctrlPr>
              <w:rPr>
                <w:rFonts w:ascii="Cambria Math" w:eastAsia="宋体" w:hAnsi="Cambria Math" w:cs="Times New Roman"/>
                <w:i/>
                <w:sz w:val="24"/>
                <w:szCs w:val="24"/>
              </w:rPr>
            </m:ctrlPr>
          </m:sSubSupPr>
          <m:e>
            <m:r>
              <m:rPr>
                <m:lit/>
              </m:rPr>
              <w:rPr>
                <w:rFonts w:ascii="Cambria Math" w:eastAsia="宋体" w:hAnsi="Cambria Math" w:cs="Times New Roman"/>
                <w:sz w:val="24"/>
                <w:szCs w:val="24"/>
              </w:rPr>
              <m:t>}</m:t>
            </m:r>
          </m:e>
          <m:sub>
            <m:r>
              <w:rPr>
                <w:rFonts w:ascii="Cambria Math" w:eastAsia="宋体" w:hAnsi="Cambria Math" w:cs="Times New Roman"/>
                <w:sz w:val="24"/>
                <w:szCs w:val="24"/>
              </w:rPr>
              <m:t>i=1</m:t>
            </m:r>
          </m:sub>
          <m:sup>
            <m:r>
              <w:rPr>
                <w:rFonts w:ascii="Cambria Math" w:eastAsia="宋体" w:hAnsi="Cambria Math" w:cs="Times New Roman"/>
                <w:sz w:val="24"/>
                <w:szCs w:val="24"/>
              </w:rPr>
              <m:t>L</m:t>
            </m:r>
          </m:sup>
        </m:sSubSup>
      </m:oMath>
      <w:r w:rsidR="00F434EA">
        <w:rPr>
          <w:rFonts w:ascii="Times New Roman" w:hAnsi="Times New Roman" w:cs="Times New Roman"/>
          <w:sz w:val="24"/>
          <w:szCs w:val="24"/>
        </w:rPr>
        <w:t xml:space="preserve"> </w:t>
      </w:r>
      <w:r w:rsidR="00C67FA8">
        <w:rPr>
          <w:rFonts w:ascii="Times New Roman" w:hAnsi="Times New Roman" w:cs="Times New Roman"/>
          <w:sz w:val="24"/>
          <w:szCs w:val="24"/>
        </w:rPr>
        <w:t>are</w:t>
      </w:r>
      <w:r w:rsidR="00F434EA">
        <w:rPr>
          <w:rFonts w:ascii="Times New Roman" w:hAnsi="Times New Roman" w:cs="Times New Roman"/>
          <w:sz w:val="24"/>
          <w:szCs w:val="24"/>
        </w:rPr>
        <w:t xml:space="preserve"> used to perturb the distance vector </w:t>
      </w:r>
      <m:oMath>
        <m:r>
          <m:rPr>
            <m:sty m:val="bi"/>
          </m:rPr>
          <w:rPr>
            <w:rFonts w:ascii="Cambria Math" w:eastAsia="宋体" w:hAnsi="Cambria Math" w:cs="Times New Roman"/>
            <w:sz w:val="24"/>
            <w:szCs w:val="24"/>
          </w:rPr>
          <m:t>d</m:t>
        </m:r>
      </m:oMath>
      <w:r w:rsidR="00F434EA">
        <w:rPr>
          <w:rFonts w:ascii="Times New Roman" w:hAnsi="Times New Roman" w:cs="Times New Roman"/>
          <w:sz w:val="24"/>
          <w:szCs w:val="24"/>
        </w:rPr>
        <w:t xml:space="preserve">. </w:t>
      </w:r>
      <w:r w:rsidR="00C52FE0">
        <w:rPr>
          <w:rFonts w:ascii="Times New Roman" w:hAnsi="Times New Roman" w:cs="Times New Roman"/>
          <w:sz w:val="24"/>
          <w:szCs w:val="24"/>
        </w:rPr>
        <w:t xml:space="preserve">The score network </w:t>
      </w:r>
      <m:oMath>
        <m:sSub>
          <m:sSubPr>
            <m:ctrlPr>
              <w:rPr>
                <w:rFonts w:ascii="Cambria Math" w:eastAsia="宋体" w:hAnsi="Cambria Math" w:cs="Times New Roman"/>
                <w:b/>
                <w:i/>
                <w:sz w:val="24"/>
                <w:szCs w:val="24"/>
              </w:rPr>
            </m:ctrlPr>
          </m:sSubPr>
          <m:e>
            <m:r>
              <m:rPr>
                <m:sty m:val="bi"/>
              </m:rPr>
              <w:rPr>
                <w:rFonts w:ascii="Cambria Math" w:eastAsia="宋体" w:hAnsi="Cambria Math" w:cs="Times New Roman"/>
                <w:sz w:val="24"/>
                <w:szCs w:val="24"/>
              </w:rPr>
              <m:t>s</m:t>
            </m:r>
          </m:e>
          <m:sub>
            <m:r>
              <m:rPr>
                <m:sty m:val="bi"/>
              </m:rPr>
              <w:rPr>
                <w:rFonts w:ascii="Cambria Math" w:eastAsia="宋体" w:hAnsi="Cambria Math" w:cs="Times New Roman" w:hint="eastAsia"/>
                <w:sz w:val="24"/>
                <w:szCs w:val="24"/>
              </w:rPr>
              <m:t>θ</m:t>
            </m:r>
          </m:sub>
        </m:sSub>
      </m:oMath>
      <w:r w:rsidR="00C52FE0">
        <w:rPr>
          <w:rFonts w:ascii="Times New Roman" w:hAnsi="Times New Roman" w:cs="Times New Roman" w:hint="eastAsia"/>
          <w:sz w:val="24"/>
          <w:szCs w:val="24"/>
        </w:rPr>
        <w:t xml:space="preserve"> </w:t>
      </w:r>
      <w:r w:rsidR="00C67FA8">
        <w:rPr>
          <w:rFonts w:ascii="Times New Roman" w:hAnsi="Times New Roman" w:cs="Times New Roman"/>
          <w:sz w:val="24"/>
          <w:szCs w:val="24"/>
        </w:rPr>
        <w:t>i</w:t>
      </w:r>
      <w:r w:rsidR="00C52FE0">
        <w:rPr>
          <w:rFonts w:ascii="Times New Roman" w:hAnsi="Times New Roman" w:cs="Times New Roman"/>
          <w:sz w:val="24"/>
          <w:szCs w:val="24"/>
        </w:rPr>
        <w:t xml:space="preserve">s trained to fit the gradient field that was defined as </w:t>
      </w:r>
      <m:oMath>
        <m:r>
          <m:rPr>
            <m:sty m:val="bi"/>
          </m:rPr>
          <w:rPr>
            <w:rFonts w:ascii="Cambria Math" w:eastAsia="宋体" w:hAnsi="Cambria Math" w:cs="Times New Roman"/>
            <w:sz w:val="24"/>
            <w:szCs w:val="24"/>
          </w:rPr>
          <m:t>d</m:t>
        </m:r>
        <m:box>
          <m:boxPr>
            <m:opEmu m:val="1"/>
            <m:ctrlPr>
              <w:rPr>
                <w:rFonts w:ascii="Cambria Math" w:eastAsia="宋体" w:hAnsi="Cambria Math" w:cs="Times New Roman"/>
                <w:sz w:val="24"/>
                <w:szCs w:val="24"/>
              </w:rPr>
            </m:ctrlPr>
          </m:boxPr>
          <m:e>
            <m:r>
              <m:rPr>
                <m:sty m:val="p"/>
              </m:rPr>
              <w:rPr>
                <w:rFonts w:ascii="Cambria Math" w:eastAsia="宋体" w:hAnsi="Cambria Math" w:cs="Times New Roman"/>
                <w:sz w:val="24"/>
                <w:szCs w:val="24"/>
              </w:rPr>
              <m:t>-</m:t>
            </m:r>
            <m:acc>
              <m:accPr>
                <m:chr m:val="̃"/>
                <m:ctrlPr>
                  <w:rPr>
                    <w:rFonts w:ascii="Cambria Math" w:eastAsia="宋体" w:hAnsi="Cambria Math" w:cs="Times New Roman"/>
                    <w:b/>
                    <w:i/>
                    <w:sz w:val="24"/>
                    <w:szCs w:val="24"/>
                  </w:rPr>
                </m:ctrlPr>
              </m:accPr>
              <m:e>
                <m:r>
                  <m:rPr>
                    <m:sty m:val="bi"/>
                  </m:rPr>
                  <w:rPr>
                    <w:rFonts w:ascii="Cambria Math" w:eastAsia="宋体" w:hAnsi="Cambria Math" w:cs="Times New Roman"/>
                    <w:sz w:val="24"/>
                    <w:szCs w:val="24"/>
                  </w:rPr>
                  <m:t xml:space="preserve"> d</m:t>
                </m:r>
              </m:e>
            </m:acc>
          </m:e>
        </m:box>
      </m:oMath>
      <w:r w:rsidR="00C52FE0">
        <w:rPr>
          <w:rFonts w:ascii="Times New Roman" w:hAnsi="Times New Roman" w:cs="Times New Roman"/>
          <w:sz w:val="24"/>
          <w:szCs w:val="24"/>
        </w:rPr>
        <w:t xml:space="preserve">. </w:t>
      </w:r>
      <w:r w:rsidR="00C52FE0" w:rsidRPr="00C52FE0">
        <w:rPr>
          <w:rFonts w:ascii="Times New Roman" w:hAnsi="Times New Roman" w:cs="Times New Roman"/>
          <w:sz w:val="24"/>
          <w:szCs w:val="24"/>
        </w:rPr>
        <w:t xml:space="preserve">When training on each </w:t>
      </w:r>
      <w:r w:rsidR="00C67FA8">
        <w:rPr>
          <w:rFonts w:ascii="Times New Roman" w:hAnsi="Times New Roman" w:cs="Times New Roman"/>
          <w:sz w:val="24"/>
          <w:szCs w:val="24"/>
        </w:rPr>
        <w:t xml:space="preserve">protein </w:t>
      </w:r>
      <w:r w:rsidR="00C52FE0" w:rsidRPr="00C52FE0">
        <w:rPr>
          <w:rFonts w:ascii="Times New Roman" w:hAnsi="Times New Roman" w:cs="Times New Roman"/>
          <w:sz w:val="24"/>
          <w:szCs w:val="24"/>
        </w:rPr>
        <w:t>structur</w:t>
      </w:r>
      <w:r w:rsidR="00C67FA8">
        <w:rPr>
          <w:rFonts w:ascii="Times New Roman" w:hAnsi="Times New Roman" w:cs="Times New Roman"/>
          <w:sz w:val="24"/>
          <w:szCs w:val="24"/>
        </w:rPr>
        <w:t>e</w:t>
      </w:r>
      <w:r w:rsidR="00C52FE0" w:rsidRPr="00C52FE0">
        <w:rPr>
          <w:rFonts w:ascii="Times New Roman" w:hAnsi="Times New Roman" w:cs="Times New Roman"/>
          <w:sz w:val="24"/>
          <w:szCs w:val="24"/>
        </w:rPr>
        <w:t xml:space="preserve"> data, the intensity of Gaussian noise </w:t>
      </w:r>
      <m:oMath>
        <m:r>
          <w:rPr>
            <w:rFonts w:ascii="Cambria Math" w:eastAsia="宋体" w:hAnsi="Cambria Math" w:cs="Times New Roman"/>
            <w:sz w:val="24"/>
            <w:szCs w:val="24"/>
          </w:rPr>
          <m:t>σ</m:t>
        </m:r>
      </m:oMath>
      <w:r w:rsidR="00C52FE0" w:rsidRPr="00C52FE0">
        <w:rPr>
          <w:rFonts w:ascii="Times New Roman" w:hAnsi="Times New Roman" w:cs="Times New Roman"/>
          <w:sz w:val="24"/>
          <w:szCs w:val="24"/>
        </w:rPr>
        <w:t xml:space="preserve"> is gradually increased from small to large, so as to improve the robustness of the scoring network </w:t>
      </w:r>
      <m:oMath>
        <m:sSub>
          <m:sSubPr>
            <m:ctrlPr>
              <w:rPr>
                <w:rFonts w:ascii="Cambria Math" w:eastAsia="宋体" w:hAnsi="Cambria Math" w:cs="Times New Roman"/>
                <w:b/>
                <w:i/>
                <w:sz w:val="24"/>
                <w:szCs w:val="24"/>
              </w:rPr>
            </m:ctrlPr>
          </m:sSubPr>
          <m:e>
            <m:r>
              <m:rPr>
                <m:sty m:val="bi"/>
              </m:rPr>
              <w:rPr>
                <w:rFonts w:ascii="Cambria Math" w:eastAsia="宋体" w:hAnsi="Cambria Math" w:cs="Times New Roman"/>
                <w:sz w:val="24"/>
                <w:szCs w:val="24"/>
              </w:rPr>
              <m:t>s</m:t>
            </m:r>
          </m:e>
          <m:sub>
            <m:r>
              <m:rPr>
                <m:sty m:val="bi"/>
              </m:rPr>
              <w:rPr>
                <w:rFonts w:ascii="Cambria Math" w:eastAsia="宋体" w:hAnsi="Cambria Math" w:cs="Times New Roman" w:hint="eastAsia"/>
                <w:sz w:val="24"/>
                <w:szCs w:val="24"/>
              </w:rPr>
              <m:t>θ</m:t>
            </m:r>
          </m:sub>
        </m:sSub>
      </m:oMath>
      <w:r w:rsidR="00C52FE0">
        <w:rPr>
          <w:rFonts w:ascii="Times New Roman" w:hAnsi="Times New Roman" w:cs="Times New Roman"/>
          <w:sz w:val="24"/>
          <w:szCs w:val="24"/>
        </w:rPr>
        <w:t>.</w:t>
      </w:r>
      <w:r w:rsidR="00C50C23">
        <w:rPr>
          <w:rFonts w:ascii="Times New Roman" w:hAnsi="Times New Roman" w:cs="Times New Roman"/>
          <w:sz w:val="24"/>
          <w:szCs w:val="24"/>
        </w:rPr>
        <w:t xml:space="preserve"> In the protein scaffold optimization process, we adopt annealed Langevin dynamics sampling to generate optimized backbone structure.</w:t>
      </w:r>
      <w:r w:rsidR="0077497D">
        <w:rPr>
          <w:rFonts w:ascii="Times New Roman" w:hAnsi="Times New Roman" w:cs="Times New Roman"/>
          <w:sz w:val="24"/>
          <w:szCs w:val="24"/>
        </w:rPr>
        <w:t xml:space="preserve"> </w:t>
      </w:r>
      <w:r w:rsidR="0077497D" w:rsidRPr="0077497D">
        <w:rPr>
          <w:rFonts w:ascii="Times New Roman" w:hAnsi="Times New Roman" w:cs="Times New Roman"/>
          <w:sz w:val="24"/>
          <w:szCs w:val="24"/>
        </w:rPr>
        <w:t xml:space="preserve">In the </w:t>
      </w:r>
      <w:r w:rsidR="0077497D" w:rsidRPr="0077497D">
        <w:rPr>
          <w:rFonts w:ascii="Times New Roman" w:hAnsi="Times New Roman" w:cs="Times New Roman"/>
          <w:sz w:val="24"/>
          <w:szCs w:val="24"/>
        </w:rPr>
        <w:lastRenderedPageBreak/>
        <w:t xml:space="preserve">experiment, </w:t>
      </w:r>
      <w:r w:rsidR="0077497D">
        <w:rPr>
          <w:rFonts w:ascii="Times New Roman" w:hAnsi="Times New Roman" w:cs="Times New Roman"/>
          <w:sz w:val="24"/>
          <w:szCs w:val="24"/>
        </w:rPr>
        <w:t xml:space="preserve">we </w:t>
      </w:r>
      <w:r w:rsidR="0077497D" w:rsidRPr="0077497D">
        <w:rPr>
          <w:rFonts w:ascii="Times New Roman" w:hAnsi="Times New Roman" w:cs="Times New Roman"/>
          <w:sz w:val="24"/>
          <w:szCs w:val="24"/>
        </w:rPr>
        <w:t>adjust the hyperparameters of the model based on the performance of the model on the validation set and the performance of the model on the actual optimization problem</w:t>
      </w:r>
      <w:r w:rsidR="0077497D">
        <w:rPr>
          <w:rFonts w:ascii="Times New Roman" w:hAnsi="Times New Roman" w:cs="Times New Roman"/>
          <w:sz w:val="24"/>
          <w:szCs w:val="24"/>
        </w:rPr>
        <w:t>.</w:t>
      </w:r>
      <w:r w:rsidR="00C50C23">
        <w:rPr>
          <w:rFonts w:ascii="Times New Roman" w:hAnsi="Times New Roman" w:cs="Times New Roman"/>
          <w:sz w:val="24"/>
          <w:szCs w:val="24"/>
        </w:rPr>
        <w:t xml:space="preserve"> </w:t>
      </w:r>
      <w:r w:rsidR="000B38F5" w:rsidRPr="000B38F5">
        <w:rPr>
          <w:rFonts w:ascii="Times New Roman" w:hAnsi="Times New Roman" w:cs="Times New Roman"/>
          <w:sz w:val="24"/>
          <w:szCs w:val="24"/>
        </w:rPr>
        <w:t>During the training process, the loss function gradually decreases on both the training set and the validation set</w:t>
      </w:r>
      <w:r w:rsidR="000B38F5">
        <w:rPr>
          <w:rFonts w:ascii="Times New Roman" w:hAnsi="Times New Roman" w:cs="Times New Roman"/>
          <w:sz w:val="24"/>
          <w:szCs w:val="24"/>
        </w:rPr>
        <w:t xml:space="preserve">. </w:t>
      </w:r>
      <w:r w:rsidR="00F434EA">
        <w:rPr>
          <w:rFonts w:ascii="Times New Roman" w:hAnsi="Times New Roman" w:cs="Times New Roman"/>
          <w:sz w:val="24"/>
          <w:szCs w:val="24"/>
        </w:rPr>
        <w:t>T</w:t>
      </w:r>
      <w:r w:rsidRPr="002B0C83">
        <w:rPr>
          <w:rFonts w:ascii="Times New Roman" w:hAnsi="Times New Roman" w:cs="Times New Roman"/>
          <w:sz w:val="24"/>
          <w:szCs w:val="24"/>
        </w:rPr>
        <w:t xml:space="preserve">he model </w:t>
      </w:r>
      <w:ins w:id="56" w:author="Luhua Lai" w:date="2022-06-01T22:15:00Z">
        <w:r w:rsidR="0050628E">
          <w:rPr>
            <w:rFonts w:ascii="Times New Roman" w:hAnsi="Times New Roman" w:cs="Times New Roman"/>
            <w:sz w:val="24"/>
            <w:szCs w:val="24"/>
          </w:rPr>
          <w:t>was</w:t>
        </w:r>
      </w:ins>
      <w:del w:id="57" w:author="Luhua Lai" w:date="2022-06-01T22:15:00Z">
        <w:r w:rsidR="00C67FA8" w:rsidDel="0050628E">
          <w:rPr>
            <w:rFonts w:ascii="Times New Roman" w:hAnsi="Times New Roman" w:cs="Times New Roman"/>
            <w:sz w:val="24"/>
            <w:szCs w:val="24"/>
          </w:rPr>
          <w:delText>i</w:delText>
        </w:r>
        <w:r w:rsidRPr="002B0C83" w:rsidDel="0050628E">
          <w:rPr>
            <w:rFonts w:ascii="Times New Roman" w:hAnsi="Times New Roman" w:cs="Times New Roman"/>
            <w:sz w:val="24"/>
            <w:szCs w:val="24"/>
          </w:rPr>
          <w:delText>s</w:delText>
        </w:r>
      </w:del>
      <w:r w:rsidRPr="002B0C83">
        <w:rPr>
          <w:rFonts w:ascii="Times New Roman" w:hAnsi="Times New Roman" w:cs="Times New Roman"/>
          <w:sz w:val="24"/>
          <w:szCs w:val="24"/>
        </w:rPr>
        <w:t xml:space="preserve"> evaluated by its </w:t>
      </w:r>
      <w:r w:rsidR="00EA2745">
        <w:rPr>
          <w:rFonts w:ascii="Times New Roman" w:hAnsi="Times New Roman" w:cs="Times New Roman" w:hint="eastAsia"/>
          <w:sz w:val="24"/>
          <w:szCs w:val="24"/>
        </w:rPr>
        <w:t>optimization</w:t>
      </w:r>
      <w:r w:rsidRPr="002B0C83">
        <w:rPr>
          <w:rFonts w:ascii="Times New Roman" w:hAnsi="Times New Roman" w:cs="Times New Roman"/>
          <w:sz w:val="24"/>
          <w:szCs w:val="24"/>
        </w:rPr>
        <w:t xml:space="preserve"> performance on the protein backbone structure after Gaussian noise perturbation. </w:t>
      </w:r>
      <w:ins w:id="58" w:author="Luhua Lai" w:date="2022-06-01T22:15:00Z">
        <w:r w:rsidR="0050628E">
          <w:rPr>
            <w:rFonts w:ascii="Times New Roman" w:hAnsi="Times New Roman" w:cs="Times New Roman"/>
            <w:sz w:val="24"/>
            <w:szCs w:val="24"/>
          </w:rPr>
          <w:t>Computational e</w:t>
        </w:r>
      </w:ins>
      <w:del w:id="59" w:author="Luhua Lai" w:date="2022-06-01T22:15:00Z">
        <w:r w:rsidRPr="002B0C83" w:rsidDel="0050628E">
          <w:rPr>
            <w:rFonts w:ascii="Times New Roman" w:hAnsi="Times New Roman" w:cs="Times New Roman"/>
            <w:sz w:val="24"/>
            <w:szCs w:val="24"/>
          </w:rPr>
          <w:delText>E</w:delText>
        </w:r>
      </w:del>
      <w:r w:rsidRPr="002B0C83">
        <w:rPr>
          <w:rFonts w:ascii="Times New Roman" w:hAnsi="Times New Roman" w:cs="Times New Roman"/>
          <w:sz w:val="24"/>
          <w:szCs w:val="24"/>
        </w:rPr>
        <w:t xml:space="preserve">xperiments </w:t>
      </w:r>
      <w:r w:rsidR="00C67FA8">
        <w:rPr>
          <w:rFonts w:ascii="Times New Roman" w:hAnsi="Times New Roman" w:cs="Times New Roman"/>
          <w:sz w:val="24"/>
          <w:szCs w:val="24"/>
        </w:rPr>
        <w:t xml:space="preserve">have </w:t>
      </w:r>
      <w:r w:rsidRPr="002B0C83">
        <w:rPr>
          <w:rFonts w:ascii="Times New Roman" w:hAnsi="Times New Roman" w:cs="Times New Roman"/>
          <w:sz w:val="24"/>
          <w:szCs w:val="24"/>
        </w:rPr>
        <w:t>show</w:t>
      </w:r>
      <w:r w:rsidR="00C67FA8">
        <w:rPr>
          <w:rFonts w:ascii="Times New Roman" w:hAnsi="Times New Roman" w:cs="Times New Roman"/>
          <w:sz w:val="24"/>
          <w:szCs w:val="24"/>
        </w:rPr>
        <w:t>n</w:t>
      </w:r>
      <w:r w:rsidRPr="002B0C83">
        <w:rPr>
          <w:rFonts w:ascii="Times New Roman" w:hAnsi="Times New Roman" w:cs="Times New Roman"/>
          <w:sz w:val="24"/>
          <w:szCs w:val="24"/>
        </w:rPr>
        <w:t xml:space="preserve"> that for the perturbed structure with </w:t>
      </w:r>
      <w:ins w:id="60" w:author="Luhua Lai" w:date="2022-06-01T22:14:00Z">
        <w:r w:rsidR="0050628E">
          <w:rPr>
            <w:rFonts w:ascii="Times New Roman" w:hAnsi="Times New Roman" w:cs="Times New Roman" w:hint="eastAsia"/>
            <w:sz w:val="24"/>
            <w:szCs w:val="24"/>
          </w:rPr>
          <w:t>root</w:t>
        </w:r>
        <w:r w:rsidR="0050628E">
          <w:rPr>
            <w:rFonts w:ascii="Times New Roman" w:hAnsi="Times New Roman" w:cs="Times New Roman"/>
            <w:sz w:val="24"/>
            <w:szCs w:val="24"/>
          </w:rPr>
          <w:t xml:space="preserve"> mean standard dev</w:t>
        </w:r>
      </w:ins>
      <w:ins w:id="61" w:author="Luhua Lai" w:date="2022-06-01T22:15:00Z">
        <w:r w:rsidR="0050628E">
          <w:rPr>
            <w:rFonts w:ascii="Times New Roman" w:hAnsi="Times New Roman" w:cs="Times New Roman"/>
            <w:sz w:val="24"/>
            <w:szCs w:val="24"/>
          </w:rPr>
          <w:t>iation (</w:t>
        </w:r>
      </w:ins>
      <w:r>
        <w:rPr>
          <w:rFonts w:ascii="Times New Roman" w:hAnsi="Times New Roman" w:cs="Times New Roman" w:hint="eastAsia"/>
          <w:sz w:val="24"/>
          <w:szCs w:val="24"/>
        </w:rPr>
        <w:t>RMSD</w:t>
      </w:r>
      <w:ins w:id="62" w:author="Luhua Lai" w:date="2022-06-01T22:15:00Z">
        <w:r w:rsidR="0050628E">
          <w:rPr>
            <w:rFonts w:ascii="Times New Roman" w:hAnsi="Times New Roman" w:cs="Times New Roman"/>
            <w:sz w:val="24"/>
            <w:szCs w:val="24"/>
          </w:rPr>
          <w:t xml:space="preserve">) of </w:t>
        </w:r>
      </w:ins>
      <m:oMath>
        <m:r>
          <w:del w:id="63" w:author="Luhua Lai" w:date="2022-06-01T22:15:00Z">
            <m:rPr>
              <m:sty m:val="p"/>
            </m:rPr>
            <w:rPr>
              <w:rFonts w:ascii="Cambria Math" w:hAnsi="Cambria Math" w:cs="Times New Roman"/>
              <w:sz w:val="24"/>
              <w:szCs w:val="24"/>
            </w:rPr>
            <m:t>=(</m:t>
          </w:del>
        </m:r>
        <m:r>
          <m:rPr>
            <m:nor/>
          </m:rPr>
          <w:rPr>
            <w:rFonts w:ascii="Times New Roman" w:hAnsi="Times New Roman" w:cs="Times New Roman"/>
            <w:sz w:val="24"/>
            <w:szCs w:val="24"/>
          </w:rPr>
          <m:t>2.172 ± 0.084</m:t>
        </m:r>
        <m:r>
          <w:del w:id="64" w:author="Luhua Lai" w:date="2022-06-01T22:15:00Z">
            <m:rPr>
              <m:nor/>
            </m:rPr>
            <w:rPr>
              <w:rFonts w:ascii="Times New Roman" w:hAnsi="Times New Roman" w:cs="Times New Roman"/>
              <w:sz w:val="24"/>
              <w:szCs w:val="24"/>
            </w:rPr>
            <m:t>)</m:t>
          </w:del>
        </m:r>
        <m:r>
          <m:rPr>
            <m:nor/>
          </m:rPr>
          <w:rPr>
            <w:rFonts w:ascii="Times New Roman" w:hAnsi="Times New Roman" w:cs="Times New Roman"/>
            <w:sz w:val="24"/>
            <w:szCs w:val="24"/>
          </w:rPr>
          <m:t xml:space="preserve"> </m:t>
        </m:r>
        <m:r>
          <m:rPr>
            <m:sty m:val="p"/>
          </m:rPr>
          <w:rPr>
            <w:rFonts w:ascii="Cambria Math" w:hAnsi="Cambria Math" w:cs="Times New Roman"/>
            <w:color w:val="000000"/>
            <w:kern w:val="0"/>
            <w:sz w:val="24"/>
            <w:szCs w:val="24"/>
          </w:rPr>
          <m:t>Å</m:t>
        </m:r>
      </m:oMath>
      <w:r w:rsidRPr="002B0C83">
        <w:rPr>
          <w:rFonts w:ascii="Times New Roman" w:hAnsi="Times New Roman" w:cs="Times New Roman"/>
          <w:sz w:val="24"/>
          <w:szCs w:val="24"/>
        </w:rPr>
        <w:t xml:space="preserve"> from the real structure, the model</w:t>
      </w:r>
      <w:del w:id="65" w:author="Luhua Lai" w:date="2022-06-01T22:16:00Z">
        <w:r w:rsidRPr="002B0C83" w:rsidDel="0050628E">
          <w:rPr>
            <w:rFonts w:ascii="Times New Roman" w:hAnsi="Times New Roman" w:cs="Times New Roman"/>
            <w:sz w:val="24"/>
            <w:szCs w:val="24"/>
          </w:rPr>
          <w:delText xml:space="preserve"> can</w:delText>
        </w:r>
      </w:del>
      <w:r w:rsidRPr="002B0C83">
        <w:rPr>
          <w:rFonts w:ascii="Times New Roman" w:hAnsi="Times New Roman" w:cs="Times New Roman"/>
          <w:sz w:val="24"/>
          <w:szCs w:val="24"/>
        </w:rPr>
        <w:t xml:space="preserve"> achieve</w:t>
      </w:r>
      <w:ins w:id="66" w:author="Luhua Lai" w:date="2022-06-01T22:16:00Z">
        <w:r w:rsidR="0050628E">
          <w:rPr>
            <w:rFonts w:ascii="Times New Roman" w:hAnsi="Times New Roman" w:cs="Times New Roman"/>
            <w:sz w:val="24"/>
            <w:szCs w:val="24"/>
          </w:rPr>
          <w:t>d</w:t>
        </w:r>
      </w:ins>
      <w:r w:rsidRPr="002B0C83">
        <w:rPr>
          <w:rFonts w:ascii="Times New Roman" w:hAnsi="Times New Roman" w:cs="Times New Roman"/>
          <w:sz w:val="24"/>
          <w:szCs w:val="24"/>
        </w:rPr>
        <w:t xml:space="preserve"> </w:t>
      </w:r>
      <w:r w:rsidR="00EA2745">
        <w:rPr>
          <w:rFonts w:ascii="Times New Roman" w:hAnsi="Times New Roman" w:cs="Times New Roman"/>
          <w:sz w:val="24"/>
          <w:szCs w:val="24"/>
        </w:rPr>
        <w:t xml:space="preserve">an </w:t>
      </w:r>
      <w:r w:rsidR="00EA2745">
        <w:rPr>
          <w:rFonts w:ascii="Times New Roman" w:hAnsi="Times New Roman" w:cs="Times New Roman" w:hint="eastAsia"/>
          <w:sz w:val="24"/>
          <w:szCs w:val="24"/>
        </w:rPr>
        <w:t>average</w:t>
      </w:r>
      <w:r w:rsidRPr="002B0C83">
        <w:rPr>
          <w:rFonts w:ascii="Times New Roman" w:hAnsi="Times New Roman" w:cs="Times New Roman"/>
          <w:sz w:val="24"/>
          <w:szCs w:val="24"/>
        </w:rPr>
        <w:t xml:space="preserve"> RMSD reduction of </w:t>
      </w:r>
      <m:oMath>
        <m:r>
          <w:del w:id="67" w:author="Luhua Lai" w:date="2022-06-01T22:16:00Z">
            <m:rPr>
              <m:nor/>
            </m:rPr>
            <w:rPr>
              <w:rFonts w:ascii="Times New Roman" w:hAnsi="Times New Roman" w:cs="Times New Roman"/>
              <w:sz w:val="24"/>
              <w:szCs w:val="24"/>
            </w:rPr>
            <m:t>(</m:t>
          </w:del>
        </m:r>
        <m:r>
          <m:rPr>
            <m:nor/>
          </m:rPr>
          <w:rPr>
            <w:rFonts w:ascii="Times New Roman" w:hAnsi="Times New Roman" w:cs="Times New Roman"/>
            <w:sz w:val="24"/>
            <w:szCs w:val="24"/>
          </w:rPr>
          <m:t>0.363 ± 0.076</m:t>
        </m:r>
        <m:r>
          <w:del w:id="68" w:author="Luhua Lai" w:date="2022-06-01T22:16:00Z">
            <m:rPr>
              <m:nor/>
            </m:rPr>
            <w:rPr>
              <w:rFonts w:ascii="Times New Roman" w:hAnsi="Times New Roman" w:cs="Times New Roman"/>
              <w:sz w:val="24"/>
              <w:szCs w:val="24"/>
            </w:rPr>
            <m:t>)</m:t>
          </w:del>
        </m:r>
        <m:r>
          <m:rPr>
            <m:nor/>
          </m:rPr>
          <w:rPr>
            <w:rFonts w:ascii="Times New Roman" w:hAnsi="Times New Roman" w:cs="Times New Roman"/>
            <w:sz w:val="24"/>
            <w:szCs w:val="24"/>
          </w:rPr>
          <m:t xml:space="preserve"> </m:t>
        </m:r>
        <m:r>
          <m:rPr>
            <m:sty m:val="p"/>
          </m:rPr>
          <w:rPr>
            <w:rFonts w:ascii="Cambria Math" w:hAnsi="Cambria Math" w:cs="Times New Roman"/>
            <w:color w:val="000000"/>
            <w:kern w:val="0"/>
            <w:sz w:val="24"/>
            <w:szCs w:val="24"/>
          </w:rPr>
          <m:t>Å</m:t>
        </m:r>
      </m:oMath>
      <w:r w:rsidR="0013424D">
        <w:rPr>
          <w:rFonts w:ascii="Times New Roman" w:hAnsi="Times New Roman" w:cs="Times New Roman" w:hint="eastAsia"/>
          <w:color w:val="000000"/>
          <w:kern w:val="0"/>
          <w:sz w:val="24"/>
          <w:szCs w:val="24"/>
        </w:rPr>
        <w:t xml:space="preserve"> </w:t>
      </w:r>
      <w:r w:rsidR="0013424D">
        <w:rPr>
          <w:rFonts w:ascii="Times New Roman" w:hAnsi="Times New Roman" w:cs="Times New Roman"/>
          <w:color w:val="000000"/>
          <w:kern w:val="0"/>
          <w:sz w:val="24"/>
          <w:szCs w:val="24"/>
        </w:rPr>
        <w:t>with a success rate of 100%</w:t>
      </w:r>
      <w:r w:rsidRPr="002B0C83">
        <w:rPr>
          <w:rFonts w:ascii="Times New Roman" w:hAnsi="Times New Roman" w:cs="Times New Roman"/>
          <w:sz w:val="24"/>
          <w:szCs w:val="24"/>
        </w:rPr>
        <w:t xml:space="preserve">, significantly improving the quality of the main chain structure. </w:t>
      </w:r>
      <w:r w:rsidR="00EA2745">
        <w:rPr>
          <w:rFonts w:ascii="Times New Roman" w:hAnsi="Times New Roman" w:cs="Times New Roman" w:hint="eastAsia"/>
          <w:sz w:val="24"/>
          <w:szCs w:val="24"/>
        </w:rPr>
        <w:t>To</w:t>
      </w:r>
      <w:r w:rsidR="00EA2745">
        <w:rPr>
          <w:rFonts w:ascii="Times New Roman" w:hAnsi="Times New Roman" w:cs="Times New Roman"/>
          <w:sz w:val="24"/>
          <w:szCs w:val="24"/>
        </w:rPr>
        <w:t xml:space="preserve"> further improve the performance of the</w:t>
      </w:r>
      <w:r w:rsidRPr="002B0C83">
        <w:rPr>
          <w:rFonts w:ascii="Times New Roman" w:hAnsi="Times New Roman" w:cs="Times New Roman"/>
          <w:sz w:val="24"/>
          <w:szCs w:val="24"/>
        </w:rPr>
        <w:t xml:space="preserve"> basic model, the information based on the interaction of side chains </w:t>
      </w:r>
      <w:r w:rsidR="00EA2745">
        <w:rPr>
          <w:rFonts w:ascii="Times New Roman" w:hAnsi="Times New Roman" w:cs="Times New Roman"/>
          <w:sz w:val="24"/>
          <w:szCs w:val="24"/>
        </w:rPr>
        <w:t xml:space="preserve">of the residues </w:t>
      </w:r>
      <w:r w:rsidRPr="002B0C83">
        <w:rPr>
          <w:rFonts w:ascii="Times New Roman" w:hAnsi="Times New Roman" w:cs="Times New Roman"/>
          <w:sz w:val="24"/>
          <w:szCs w:val="24"/>
        </w:rPr>
        <w:t xml:space="preserve">around the hydrophobic core of the protein </w:t>
      </w:r>
      <w:r w:rsidR="00C67FA8">
        <w:rPr>
          <w:rFonts w:ascii="Times New Roman" w:hAnsi="Times New Roman" w:cs="Times New Roman"/>
          <w:sz w:val="24"/>
          <w:szCs w:val="24"/>
        </w:rPr>
        <w:t>i</w:t>
      </w:r>
      <w:r w:rsidR="0013424D">
        <w:rPr>
          <w:rFonts w:ascii="Times New Roman" w:hAnsi="Times New Roman" w:cs="Times New Roman"/>
          <w:sz w:val="24"/>
          <w:szCs w:val="24"/>
        </w:rPr>
        <w:t>s</w:t>
      </w:r>
      <w:r w:rsidRPr="002B0C83">
        <w:rPr>
          <w:rFonts w:ascii="Times New Roman" w:hAnsi="Times New Roman" w:cs="Times New Roman"/>
          <w:sz w:val="24"/>
          <w:szCs w:val="24"/>
        </w:rPr>
        <w:t xml:space="preserve"> added to the model</w:t>
      </w:r>
      <w:r w:rsidR="00EA2745">
        <w:rPr>
          <w:rFonts w:ascii="Times New Roman" w:hAnsi="Times New Roman" w:cs="Times New Roman"/>
          <w:sz w:val="24"/>
          <w:szCs w:val="24"/>
        </w:rPr>
        <w:t xml:space="preserve">, leading to a better </w:t>
      </w:r>
      <w:r w:rsidR="00EA2745">
        <w:rPr>
          <w:rFonts w:ascii="Times New Roman" w:hAnsi="Times New Roman" w:cs="Times New Roman" w:hint="eastAsia"/>
          <w:sz w:val="24"/>
          <w:szCs w:val="24"/>
        </w:rPr>
        <w:t>average</w:t>
      </w:r>
      <w:r w:rsidR="00EA2745" w:rsidRPr="002B0C83">
        <w:rPr>
          <w:rFonts w:ascii="Times New Roman" w:hAnsi="Times New Roman" w:cs="Times New Roman"/>
          <w:sz w:val="24"/>
          <w:szCs w:val="24"/>
        </w:rPr>
        <w:t xml:space="preserve"> RMSD reduction of </w:t>
      </w:r>
      <m:oMath>
        <m:r>
          <w:del w:id="69" w:author="Luhua Lai" w:date="2022-06-01T22:16:00Z">
            <m:rPr>
              <m:nor/>
            </m:rPr>
            <w:rPr>
              <w:rFonts w:ascii="Times New Roman" w:hAnsi="Times New Roman" w:cs="Times New Roman"/>
              <w:sz w:val="24"/>
              <w:szCs w:val="24"/>
            </w:rPr>
            <m:t>(</m:t>
          </w:del>
        </m:r>
        <m:r>
          <m:rPr>
            <m:nor/>
          </m:rPr>
          <w:rPr>
            <w:rFonts w:ascii="Times New Roman" w:hAnsi="Times New Roman" w:cs="Times New Roman"/>
            <w:sz w:val="24"/>
            <w:szCs w:val="24"/>
          </w:rPr>
          <m:t>0.403 ± 0.076</m:t>
        </m:r>
        <m:r>
          <w:del w:id="70" w:author="Luhua Lai" w:date="2022-06-01T22:16:00Z">
            <m:rPr>
              <m:nor/>
            </m:rPr>
            <w:rPr>
              <w:rFonts w:ascii="Times New Roman" w:hAnsi="Times New Roman" w:cs="Times New Roman"/>
              <w:sz w:val="24"/>
              <w:szCs w:val="24"/>
            </w:rPr>
            <m:t>)</m:t>
          </w:del>
        </m:r>
        <m:r>
          <m:rPr>
            <m:nor/>
          </m:rPr>
          <w:rPr>
            <w:rFonts w:ascii="Times New Roman" w:hAnsi="Times New Roman" w:cs="Times New Roman"/>
            <w:sz w:val="24"/>
            <w:szCs w:val="24"/>
          </w:rPr>
          <m:t xml:space="preserve">  </m:t>
        </m:r>
        <m:r>
          <m:rPr>
            <m:sty m:val="p"/>
          </m:rPr>
          <w:rPr>
            <w:rFonts w:ascii="Cambria Math" w:hAnsi="Cambria Math" w:cs="Times New Roman"/>
            <w:color w:val="000000"/>
            <w:kern w:val="0"/>
            <w:sz w:val="24"/>
            <w:szCs w:val="24"/>
          </w:rPr>
          <m:t>Å</m:t>
        </m:r>
      </m:oMath>
      <w:r w:rsidR="0013424D">
        <w:rPr>
          <w:rFonts w:ascii="Times New Roman" w:hAnsi="Times New Roman" w:cs="Times New Roman" w:hint="eastAsia"/>
          <w:color w:val="000000"/>
          <w:kern w:val="0"/>
          <w:sz w:val="24"/>
          <w:szCs w:val="24"/>
        </w:rPr>
        <w:t xml:space="preserve"> </w:t>
      </w:r>
      <w:r w:rsidR="0013424D">
        <w:rPr>
          <w:rFonts w:ascii="Times New Roman" w:hAnsi="Times New Roman" w:cs="Times New Roman"/>
          <w:color w:val="000000"/>
          <w:kern w:val="0"/>
          <w:sz w:val="24"/>
          <w:szCs w:val="24"/>
        </w:rPr>
        <w:t>with a success rate of 92.2%</w:t>
      </w:r>
      <w:r w:rsidR="00EA2745">
        <w:rPr>
          <w:rFonts w:ascii="Times New Roman" w:hAnsi="Times New Roman" w:cs="Times New Roman" w:hint="eastAsia"/>
          <w:color w:val="000000"/>
          <w:kern w:val="0"/>
          <w:sz w:val="24"/>
          <w:szCs w:val="24"/>
        </w:rPr>
        <w:t>.</w:t>
      </w:r>
      <w:r w:rsidRPr="002B0C83">
        <w:rPr>
          <w:rFonts w:ascii="Times New Roman" w:hAnsi="Times New Roman" w:cs="Times New Roman"/>
          <w:sz w:val="24"/>
          <w:szCs w:val="24"/>
        </w:rPr>
        <w:t xml:space="preserve"> Finally, the model is applied to the actual protein backbone optimization problem, and the sequence design of the fixed backbone is carried out using Rosetta program. </w:t>
      </w:r>
      <w:del w:id="71" w:author="Luhua Lai" w:date="2022-06-01T22:17:00Z">
        <w:r w:rsidR="0013424D" w:rsidDel="0050628E">
          <w:rPr>
            <w:rFonts w:ascii="Times New Roman" w:hAnsi="Times New Roman" w:cs="Times New Roman"/>
            <w:sz w:val="24"/>
            <w:szCs w:val="24"/>
          </w:rPr>
          <w:delText xml:space="preserve">10 </w:delText>
        </w:r>
      </w:del>
      <w:ins w:id="72" w:author="Luhua Lai" w:date="2022-06-01T22:17:00Z">
        <w:r w:rsidR="0050628E">
          <w:rPr>
            <w:rFonts w:ascii="Times New Roman" w:hAnsi="Times New Roman" w:cs="Times New Roman"/>
            <w:sz w:val="24"/>
            <w:szCs w:val="24"/>
          </w:rPr>
          <w:t>Ten</w:t>
        </w:r>
        <w:r w:rsidR="0050628E">
          <w:rPr>
            <w:rFonts w:ascii="Times New Roman" w:hAnsi="Times New Roman" w:cs="Times New Roman"/>
            <w:sz w:val="24"/>
            <w:szCs w:val="24"/>
          </w:rPr>
          <w:t xml:space="preserve"> </w:t>
        </w:r>
      </w:ins>
      <w:r w:rsidR="0013424D">
        <w:rPr>
          <w:rFonts w:ascii="Times New Roman" w:hAnsi="Times New Roman" w:cs="Times New Roman"/>
          <w:sz w:val="24"/>
          <w:szCs w:val="24"/>
        </w:rPr>
        <w:t xml:space="preserve">initial backbone structures </w:t>
      </w:r>
      <w:r w:rsidR="00C67FA8">
        <w:rPr>
          <w:rFonts w:ascii="Times New Roman" w:hAnsi="Times New Roman" w:cs="Times New Roman"/>
          <w:sz w:val="24"/>
          <w:szCs w:val="24"/>
        </w:rPr>
        <w:t>are</w:t>
      </w:r>
      <w:r w:rsidR="0013424D">
        <w:rPr>
          <w:rFonts w:ascii="Times New Roman" w:hAnsi="Times New Roman" w:cs="Times New Roman"/>
          <w:sz w:val="24"/>
          <w:szCs w:val="24"/>
        </w:rPr>
        <w:t xml:space="preserve"> generated randomly using SCUBA program according to a sketch of stacking of secondary structure elements. </w:t>
      </w:r>
      <w:r w:rsidR="00205280">
        <w:rPr>
          <w:rFonts w:ascii="Times New Roman" w:hAnsi="Times New Roman" w:cs="Times New Roman"/>
          <w:sz w:val="24"/>
          <w:szCs w:val="24"/>
        </w:rPr>
        <w:t>We</w:t>
      </w:r>
      <w:r w:rsidR="00C67FA8">
        <w:rPr>
          <w:rFonts w:ascii="Times New Roman" w:hAnsi="Times New Roman" w:cs="Times New Roman"/>
          <w:sz w:val="24"/>
          <w:szCs w:val="24"/>
        </w:rPr>
        <w:t xml:space="preserve"> </w:t>
      </w:r>
      <w:r w:rsidR="00205280">
        <w:rPr>
          <w:rFonts w:ascii="Times New Roman" w:hAnsi="Times New Roman" w:cs="Times New Roman"/>
          <w:sz w:val="24"/>
          <w:szCs w:val="24"/>
        </w:rPr>
        <w:t>appl</w:t>
      </w:r>
      <w:r w:rsidR="00C67FA8">
        <w:rPr>
          <w:rFonts w:ascii="Times New Roman" w:hAnsi="Times New Roman" w:cs="Times New Roman"/>
          <w:sz w:val="24"/>
          <w:szCs w:val="24"/>
        </w:rPr>
        <w:t>y</w:t>
      </w:r>
      <w:r w:rsidR="00205280">
        <w:rPr>
          <w:rFonts w:ascii="Times New Roman" w:hAnsi="Times New Roman" w:cs="Times New Roman"/>
          <w:sz w:val="24"/>
          <w:szCs w:val="24"/>
        </w:rPr>
        <w:t xml:space="preserve"> Rosetta </w:t>
      </w:r>
      <w:proofErr w:type="spellStart"/>
      <w:r w:rsidR="00205280">
        <w:rPr>
          <w:rFonts w:ascii="Times New Roman" w:hAnsi="Times New Roman" w:cs="Times New Roman"/>
          <w:sz w:val="24"/>
          <w:szCs w:val="24"/>
        </w:rPr>
        <w:t>fixbb</w:t>
      </w:r>
      <w:proofErr w:type="spellEnd"/>
      <w:r w:rsidR="00205280">
        <w:rPr>
          <w:rFonts w:ascii="Times New Roman" w:hAnsi="Times New Roman" w:cs="Times New Roman"/>
          <w:sz w:val="24"/>
          <w:szCs w:val="24"/>
        </w:rPr>
        <w:t xml:space="preserve"> module to perform the fixed backbone sequence design procedure and Rosetta relax module to further refine the full-atom structure generated in</w:t>
      </w:r>
      <w:r w:rsidR="00244AE2">
        <w:rPr>
          <w:rFonts w:ascii="Times New Roman" w:hAnsi="Times New Roman" w:cs="Times New Roman"/>
          <w:sz w:val="24"/>
          <w:szCs w:val="24"/>
        </w:rPr>
        <w:t xml:space="preserve"> the</w:t>
      </w:r>
      <w:r w:rsidR="00205280">
        <w:rPr>
          <w:rFonts w:ascii="Times New Roman" w:hAnsi="Times New Roman" w:cs="Times New Roman"/>
          <w:sz w:val="24"/>
          <w:szCs w:val="24"/>
        </w:rPr>
        <w:t xml:space="preserve"> previous step. </w:t>
      </w:r>
      <w:r w:rsidRPr="002B0C83">
        <w:rPr>
          <w:rFonts w:ascii="Times New Roman" w:hAnsi="Times New Roman" w:cs="Times New Roman"/>
          <w:sz w:val="24"/>
          <w:szCs w:val="24"/>
        </w:rPr>
        <w:t>The optimized backbone gets a lower score</w:t>
      </w:r>
      <w:r w:rsidR="00D30ABE">
        <w:rPr>
          <w:rFonts w:ascii="Times New Roman" w:hAnsi="Times New Roman" w:cs="Times New Roman"/>
          <w:sz w:val="24"/>
          <w:szCs w:val="24"/>
        </w:rPr>
        <w:t xml:space="preserve"> </w:t>
      </w:r>
      <w:ins w:id="73" w:author="Luhua Lai" w:date="2022-06-01T22:17:00Z">
        <w:r w:rsidR="0050628E">
          <w:rPr>
            <w:rFonts w:ascii="Times New Roman" w:hAnsi="Times New Roman" w:cs="Times New Roman"/>
            <w:sz w:val="24"/>
            <w:szCs w:val="24"/>
          </w:rPr>
          <w:t>o</w:t>
        </w:r>
      </w:ins>
      <w:del w:id="74" w:author="Luhua Lai" w:date="2022-06-01T22:17:00Z">
        <w:r w:rsidR="00D30ABE" w:rsidDel="0050628E">
          <w:rPr>
            <w:rFonts w:ascii="Times New Roman" w:hAnsi="Times New Roman" w:cs="Times New Roman"/>
            <w:sz w:val="24"/>
            <w:szCs w:val="24"/>
          </w:rPr>
          <w:delText>i</w:delText>
        </w:r>
      </w:del>
      <w:r w:rsidR="00D30ABE">
        <w:rPr>
          <w:rFonts w:ascii="Times New Roman" w:hAnsi="Times New Roman" w:cs="Times New Roman"/>
          <w:sz w:val="24"/>
          <w:szCs w:val="24"/>
        </w:rPr>
        <w:t>n average,</w:t>
      </w:r>
      <w:r w:rsidR="009B6F85">
        <w:rPr>
          <w:rFonts w:ascii="Times New Roman" w:hAnsi="Times New Roman" w:cs="Times New Roman"/>
          <w:sz w:val="24"/>
          <w:szCs w:val="24"/>
        </w:rPr>
        <w:t xml:space="preserve"> </w:t>
      </w:r>
      <w:r w:rsidRPr="002B0C83">
        <w:rPr>
          <w:rFonts w:ascii="Times New Roman" w:hAnsi="Times New Roman" w:cs="Times New Roman"/>
          <w:sz w:val="24"/>
          <w:szCs w:val="24"/>
        </w:rPr>
        <w:t xml:space="preserve">which </w:t>
      </w:r>
      <w:r w:rsidR="00D30ABE">
        <w:rPr>
          <w:rFonts w:ascii="Times New Roman" w:hAnsi="Times New Roman" w:cs="Times New Roman"/>
          <w:sz w:val="24"/>
          <w:szCs w:val="24"/>
        </w:rPr>
        <w:t>indicate</w:t>
      </w:r>
      <w:r w:rsidR="00C67FA8">
        <w:rPr>
          <w:rFonts w:ascii="Times New Roman" w:hAnsi="Times New Roman" w:cs="Times New Roman"/>
          <w:sz w:val="24"/>
          <w:szCs w:val="24"/>
        </w:rPr>
        <w:t>s</w:t>
      </w:r>
      <w:r w:rsidRPr="002B0C83">
        <w:rPr>
          <w:rFonts w:ascii="Times New Roman" w:hAnsi="Times New Roman" w:cs="Times New Roman"/>
          <w:sz w:val="24"/>
          <w:szCs w:val="24"/>
        </w:rPr>
        <w:t xml:space="preserve"> that the model </w:t>
      </w:r>
      <w:r w:rsidR="009B6F85">
        <w:rPr>
          <w:rFonts w:ascii="Times New Roman" w:hAnsi="Times New Roman" w:cs="Times New Roman"/>
          <w:sz w:val="24"/>
          <w:szCs w:val="24"/>
        </w:rPr>
        <w:t xml:space="preserve">we </w:t>
      </w:r>
      <w:r w:rsidRPr="002B0C83">
        <w:rPr>
          <w:rFonts w:ascii="Times New Roman" w:hAnsi="Times New Roman" w:cs="Times New Roman"/>
          <w:sz w:val="24"/>
          <w:szCs w:val="24"/>
        </w:rPr>
        <w:t xml:space="preserve">developed can improve the </w:t>
      </w:r>
      <w:r w:rsidR="0005414A">
        <w:rPr>
          <w:rFonts w:ascii="Times New Roman" w:hAnsi="Times New Roman" w:cs="Times New Roman" w:hint="eastAsia"/>
          <w:sz w:val="24"/>
          <w:szCs w:val="24"/>
        </w:rPr>
        <w:t>designability</w:t>
      </w:r>
      <w:r w:rsidRPr="002B0C83">
        <w:rPr>
          <w:rFonts w:ascii="Times New Roman" w:hAnsi="Times New Roman" w:cs="Times New Roman"/>
          <w:sz w:val="24"/>
          <w:szCs w:val="24"/>
        </w:rPr>
        <w:t xml:space="preserve"> of the initial backbone structure. </w:t>
      </w:r>
      <w:r w:rsidR="00BE6D2E" w:rsidRPr="00BE6D2E">
        <w:rPr>
          <w:rFonts w:ascii="Times New Roman" w:hAnsi="Times New Roman" w:cs="Times New Roman"/>
          <w:sz w:val="24"/>
          <w:szCs w:val="24"/>
        </w:rPr>
        <w:t xml:space="preserve">After using the model </w:t>
      </w:r>
      <w:r w:rsidR="00BE6D2E">
        <w:rPr>
          <w:rFonts w:ascii="Times New Roman" w:hAnsi="Times New Roman" w:cs="Times New Roman"/>
          <w:sz w:val="24"/>
          <w:szCs w:val="24"/>
        </w:rPr>
        <w:t xml:space="preserve">we have </w:t>
      </w:r>
      <w:r w:rsidR="00BE6D2E" w:rsidRPr="00BE6D2E">
        <w:rPr>
          <w:rFonts w:ascii="Times New Roman" w:hAnsi="Times New Roman" w:cs="Times New Roman"/>
          <w:sz w:val="24"/>
          <w:szCs w:val="24"/>
        </w:rPr>
        <w:t>construct</w:t>
      </w:r>
      <w:r w:rsidR="00BE6D2E">
        <w:rPr>
          <w:rFonts w:ascii="Times New Roman" w:hAnsi="Times New Roman" w:cs="Times New Roman"/>
          <w:sz w:val="24"/>
          <w:szCs w:val="24"/>
        </w:rPr>
        <w:t>ed</w:t>
      </w:r>
      <w:r w:rsidR="00BE6D2E" w:rsidRPr="00BE6D2E">
        <w:rPr>
          <w:rFonts w:ascii="Times New Roman" w:hAnsi="Times New Roman" w:cs="Times New Roman"/>
          <w:sz w:val="24"/>
          <w:szCs w:val="24"/>
        </w:rPr>
        <w:t xml:space="preserve"> to optimize the initial protein </w:t>
      </w:r>
      <w:r w:rsidR="00BE6D2E">
        <w:rPr>
          <w:rFonts w:ascii="Times New Roman" w:hAnsi="Times New Roman" w:cs="Times New Roman"/>
          <w:sz w:val="24"/>
          <w:szCs w:val="24"/>
        </w:rPr>
        <w:t>scaffold</w:t>
      </w:r>
      <w:r w:rsidR="00BE6D2E" w:rsidRPr="00BE6D2E">
        <w:rPr>
          <w:rFonts w:ascii="Times New Roman" w:hAnsi="Times New Roman" w:cs="Times New Roman"/>
          <w:sz w:val="24"/>
          <w:szCs w:val="24"/>
        </w:rPr>
        <w:t xml:space="preserve">, all protein sequences designed </w:t>
      </w:r>
      <w:r w:rsidR="00BE6D2E">
        <w:rPr>
          <w:rFonts w:ascii="Times New Roman" w:hAnsi="Times New Roman" w:cs="Times New Roman"/>
          <w:sz w:val="24"/>
          <w:szCs w:val="24"/>
        </w:rPr>
        <w:t xml:space="preserve">following </w:t>
      </w:r>
      <w:r w:rsidR="00BE6D2E" w:rsidRPr="00BE6D2E">
        <w:rPr>
          <w:rFonts w:ascii="Times New Roman" w:hAnsi="Times New Roman" w:cs="Times New Roman"/>
          <w:sz w:val="24"/>
          <w:szCs w:val="24"/>
        </w:rPr>
        <w:t xml:space="preserve">the above </w:t>
      </w:r>
      <w:r w:rsidR="00BE6D2E">
        <w:rPr>
          <w:rFonts w:ascii="Times New Roman" w:hAnsi="Times New Roman" w:cs="Times New Roman" w:hint="eastAsia"/>
          <w:sz w:val="24"/>
          <w:szCs w:val="24"/>
        </w:rPr>
        <w:t>procedures</w:t>
      </w:r>
      <w:r w:rsidR="00BE6D2E" w:rsidRPr="00BE6D2E">
        <w:rPr>
          <w:rFonts w:ascii="Times New Roman" w:hAnsi="Times New Roman" w:cs="Times New Roman"/>
          <w:sz w:val="24"/>
          <w:szCs w:val="24"/>
        </w:rPr>
        <w:t xml:space="preserve"> are displayed using the </w:t>
      </w:r>
      <w:proofErr w:type="spellStart"/>
      <w:r w:rsidR="00BE6D2E" w:rsidRPr="00BE6D2E">
        <w:rPr>
          <w:rFonts w:ascii="Times New Roman" w:hAnsi="Times New Roman" w:cs="Times New Roman"/>
          <w:sz w:val="24"/>
          <w:szCs w:val="24"/>
        </w:rPr>
        <w:t>WebLogo</w:t>
      </w:r>
      <w:proofErr w:type="spellEnd"/>
      <w:r w:rsidR="00BE6D2E" w:rsidRPr="00BE6D2E">
        <w:rPr>
          <w:rFonts w:ascii="Times New Roman" w:hAnsi="Times New Roman" w:cs="Times New Roman"/>
          <w:sz w:val="24"/>
          <w:szCs w:val="24"/>
        </w:rPr>
        <w:t xml:space="preserve"> diagram</w:t>
      </w:r>
      <w:r w:rsidR="00BE6D2E">
        <w:rPr>
          <w:rFonts w:ascii="Times New Roman" w:hAnsi="Times New Roman" w:cs="Times New Roman"/>
          <w:sz w:val="24"/>
          <w:szCs w:val="24"/>
        </w:rPr>
        <w:t>.</w:t>
      </w:r>
    </w:p>
    <w:p w14:paraId="0EC49CFF" w14:textId="3BBAF98D" w:rsidR="00FB566D" w:rsidRDefault="003B3862" w:rsidP="00221EF7">
      <w:pPr>
        <w:pStyle w:val="a3"/>
        <w:spacing w:line="400" w:lineRule="exact"/>
        <w:ind w:firstLineChars="200" w:firstLine="480"/>
        <w:rPr>
          <w:rFonts w:ascii="Times New Roman" w:hAnsi="Times New Roman" w:cs="Times New Roman"/>
          <w:sz w:val="24"/>
          <w:szCs w:val="24"/>
        </w:rPr>
      </w:pPr>
      <w:r w:rsidRPr="003B3862">
        <w:rPr>
          <w:rFonts w:ascii="Times New Roman" w:hAnsi="Times New Roman" w:cs="Times New Roman"/>
          <w:sz w:val="24"/>
          <w:szCs w:val="24"/>
        </w:rPr>
        <w:t>In the model training process, Gaussian noise is used to perturb the three-dimensional coordinates of the structure in the training set, and it is hoped that the model will fit a gradient field with a noise reduction effect. This training process essentially captures the local information of the protein main chain, and the model fails to</w:t>
      </w:r>
      <w:r>
        <w:rPr>
          <w:rFonts w:ascii="Times New Roman" w:hAnsi="Times New Roman" w:cs="Times New Roman"/>
          <w:sz w:val="24"/>
          <w:szCs w:val="24"/>
        </w:rPr>
        <w:t xml:space="preserve"> catch</w:t>
      </w:r>
      <w:r w:rsidRPr="003B3862">
        <w:rPr>
          <w:rFonts w:ascii="Times New Roman" w:hAnsi="Times New Roman" w:cs="Times New Roman"/>
          <w:sz w:val="24"/>
          <w:szCs w:val="24"/>
        </w:rPr>
        <w:t xml:space="preserve"> </w:t>
      </w:r>
      <w:r>
        <w:rPr>
          <w:rFonts w:ascii="Times New Roman" w:hAnsi="Times New Roman" w:cs="Times New Roman"/>
          <w:sz w:val="24"/>
          <w:szCs w:val="24"/>
        </w:rPr>
        <w:t>i</w:t>
      </w:r>
      <w:r w:rsidRPr="003B3862">
        <w:rPr>
          <w:rFonts w:ascii="Times New Roman" w:hAnsi="Times New Roman" w:cs="Times New Roman"/>
          <w:sz w:val="24"/>
          <w:szCs w:val="24"/>
        </w:rPr>
        <w:t>nteractions between secondary structures, so large variations and optimizations of the initial protein backbone structure cannot be achieved.</w:t>
      </w:r>
      <w:r>
        <w:rPr>
          <w:rFonts w:ascii="Times New Roman" w:hAnsi="Times New Roman" w:cs="Times New Roman"/>
          <w:sz w:val="24"/>
          <w:szCs w:val="24"/>
        </w:rPr>
        <w:t xml:space="preserve"> The limitations above</w:t>
      </w:r>
      <w:r w:rsidR="002B0C83" w:rsidRPr="002B0C83">
        <w:rPr>
          <w:rFonts w:ascii="Times New Roman" w:hAnsi="Times New Roman" w:cs="Times New Roman"/>
          <w:sz w:val="24"/>
          <w:szCs w:val="24"/>
        </w:rPr>
        <w:t xml:space="preserve"> will be </w:t>
      </w:r>
      <w:r>
        <w:rPr>
          <w:rFonts w:ascii="Times New Roman" w:hAnsi="Times New Roman" w:cs="Times New Roman"/>
          <w:sz w:val="24"/>
          <w:szCs w:val="24"/>
        </w:rPr>
        <w:t xml:space="preserve">overcome </w:t>
      </w:r>
      <w:r w:rsidR="002B0C83" w:rsidRPr="002B0C83">
        <w:rPr>
          <w:rFonts w:ascii="Times New Roman" w:hAnsi="Times New Roman" w:cs="Times New Roman"/>
          <w:sz w:val="24"/>
          <w:szCs w:val="24"/>
        </w:rPr>
        <w:t>in the follow-up research.</w:t>
      </w:r>
    </w:p>
    <w:p w14:paraId="0803E4D5" w14:textId="0A29C5E4" w:rsidR="00FB566D" w:rsidRDefault="00550CDD" w:rsidP="001F3163">
      <w:pPr>
        <w:pStyle w:val="a3"/>
        <w:spacing w:line="40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I</w:t>
      </w:r>
      <w:r>
        <w:rPr>
          <w:rFonts w:ascii="Times New Roman" w:hAnsi="Times New Roman" w:cs="Times New Roman"/>
          <w:sz w:val="24"/>
          <w:szCs w:val="24"/>
        </w:rPr>
        <w:t xml:space="preserve">n a nutshell, </w:t>
      </w:r>
      <w:r w:rsidR="00F101DC">
        <w:rPr>
          <w:rFonts w:ascii="Times New Roman" w:hAnsi="Times New Roman" w:cs="Times New Roman"/>
          <w:sz w:val="24"/>
          <w:szCs w:val="24"/>
        </w:rPr>
        <w:t>we have developed</w:t>
      </w:r>
      <w:r w:rsidRPr="00550CDD">
        <w:rPr>
          <w:rFonts w:ascii="Times New Roman" w:hAnsi="Times New Roman" w:cs="Times New Roman"/>
          <w:sz w:val="24"/>
          <w:szCs w:val="24"/>
        </w:rPr>
        <w:t xml:space="preserve"> a model based on </w:t>
      </w:r>
      <w:r w:rsidR="00F101DC">
        <w:rPr>
          <w:rFonts w:ascii="Times New Roman" w:hAnsi="Times New Roman" w:cs="Times New Roman"/>
          <w:sz w:val="24"/>
          <w:szCs w:val="24"/>
        </w:rPr>
        <w:t>EGNN</w:t>
      </w:r>
      <w:r w:rsidRPr="00550CDD">
        <w:rPr>
          <w:rFonts w:ascii="Times New Roman" w:hAnsi="Times New Roman" w:cs="Times New Roman"/>
          <w:sz w:val="24"/>
          <w:szCs w:val="24"/>
        </w:rPr>
        <w:t xml:space="preserve"> </w:t>
      </w:r>
      <w:r w:rsidR="00F101DC">
        <w:rPr>
          <w:rFonts w:ascii="Times New Roman" w:hAnsi="Times New Roman" w:cs="Times New Roman"/>
          <w:sz w:val="24"/>
          <w:szCs w:val="24"/>
        </w:rPr>
        <w:t>de</w:t>
      </w:r>
      <w:r w:rsidRPr="00550CDD">
        <w:rPr>
          <w:rFonts w:ascii="Times New Roman" w:hAnsi="Times New Roman" w:cs="Times New Roman"/>
          <w:sz w:val="24"/>
          <w:szCs w:val="24"/>
        </w:rPr>
        <w:t>nois</w:t>
      </w:r>
      <w:r w:rsidR="00F101DC">
        <w:rPr>
          <w:rFonts w:ascii="Times New Roman" w:hAnsi="Times New Roman" w:cs="Times New Roman"/>
          <w:sz w:val="24"/>
          <w:szCs w:val="24"/>
        </w:rPr>
        <w:t>ing</w:t>
      </w:r>
      <w:r w:rsidRPr="00550CDD">
        <w:rPr>
          <w:rFonts w:ascii="Times New Roman" w:hAnsi="Times New Roman" w:cs="Times New Roman"/>
          <w:sz w:val="24"/>
          <w:szCs w:val="24"/>
        </w:rPr>
        <w:t xml:space="preserve"> score matching method</w:t>
      </w:r>
      <w:r w:rsidR="00F101DC">
        <w:rPr>
          <w:rFonts w:ascii="Times New Roman" w:hAnsi="Times New Roman" w:cs="Times New Roman"/>
          <w:sz w:val="24"/>
          <w:szCs w:val="24"/>
        </w:rPr>
        <w:t xml:space="preserve"> </w:t>
      </w:r>
      <w:r w:rsidRPr="00550CDD">
        <w:rPr>
          <w:rFonts w:ascii="Times New Roman" w:hAnsi="Times New Roman" w:cs="Times New Roman"/>
          <w:sz w:val="24"/>
          <w:szCs w:val="24"/>
        </w:rPr>
        <w:t xml:space="preserve">to </w:t>
      </w:r>
      <w:r w:rsidR="00F101DC">
        <w:rPr>
          <w:rFonts w:ascii="Times New Roman" w:hAnsi="Times New Roman" w:cs="Times New Roman" w:hint="eastAsia"/>
          <w:sz w:val="24"/>
          <w:szCs w:val="24"/>
        </w:rPr>
        <w:t>accomplish</w:t>
      </w:r>
      <w:r w:rsidRPr="00550CDD">
        <w:rPr>
          <w:rFonts w:ascii="Times New Roman" w:hAnsi="Times New Roman" w:cs="Times New Roman"/>
          <w:sz w:val="24"/>
          <w:szCs w:val="24"/>
        </w:rPr>
        <w:t xml:space="preserve"> the optimization of the protein </w:t>
      </w:r>
      <w:r w:rsidR="00F101DC">
        <w:rPr>
          <w:rFonts w:ascii="Times New Roman" w:hAnsi="Times New Roman" w:cs="Times New Roman"/>
          <w:sz w:val="24"/>
          <w:szCs w:val="24"/>
        </w:rPr>
        <w:t xml:space="preserve">backbone </w:t>
      </w:r>
      <w:r w:rsidRPr="00550CDD">
        <w:rPr>
          <w:rFonts w:ascii="Times New Roman" w:hAnsi="Times New Roman" w:cs="Times New Roman"/>
          <w:sz w:val="24"/>
          <w:szCs w:val="24"/>
        </w:rPr>
        <w:t xml:space="preserve">independent of the side chain, so as to improve the designability of the initial protein </w:t>
      </w:r>
      <w:r w:rsidR="00F101DC">
        <w:rPr>
          <w:rFonts w:ascii="Times New Roman" w:hAnsi="Times New Roman" w:cs="Times New Roman" w:hint="eastAsia"/>
          <w:sz w:val="24"/>
          <w:szCs w:val="24"/>
        </w:rPr>
        <w:t>scaffold</w:t>
      </w:r>
      <w:r w:rsidRPr="00550CDD">
        <w:rPr>
          <w:rFonts w:ascii="Times New Roman" w:hAnsi="Times New Roman" w:cs="Times New Roman"/>
          <w:sz w:val="24"/>
          <w:szCs w:val="24"/>
        </w:rPr>
        <w:t xml:space="preserve"> in the </w:t>
      </w:r>
      <w:r w:rsidR="00F101DC">
        <w:rPr>
          <w:rFonts w:ascii="Times New Roman" w:hAnsi="Times New Roman" w:cs="Times New Roman"/>
          <w:i/>
          <w:sz w:val="24"/>
          <w:szCs w:val="24"/>
        </w:rPr>
        <w:t>de novo</w:t>
      </w:r>
      <w:r w:rsidRPr="00550CDD">
        <w:rPr>
          <w:rFonts w:ascii="Times New Roman" w:hAnsi="Times New Roman" w:cs="Times New Roman"/>
          <w:sz w:val="24"/>
          <w:szCs w:val="24"/>
        </w:rPr>
        <w:t xml:space="preserve"> design of the protein, which is helpful for </w:t>
      </w:r>
      <w:r w:rsidR="00F101DC">
        <w:rPr>
          <w:rFonts w:ascii="Times New Roman" w:hAnsi="Times New Roman" w:cs="Times New Roman"/>
          <w:sz w:val="24"/>
          <w:szCs w:val="24"/>
        </w:rPr>
        <w:t>f</w:t>
      </w:r>
      <w:r w:rsidRPr="00550CDD">
        <w:rPr>
          <w:rFonts w:ascii="Times New Roman" w:hAnsi="Times New Roman" w:cs="Times New Roman"/>
          <w:sz w:val="24"/>
          <w:szCs w:val="24"/>
        </w:rPr>
        <w:t>ollow-up sequence design</w:t>
      </w:r>
      <w:r w:rsidR="00F101DC">
        <w:rPr>
          <w:rFonts w:ascii="Times New Roman" w:hAnsi="Times New Roman" w:cs="Times New Roman"/>
          <w:sz w:val="24"/>
          <w:szCs w:val="24"/>
        </w:rPr>
        <w:t xml:space="preserve"> procedure</w:t>
      </w:r>
      <w:r w:rsidRPr="00550CDD">
        <w:rPr>
          <w:rFonts w:ascii="Times New Roman" w:hAnsi="Times New Roman" w:cs="Times New Roman"/>
          <w:sz w:val="24"/>
          <w:szCs w:val="24"/>
        </w:rPr>
        <w:t xml:space="preserve">. Specifically, the EGNN+ </w:t>
      </w:r>
      <w:r w:rsidR="00F101DC">
        <w:rPr>
          <w:rFonts w:ascii="Times New Roman" w:hAnsi="Times New Roman" w:cs="Times New Roman"/>
          <w:sz w:val="24"/>
          <w:szCs w:val="24"/>
        </w:rPr>
        <w:t>de</w:t>
      </w:r>
      <w:r w:rsidRPr="00550CDD">
        <w:rPr>
          <w:rFonts w:ascii="Times New Roman" w:hAnsi="Times New Roman" w:cs="Times New Roman"/>
          <w:sz w:val="24"/>
          <w:szCs w:val="24"/>
        </w:rPr>
        <w:t>nois</w:t>
      </w:r>
      <w:r w:rsidR="00F101DC">
        <w:rPr>
          <w:rFonts w:ascii="Times New Roman" w:hAnsi="Times New Roman" w:cs="Times New Roman"/>
          <w:sz w:val="24"/>
          <w:szCs w:val="24"/>
        </w:rPr>
        <w:t>ing</w:t>
      </w:r>
      <w:r w:rsidRPr="00550CDD">
        <w:rPr>
          <w:rFonts w:ascii="Times New Roman" w:hAnsi="Times New Roman" w:cs="Times New Roman"/>
          <w:sz w:val="24"/>
          <w:szCs w:val="24"/>
        </w:rPr>
        <w:t xml:space="preserve"> score matching model, which has shown excellent performance in </w:t>
      </w:r>
      <w:r w:rsidR="00F101DC">
        <w:rPr>
          <w:rFonts w:ascii="Times New Roman" w:hAnsi="Times New Roman" w:cs="Times New Roman"/>
          <w:sz w:val="24"/>
          <w:szCs w:val="24"/>
        </w:rPr>
        <w:t>several</w:t>
      </w:r>
      <w:r w:rsidRPr="00550CDD">
        <w:rPr>
          <w:rFonts w:ascii="Times New Roman" w:hAnsi="Times New Roman" w:cs="Times New Roman"/>
          <w:sz w:val="24"/>
          <w:szCs w:val="24"/>
        </w:rPr>
        <w:t xml:space="preserve"> fields such as molecular conformation generation, is </w:t>
      </w:r>
      <w:r w:rsidR="00F101DC">
        <w:rPr>
          <w:rFonts w:ascii="Times New Roman" w:hAnsi="Times New Roman" w:cs="Times New Roman"/>
          <w:sz w:val="24"/>
          <w:szCs w:val="24"/>
        </w:rPr>
        <w:t>applied on</w:t>
      </w:r>
      <w:r w:rsidRPr="00550CDD">
        <w:rPr>
          <w:rFonts w:ascii="Times New Roman" w:hAnsi="Times New Roman" w:cs="Times New Roman"/>
          <w:sz w:val="24"/>
          <w:szCs w:val="24"/>
        </w:rPr>
        <w:t xml:space="preserve"> the protein backbone structure optimization problem</w:t>
      </w:r>
      <w:r w:rsidR="000F3516">
        <w:rPr>
          <w:rFonts w:ascii="Times New Roman" w:hAnsi="Times New Roman" w:cs="Times New Roman"/>
          <w:sz w:val="24"/>
          <w:szCs w:val="24"/>
        </w:rPr>
        <w:t>. A</w:t>
      </w:r>
      <w:r w:rsidRPr="00550CDD">
        <w:rPr>
          <w:rFonts w:ascii="Times New Roman" w:hAnsi="Times New Roman" w:cs="Times New Roman"/>
          <w:sz w:val="24"/>
          <w:szCs w:val="24"/>
        </w:rPr>
        <w:t xml:space="preserve">nd the graph </w:t>
      </w:r>
      <w:r w:rsidR="003D4CBB">
        <w:rPr>
          <w:rFonts w:ascii="Times New Roman" w:hAnsi="Times New Roman" w:cs="Times New Roman" w:hint="eastAsia"/>
          <w:sz w:val="24"/>
          <w:szCs w:val="24"/>
        </w:rPr>
        <w:t>construction</w:t>
      </w:r>
      <w:r w:rsidR="003D4CBB">
        <w:rPr>
          <w:rFonts w:ascii="Times New Roman" w:hAnsi="Times New Roman" w:cs="Times New Roman"/>
          <w:sz w:val="24"/>
          <w:szCs w:val="24"/>
        </w:rPr>
        <w:t xml:space="preserve"> </w:t>
      </w:r>
      <w:r w:rsidR="003D4CBB">
        <w:rPr>
          <w:rFonts w:ascii="Times New Roman" w:hAnsi="Times New Roman" w:cs="Times New Roman" w:hint="eastAsia"/>
          <w:sz w:val="24"/>
          <w:szCs w:val="24"/>
        </w:rPr>
        <w:t>method</w:t>
      </w:r>
      <w:r w:rsidRPr="00550CDD">
        <w:rPr>
          <w:rFonts w:ascii="Times New Roman" w:hAnsi="Times New Roman" w:cs="Times New Roman"/>
          <w:sz w:val="24"/>
          <w:szCs w:val="24"/>
        </w:rPr>
        <w:t xml:space="preserve"> is</w:t>
      </w:r>
      <w:r w:rsidR="00F90B5A">
        <w:rPr>
          <w:rFonts w:ascii="Times New Roman" w:hAnsi="Times New Roman" w:cs="Times New Roman"/>
          <w:sz w:val="24"/>
          <w:szCs w:val="24"/>
        </w:rPr>
        <w:t xml:space="preserve"> </w:t>
      </w:r>
      <w:r w:rsidRPr="00550CDD">
        <w:rPr>
          <w:rFonts w:ascii="Times New Roman" w:hAnsi="Times New Roman" w:cs="Times New Roman"/>
          <w:sz w:val="24"/>
          <w:szCs w:val="24"/>
        </w:rPr>
        <w:t>designed according to the characteristics of the protein</w:t>
      </w:r>
      <w:r w:rsidR="000F3516">
        <w:rPr>
          <w:rFonts w:ascii="Times New Roman" w:hAnsi="Times New Roman" w:cs="Times New Roman"/>
          <w:sz w:val="24"/>
          <w:szCs w:val="24"/>
        </w:rPr>
        <w:t>,</w:t>
      </w:r>
      <w:r w:rsidRPr="00550CDD">
        <w:rPr>
          <w:rFonts w:ascii="Times New Roman" w:hAnsi="Times New Roman" w:cs="Times New Roman"/>
          <w:sz w:val="24"/>
          <w:szCs w:val="24"/>
        </w:rPr>
        <w:t xml:space="preserve"> </w:t>
      </w:r>
      <w:r w:rsidR="000F3516">
        <w:rPr>
          <w:rFonts w:ascii="Times New Roman" w:hAnsi="Times New Roman" w:cs="Times New Roman"/>
          <w:sz w:val="24"/>
          <w:szCs w:val="24"/>
        </w:rPr>
        <w:t>embedding t</w:t>
      </w:r>
      <w:r w:rsidRPr="00550CDD">
        <w:rPr>
          <w:rFonts w:ascii="Times New Roman" w:hAnsi="Times New Roman" w:cs="Times New Roman"/>
          <w:sz w:val="24"/>
          <w:szCs w:val="24"/>
        </w:rPr>
        <w:t xml:space="preserve">he secondary structure information, distances and interactions between residues and </w:t>
      </w:r>
      <w:r w:rsidRPr="00550CDD">
        <w:rPr>
          <w:rFonts w:ascii="Times New Roman" w:hAnsi="Times New Roman" w:cs="Times New Roman"/>
          <w:sz w:val="24"/>
          <w:szCs w:val="24"/>
        </w:rPr>
        <w:lastRenderedPageBreak/>
        <w:t>other features in</w:t>
      </w:r>
      <w:r w:rsidR="000F3516">
        <w:rPr>
          <w:rFonts w:ascii="Times New Roman" w:hAnsi="Times New Roman" w:cs="Times New Roman"/>
          <w:sz w:val="24"/>
          <w:szCs w:val="24"/>
        </w:rPr>
        <w:t>to</w:t>
      </w:r>
      <w:r w:rsidRPr="00550CDD">
        <w:rPr>
          <w:rFonts w:ascii="Times New Roman" w:hAnsi="Times New Roman" w:cs="Times New Roman"/>
          <w:sz w:val="24"/>
          <w:szCs w:val="24"/>
        </w:rPr>
        <w:t xml:space="preserve"> the graph</w:t>
      </w:r>
      <w:r w:rsidR="000F3516">
        <w:rPr>
          <w:rFonts w:ascii="Times New Roman" w:hAnsi="Times New Roman" w:cs="Times New Roman"/>
          <w:sz w:val="24"/>
          <w:szCs w:val="24"/>
        </w:rPr>
        <w:t>. We have carried out a series of experiments to prove that the model is capable of optimization of protein scaffold and i</w:t>
      </w:r>
      <w:r w:rsidR="000F3516" w:rsidRPr="000F3516">
        <w:rPr>
          <w:rFonts w:ascii="Times New Roman" w:hAnsi="Times New Roman" w:cs="Times New Roman"/>
          <w:sz w:val="24"/>
          <w:szCs w:val="24"/>
        </w:rPr>
        <w:t>mprov</w:t>
      </w:r>
      <w:r w:rsidR="000F3516">
        <w:rPr>
          <w:rFonts w:ascii="Times New Roman" w:hAnsi="Times New Roman" w:cs="Times New Roman"/>
          <w:sz w:val="24"/>
          <w:szCs w:val="24"/>
        </w:rPr>
        <w:t>ing</w:t>
      </w:r>
      <w:r w:rsidR="000F3516" w:rsidRPr="000F3516">
        <w:rPr>
          <w:rFonts w:ascii="Times New Roman" w:hAnsi="Times New Roman" w:cs="Times New Roman"/>
          <w:sz w:val="24"/>
          <w:szCs w:val="24"/>
        </w:rPr>
        <w:t xml:space="preserve"> the designability of the initial </w:t>
      </w:r>
      <w:r w:rsidR="000F3516">
        <w:rPr>
          <w:rFonts w:ascii="Times New Roman" w:hAnsi="Times New Roman" w:cs="Times New Roman"/>
          <w:sz w:val="24"/>
          <w:szCs w:val="24"/>
        </w:rPr>
        <w:t>backbone</w:t>
      </w:r>
      <w:r w:rsidR="000F3516" w:rsidRPr="000F3516">
        <w:rPr>
          <w:rFonts w:ascii="Times New Roman" w:hAnsi="Times New Roman" w:cs="Times New Roman"/>
          <w:sz w:val="24"/>
          <w:szCs w:val="24"/>
        </w:rPr>
        <w:t xml:space="preserve"> structure</w:t>
      </w:r>
      <w:r w:rsidR="000F3516">
        <w:rPr>
          <w:rFonts w:ascii="Times New Roman" w:hAnsi="Times New Roman" w:cs="Times New Roman"/>
          <w:sz w:val="24"/>
          <w:szCs w:val="24"/>
        </w:rPr>
        <w:t>.</w:t>
      </w:r>
      <w:r w:rsidR="004A53AF">
        <w:rPr>
          <w:rFonts w:ascii="Times New Roman" w:hAnsi="Times New Roman" w:cs="Times New Roman"/>
          <w:sz w:val="24"/>
          <w:szCs w:val="24"/>
        </w:rPr>
        <w:t xml:space="preserve"> </w:t>
      </w:r>
      <w:r w:rsidR="004A53AF" w:rsidRPr="004A53AF">
        <w:rPr>
          <w:rFonts w:ascii="Times New Roman" w:hAnsi="Times New Roman" w:cs="Times New Roman"/>
          <w:sz w:val="24"/>
          <w:szCs w:val="24"/>
        </w:rPr>
        <w:t>The model will be further improved in the future</w:t>
      </w:r>
      <w:r w:rsidR="004A53AF">
        <w:rPr>
          <w:rFonts w:ascii="Times New Roman" w:hAnsi="Times New Roman" w:cs="Times New Roman"/>
          <w:sz w:val="24"/>
          <w:szCs w:val="24"/>
        </w:rPr>
        <w:t xml:space="preserve"> to </w:t>
      </w:r>
      <w:r w:rsidR="001F3163">
        <w:rPr>
          <w:rFonts w:ascii="Times New Roman" w:hAnsi="Times New Roman" w:cs="Times New Roman"/>
          <w:sz w:val="24"/>
          <w:szCs w:val="24"/>
        </w:rPr>
        <w:t>g</w:t>
      </w:r>
      <w:r w:rsidR="001F3163" w:rsidRPr="001F3163">
        <w:rPr>
          <w:rFonts w:ascii="Times New Roman" w:hAnsi="Times New Roman" w:cs="Times New Roman"/>
          <w:sz w:val="24"/>
          <w:szCs w:val="24"/>
        </w:rPr>
        <w:t>ain global knowledge about protein structur</w:t>
      </w:r>
      <w:r w:rsidR="00F763F7">
        <w:rPr>
          <w:rFonts w:ascii="Times New Roman" w:hAnsi="Times New Roman" w:cs="Times New Roman"/>
          <w:sz w:val="24"/>
          <w:szCs w:val="24"/>
        </w:rPr>
        <w:t>e</w:t>
      </w:r>
      <w:r w:rsidR="001F3163" w:rsidRPr="001F3163">
        <w:rPr>
          <w:rFonts w:ascii="Times New Roman" w:hAnsi="Times New Roman" w:cs="Times New Roman"/>
          <w:sz w:val="24"/>
          <w:szCs w:val="24"/>
        </w:rPr>
        <w:t xml:space="preserve"> information</w:t>
      </w:r>
      <w:r w:rsidR="001F3163">
        <w:rPr>
          <w:rFonts w:ascii="Times New Roman" w:hAnsi="Times New Roman" w:cs="Times New Roman"/>
          <w:sz w:val="24"/>
          <w:szCs w:val="24"/>
        </w:rPr>
        <w:t>.</w:t>
      </w:r>
    </w:p>
    <w:p w14:paraId="1FAC5F97" w14:textId="77777777" w:rsidR="001F3163" w:rsidRPr="00277CE6" w:rsidRDefault="001F3163" w:rsidP="001F3163">
      <w:pPr>
        <w:pStyle w:val="a3"/>
        <w:spacing w:line="400" w:lineRule="exact"/>
        <w:ind w:firstLineChars="200" w:firstLine="480"/>
        <w:rPr>
          <w:rFonts w:ascii="Times New Roman" w:hAnsi="Times New Roman" w:cs="Times New Roman"/>
          <w:sz w:val="24"/>
          <w:szCs w:val="24"/>
        </w:rPr>
      </w:pPr>
    </w:p>
    <w:p w14:paraId="186E72DB" w14:textId="0D627372" w:rsidR="00FB566D" w:rsidRPr="00277CE6" w:rsidRDefault="00FB566D" w:rsidP="00126A56">
      <w:pPr>
        <w:snapToGrid w:val="0"/>
        <w:spacing w:line="400" w:lineRule="exact"/>
        <w:rPr>
          <w:rFonts w:ascii="Times New Roman" w:hAnsi="Times New Roman" w:cs="Times New Roman"/>
          <w:color w:val="FF0000"/>
          <w:sz w:val="24"/>
          <w:szCs w:val="24"/>
        </w:rPr>
      </w:pPr>
      <w:r w:rsidRPr="00B76EAC">
        <w:rPr>
          <w:rFonts w:ascii="Times New Roman" w:hAnsi="Times New Roman" w:cs="Times New Roman"/>
          <w:b/>
          <w:sz w:val="24"/>
          <w:szCs w:val="24"/>
        </w:rPr>
        <w:t>KEY WORDS</w:t>
      </w:r>
      <w:r w:rsidRPr="00277CE6">
        <w:rPr>
          <w:rFonts w:ascii="Times New Roman" w:hAnsi="Times New Roman" w:cs="Times New Roman"/>
          <w:sz w:val="24"/>
          <w:szCs w:val="24"/>
        </w:rPr>
        <w:t xml:space="preserve">: </w:t>
      </w:r>
      <w:r w:rsidR="00B76EAC">
        <w:rPr>
          <w:rFonts w:ascii="Times New Roman" w:hAnsi="Times New Roman" w:cs="Times New Roman" w:hint="eastAsia"/>
          <w:sz w:val="24"/>
          <w:szCs w:val="24"/>
        </w:rPr>
        <w:t>Computational</w:t>
      </w:r>
      <w:r w:rsidR="00B76EAC">
        <w:rPr>
          <w:rFonts w:ascii="Times New Roman" w:hAnsi="Times New Roman" w:cs="Times New Roman"/>
          <w:sz w:val="24"/>
          <w:szCs w:val="24"/>
        </w:rPr>
        <w:t xml:space="preserve"> </w:t>
      </w:r>
      <w:r w:rsidR="00B76EAC">
        <w:rPr>
          <w:rFonts w:ascii="Times New Roman" w:hAnsi="Times New Roman" w:cs="Times New Roman" w:hint="eastAsia"/>
          <w:sz w:val="24"/>
          <w:szCs w:val="24"/>
        </w:rPr>
        <w:t>Protein</w:t>
      </w:r>
      <w:r w:rsidR="00B76EAC">
        <w:rPr>
          <w:rFonts w:ascii="Times New Roman" w:hAnsi="Times New Roman" w:cs="Times New Roman"/>
          <w:sz w:val="24"/>
          <w:szCs w:val="24"/>
        </w:rPr>
        <w:t xml:space="preserve"> </w:t>
      </w:r>
      <w:r w:rsidR="00B76EAC">
        <w:rPr>
          <w:rFonts w:ascii="Times New Roman" w:hAnsi="Times New Roman" w:cs="Times New Roman" w:hint="eastAsia"/>
          <w:sz w:val="24"/>
          <w:szCs w:val="24"/>
        </w:rPr>
        <w:t>Design</w:t>
      </w:r>
      <w:r w:rsidRPr="00277CE6">
        <w:rPr>
          <w:rFonts w:ascii="Times New Roman" w:hAnsi="Times New Roman" w:cs="Times New Roman"/>
          <w:sz w:val="24"/>
          <w:szCs w:val="24"/>
        </w:rPr>
        <w:t xml:space="preserve">, </w:t>
      </w:r>
      <w:r w:rsidR="004F16E8">
        <w:rPr>
          <w:rFonts w:ascii="Times New Roman" w:hAnsi="Times New Roman" w:cs="Times New Roman" w:hint="eastAsia"/>
          <w:sz w:val="24"/>
          <w:szCs w:val="24"/>
        </w:rPr>
        <w:t>Protein</w:t>
      </w:r>
      <w:r w:rsidR="00B76EAC">
        <w:rPr>
          <w:rFonts w:ascii="Times New Roman" w:hAnsi="Times New Roman" w:cs="Times New Roman"/>
          <w:sz w:val="24"/>
          <w:szCs w:val="24"/>
        </w:rPr>
        <w:t xml:space="preserve"> </w:t>
      </w:r>
      <w:r w:rsidR="00B76EAC">
        <w:rPr>
          <w:rFonts w:ascii="Times New Roman" w:hAnsi="Times New Roman" w:cs="Times New Roman" w:hint="eastAsia"/>
          <w:sz w:val="24"/>
          <w:szCs w:val="24"/>
        </w:rPr>
        <w:t>S</w:t>
      </w:r>
      <w:r w:rsidR="004F16E8">
        <w:rPr>
          <w:rFonts w:ascii="Times New Roman" w:hAnsi="Times New Roman" w:cs="Times New Roman" w:hint="eastAsia"/>
          <w:sz w:val="24"/>
          <w:szCs w:val="24"/>
        </w:rPr>
        <w:t>caffold</w:t>
      </w:r>
      <w:r w:rsidR="004F16E8">
        <w:rPr>
          <w:rFonts w:ascii="Times New Roman" w:hAnsi="Times New Roman" w:cs="Times New Roman"/>
          <w:sz w:val="24"/>
          <w:szCs w:val="24"/>
        </w:rPr>
        <w:t xml:space="preserve"> </w:t>
      </w:r>
      <w:r w:rsidR="00B76EAC">
        <w:rPr>
          <w:rFonts w:ascii="Times New Roman" w:hAnsi="Times New Roman" w:cs="Times New Roman" w:hint="eastAsia"/>
          <w:sz w:val="24"/>
          <w:szCs w:val="24"/>
        </w:rPr>
        <w:t>Optimization</w:t>
      </w:r>
      <w:r w:rsidRPr="00277CE6">
        <w:rPr>
          <w:rFonts w:ascii="Times New Roman" w:hAnsi="Times New Roman" w:cs="Times New Roman"/>
          <w:sz w:val="24"/>
          <w:szCs w:val="24"/>
        </w:rPr>
        <w:t xml:space="preserve">, </w:t>
      </w:r>
      <w:r w:rsidR="00B76EAC">
        <w:rPr>
          <w:rFonts w:ascii="Times New Roman" w:hAnsi="Times New Roman" w:cs="Times New Roman" w:hint="eastAsia"/>
          <w:sz w:val="24"/>
          <w:szCs w:val="24"/>
        </w:rPr>
        <w:t>Graph</w:t>
      </w:r>
      <w:r w:rsidR="00B76EAC">
        <w:rPr>
          <w:rFonts w:ascii="Times New Roman" w:hAnsi="Times New Roman" w:cs="Times New Roman"/>
          <w:sz w:val="24"/>
          <w:szCs w:val="24"/>
        </w:rPr>
        <w:t xml:space="preserve"> </w:t>
      </w:r>
      <w:r w:rsidR="00B76EAC">
        <w:rPr>
          <w:rFonts w:ascii="Times New Roman" w:hAnsi="Times New Roman" w:cs="Times New Roman" w:hint="eastAsia"/>
          <w:sz w:val="24"/>
          <w:szCs w:val="24"/>
        </w:rPr>
        <w:t>Neural</w:t>
      </w:r>
      <w:r w:rsidR="00B76EAC">
        <w:rPr>
          <w:rFonts w:ascii="Times New Roman" w:hAnsi="Times New Roman" w:cs="Times New Roman"/>
          <w:sz w:val="24"/>
          <w:szCs w:val="24"/>
        </w:rPr>
        <w:t xml:space="preserve"> </w:t>
      </w:r>
      <w:r w:rsidR="00B76EAC">
        <w:rPr>
          <w:rFonts w:ascii="Times New Roman" w:hAnsi="Times New Roman" w:cs="Times New Roman" w:hint="eastAsia"/>
          <w:sz w:val="24"/>
          <w:szCs w:val="24"/>
        </w:rPr>
        <w:t>Network</w:t>
      </w:r>
      <w:r w:rsidR="00B76EAC">
        <w:rPr>
          <w:rFonts w:ascii="Times New Roman" w:hAnsi="Times New Roman" w:cs="Times New Roman"/>
          <w:sz w:val="24"/>
          <w:szCs w:val="24"/>
        </w:rPr>
        <w:t>, Designability</w:t>
      </w:r>
    </w:p>
    <w:p w14:paraId="60390D3B" w14:textId="77777777" w:rsidR="00FB566D" w:rsidRPr="00277CE6" w:rsidRDefault="00FB566D" w:rsidP="00FB566D">
      <w:pPr>
        <w:snapToGrid w:val="0"/>
        <w:spacing w:line="300" w:lineRule="auto"/>
        <w:jc w:val="center"/>
        <w:rPr>
          <w:rFonts w:ascii="Times New Roman" w:hAnsi="Times New Roman" w:cs="Times New Roman"/>
          <w:sz w:val="24"/>
          <w:szCs w:val="24"/>
        </w:rPr>
      </w:pPr>
    </w:p>
    <w:p w14:paraId="07BD69D4" w14:textId="77777777" w:rsidR="00FB566D" w:rsidRPr="00277CE6" w:rsidRDefault="00FB566D">
      <w:pPr>
        <w:widowControl/>
        <w:jc w:val="left"/>
        <w:rPr>
          <w:rFonts w:ascii="Times New Roman" w:hAnsi="Times New Roman" w:cs="Times New Roman"/>
          <w:sz w:val="24"/>
          <w:szCs w:val="24"/>
        </w:rPr>
      </w:pPr>
      <w:r w:rsidRPr="00277CE6">
        <w:rPr>
          <w:rFonts w:ascii="Times New Roman" w:hAnsi="Times New Roman" w:cs="Times New Roman"/>
          <w:sz w:val="24"/>
          <w:szCs w:val="24"/>
        </w:rPr>
        <w:br w:type="page"/>
      </w:r>
    </w:p>
    <w:p w14:paraId="089191E2" w14:textId="77777777" w:rsidR="00286DF0" w:rsidRPr="00277CE6" w:rsidRDefault="009E07F5" w:rsidP="00FB566D">
      <w:pPr>
        <w:snapToGrid w:val="0"/>
        <w:spacing w:line="300" w:lineRule="auto"/>
        <w:jc w:val="center"/>
        <w:rPr>
          <w:rFonts w:ascii="Times New Roman" w:eastAsia="黑体" w:hAnsi="Times New Roman" w:cs="Times New Roman"/>
          <w:b/>
          <w:sz w:val="36"/>
          <w:szCs w:val="40"/>
        </w:rPr>
      </w:pPr>
      <w:r w:rsidRPr="00277CE6">
        <w:rPr>
          <w:rFonts w:ascii="Times New Roman" w:eastAsia="黑体" w:hAnsi="Times New Roman" w:cs="Times New Roman"/>
          <w:b/>
          <w:sz w:val="36"/>
          <w:szCs w:val="40"/>
        </w:rPr>
        <w:lastRenderedPageBreak/>
        <w:fldChar w:fldCharType="begin"/>
      </w:r>
      <w:r w:rsidRPr="00277CE6">
        <w:rPr>
          <w:rFonts w:ascii="Times New Roman" w:eastAsia="黑体" w:hAnsi="Times New Roman" w:cs="Times New Roman"/>
          <w:b/>
          <w:sz w:val="36"/>
          <w:szCs w:val="40"/>
        </w:rPr>
        <w:instrText xml:space="preserve"> TITLE  </w:instrText>
      </w:r>
      <w:r w:rsidRPr="00277CE6">
        <w:rPr>
          <w:rFonts w:ascii="Times New Roman" w:eastAsia="黑体" w:hAnsi="Times New Roman" w:cs="Times New Roman"/>
          <w:b/>
          <w:sz w:val="36"/>
          <w:szCs w:val="40"/>
        </w:rPr>
        <w:instrText>目录</w:instrText>
      </w:r>
      <w:r w:rsidRPr="00277CE6">
        <w:rPr>
          <w:rFonts w:ascii="Times New Roman" w:eastAsia="黑体" w:hAnsi="Times New Roman" w:cs="Times New Roman"/>
          <w:b/>
          <w:sz w:val="36"/>
          <w:szCs w:val="40"/>
        </w:rPr>
        <w:instrText xml:space="preserve">  \* MERGEFORMAT </w:instrText>
      </w:r>
      <w:r w:rsidRPr="00277CE6">
        <w:rPr>
          <w:rFonts w:ascii="Times New Roman" w:eastAsia="黑体" w:hAnsi="Times New Roman" w:cs="Times New Roman"/>
          <w:b/>
          <w:sz w:val="36"/>
          <w:szCs w:val="40"/>
        </w:rPr>
        <w:fldChar w:fldCharType="separate"/>
      </w:r>
      <w:r w:rsidRPr="00277CE6">
        <w:rPr>
          <w:rFonts w:ascii="Times New Roman" w:eastAsia="黑体" w:hAnsi="Times New Roman" w:cs="Times New Roman"/>
          <w:b/>
          <w:sz w:val="36"/>
          <w:szCs w:val="40"/>
        </w:rPr>
        <w:t>目</w:t>
      </w:r>
      <w:r w:rsidRPr="00277CE6">
        <w:rPr>
          <w:rFonts w:ascii="Times New Roman" w:eastAsia="黑体" w:hAnsi="Times New Roman" w:cs="Times New Roman"/>
          <w:b/>
          <w:sz w:val="36"/>
          <w:szCs w:val="40"/>
        </w:rPr>
        <w:t xml:space="preserve">  </w:t>
      </w:r>
      <w:r w:rsidRPr="00277CE6">
        <w:rPr>
          <w:rFonts w:ascii="Times New Roman" w:eastAsia="黑体" w:hAnsi="Times New Roman" w:cs="Times New Roman"/>
          <w:b/>
          <w:sz w:val="36"/>
          <w:szCs w:val="40"/>
        </w:rPr>
        <w:t>录</w:t>
      </w:r>
      <w:r w:rsidRPr="00277CE6">
        <w:rPr>
          <w:rFonts w:ascii="Times New Roman" w:eastAsia="黑体" w:hAnsi="Times New Roman" w:cs="Times New Roman"/>
          <w:b/>
          <w:sz w:val="36"/>
          <w:szCs w:val="40"/>
        </w:rPr>
        <w:fldChar w:fldCharType="end"/>
      </w:r>
    </w:p>
    <w:p w14:paraId="42B6E882" w14:textId="6B8E5E78" w:rsidR="0006666B" w:rsidRDefault="00286DF0">
      <w:pPr>
        <w:pStyle w:val="TOC1"/>
        <w:tabs>
          <w:tab w:val="right" w:leader="dot" w:pos="9344"/>
        </w:tabs>
        <w:rPr>
          <w:noProof/>
          <w:kern w:val="2"/>
          <w:sz w:val="21"/>
        </w:rPr>
      </w:pPr>
      <w:r w:rsidRPr="00277CE6">
        <w:rPr>
          <w:rFonts w:ascii="Times New Roman" w:hAnsi="Times New Roman" w:cs="Times New Roman"/>
          <w:sz w:val="24"/>
          <w:szCs w:val="24"/>
        </w:rPr>
        <w:fldChar w:fldCharType="begin"/>
      </w:r>
      <w:r w:rsidRPr="00277CE6">
        <w:rPr>
          <w:rFonts w:ascii="Times New Roman" w:hAnsi="Times New Roman" w:cs="Times New Roman"/>
          <w:sz w:val="24"/>
          <w:szCs w:val="24"/>
        </w:rPr>
        <w:instrText xml:space="preserve"> TOC \o "1-3" \h \z \u </w:instrText>
      </w:r>
      <w:r w:rsidRPr="00277CE6">
        <w:rPr>
          <w:rFonts w:ascii="Times New Roman" w:hAnsi="Times New Roman" w:cs="Times New Roman"/>
          <w:sz w:val="24"/>
          <w:szCs w:val="24"/>
        </w:rPr>
        <w:fldChar w:fldCharType="separate"/>
      </w:r>
      <w:hyperlink w:anchor="_Toc105009165" w:history="1">
        <w:r w:rsidR="0006666B" w:rsidRPr="00C94D8A">
          <w:rPr>
            <w:rStyle w:val="af0"/>
            <w:rFonts w:ascii="Times New Roman" w:eastAsia="黑体" w:hAnsi="Times New Roman" w:cs="Times New Roman"/>
            <w:noProof/>
          </w:rPr>
          <w:t>第一章</w:t>
        </w:r>
        <w:r w:rsidR="0006666B" w:rsidRPr="00C94D8A">
          <w:rPr>
            <w:rStyle w:val="af0"/>
            <w:rFonts w:ascii="Times New Roman" w:eastAsia="黑体" w:hAnsi="Times New Roman" w:cs="Times New Roman"/>
            <w:noProof/>
          </w:rPr>
          <w:t xml:space="preserve"> </w:t>
        </w:r>
        <w:r w:rsidR="0006666B" w:rsidRPr="00C94D8A">
          <w:rPr>
            <w:rStyle w:val="af0"/>
            <w:rFonts w:ascii="Times New Roman" w:eastAsia="黑体" w:hAnsi="Times New Roman" w:cs="Times New Roman"/>
            <w:noProof/>
          </w:rPr>
          <w:t>引言</w:t>
        </w:r>
        <w:r w:rsidR="0006666B">
          <w:rPr>
            <w:noProof/>
            <w:webHidden/>
          </w:rPr>
          <w:tab/>
        </w:r>
        <w:r w:rsidR="0006666B">
          <w:rPr>
            <w:noProof/>
            <w:webHidden/>
          </w:rPr>
          <w:fldChar w:fldCharType="begin"/>
        </w:r>
        <w:r w:rsidR="0006666B">
          <w:rPr>
            <w:noProof/>
            <w:webHidden/>
          </w:rPr>
          <w:instrText xml:space="preserve"> PAGEREF _Toc105009165 \h </w:instrText>
        </w:r>
        <w:r w:rsidR="0006666B">
          <w:rPr>
            <w:noProof/>
            <w:webHidden/>
          </w:rPr>
        </w:r>
        <w:r w:rsidR="0006666B">
          <w:rPr>
            <w:noProof/>
            <w:webHidden/>
          </w:rPr>
          <w:fldChar w:fldCharType="separate"/>
        </w:r>
        <w:r w:rsidR="0006666B">
          <w:rPr>
            <w:noProof/>
            <w:webHidden/>
          </w:rPr>
          <w:t>4</w:t>
        </w:r>
        <w:r w:rsidR="0006666B">
          <w:rPr>
            <w:noProof/>
            <w:webHidden/>
          </w:rPr>
          <w:fldChar w:fldCharType="end"/>
        </w:r>
      </w:hyperlink>
    </w:p>
    <w:p w14:paraId="7E029545" w14:textId="7C27D8C7" w:rsidR="0006666B" w:rsidRDefault="006910C1">
      <w:pPr>
        <w:pStyle w:val="TOC2"/>
        <w:tabs>
          <w:tab w:val="right" w:leader="dot" w:pos="9344"/>
        </w:tabs>
        <w:rPr>
          <w:noProof/>
          <w:kern w:val="2"/>
          <w:sz w:val="21"/>
        </w:rPr>
      </w:pPr>
      <w:hyperlink w:anchor="_Toc105009166" w:history="1">
        <w:r w:rsidR="0006666B" w:rsidRPr="00C94D8A">
          <w:rPr>
            <w:rStyle w:val="af0"/>
            <w:rFonts w:cs="Times New Roman"/>
            <w:noProof/>
          </w:rPr>
          <w:t xml:space="preserve">1.1 </w:t>
        </w:r>
        <w:r w:rsidR="0006666B" w:rsidRPr="00C94D8A">
          <w:rPr>
            <w:rStyle w:val="af0"/>
            <w:rFonts w:cs="Times New Roman"/>
            <w:noProof/>
          </w:rPr>
          <w:t>蛋白质计算设计概述</w:t>
        </w:r>
        <w:r w:rsidR="0006666B">
          <w:rPr>
            <w:noProof/>
            <w:webHidden/>
          </w:rPr>
          <w:tab/>
        </w:r>
        <w:r w:rsidR="0006666B">
          <w:rPr>
            <w:noProof/>
            <w:webHidden/>
          </w:rPr>
          <w:fldChar w:fldCharType="begin"/>
        </w:r>
        <w:r w:rsidR="0006666B">
          <w:rPr>
            <w:noProof/>
            <w:webHidden/>
          </w:rPr>
          <w:instrText xml:space="preserve"> PAGEREF _Toc105009166 \h </w:instrText>
        </w:r>
        <w:r w:rsidR="0006666B">
          <w:rPr>
            <w:noProof/>
            <w:webHidden/>
          </w:rPr>
        </w:r>
        <w:r w:rsidR="0006666B">
          <w:rPr>
            <w:noProof/>
            <w:webHidden/>
          </w:rPr>
          <w:fldChar w:fldCharType="separate"/>
        </w:r>
        <w:r w:rsidR="0006666B">
          <w:rPr>
            <w:noProof/>
            <w:webHidden/>
          </w:rPr>
          <w:t>4</w:t>
        </w:r>
        <w:r w:rsidR="0006666B">
          <w:rPr>
            <w:noProof/>
            <w:webHidden/>
          </w:rPr>
          <w:fldChar w:fldCharType="end"/>
        </w:r>
      </w:hyperlink>
    </w:p>
    <w:p w14:paraId="4425744C" w14:textId="00D6889A" w:rsidR="0006666B" w:rsidRDefault="006910C1">
      <w:pPr>
        <w:pStyle w:val="TOC2"/>
        <w:tabs>
          <w:tab w:val="right" w:leader="dot" w:pos="9344"/>
        </w:tabs>
        <w:rPr>
          <w:noProof/>
          <w:kern w:val="2"/>
          <w:sz w:val="21"/>
        </w:rPr>
      </w:pPr>
      <w:hyperlink w:anchor="_Toc105009167" w:history="1">
        <w:r w:rsidR="0006666B" w:rsidRPr="00C94D8A">
          <w:rPr>
            <w:rStyle w:val="af0"/>
            <w:rFonts w:cs="Times New Roman"/>
            <w:noProof/>
          </w:rPr>
          <w:t xml:space="preserve">1.2 </w:t>
        </w:r>
        <w:r w:rsidR="0006666B" w:rsidRPr="00C94D8A">
          <w:rPr>
            <w:rStyle w:val="af0"/>
            <w:rFonts w:cs="Times New Roman"/>
            <w:noProof/>
          </w:rPr>
          <w:t>侧链无关的蛋白质主链优化</w:t>
        </w:r>
        <w:r w:rsidR="0006666B">
          <w:rPr>
            <w:noProof/>
            <w:webHidden/>
          </w:rPr>
          <w:tab/>
        </w:r>
        <w:r w:rsidR="0006666B">
          <w:rPr>
            <w:noProof/>
            <w:webHidden/>
          </w:rPr>
          <w:fldChar w:fldCharType="begin"/>
        </w:r>
        <w:r w:rsidR="0006666B">
          <w:rPr>
            <w:noProof/>
            <w:webHidden/>
          </w:rPr>
          <w:instrText xml:space="preserve"> PAGEREF _Toc105009167 \h </w:instrText>
        </w:r>
        <w:r w:rsidR="0006666B">
          <w:rPr>
            <w:noProof/>
            <w:webHidden/>
          </w:rPr>
        </w:r>
        <w:r w:rsidR="0006666B">
          <w:rPr>
            <w:noProof/>
            <w:webHidden/>
          </w:rPr>
          <w:fldChar w:fldCharType="separate"/>
        </w:r>
        <w:r w:rsidR="0006666B">
          <w:rPr>
            <w:noProof/>
            <w:webHidden/>
          </w:rPr>
          <w:t>6</w:t>
        </w:r>
        <w:r w:rsidR="0006666B">
          <w:rPr>
            <w:noProof/>
            <w:webHidden/>
          </w:rPr>
          <w:fldChar w:fldCharType="end"/>
        </w:r>
      </w:hyperlink>
    </w:p>
    <w:p w14:paraId="6BEB67BD" w14:textId="432C03F4" w:rsidR="0006666B" w:rsidRDefault="006910C1">
      <w:pPr>
        <w:pStyle w:val="TOC2"/>
        <w:tabs>
          <w:tab w:val="right" w:leader="dot" w:pos="9344"/>
        </w:tabs>
        <w:rPr>
          <w:noProof/>
          <w:kern w:val="2"/>
          <w:sz w:val="21"/>
        </w:rPr>
      </w:pPr>
      <w:hyperlink w:anchor="_Toc105009168" w:history="1">
        <w:r w:rsidR="0006666B" w:rsidRPr="00C94D8A">
          <w:rPr>
            <w:rStyle w:val="af0"/>
            <w:rFonts w:cs="Times New Roman"/>
            <w:noProof/>
          </w:rPr>
          <w:t xml:space="preserve">1.3 </w:t>
        </w:r>
        <w:r w:rsidR="0006666B" w:rsidRPr="00C94D8A">
          <w:rPr>
            <w:rStyle w:val="af0"/>
            <w:rFonts w:cs="Times New Roman"/>
            <w:noProof/>
          </w:rPr>
          <w:t>基于图神经网络的构象生成</w:t>
        </w:r>
        <w:r w:rsidR="0006666B">
          <w:rPr>
            <w:noProof/>
            <w:webHidden/>
          </w:rPr>
          <w:tab/>
        </w:r>
        <w:r w:rsidR="0006666B">
          <w:rPr>
            <w:noProof/>
            <w:webHidden/>
          </w:rPr>
          <w:fldChar w:fldCharType="begin"/>
        </w:r>
        <w:r w:rsidR="0006666B">
          <w:rPr>
            <w:noProof/>
            <w:webHidden/>
          </w:rPr>
          <w:instrText xml:space="preserve"> PAGEREF _Toc105009168 \h </w:instrText>
        </w:r>
        <w:r w:rsidR="0006666B">
          <w:rPr>
            <w:noProof/>
            <w:webHidden/>
          </w:rPr>
        </w:r>
        <w:r w:rsidR="0006666B">
          <w:rPr>
            <w:noProof/>
            <w:webHidden/>
          </w:rPr>
          <w:fldChar w:fldCharType="separate"/>
        </w:r>
        <w:r w:rsidR="0006666B">
          <w:rPr>
            <w:noProof/>
            <w:webHidden/>
          </w:rPr>
          <w:t>9</w:t>
        </w:r>
        <w:r w:rsidR="0006666B">
          <w:rPr>
            <w:noProof/>
            <w:webHidden/>
          </w:rPr>
          <w:fldChar w:fldCharType="end"/>
        </w:r>
      </w:hyperlink>
    </w:p>
    <w:p w14:paraId="40F7BF96" w14:textId="2A716CED" w:rsidR="0006666B" w:rsidRDefault="006910C1">
      <w:pPr>
        <w:pStyle w:val="TOC2"/>
        <w:tabs>
          <w:tab w:val="right" w:leader="dot" w:pos="9344"/>
        </w:tabs>
        <w:rPr>
          <w:noProof/>
          <w:kern w:val="2"/>
          <w:sz w:val="21"/>
        </w:rPr>
      </w:pPr>
      <w:hyperlink w:anchor="_Toc105009169" w:history="1">
        <w:r w:rsidR="0006666B" w:rsidRPr="00C94D8A">
          <w:rPr>
            <w:rStyle w:val="af0"/>
            <w:rFonts w:cs="Times New Roman"/>
            <w:noProof/>
          </w:rPr>
          <w:t xml:space="preserve">1.4 </w:t>
        </w:r>
        <w:r w:rsidR="0006666B" w:rsidRPr="00C94D8A">
          <w:rPr>
            <w:rStyle w:val="af0"/>
            <w:rFonts w:cs="Times New Roman"/>
            <w:noProof/>
          </w:rPr>
          <w:t>课题目的与研究思路</w:t>
        </w:r>
        <w:r w:rsidR="0006666B">
          <w:rPr>
            <w:noProof/>
            <w:webHidden/>
          </w:rPr>
          <w:tab/>
        </w:r>
        <w:r w:rsidR="0006666B">
          <w:rPr>
            <w:noProof/>
            <w:webHidden/>
          </w:rPr>
          <w:fldChar w:fldCharType="begin"/>
        </w:r>
        <w:r w:rsidR="0006666B">
          <w:rPr>
            <w:noProof/>
            <w:webHidden/>
          </w:rPr>
          <w:instrText xml:space="preserve"> PAGEREF _Toc105009169 \h </w:instrText>
        </w:r>
        <w:r w:rsidR="0006666B">
          <w:rPr>
            <w:noProof/>
            <w:webHidden/>
          </w:rPr>
        </w:r>
        <w:r w:rsidR="0006666B">
          <w:rPr>
            <w:noProof/>
            <w:webHidden/>
          </w:rPr>
          <w:fldChar w:fldCharType="separate"/>
        </w:r>
        <w:r w:rsidR="0006666B">
          <w:rPr>
            <w:noProof/>
            <w:webHidden/>
          </w:rPr>
          <w:t>11</w:t>
        </w:r>
        <w:r w:rsidR="0006666B">
          <w:rPr>
            <w:noProof/>
            <w:webHidden/>
          </w:rPr>
          <w:fldChar w:fldCharType="end"/>
        </w:r>
      </w:hyperlink>
    </w:p>
    <w:p w14:paraId="7B7DB621" w14:textId="366124F3" w:rsidR="0006666B" w:rsidRDefault="006910C1">
      <w:pPr>
        <w:pStyle w:val="TOC1"/>
        <w:tabs>
          <w:tab w:val="right" w:leader="dot" w:pos="9344"/>
        </w:tabs>
        <w:rPr>
          <w:noProof/>
          <w:kern w:val="2"/>
          <w:sz w:val="21"/>
        </w:rPr>
      </w:pPr>
      <w:hyperlink w:anchor="_Toc105009170" w:history="1">
        <w:r w:rsidR="0006666B" w:rsidRPr="00C94D8A">
          <w:rPr>
            <w:rStyle w:val="af0"/>
            <w:rFonts w:ascii="Times New Roman" w:eastAsia="黑体" w:hAnsi="Times New Roman" w:cs="Times New Roman"/>
            <w:noProof/>
          </w:rPr>
          <w:t>第二章</w:t>
        </w:r>
        <w:r w:rsidR="0006666B" w:rsidRPr="00C94D8A">
          <w:rPr>
            <w:rStyle w:val="af0"/>
            <w:rFonts w:ascii="Times New Roman" w:eastAsia="黑体" w:hAnsi="Times New Roman" w:cs="Times New Roman"/>
            <w:noProof/>
          </w:rPr>
          <w:t xml:space="preserve"> </w:t>
        </w:r>
        <w:r w:rsidR="0006666B" w:rsidRPr="00C94D8A">
          <w:rPr>
            <w:rStyle w:val="af0"/>
            <w:rFonts w:ascii="Times New Roman" w:eastAsia="黑体" w:hAnsi="Times New Roman" w:cs="Times New Roman"/>
            <w:noProof/>
          </w:rPr>
          <w:t>材料与方法</w:t>
        </w:r>
        <w:r w:rsidR="0006666B">
          <w:rPr>
            <w:noProof/>
            <w:webHidden/>
          </w:rPr>
          <w:tab/>
        </w:r>
        <w:r w:rsidR="0006666B">
          <w:rPr>
            <w:noProof/>
            <w:webHidden/>
          </w:rPr>
          <w:fldChar w:fldCharType="begin"/>
        </w:r>
        <w:r w:rsidR="0006666B">
          <w:rPr>
            <w:noProof/>
            <w:webHidden/>
          </w:rPr>
          <w:instrText xml:space="preserve"> PAGEREF _Toc105009170 \h </w:instrText>
        </w:r>
        <w:r w:rsidR="0006666B">
          <w:rPr>
            <w:noProof/>
            <w:webHidden/>
          </w:rPr>
        </w:r>
        <w:r w:rsidR="0006666B">
          <w:rPr>
            <w:noProof/>
            <w:webHidden/>
          </w:rPr>
          <w:fldChar w:fldCharType="separate"/>
        </w:r>
        <w:r w:rsidR="0006666B">
          <w:rPr>
            <w:noProof/>
            <w:webHidden/>
          </w:rPr>
          <w:t>12</w:t>
        </w:r>
        <w:r w:rsidR="0006666B">
          <w:rPr>
            <w:noProof/>
            <w:webHidden/>
          </w:rPr>
          <w:fldChar w:fldCharType="end"/>
        </w:r>
      </w:hyperlink>
    </w:p>
    <w:p w14:paraId="20C10B9F" w14:textId="7CDA3C02" w:rsidR="0006666B" w:rsidRDefault="006910C1">
      <w:pPr>
        <w:pStyle w:val="TOC2"/>
        <w:tabs>
          <w:tab w:val="right" w:leader="dot" w:pos="9344"/>
        </w:tabs>
        <w:rPr>
          <w:noProof/>
          <w:kern w:val="2"/>
          <w:sz w:val="21"/>
        </w:rPr>
      </w:pPr>
      <w:hyperlink w:anchor="_Toc105009171" w:history="1">
        <w:r w:rsidR="0006666B" w:rsidRPr="00C94D8A">
          <w:rPr>
            <w:rStyle w:val="af0"/>
            <w:rFonts w:cs="Times New Roman"/>
            <w:noProof/>
          </w:rPr>
          <w:t xml:space="preserve">2.1 </w:t>
        </w:r>
        <w:r w:rsidR="0006666B" w:rsidRPr="00C94D8A">
          <w:rPr>
            <w:rStyle w:val="af0"/>
            <w:rFonts w:cs="Times New Roman"/>
            <w:noProof/>
          </w:rPr>
          <w:t>数据集的建立</w:t>
        </w:r>
        <w:r w:rsidR="0006666B">
          <w:rPr>
            <w:noProof/>
            <w:webHidden/>
          </w:rPr>
          <w:tab/>
        </w:r>
        <w:r w:rsidR="0006666B">
          <w:rPr>
            <w:noProof/>
            <w:webHidden/>
          </w:rPr>
          <w:fldChar w:fldCharType="begin"/>
        </w:r>
        <w:r w:rsidR="0006666B">
          <w:rPr>
            <w:noProof/>
            <w:webHidden/>
          </w:rPr>
          <w:instrText xml:space="preserve"> PAGEREF _Toc105009171 \h </w:instrText>
        </w:r>
        <w:r w:rsidR="0006666B">
          <w:rPr>
            <w:noProof/>
            <w:webHidden/>
          </w:rPr>
        </w:r>
        <w:r w:rsidR="0006666B">
          <w:rPr>
            <w:noProof/>
            <w:webHidden/>
          </w:rPr>
          <w:fldChar w:fldCharType="separate"/>
        </w:r>
        <w:r w:rsidR="0006666B">
          <w:rPr>
            <w:noProof/>
            <w:webHidden/>
          </w:rPr>
          <w:t>12</w:t>
        </w:r>
        <w:r w:rsidR="0006666B">
          <w:rPr>
            <w:noProof/>
            <w:webHidden/>
          </w:rPr>
          <w:fldChar w:fldCharType="end"/>
        </w:r>
      </w:hyperlink>
    </w:p>
    <w:p w14:paraId="28E7A183" w14:textId="00211325" w:rsidR="0006666B" w:rsidRDefault="006910C1">
      <w:pPr>
        <w:pStyle w:val="TOC3"/>
        <w:tabs>
          <w:tab w:val="right" w:leader="dot" w:pos="9344"/>
        </w:tabs>
        <w:rPr>
          <w:noProof/>
          <w:kern w:val="2"/>
          <w:sz w:val="21"/>
        </w:rPr>
      </w:pPr>
      <w:hyperlink w:anchor="_Toc105009172" w:history="1">
        <w:r w:rsidR="0006666B" w:rsidRPr="00C94D8A">
          <w:rPr>
            <w:rStyle w:val="af0"/>
            <w:rFonts w:cs="Times New Roman"/>
            <w:noProof/>
          </w:rPr>
          <w:t xml:space="preserve">2.1.1 </w:t>
        </w:r>
        <w:r w:rsidR="0006666B" w:rsidRPr="00C94D8A">
          <w:rPr>
            <w:rStyle w:val="af0"/>
            <w:rFonts w:cs="Times New Roman"/>
            <w:noProof/>
          </w:rPr>
          <w:t>蛋白质结构数据的收集</w:t>
        </w:r>
        <w:r w:rsidR="0006666B">
          <w:rPr>
            <w:noProof/>
            <w:webHidden/>
          </w:rPr>
          <w:tab/>
        </w:r>
        <w:r w:rsidR="0006666B">
          <w:rPr>
            <w:noProof/>
            <w:webHidden/>
          </w:rPr>
          <w:fldChar w:fldCharType="begin"/>
        </w:r>
        <w:r w:rsidR="0006666B">
          <w:rPr>
            <w:noProof/>
            <w:webHidden/>
          </w:rPr>
          <w:instrText xml:space="preserve"> PAGEREF _Toc105009172 \h </w:instrText>
        </w:r>
        <w:r w:rsidR="0006666B">
          <w:rPr>
            <w:noProof/>
            <w:webHidden/>
          </w:rPr>
        </w:r>
        <w:r w:rsidR="0006666B">
          <w:rPr>
            <w:noProof/>
            <w:webHidden/>
          </w:rPr>
          <w:fldChar w:fldCharType="separate"/>
        </w:r>
        <w:r w:rsidR="0006666B">
          <w:rPr>
            <w:noProof/>
            <w:webHidden/>
          </w:rPr>
          <w:t>12</w:t>
        </w:r>
        <w:r w:rsidR="0006666B">
          <w:rPr>
            <w:noProof/>
            <w:webHidden/>
          </w:rPr>
          <w:fldChar w:fldCharType="end"/>
        </w:r>
      </w:hyperlink>
    </w:p>
    <w:p w14:paraId="592BF4C2" w14:textId="68BB78F7" w:rsidR="0006666B" w:rsidRDefault="006910C1">
      <w:pPr>
        <w:pStyle w:val="TOC3"/>
        <w:tabs>
          <w:tab w:val="right" w:leader="dot" w:pos="9344"/>
        </w:tabs>
        <w:rPr>
          <w:noProof/>
          <w:kern w:val="2"/>
          <w:sz w:val="21"/>
        </w:rPr>
      </w:pPr>
      <w:hyperlink w:anchor="_Toc105009173" w:history="1">
        <w:r w:rsidR="0006666B" w:rsidRPr="00C94D8A">
          <w:rPr>
            <w:rStyle w:val="af0"/>
            <w:rFonts w:cs="Times New Roman"/>
            <w:noProof/>
          </w:rPr>
          <w:t xml:space="preserve">2.1.2 </w:t>
        </w:r>
        <w:r w:rsidR="0006666B" w:rsidRPr="00C94D8A">
          <w:rPr>
            <w:rStyle w:val="af0"/>
            <w:rFonts w:cs="Times New Roman"/>
            <w:noProof/>
          </w:rPr>
          <w:t>蛋白质结构数据的预处理</w:t>
        </w:r>
        <w:r w:rsidR="0006666B">
          <w:rPr>
            <w:noProof/>
            <w:webHidden/>
          </w:rPr>
          <w:tab/>
        </w:r>
        <w:r w:rsidR="0006666B">
          <w:rPr>
            <w:noProof/>
            <w:webHidden/>
          </w:rPr>
          <w:fldChar w:fldCharType="begin"/>
        </w:r>
        <w:r w:rsidR="0006666B">
          <w:rPr>
            <w:noProof/>
            <w:webHidden/>
          </w:rPr>
          <w:instrText xml:space="preserve"> PAGEREF _Toc105009173 \h </w:instrText>
        </w:r>
        <w:r w:rsidR="0006666B">
          <w:rPr>
            <w:noProof/>
            <w:webHidden/>
          </w:rPr>
        </w:r>
        <w:r w:rsidR="0006666B">
          <w:rPr>
            <w:noProof/>
            <w:webHidden/>
          </w:rPr>
          <w:fldChar w:fldCharType="separate"/>
        </w:r>
        <w:r w:rsidR="0006666B">
          <w:rPr>
            <w:noProof/>
            <w:webHidden/>
          </w:rPr>
          <w:t>12</w:t>
        </w:r>
        <w:r w:rsidR="0006666B">
          <w:rPr>
            <w:noProof/>
            <w:webHidden/>
          </w:rPr>
          <w:fldChar w:fldCharType="end"/>
        </w:r>
      </w:hyperlink>
    </w:p>
    <w:p w14:paraId="06598BF9" w14:textId="3723C1FC" w:rsidR="0006666B" w:rsidRDefault="006910C1">
      <w:pPr>
        <w:pStyle w:val="TOC3"/>
        <w:tabs>
          <w:tab w:val="right" w:leader="dot" w:pos="9344"/>
        </w:tabs>
        <w:rPr>
          <w:noProof/>
          <w:kern w:val="2"/>
          <w:sz w:val="21"/>
        </w:rPr>
      </w:pPr>
      <w:hyperlink w:anchor="_Toc105009174" w:history="1">
        <w:r w:rsidR="0006666B" w:rsidRPr="00C94D8A">
          <w:rPr>
            <w:rStyle w:val="af0"/>
            <w:rFonts w:cs="Times New Roman"/>
            <w:noProof/>
          </w:rPr>
          <w:t xml:space="preserve">2.1.3 </w:t>
        </w:r>
        <w:r w:rsidR="0006666B" w:rsidRPr="00C94D8A">
          <w:rPr>
            <w:rStyle w:val="af0"/>
            <w:rFonts w:cs="Times New Roman"/>
            <w:noProof/>
          </w:rPr>
          <w:t>数据集的划分</w:t>
        </w:r>
        <w:r w:rsidR="0006666B">
          <w:rPr>
            <w:noProof/>
            <w:webHidden/>
          </w:rPr>
          <w:tab/>
        </w:r>
        <w:r w:rsidR="0006666B">
          <w:rPr>
            <w:noProof/>
            <w:webHidden/>
          </w:rPr>
          <w:fldChar w:fldCharType="begin"/>
        </w:r>
        <w:r w:rsidR="0006666B">
          <w:rPr>
            <w:noProof/>
            <w:webHidden/>
          </w:rPr>
          <w:instrText xml:space="preserve"> PAGEREF _Toc105009174 \h </w:instrText>
        </w:r>
        <w:r w:rsidR="0006666B">
          <w:rPr>
            <w:noProof/>
            <w:webHidden/>
          </w:rPr>
        </w:r>
        <w:r w:rsidR="0006666B">
          <w:rPr>
            <w:noProof/>
            <w:webHidden/>
          </w:rPr>
          <w:fldChar w:fldCharType="separate"/>
        </w:r>
        <w:r w:rsidR="0006666B">
          <w:rPr>
            <w:noProof/>
            <w:webHidden/>
          </w:rPr>
          <w:t>13</w:t>
        </w:r>
        <w:r w:rsidR="0006666B">
          <w:rPr>
            <w:noProof/>
            <w:webHidden/>
          </w:rPr>
          <w:fldChar w:fldCharType="end"/>
        </w:r>
      </w:hyperlink>
    </w:p>
    <w:p w14:paraId="345B8C99" w14:textId="4AFE732A" w:rsidR="0006666B" w:rsidRDefault="006910C1">
      <w:pPr>
        <w:pStyle w:val="TOC2"/>
        <w:tabs>
          <w:tab w:val="right" w:leader="dot" w:pos="9344"/>
        </w:tabs>
        <w:rPr>
          <w:noProof/>
          <w:kern w:val="2"/>
          <w:sz w:val="21"/>
        </w:rPr>
      </w:pPr>
      <w:hyperlink w:anchor="_Toc105009175" w:history="1">
        <w:r w:rsidR="0006666B" w:rsidRPr="00C94D8A">
          <w:rPr>
            <w:rStyle w:val="af0"/>
            <w:rFonts w:cs="Times New Roman"/>
            <w:noProof/>
          </w:rPr>
          <w:t xml:space="preserve">2.2 </w:t>
        </w:r>
        <w:r w:rsidR="0006666B" w:rsidRPr="00C94D8A">
          <w:rPr>
            <w:rStyle w:val="af0"/>
            <w:rFonts w:cs="Times New Roman"/>
            <w:noProof/>
          </w:rPr>
          <w:t>开发环境与硬件</w:t>
        </w:r>
        <w:r w:rsidR="0006666B">
          <w:rPr>
            <w:noProof/>
            <w:webHidden/>
          </w:rPr>
          <w:tab/>
        </w:r>
        <w:r w:rsidR="0006666B">
          <w:rPr>
            <w:noProof/>
            <w:webHidden/>
          </w:rPr>
          <w:fldChar w:fldCharType="begin"/>
        </w:r>
        <w:r w:rsidR="0006666B">
          <w:rPr>
            <w:noProof/>
            <w:webHidden/>
          </w:rPr>
          <w:instrText xml:space="preserve"> PAGEREF _Toc105009175 \h </w:instrText>
        </w:r>
        <w:r w:rsidR="0006666B">
          <w:rPr>
            <w:noProof/>
            <w:webHidden/>
          </w:rPr>
        </w:r>
        <w:r w:rsidR="0006666B">
          <w:rPr>
            <w:noProof/>
            <w:webHidden/>
          </w:rPr>
          <w:fldChar w:fldCharType="separate"/>
        </w:r>
        <w:r w:rsidR="0006666B">
          <w:rPr>
            <w:noProof/>
            <w:webHidden/>
          </w:rPr>
          <w:t>13</w:t>
        </w:r>
        <w:r w:rsidR="0006666B">
          <w:rPr>
            <w:noProof/>
            <w:webHidden/>
          </w:rPr>
          <w:fldChar w:fldCharType="end"/>
        </w:r>
      </w:hyperlink>
    </w:p>
    <w:p w14:paraId="372DABD0" w14:textId="071A7FA7" w:rsidR="0006666B" w:rsidRDefault="006910C1">
      <w:pPr>
        <w:pStyle w:val="TOC2"/>
        <w:tabs>
          <w:tab w:val="right" w:leader="dot" w:pos="9344"/>
        </w:tabs>
        <w:rPr>
          <w:noProof/>
          <w:kern w:val="2"/>
          <w:sz w:val="21"/>
        </w:rPr>
      </w:pPr>
      <w:hyperlink w:anchor="_Toc105009176" w:history="1">
        <w:r w:rsidR="0006666B" w:rsidRPr="00C94D8A">
          <w:rPr>
            <w:rStyle w:val="af0"/>
            <w:rFonts w:cs="Times New Roman"/>
            <w:noProof/>
          </w:rPr>
          <w:t xml:space="preserve">2.3 </w:t>
        </w:r>
        <w:r w:rsidR="0006666B" w:rsidRPr="00C94D8A">
          <w:rPr>
            <w:rStyle w:val="af0"/>
            <w:rFonts w:cs="Times New Roman"/>
            <w:noProof/>
          </w:rPr>
          <w:t>模型的构建与优化</w:t>
        </w:r>
        <w:r w:rsidR="0006666B">
          <w:rPr>
            <w:noProof/>
            <w:webHidden/>
          </w:rPr>
          <w:tab/>
        </w:r>
        <w:r w:rsidR="0006666B">
          <w:rPr>
            <w:noProof/>
            <w:webHidden/>
          </w:rPr>
          <w:fldChar w:fldCharType="begin"/>
        </w:r>
        <w:r w:rsidR="0006666B">
          <w:rPr>
            <w:noProof/>
            <w:webHidden/>
          </w:rPr>
          <w:instrText xml:space="preserve"> PAGEREF _Toc105009176 \h </w:instrText>
        </w:r>
        <w:r w:rsidR="0006666B">
          <w:rPr>
            <w:noProof/>
            <w:webHidden/>
          </w:rPr>
        </w:r>
        <w:r w:rsidR="0006666B">
          <w:rPr>
            <w:noProof/>
            <w:webHidden/>
          </w:rPr>
          <w:fldChar w:fldCharType="separate"/>
        </w:r>
        <w:r w:rsidR="0006666B">
          <w:rPr>
            <w:noProof/>
            <w:webHidden/>
          </w:rPr>
          <w:t>14</w:t>
        </w:r>
        <w:r w:rsidR="0006666B">
          <w:rPr>
            <w:noProof/>
            <w:webHidden/>
          </w:rPr>
          <w:fldChar w:fldCharType="end"/>
        </w:r>
      </w:hyperlink>
    </w:p>
    <w:p w14:paraId="6E25296B" w14:textId="00627C7B" w:rsidR="0006666B" w:rsidRDefault="006910C1">
      <w:pPr>
        <w:pStyle w:val="TOC3"/>
        <w:tabs>
          <w:tab w:val="right" w:leader="dot" w:pos="9344"/>
        </w:tabs>
        <w:rPr>
          <w:noProof/>
          <w:kern w:val="2"/>
          <w:sz w:val="21"/>
        </w:rPr>
      </w:pPr>
      <w:hyperlink w:anchor="_Toc105009177" w:history="1">
        <w:r w:rsidR="0006666B" w:rsidRPr="00C94D8A">
          <w:rPr>
            <w:rStyle w:val="af0"/>
            <w:rFonts w:cs="Times New Roman"/>
            <w:noProof/>
          </w:rPr>
          <w:t xml:space="preserve">2.3.1 </w:t>
        </w:r>
        <w:r w:rsidR="0006666B" w:rsidRPr="00C94D8A">
          <w:rPr>
            <w:rStyle w:val="af0"/>
            <w:rFonts w:cs="Times New Roman"/>
            <w:noProof/>
          </w:rPr>
          <w:t>基于蛋白质结构数据的图的构建</w:t>
        </w:r>
        <w:r w:rsidR="0006666B">
          <w:rPr>
            <w:noProof/>
            <w:webHidden/>
          </w:rPr>
          <w:tab/>
        </w:r>
        <w:r w:rsidR="0006666B">
          <w:rPr>
            <w:noProof/>
            <w:webHidden/>
          </w:rPr>
          <w:fldChar w:fldCharType="begin"/>
        </w:r>
        <w:r w:rsidR="0006666B">
          <w:rPr>
            <w:noProof/>
            <w:webHidden/>
          </w:rPr>
          <w:instrText xml:space="preserve"> PAGEREF _Toc105009177 \h </w:instrText>
        </w:r>
        <w:r w:rsidR="0006666B">
          <w:rPr>
            <w:noProof/>
            <w:webHidden/>
          </w:rPr>
        </w:r>
        <w:r w:rsidR="0006666B">
          <w:rPr>
            <w:noProof/>
            <w:webHidden/>
          </w:rPr>
          <w:fldChar w:fldCharType="separate"/>
        </w:r>
        <w:r w:rsidR="0006666B">
          <w:rPr>
            <w:noProof/>
            <w:webHidden/>
          </w:rPr>
          <w:t>14</w:t>
        </w:r>
        <w:r w:rsidR="0006666B">
          <w:rPr>
            <w:noProof/>
            <w:webHidden/>
          </w:rPr>
          <w:fldChar w:fldCharType="end"/>
        </w:r>
      </w:hyperlink>
    </w:p>
    <w:p w14:paraId="22B2EC6D" w14:textId="471A2404" w:rsidR="0006666B" w:rsidRDefault="006910C1">
      <w:pPr>
        <w:pStyle w:val="TOC3"/>
        <w:tabs>
          <w:tab w:val="right" w:leader="dot" w:pos="9344"/>
        </w:tabs>
        <w:rPr>
          <w:noProof/>
          <w:kern w:val="2"/>
          <w:sz w:val="21"/>
        </w:rPr>
      </w:pPr>
      <w:hyperlink w:anchor="_Toc105009178" w:history="1">
        <w:r w:rsidR="0006666B" w:rsidRPr="00C94D8A">
          <w:rPr>
            <w:rStyle w:val="af0"/>
            <w:rFonts w:cs="Times New Roman"/>
            <w:noProof/>
          </w:rPr>
          <w:t xml:space="preserve">2.3.2 </w:t>
        </w:r>
        <w:r w:rsidR="0006666B" w:rsidRPr="00C94D8A">
          <w:rPr>
            <w:rStyle w:val="af0"/>
            <w:rFonts w:cs="Times New Roman"/>
            <w:noProof/>
          </w:rPr>
          <w:t>模型的原理与基本架构</w:t>
        </w:r>
        <w:r w:rsidR="0006666B">
          <w:rPr>
            <w:noProof/>
            <w:webHidden/>
          </w:rPr>
          <w:tab/>
        </w:r>
        <w:r w:rsidR="0006666B">
          <w:rPr>
            <w:noProof/>
            <w:webHidden/>
          </w:rPr>
          <w:fldChar w:fldCharType="begin"/>
        </w:r>
        <w:r w:rsidR="0006666B">
          <w:rPr>
            <w:noProof/>
            <w:webHidden/>
          </w:rPr>
          <w:instrText xml:space="preserve"> PAGEREF _Toc105009178 \h </w:instrText>
        </w:r>
        <w:r w:rsidR="0006666B">
          <w:rPr>
            <w:noProof/>
            <w:webHidden/>
          </w:rPr>
        </w:r>
        <w:r w:rsidR="0006666B">
          <w:rPr>
            <w:noProof/>
            <w:webHidden/>
          </w:rPr>
          <w:fldChar w:fldCharType="separate"/>
        </w:r>
        <w:r w:rsidR="0006666B">
          <w:rPr>
            <w:noProof/>
            <w:webHidden/>
          </w:rPr>
          <w:t>15</w:t>
        </w:r>
        <w:r w:rsidR="0006666B">
          <w:rPr>
            <w:noProof/>
            <w:webHidden/>
          </w:rPr>
          <w:fldChar w:fldCharType="end"/>
        </w:r>
      </w:hyperlink>
    </w:p>
    <w:p w14:paraId="4524E37F" w14:textId="44454470" w:rsidR="0006666B" w:rsidRDefault="006910C1">
      <w:pPr>
        <w:pStyle w:val="TOC3"/>
        <w:tabs>
          <w:tab w:val="right" w:leader="dot" w:pos="9344"/>
        </w:tabs>
        <w:rPr>
          <w:noProof/>
          <w:kern w:val="2"/>
          <w:sz w:val="21"/>
        </w:rPr>
      </w:pPr>
      <w:hyperlink w:anchor="_Toc105009179" w:history="1">
        <w:r w:rsidR="0006666B" w:rsidRPr="00C94D8A">
          <w:rPr>
            <w:rStyle w:val="af0"/>
            <w:rFonts w:cs="Times New Roman"/>
            <w:noProof/>
          </w:rPr>
          <w:t xml:space="preserve">2.3.3 </w:t>
        </w:r>
        <w:r w:rsidR="0006666B" w:rsidRPr="00C94D8A">
          <w:rPr>
            <w:rStyle w:val="af0"/>
            <w:rFonts w:cs="Times New Roman"/>
            <w:noProof/>
          </w:rPr>
          <w:t>模型参数的确定</w:t>
        </w:r>
        <w:r w:rsidR="0006666B">
          <w:rPr>
            <w:noProof/>
            <w:webHidden/>
          </w:rPr>
          <w:tab/>
        </w:r>
        <w:r w:rsidR="0006666B">
          <w:rPr>
            <w:noProof/>
            <w:webHidden/>
          </w:rPr>
          <w:fldChar w:fldCharType="begin"/>
        </w:r>
        <w:r w:rsidR="0006666B">
          <w:rPr>
            <w:noProof/>
            <w:webHidden/>
          </w:rPr>
          <w:instrText xml:space="preserve"> PAGEREF _Toc105009179 \h </w:instrText>
        </w:r>
        <w:r w:rsidR="0006666B">
          <w:rPr>
            <w:noProof/>
            <w:webHidden/>
          </w:rPr>
        </w:r>
        <w:r w:rsidR="0006666B">
          <w:rPr>
            <w:noProof/>
            <w:webHidden/>
          </w:rPr>
          <w:fldChar w:fldCharType="separate"/>
        </w:r>
        <w:r w:rsidR="0006666B">
          <w:rPr>
            <w:noProof/>
            <w:webHidden/>
          </w:rPr>
          <w:t>17</w:t>
        </w:r>
        <w:r w:rsidR="0006666B">
          <w:rPr>
            <w:noProof/>
            <w:webHidden/>
          </w:rPr>
          <w:fldChar w:fldCharType="end"/>
        </w:r>
      </w:hyperlink>
    </w:p>
    <w:p w14:paraId="33384712" w14:textId="6F343075" w:rsidR="0006666B" w:rsidRDefault="006910C1">
      <w:pPr>
        <w:pStyle w:val="TOC3"/>
        <w:tabs>
          <w:tab w:val="right" w:leader="dot" w:pos="9344"/>
        </w:tabs>
        <w:rPr>
          <w:noProof/>
          <w:kern w:val="2"/>
          <w:sz w:val="21"/>
        </w:rPr>
      </w:pPr>
      <w:hyperlink w:anchor="_Toc105009180" w:history="1">
        <w:r w:rsidR="0006666B" w:rsidRPr="00C94D8A">
          <w:rPr>
            <w:rStyle w:val="af0"/>
            <w:rFonts w:cs="Times New Roman"/>
            <w:noProof/>
          </w:rPr>
          <w:t xml:space="preserve">2.3.4 </w:t>
        </w:r>
        <w:r w:rsidR="0006666B" w:rsidRPr="00C94D8A">
          <w:rPr>
            <w:rStyle w:val="af0"/>
            <w:rFonts w:cs="Times New Roman"/>
            <w:noProof/>
          </w:rPr>
          <w:t>模型性能的研究</w:t>
        </w:r>
        <w:r w:rsidR="0006666B">
          <w:rPr>
            <w:noProof/>
            <w:webHidden/>
          </w:rPr>
          <w:tab/>
        </w:r>
        <w:r w:rsidR="0006666B">
          <w:rPr>
            <w:noProof/>
            <w:webHidden/>
          </w:rPr>
          <w:fldChar w:fldCharType="begin"/>
        </w:r>
        <w:r w:rsidR="0006666B">
          <w:rPr>
            <w:noProof/>
            <w:webHidden/>
          </w:rPr>
          <w:instrText xml:space="preserve"> PAGEREF _Toc105009180 \h </w:instrText>
        </w:r>
        <w:r w:rsidR="0006666B">
          <w:rPr>
            <w:noProof/>
            <w:webHidden/>
          </w:rPr>
        </w:r>
        <w:r w:rsidR="0006666B">
          <w:rPr>
            <w:noProof/>
            <w:webHidden/>
          </w:rPr>
          <w:fldChar w:fldCharType="separate"/>
        </w:r>
        <w:r w:rsidR="0006666B">
          <w:rPr>
            <w:noProof/>
            <w:webHidden/>
          </w:rPr>
          <w:t>18</w:t>
        </w:r>
        <w:r w:rsidR="0006666B">
          <w:rPr>
            <w:noProof/>
            <w:webHidden/>
          </w:rPr>
          <w:fldChar w:fldCharType="end"/>
        </w:r>
      </w:hyperlink>
    </w:p>
    <w:p w14:paraId="110B3F67" w14:textId="0C2491F1" w:rsidR="0006666B" w:rsidRDefault="006910C1">
      <w:pPr>
        <w:pStyle w:val="TOC3"/>
        <w:tabs>
          <w:tab w:val="right" w:leader="dot" w:pos="9344"/>
        </w:tabs>
        <w:rPr>
          <w:noProof/>
          <w:kern w:val="2"/>
          <w:sz w:val="21"/>
        </w:rPr>
      </w:pPr>
      <w:hyperlink w:anchor="_Toc105009181" w:history="1">
        <w:r w:rsidR="0006666B" w:rsidRPr="00C94D8A">
          <w:rPr>
            <w:rStyle w:val="af0"/>
            <w:noProof/>
          </w:rPr>
          <w:t xml:space="preserve">2.3.5 </w:t>
        </w:r>
        <w:r w:rsidR="0006666B" w:rsidRPr="00C94D8A">
          <w:rPr>
            <w:rStyle w:val="af0"/>
            <w:noProof/>
          </w:rPr>
          <w:t>模型的改进</w:t>
        </w:r>
        <w:r w:rsidR="0006666B">
          <w:rPr>
            <w:noProof/>
            <w:webHidden/>
          </w:rPr>
          <w:tab/>
        </w:r>
        <w:r w:rsidR="0006666B">
          <w:rPr>
            <w:noProof/>
            <w:webHidden/>
          </w:rPr>
          <w:fldChar w:fldCharType="begin"/>
        </w:r>
        <w:r w:rsidR="0006666B">
          <w:rPr>
            <w:noProof/>
            <w:webHidden/>
          </w:rPr>
          <w:instrText xml:space="preserve"> PAGEREF _Toc105009181 \h </w:instrText>
        </w:r>
        <w:r w:rsidR="0006666B">
          <w:rPr>
            <w:noProof/>
            <w:webHidden/>
          </w:rPr>
        </w:r>
        <w:r w:rsidR="0006666B">
          <w:rPr>
            <w:noProof/>
            <w:webHidden/>
          </w:rPr>
          <w:fldChar w:fldCharType="separate"/>
        </w:r>
        <w:r w:rsidR="0006666B">
          <w:rPr>
            <w:noProof/>
            <w:webHidden/>
          </w:rPr>
          <w:t>18</w:t>
        </w:r>
        <w:r w:rsidR="0006666B">
          <w:rPr>
            <w:noProof/>
            <w:webHidden/>
          </w:rPr>
          <w:fldChar w:fldCharType="end"/>
        </w:r>
      </w:hyperlink>
    </w:p>
    <w:p w14:paraId="778C1F4B" w14:textId="3B44204F" w:rsidR="0006666B" w:rsidRDefault="006910C1">
      <w:pPr>
        <w:pStyle w:val="TOC2"/>
        <w:tabs>
          <w:tab w:val="right" w:leader="dot" w:pos="9344"/>
        </w:tabs>
        <w:rPr>
          <w:noProof/>
          <w:kern w:val="2"/>
          <w:sz w:val="21"/>
        </w:rPr>
      </w:pPr>
      <w:hyperlink w:anchor="_Toc105009182" w:history="1">
        <w:r w:rsidR="0006666B" w:rsidRPr="00C94D8A">
          <w:rPr>
            <w:rStyle w:val="af0"/>
            <w:rFonts w:cs="Times New Roman"/>
            <w:noProof/>
          </w:rPr>
          <w:t xml:space="preserve">2.4 </w:t>
        </w:r>
        <w:r w:rsidR="0006666B" w:rsidRPr="00C94D8A">
          <w:rPr>
            <w:rStyle w:val="af0"/>
            <w:rFonts w:cs="Times New Roman"/>
            <w:noProof/>
          </w:rPr>
          <w:t>模型的训练与评估</w:t>
        </w:r>
        <w:r w:rsidR="0006666B">
          <w:rPr>
            <w:noProof/>
            <w:webHidden/>
          </w:rPr>
          <w:tab/>
        </w:r>
        <w:r w:rsidR="0006666B">
          <w:rPr>
            <w:noProof/>
            <w:webHidden/>
          </w:rPr>
          <w:fldChar w:fldCharType="begin"/>
        </w:r>
        <w:r w:rsidR="0006666B">
          <w:rPr>
            <w:noProof/>
            <w:webHidden/>
          </w:rPr>
          <w:instrText xml:space="preserve"> PAGEREF _Toc105009182 \h </w:instrText>
        </w:r>
        <w:r w:rsidR="0006666B">
          <w:rPr>
            <w:noProof/>
            <w:webHidden/>
          </w:rPr>
        </w:r>
        <w:r w:rsidR="0006666B">
          <w:rPr>
            <w:noProof/>
            <w:webHidden/>
          </w:rPr>
          <w:fldChar w:fldCharType="separate"/>
        </w:r>
        <w:r w:rsidR="0006666B">
          <w:rPr>
            <w:noProof/>
            <w:webHidden/>
          </w:rPr>
          <w:t>18</w:t>
        </w:r>
        <w:r w:rsidR="0006666B">
          <w:rPr>
            <w:noProof/>
            <w:webHidden/>
          </w:rPr>
          <w:fldChar w:fldCharType="end"/>
        </w:r>
      </w:hyperlink>
    </w:p>
    <w:p w14:paraId="55996805" w14:textId="49791ABA" w:rsidR="0006666B" w:rsidRDefault="006910C1">
      <w:pPr>
        <w:pStyle w:val="TOC2"/>
        <w:tabs>
          <w:tab w:val="right" w:leader="dot" w:pos="9344"/>
        </w:tabs>
        <w:rPr>
          <w:noProof/>
          <w:kern w:val="2"/>
          <w:sz w:val="21"/>
        </w:rPr>
      </w:pPr>
      <w:hyperlink w:anchor="_Toc105009183" w:history="1">
        <w:r w:rsidR="0006666B" w:rsidRPr="00C94D8A">
          <w:rPr>
            <w:rStyle w:val="af0"/>
            <w:rFonts w:cs="Times New Roman"/>
            <w:noProof/>
          </w:rPr>
          <w:t xml:space="preserve">2.5 </w:t>
        </w:r>
        <w:r w:rsidR="0006666B" w:rsidRPr="00C94D8A">
          <w:rPr>
            <w:rStyle w:val="af0"/>
            <w:rFonts w:cs="Times New Roman"/>
            <w:noProof/>
          </w:rPr>
          <w:t>模型的应用</w:t>
        </w:r>
        <w:r w:rsidR="0006666B">
          <w:rPr>
            <w:noProof/>
            <w:webHidden/>
          </w:rPr>
          <w:tab/>
        </w:r>
        <w:r w:rsidR="0006666B">
          <w:rPr>
            <w:noProof/>
            <w:webHidden/>
          </w:rPr>
          <w:fldChar w:fldCharType="begin"/>
        </w:r>
        <w:r w:rsidR="0006666B">
          <w:rPr>
            <w:noProof/>
            <w:webHidden/>
          </w:rPr>
          <w:instrText xml:space="preserve"> PAGEREF _Toc105009183 \h </w:instrText>
        </w:r>
        <w:r w:rsidR="0006666B">
          <w:rPr>
            <w:noProof/>
            <w:webHidden/>
          </w:rPr>
        </w:r>
        <w:r w:rsidR="0006666B">
          <w:rPr>
            <w:noProof/>
            <w:webHidden/>
          </w:rPr>
          <w:fldChar w:fldCharType="separate"/>
        </w:r>
        <w:r w:rsidR="0006666B">
          <w:rPr>
            <w:noProof/>
            <w:webHidden/>
          </w:rPr>
          <w:t>20</w:t>
        </w:r>
        <w:r w:rsidR="0006666B">
          <w:rPr>
            <w:noProof/>
            <w:webHidden/>
          </w:rPr>
          <w:fldChar w:fldCharType="end"/>
        </w:r>
      </w:hyperlink>
    </w:p>
    <w:p w14:paraId="793877AE" w14:textId="350B07A2" w:rsidR="0006666B" w:rsidRDefault="006910C1">
      <w:pPr>
        <w:pStyle w:val="TOC1"/>
        <w:tabs>
          <w:tab w:val="right" w:leader="dot" w:pos="9344"/>
        </w:tabs>
        <w:rPr>
          <w:noProof/>
          <w:kern w:val="2"/>
          <w:sz w:val="21"/>
        </w:rPr>
      </w:pPr>
      <w:hyperlink w:anchor="_Toc105009184" w:history="1">
        <w:r w:rsidR="0006666B" w:rsidRPr="00C94D8A">
          <w:rPr>
            <w:rStyle w:val="af0"/>
            <w:rFonts w:ascii="Times New Roman" w:eastAsia="黑体" w:hAnsi="Times New Roman" w:cs="Times New Roman"/>
            <w:noProof/>
          </w:rPr>
          <w:t>第三章</w:t>
        </w:r>
        <w:r w:rsidR="0006666B" w:rsidRPr="00C94D8A">
          <w:rPr>
            <w:rStyle w:val="af0"/>
            <w:rFonts w:ascii="Times New Roman" w:eastAsia="黑体" w:hAnsi="Times New Roman" w:cs="Times New Roman"/>
            <w:noProof/>
          </w:rPr>
          <w:t xml:space="preserve"> </w:t>
        </w:r>
        <w:r w:rsidR="0006666B" w:rsidRPr="00C94D8A">
          <w:rPr>
            <w:rStyle w:val="af0"/>
            <w:rFonts w:ascii="Times New Roman" w:eastAsia="黑体" w:hAnsi="Times New Roman" w:cs="Times New Roman"/>
            <w:noProof/>
          </w:rPr>
          <w:t>结果与讨论</w:t>
        </w:r>
        <w:r w:rsidR="0006666B">
          <w:rPr>
            <w:noProof/>
            <w:webHidden/>
          </w:rPr>
          <w:tab/>
        </w:r>
        <w:r w:rsidR="0006666B">
          <w:rPr>
            <w:noProof/>
            <w:webHidden/>
          </w:rPr>
          <w:fldChar w:fldCharType="begin"/>
        </w:r>
        <w:r w:rsidR="0006666B">
          <w:rPr>
            <w:noProof/>
            <w:webHidden/>
          </w:rPr>
          <w:instrText xml:space="preserve"> PAGEREF _Toc105009184 \h </w:instrText>
        </w:r>
        <w:r w:rsidR="0006666B">
          <w:rPr>
            <w:noProof/>
            <w:webHidden/>
          </w:rPr>
        </w:r>
        <w:r w:rsidR="0006666B">
          <w:rPr>
            <w:noProof/>
            <w:webHidden/>
          </w:rPr>
          <w:fldChar w:fldCharType="separate"/>
        </w:r>
        <w:r w:rsidR="0006666B">
          <w:rPr>
            <w:noProof/>
            <w:webHidden/>
          </w:rPr>
          <w:t>22</w:t>
        </w:r>
        <w:r w:rsidR="0006666B">
          <w:rPr>
            <w:noProof/>
            <w:webHidden/>
          </w:rPr>
          <w:fldChar w:fldCharType="end"/>
        </w:r>
      </w:hyperlink>
    </w:p>
    <w:p w14:paraId="065455AF" w14:textId="5CFA96EE" w:rsidR="0006666B" w:rsidRDefault="006910C1">
      <w:pPr>
        <w:pStyle w:val="TOC2"/>
        <w:tabs>
          <w:tab w:val="right" w:leader="dot" w:pos="9344"/>
        </w:tabs>
        <w:rPr>
          <w:noProof/>
          <w:kern w:val="2"/>
          <w:sz w:val="21"/>
        </w:rPr>
      </w:pPr>
      <w:hyperlink w:anchor="_Toc105009185" w:history="1">
        <w:r w:rsidR="0006666B" w:rsidRPr="00C94D8A">
          <w:rPr>
            <w:rStyle w:val="af0"/>
            <w:rFonts w:cs="Times New Roman"/>
            <w:noProof/>
          </w:rPr>
          <w:t xml:space="preserve">3.1 </w:t>
        </w:r>
        <w:r w:rsidR="0006666B" w:rsidRPr="00C94D8A">
          <w:rPr>
            <w:rStyle w:val="af0"/>
            <w:rFonts w:cs="Times New Roman"/>
            <w:noProof/>
          </w:rPr>
          <w:t>模型训练与评估结果</w:t>
        </w:r>
        <w:r w:rsidR="0006666B">
          <w:rPr>
            <w:noProof/>
            <w:webHidden/>
          </w:rPr>
          <w:tab/>
        </w:r>
        <w:r w:rsidR="0006666B">
          <w:rPr>
            <w:noProof/>
            <w:webHidden/>
          </w:rPr>
          <w:fldChar w:fldCharType="begin"/>
        </w:r>
        <w:r w:rsidR="0006666B">
          <w:rPr>
            <w:noProof/>
            <w:webHidden/>
          </w:rPr>
          <w:instrText xml:space="preserve"> PAGEREF _Toc105009185 \h </w:instrText>
        </w:r>
        <w:r w:rsidR="0006666B">
          <w:rPr>
            <w:noProof/>
            <w:webHidden/>
          </w:rPr>
        </w:r>
        <w:r w:rsidR="0006666B">
          <w:rPr>
            <w:noProof/>
            <w:webHidden/>
          </w:rPr>
          <w:fldChar w:fldCharType="separate"/>
        </w:r>
        <w:r w:rsidR="0006666B">
          <w:rPr>
            <w:noProof/>
            <w:webHidden/>
          </w:rPr>
          <w:t>22</w:t>
        </w:r>
        <w:r w:rsidR="0006666B">
          <w:rPr>
            <w:noProof/>
            <w:webHidden/>
          </w:rPr>
          <w:fldChar w:fldCharType="end"/>
        </w:r>
      </w:hyperlink>
    </w:p>
    <w:p w14:paraId="6C67DDA2" w14:textId="353F2F4B" w:rsidR="0006666B" w:rsidRDefault="006910C1">
      <w:pPr>
        <w:pStyle w:val="TOC3"/>
        <w:tabs>
          <w:tab w:val="right" w:leader="dot" w:pos="9344"/>
        </w:tabs>
        <w:rPr>
          <w:noProof/>
          <w:kern w:val="2"/>
          <w:sz w:val="21"/>
        </w:rPr>
      </w:pPr>
      <w:hyperlink w:anchor="_Toc105009186" w:history="1">
        <w:r w:rsidR="0006666B" w:rsidRPr="00C94D8A">
          <w:rPr>
            <w:rStyle w:val="af0"/>
            <w:rFonts w:cs="Times New Roman"/>
            <w:noProof/>
          </w:rPr>
          <w:t xml:space="preserve">3.1.1 </w:t>
        </w:r>
        <w:r w:rsidR="0006666B" w:rsidRPr="00C94D8A">
          <w:rPr>
            <w:rStyle w:val="af0"/>
            <w:rFonts w:cs="Times New Roman"/>
            <w:noProof/>
          </w:rPr>
          <w:t>基础模型的训练与评估</w:t>
        </w:r>
        <w:r w:rsidR="0006666B">
          <w:rPr>
            <w:noProof/>
            <w:webHidden/>
          </w:rPr>
          <w:tab/>
        </w:r>
        <w:r w:rsidR="0006666B">
          <w:rPr>
            <w:noProof/>
            <w:webHidden/>
          </w:rPr>
          <w:fldChar w:fldCharType="begin"/>
        </w:r>
        <w:r w:rsidR="0006666B">
          <w:rPr>
            <w:noProof/>
            <w:webHidden/>
          </w:rPr>
          <w:instrText xml:space="preserve"> PAGEREF _Toc105009186 \h </w:instrText>
        </w:r>
        <w:r w:rsidR="0006666B">
          <w:rPr>
            <w:noProof/>
            <w:webHidden/>
          </w:rPr>
        </w:r>
        <w:r w:rsidR="0006666B">
          <w:rPr>
            <w:noProof/>
            <w:webHidden/>
          </w:rPr>
          <w:fldChar w:fldCharType="separate"/>
        </w:r>
        <w:r w:rsidR="0006666B">
          <w:rPr>
            <w:noProof/>
            <w:webHidden/>
          </w:rPr>
          <w:t>22</w:t>
        </w:r>
        <w:r w:rsidR="0006666B">
          <w:rPr>
            <w:noProof/>
            <w:webHidden/>
          </w:rPr>
          <w:fldChar w:fldCharType="end"/>
        </w:r>
      </w:hyperlink>
    </w:p>
    <w:p w14:paraId="67AE7F7E" w14:textId="308AF52B" w:rsidR="0006666B" w:rsidRDefault="006910C1">
      <w:pPr>
        <w:pStyle w:val="TOC3"/>
        <w:tabs>
          <w:tab w:val="right" w:leader="dot" w:pos="9344"/>
        </w:tabs>
        <w:rPr>
          <w:noProof/>
          <w:kern w:val="2"/>
          <w:sz w:val="21"/>
        </w:rPr>
      </w:pPr>
      <w:hyperlink w:anchor="_Toc105009187" w:history="1">
        <w:r w:rsidR="0006666B" w:rsidRPr="00C94D8A">
          <w:rPr>
            <w:rStyle w:val="af0"/>
            <w:rFonts w:cs="Times New Roman"/>
            <w:noProof/>
          </w:rPr>
          <w:t xml:space="preserve">3.1.2 </w:t>
        </w:r>
        <w:r w:rsidR="0006666B" w:rsidRPr="00C94D8A">
          <w:rPr>
            <w:rStyle w:val="af0"/>
            <w:rFonts w:cs="Times New Roman"/>
            <w:noProof/>
          </w:rPr>
          <w:t>改进模型的训练与评估</w:t>
        </w:r>
        <w:r w:rsidR="0006666B">
          <w:rPr>
            <w:noProof/>
            <w:webHidden/>
          </w:rPr>
          <w:tab/>
        </w:r>
        <w:r w:rsidR="0006666B">
          <w:rPr>
            <w:noProof/>
            <w:webHidden/>
          </w:rPr>
          <w:fldChar w:fldCharType="begin"/>
        </w:r>
        <w:r w:rsidR="0006666B">
          <w:rPr>
            <w:noProof/>
            <w:webHidden/>
          </w:rPr>
          <w:instrText xml:space="preserve"> PAGEREF _Toc105009187 \h </w:instrText>
        </w:r>
        <w:r w:rsidR="0006666B">
          <w:rPr>
            <w:noProof/>
            <w:webHidden/>
          </w:rPr>
        </w:r>
        <w:r w:rsidR="0006666B">
          <w:rPr>
            <w:noProof/>
            <w:webHidden/>
          </w:rPr>
          <w:fldChar w:fldCharType="separate"/>
        </w:r>
        <w:r w:rsidR="0006666B">
          <w:rPr>
            <w:noProof/>
            <w:webHidden/>
          </w:rPr>
          <w:t>25</w:t>
        </w:r>
        <w:r w:rsidR="0006666B">
          <w:rPr>
            <w:noProof/>
            <w:webHidden/>
          </w:rPr>
          <w:fldChar w:fldCharType="end"/>
        </w:r>
      </w:hyperlink>
    </w:p>
    <w:p w14:paraId="2C5DF77D" w14:textId="60773D42" w:rsidR="0006666B" w:rsidRDefault="006910C1">
      <w:pPr>
        <w:pStyle w:val="TOC2"/>
        <w:tabs>
          <w:tab w:val="right" w:leader="dot" w:pos="9344"/>
        </w:tabs>
        <w:rPr>
          <w:noProof/>
          <w:kern w:val="2"/>
          <w:sz w:val="21"/>
        </w:rPr>
      </w:pPr>
      <w:hyperlink w:anchor="_Toc105009188" w:history="1">
        <w:r w:rsidR="0006666B" w:rsidRPr="00C94D8A">
          <w:rPr>
            <w:rStyle w:val="af0"/>
            <w:rFonts w:cs="Times New Roman"/>
            <w:noProof/>
          </w:rPr>
          <w:t xml:space="preserve">3.2 </w:t>
        </w:r>
        <w:r w:rsidR="0006666B" w:rsidRPr="00C94D8A">
          <w:rPr>
            <w:rStyle w:val="af0"/>
            <w:rFonts w:cs="Times New Roman"/>
            <w:noProof/>
          </w:rPr>
          <w:t>蛋白质主链结构优化与序列设计结果</w:t>
        </w:r>
        <w:r w:rsidR="0006666B">
          <w:rPr>
            <w:noProof/>
            <w:webHidden/>
          </w:rPr>
          <w:tab/>
        </w:r>
        <w:r w:rsidR="0006666B">
          <w:rPr>
            <w:noProof/>
            <w:webHidden/>
          </w:rPr>
          <w:fldChar w:fldCharType="begin"/>
        </w:r>
        <w:r w:rsidR="0006666B">
          <w:rPr>
            <w:noProof/>
            <w:webHidden/>
          </w:rPr>
          <w:instrText xml:space="preserve"> PAGEREF _Toc105009188 \h </w:instrText>
        </w:r>
        <w:r w:rsidR="0006666B">
          <w:rPr>
            <w:noProof/>
            <w:webHidden/>
          </w:rPr>
        </w:r>
        <w:r w:rsidR="0006666B">
          <w:rPr>
            <w:noProof/>
            <w:webHidden/>
          </w:rPr>
          <w:fldChar w:fldCharType="separate"/>
        </w:r>
        <w:r w:rsidR="0006666B">
          <w:rPr>
            <w:noProof/>
            <w:webHidden/>
          </w:rPr>
          <w:t>26</w:t>
        </w:r>
        <w:r w:rsidR="0006666B">
          <w:rPr>
            <w:noProof/>
            <w:webHidden/>
          </w:rPr>
          <w:fldChar w:fldCharType="end"/>
        </w:r>
      </w:hyperlink>
    </w:p>
    <w:p w14:paraId="2BEC53C6" w14:textId="3FEEB22E" w:rsidR="0006666B" w:rsidRDefault="006910C1">
      <w:pPr>
        <w:pStyle w:val="TOC1"/>
        <w:tabs>
          <w:tab w:val="right" w:leader="dot" w:pos="9344"/>
        </w:tabs>
        <w:rPr>
          <w:noProof/>
          <w:kern w:val="2"/>
          <w:sz w:val="21"/>
        </w:rPr>
      </w:pPr>
      <w:hyperlink w:anchor="_Toc105009189" w:history="1">
        <w:r w:rsidR="0006666B" w:rsidRPr="00C94D8A">
          <w:rPr>
            <w:rStyle w:val="af0"/>
            <w:rFonts w:ascii="Times New Roman" w:eastAsia="黑体" w:hAnsi="Times New Roman" w:cs="Times New Roman"/>
            <w:noProof/>
          </w:rPr>
          <w:t>第四章</w:t>
        </w:r>
        <w:r w:rsidR="0006666B" w:rsidRPr="00C94D8A">
          <w:rPr>
            <w:rStyle w:val="af0"/>
            <w:rFonts w:ascii="Times New Roman" w:eastAsia="黑体" w:hAnsi="Times New Roman" w:cs="Times New Roman"/>
            <w:noProof/>
          </w:rPr>
          <w:t xml:space="preserve"> </w:t>
        </w:r>
        <w:r w:rsidR="0006666B" w:rsidRPr="00C94D8A">
          <w:rPr>
            <w:rStyle w:val="af0"/>
            <w:rFonts w:ascii="Times New Roman" w:eastAsia="黑体" w:hAnsi="Times New Roman" w:cs="Times New Roman"/>
            <w:noProof/>
          </w:rPr>
          <w:t>结论与展望</w:t>
        </w:r>
        <w:r w:rsidR="0006666B">
          <w:rPr>
            <w:noProof/>
            <w:webHidden/>
          </w:rPr>
          <w:tab/>
        </w:r>
        <w:r w:rsidR="0006666B">
          <w:rPr>
            <w:noProof/>
            <w:webHidden/>
          </w:rPr>
          <w:fldChar w:fldCharType="begin"/>
        </w:r>
        <w:r w:rsidR="0006666B">
          <w:rPr>
            <w:noProof/>
            <w:webHidden/>
          </w:rPr>
          <w:instrText xml:space="preserve"> PAGEREF _Toc105009189 \h </w:instrText>
        </w:r>
        <w:r w:rsidR="0006666B">
          <w:rPr>
            <w:noProof/>
            <w:webHidden/>
          </w:rPr>
        </w:r>
        <w:r w:rsidR="0006666B">
          <w:rPr>
            <w:noProof/>
            <w:webHidden/>
          </w:rPr>
          <w:fldChar w:fldCharType="separate"/>
        </w:r>
        <w:r w:rsidR="0006666B">
          <w:rPr>
            <w:noProof/>
            <w:webHidden/>
          </w:rPr>
          <w:t>29</w:t>
        </w:r>
        <w:r w:rsidR="0006666B">
          <w:rPr>
            <w:noProof/>
            <w:webHidden/>
          </w:rPr>
          <w:fldChar w:fldCharType="end"/>
        </w:r>
      </w:hyperlink>
    </w:p>
    <w:p w14:paraId="245692D8" w14:textId="0F316413" w:rsidR="0006666B" w:rsidRDefault="006910C1">
      <w:pPr>
        <w:pStyle w:val="TOC1"/>
        <w:tabs>
          <w:tab w:val="right" w:leader="dot" w:pos="9344"/>
        </w:tabs>
        <w:rPr>
          <w:noProof/>
          <w:kern w:val="2"/>
          <w:sz w:val="21"/>
        </w:rPr>
      </w:pPr>
      <w:hyperlink w:anchor="_Toc105009190" w:history="1">
        <w:r w:rsidR="0006666B" w:rsidRPr="00C94D8A">
          <w:rPr>
            <w:rStyle w:val="af0"/>
            <w:rFonts w:ascii="Times New Roman" w:eastAsia="黑体" w:hAnsi="Times New Roman" w:cs="Times New Roman"/>
            <w:noProof/>
          </w:rPr>
          <w:t>参考文献</w:t>
        </w:r>
        <w:r w:rsidR="0006666B">
          <w:rPr>
            <w:noProof/>
            <w:webHidden/>
          </w:rPr>
          <w:tab/>
        </w:r>
        <w:r w:rsidR="0006666B">
          <w:rPr>
            <w:noProof/>
            <w:webHidden/>
          </w:rPr>
          <w:fldChar w:fldCharType="begin"/>
        </w:r>
        <w:r w:rsidR="0006666B">
          <w:rPr>
            <w:noProof/>
            <w:webHidden/>
          </w:rPr>
          <w:instrText xml:space="preserve"> PAGEREF _Toc105009190 \h </w:instrText>
        </w:r>
        <w:r w:rsidR="0006666B">
          <w:rPr>
            <w:noProof/>
            <w:webHidden/>
          </w:rPr>
        </w:r>
        <w:r w:rsidR="0006666B">
          <w:rPr>
            <w:noProof/>
            <w:webHidden/>
          </w:rPr>
          <w:fldChar w:fldCharType="separate"/>
        </w:r>
        <w:r w:rsidR="0006666B">
          <w:rPr>
            <w:noProof/>
            <w:webHidden/>
          </w:rPr>
          <w:t>30</w:t>
        </w:r>
        <w:r w:rsidR="0006666B">
          <w:rPr>
            <w:noProof/>
            <w:webHidden/>
          </w:rPr>
          <w:fldChar w:fldCharType="end"/>
        </w:r>
      </w:hyperlink>
    </w:p>
    <w:p w14:paraId="284C3FFD" w14:textId="12B16FBE" w:rsidR="0006666B" w:rsidRDefault="006910C1">
      <w:pPr>
        <w:pStyle w:val="TOC1"/>
        <w:tabs>
          <w:tab w:val="right" w:leader="dot" w:pos="9344"/>
        </w:tabs>
        <w:rPr>
          <w:noProof/>
          <w:kern w:val="2"/>
          <w:sz w:val="21"/>
        </w:rPr>
      </w:pPr>
      <w:hyperlink w:anchor="_Toc105009191" w:history="1">
        <w:r w:rsidR="0006666B" w:rsidRPr="00C94D8A">
          <w:rPr>
            <w:rStyle w:val="af0"/>
            <w:rFonts w:ascii="Times New Roman" w:eastAsia="黑体" w:hAnsi="Times New Roman" w:cs="Times New Roman"/>
            <w:noProof/>
          </w:rPr>
          <w:t>附录</w:t>
        </w:r>
        <w:r w:rsidR="0006666B" w:rsidRPr="00C94D8A">
          <w:rPr>
            <w:rStyle w:val="af0"/>
            <w:rFonts w:ascii="Times New Roman" w:eastAsia="黑体" w:hAnsi="Times New Roman" w:cs="Times New Roman"/>
            <w:noProof/>
          </w:rPr>
          <w:t xml:space="preserve"> A</w:t>
        </w:r>
        <w:r w:rsidR="0006666B">
          <w:rPr>
            <w:noProof/>
            <w:webHidden/>
          </w:rPr>
          <w:tab/>
        </w:r>
        <w:r w:rsidR="0006666B">
          <w:rPr>
            <w:noProof/>
            <w:webHidden/>
          </w:rPr>
          <w:fldChar w:fldCharType="begin"/>
        </w:r>
        <w:r w:rsidR="0006666B">
          <w:rPr>
            <w:noProof/>
            <w:webHidden/>
          </w:rPr>
          <w:instrText xml:space="preserve"> PAGEREF _Toc105009191 \h </w:instrText>
        </w:r>
        <w:r w:rsidR="0006666B">
          <w:rPr>
            <w:noProof/>
            <w:webHidden/>
          </w:rPr>
        </w:r>
        <w:r w:rsidR="0006666B">
          <w:rPr>
            <w:noProof/>
            <w:webHidden/>
          </w:rPr>
          <w:fldChar w:fldCharType="separate"/>
        </w:r>
        <w:r w:rsidR="0006666B">
          <w:rPr>
            <w:noProof/>
            <w:webHidden/>
          </w:rPr>
          <w:t>32</w:t>
        </w:r>
        <w:r w:rsidR="0006666B">
          <w:rPr>
            <w:noProof/>
            <w:webHidden/>
          </w:rPr>
          <w:fldChar w:fldCharType="end"/>
        </w:r>
      </w:hyperlink>
    </w:p>
    <w:p w14:paraId="103F8662" w14:textId="755C698C" w:rsidR="0006666B" w:rsidRDefault="006910C1">
      <w:pPr>
        <w:pStyle w:val="TOC1"/>
        <w:tabs>
          <w:tab w:val="right" w:leader="dot" w:pos="9344"/>
        </w:tabs>
        <w:rPr>
          <w:noProof/>
          <w:kern w:val="2"/>
          <w:sz w:val="21"/>
        </w:rPr>
      </w:pPr>
      <w:hyperlink w:anchor="_Toc105009192" w:history="1">
        <w:r w:rsidR="0006666B" w:rsidRPr="00C94D8A">
          <w:rPr>
            <w:rStyle w:val="af0"/>
            <w:rFonts w:ascii="Times New Roman" w:eastAsia="黑体" w:hAnsi="Times New Roman" w:cs="Times New Roman"/>
            <w:noProof/>
          </w:rPr>
          <w:t>致谢</w:t>
        </w:r>
        <w:r w:rsidR="0006666B">
          <w:rPr>
            <w:noProof/>
            <w:webHidden/>
          </w:rPr>
          <w:tab/>
        </w:r>
        <w:r w:rsidR="0006666B">
          <w:rPr>
            <w:noProof/>
            <w:webHidden/>
          </w:rPr>
          <w:fldChar w:fldCharType="begin"/>
        </w:r>
        <w:r w:rsidR="0006666B">
          <w:rPr>
            <w:noProof/>
            <w:webHidden/>
          </w:rPr>
          <w:instrText xml:space="preserve"> PAGEREF _Toc105009192 \h </w:instrText>
        </w:r>
        <w:r w:rsidR="0006666B">
          <w:rPr>
            <w:noProof/>
            <w:webHidden/>
          </w:rPr>
        </w:r>
        <w:r w:rsidR="0006666B">
          <w:rPr>
            <w:noProof/>
            <w:webHidden/>
          </w:rPr>
          <w:fldChar w:fldCharType="separate"/>
        </w:r>
        <w:r w:rsidR="0006666B">
          <w:rPr>
            <w:noProof/>
            <w:webHidden/>
          </w:rPr>
          <w:t>36</w:t>
        </w:r>
        <w:r w:rsidR="0006666B">
          <w:rPr>
            <w:noProof/>
            <w:webHidden/>
          </w:rPr>
          <w:fldChar w:fldCharType="end"/>
        </w:r>
      </w:hyperlink>
    </w:p>
    <w:p w14:paraId="70131D4A" w14:textId="52337C7B" w:rsidR="0006666B" w:rsidRDefault="006910C1">
      <w:pPr>
        <w:pStyle w:val="TOC1"/>
        <w:tabs>
          <w:tab w:val="right" w:leader="dot" w:pos="9344"/>
        </w:tabs>
        <w:rPr>
          <w:noProof/>
          <w:kern w:val="2"/>
          <w:sz w:val="21"/>
        </w:rPr>
      </w:pPr>
      <w:hyperlink w:anchor="_Toc105009193" w:history="1">
        <w:r w:rsidR="0006666B" w:rsidRPr="00C94D8A">
          <w:rPr>
            <w:rStyle w:val="af0"/>
            <w:rFonts w:ascii="Times New Roman" w:eastAsia="黑体" w:hAnsi="Times New Roman" w:cs="Times New Roman"/>
            <w:noProof/>
          </w:rPr>
          <w:t>北京大学学位论文原创性声明和使用授权说明</w:t>
        </w:r>
        <w:r w:rsidR="0006666B">
          <w:rPr>
            <w:noProof/>
            <w:webHidden/>
          </w:rPr>
          <w:tab/>
        </w:r>
        <w:r w:rsidR="0006666B">
          <w:rPr>
            <w:noProof/>
            <w:webHidden/>
          </w:rPr>
          <w:fldChar w:fldCharType="begin"/>
        </w:r>
        <w:r w:rsidR="0006666B">
          <w:rPr>
            <w:noProof/>
            <w:webHidden/>
          </w:rPr>
          <w:instrText xml:space="preserve"> PAGEREF _Toc105009193 \h </w:instrText>
        </w:r>
        <w:r w:rsidR="0006666B">
          <w:rPr>
            <w:noProof/>
            <w:webHidden/>
          </w:rPr>
        </w:r>
        <w:r w:rsidR="0006666B">
          <w:rPr>
            <w:noProof/>
            <w:webHidden/>
          </w:rPr>
          <w:fldChar w:fldCharType="separate"/>
        </w:r>
        <w:r w:rsidR="0006666B">
          <w:rPr>
            <w:noProof/>
            <w:webHidden/>
          </w:rPr>
          <w:t>37</w:t>
        </w:r>
        <w:r w:rsidR="0006666B">
          <w:rPr>
            <w:noProof/>
            <w:webHidden/>
          </w:rPr>
          <w:fldChar w:fldCharType="end"/>
        </w:r>
      </w:hyperlink>
    </w:p>
    <w:p w14:paraId="69384660" w14:textId="49865D52" w:rsidR="00C27332" w:rsidRPr="00277CE6" w:rsidRDefault="00286DF0" w:rsidP="00AD555E">
      <w:pPr>
        <w:spacing w:line="300" w:lineRule="auto"/>
        <w:rPr>
          <w:rFonts w:ascii="Times New Roman" w:hAnsi="Times New Roman" w:cs="Times New Roman"/>
        </w:rPr>
      </w:pPr>
      <w:r w:rsidRPr="00277CE6">
        <w:rPr>
          <w:rFonts w:ascii="Times New Roman" w:hAnsi="Times New Roman" w:cs="Times New Roman"/>
          <w:sz w:val="24"/>
          <w:szCs w:val="24"/>
        </w:rPr>
        <w:lastRenderedPageBreak/>
        <w:fldChar w:fldCharType="end"/>
      </w:r>
    </w:p>
    <w:p w14:paraId="5FF17D19" w14:textId="77777777" w:rsidR="00A3511C" w:rsidRPr="00277CE6" w:rsidRDefault="00A3511C" w:rsidP="00C27332">
      <w:pPr>
        <w:snapToGrid w:val="0"/>
        <w:spacing w:line="300" w:lineRule="auto"/>
        <w:jc w:val="center"/>
        <w:rPr>
          <w:rFonts w:ascii="Times New Roman" w:eastAsia="黑体" w:hAnsi="Times New Roman" w:cs="Times New Roman"/>
          <w:b/>
          <w:sz w:val="40"/>
          <w:szCs w:val="40"/>
        </w:rPr>
        <w:sectPr w:rsidR="00A3511C" w:rsidRPr="00277CE6" w:rsidSect="00293502">
          <w:footerReference w:type="default" r:id="rId14"/>
          <w:headerReference w:type="first" r:id="rId15"/>
          <w:footnotePr>
            <w:numFmt w:val="decimalEnclosedCircleChinese"/>
            <w:numRestart w:val="eachPage"/>
          </w:footnotePr>
          <w:pgSz w:w="11906" w:h="16838"/>
          <w:pgMar w:top="1418" w:right="1134" w:bottom="1418" w:left="1134" w:header="556" w:footer="992" w:gutter="284"/>
          <w:pgNumType w:start="1"/>
          <w:cols w:space="425"/>
          <w:titlePg/>
          <w:docGrid w:type="lines" w:linePitch="312"/>
        </w:sectPr>
      </w:pPr>
    </w:p>
    <w:p w14:paraId="6E6E43F5" w14:textId="5CD6C5F0" w:rsidR="006F696E" w:rsidRPr="00277CE6" w:rsidRDefault="00506ACB" w:rsidP="00C61FD3">
      <w:pPr>
        <w:pStyle w:val="1"/>
        <w:rPr>
          <w:rFonts w:ascii="Times New Roman" w:hAnsi="Times New Roman" w:cs="Times New Roman"/>
        </w:rPr>
      </w:pPr>
      <w:bookmarkStart w:id="75" w:name="_Toc105009165"/>
      <w:r w:rsidRPr="00277CE6">
        <w:rPr>
          <w:rFonts w:ascii="Times New Roman" w:eastAsia="黑体" w:hAnsi="Times New Roman" w:cs="Times New Roman"/>
          <w:b w:val="0"/>
          <w:sz w:val="32"/>
          <w:szCs w:val="32"/>
        </w:rPr>
        <w:t>第一章</w:t>
      </w:r>
      <w:r w:rsidRPr="00277CE6">
        <w:rPr>
          <w:rFonts w:ascii="Times New Roman" w:eastAsia="黑体" w:hAnsi="Times New Roman" w:cs="Times New Roman"/>
          <w:b w:val="0"/>
          <w:sz w:val="32"/>
          <w:szCs w:val="32"/>
        </w:rPr>
        <w:t xml:space="preserve"> </w:t>
      </w:r>
      <w:r w:rsidRPr="00277CE6">
        <w:rPr>
          <w:rFonts w:ascii="Times New Roman" w:eastAsia="黑体" w:hAnsi="Times New Roman" w:cs="Times New Roman"/>
          <w:b w:val="0"/>
          <w:sz w:val="32"/>
          <w:szCs w:val="32"/>
        </w:rPr>
        <w:t>引言</w:t>
      </w:r>
      <w:bookmarkEnd w:id="75"/>
    </w:p>
    <w:p w14:paraId="344DB782" w14:textId="22BA7D47" w:rsidR="00634CFE" w:rsidRPr="00277CE6" w:rsidRDefault="00634CFE" w:rsidP="00634CFE">
      <w:pPr>
        <w:pStyle w:val="2"/>
        <w:rPr>
          <w:rFonts w:eastAsiaTheme="minorEastAsia" w:cs="Times New Roman"/>
          <w:sz w:val="28"/>
          <w:szCs w:val="28"/>
        </w:rPr>
      </w:pPr>
      <w:bookmarkStart w:id="76" w:name="_Toc105009166"/>
      <w:r w:rsidRPr="00277CE6">
        <w:rPr>
          <w:rFonts w:eastAsiaTheme="minorEastAsia" w:cs="Times New Roman"/>
          <w:sz w:val="28"/>
          <w:szCs w:val="28"/>
        </w:rPr>
        <w:t xml:space="preserve">1.1 </w:t>
      </w:r>
      <w:r w:rsidRPr="00277CE6">
        <w:rPr>
          <w:rFonts w:eastAsiaTheme="minorEastAsia" w:cs="Times New Roman"/>
          <w:sz w:val="28"/>
          <w:szCs w:val="28"/>
        </w:rPr>
        <w:fldChar w:fldCharType="begin"/>
      </w:r>
      <w:r w:rsidRPr="00277CE6">
        <w:rPr>
          <w:rFonts w:eastAsiaTheme="minorEastAsia" w:cs="Times New Roman"/>
          <w:sz w:val="28"/>
          <w:szCs w:val="28"/>
        </w:rPr>
        <w:instrText xml:space="preserve"> TITLE  [</w:instrText>
      </w:r>
      <w:r w:rsidRPr="00277CE6">
        <w:rPr>
          <w:rFonts w:eastAsiaTheme="minorEastAsia" w:cs="Times New Roman"/>
          <w:sz w:val="28"/>
          <w:szCs w:val="28"/>
        </w:rPr>
        <w:instrText>此处键入二级标题</w:instrText>
      </w:r>
      <w:r w:rsidRPr="00277CE6">
        <w:rPr>
          <w:rFonts w:eastAsiaTheme="minorEastAsia" w:cs="Times New Roman"/>
          <w:sz w:val="28"/>
          <w:szCs w:val="28"/>
        </w:rPr>
        <w:instrText xml:space="preserve">]  \* MERGEFORMAT </w:instrText>
      </w:r>
      <w:r w:rsidRPr="00277CE6">
        <w:rPr>
          <w:rFonts w:eastAsiaTheme="minorEastAsia" w:cs="Times New Roman"/>
          <w:sz w:val="28"/>
          <w:szCs w:val="28"/>
        </w:rPr>
        <w:fldChar w:fldCharType="separate"/>
      </w:r>
      <w:r w:rsidR="00456E4C" w:rsidRPr="00277CE6">
        <w:rPr>
          <w:rFonts w:eastAsiaTheme="minorEastAsia" w:cs="Times New Roman"/>
          <w:sz w:val="28"/>
          <w:szCs w:val="28"/>
        </w:rPr>
        <w:t>蛋白质计算设计概</w:t>
      </w:r>
      <w:r w:rsidR="00067C35" w:rsidRPr="00277CE6">
        <w:rPr>
          <w:rFonts w:eastAsiaTheme="minorEastAsia" w:cs="Times New Roman"/>
          <w:sz w:val="28"/>
          <w:szCs w:val="28"/>
        </w:rPr>
        <w:t>述</w:t>
      </w:r>
      <w:bookmarkEnd w:id="76"/>
      <w:r w:rsidRPr="00277CE6">
        <w:rPr>
          <w:rFonts w:eastAsiaTheme="minorEastAsia" w:cs="Times New Roman"/>
          <w:sz w:val="28"/>
          <w:szCs w:val="28"/>
        </w:rPr>
        <w:fldChar w:fldCharType="end"/>
      </w:r>
    </w:p>
    <w:p w14:paraId="5AFCEF00" w14:textId="4B597857" w:rsidR="00C61FD3" w:rsidRPr="00277CE6" w:rsidRDefault="00681581" w:rsidP="00C61FD3">
      <w:pPr>
        <w:spacing w:line="300" w:lineRule="auto"/>
        <w:ind w:firstLineChars="200" w:firstLine="480"/>
        <w:rPr>
          <w:rFonts w:ascii="Times New Roman" w:eastAsia="宋体" w:hAnsi="Times New Roman" w:cs="Times New Roman"/>
          <w:sz w:val="24"/>
          <w:szCs w:val="24"/>
        </w:rPr>
      </w:pPr>
      <w:r w:rsidRPr="00277CE6">
        <w:rPr>
          <w:rFonts w:ascii="Times New Roman" w:eastAsia="宋体" w:hAnsi="Times New Roman" w:cs="Times New Roman"/>
          <w:sz w:val="24"/>
          <w:szCs w:val="24"/>
        </w:rPr>
        <w:t>蛋白质是</w:t>
      </w:r>
      <w:r w:rsidR="006523E1" w:rsidRPr="00277CE6">
        <w:rPr>
          <w:rFonts w:ascii="Times New Roman" w:eastAsia="宋体" w:hAnsi="Times New Roman" w:cs="Times New Roman"/>
          <w:sz w:val="24"/>
          <w:szCs w:val="24"/>
        </w:rPr>
        <w:t>生物体</w:t>
      </w:r>
      <w:r w:rsidR="001C2A58" w:rsidRPr="00277CE6">
        <w:rPr>
          <w:rFonts w:ascii="Times New Roman" w:eastAsia="宋体" w:hAnsi="Times New Roman" w:cs="Times New Roman"/>
          <w:sz w:val="24"/>
          <w:szCs w:val="24"/>
        </w:rPr>
        <w:t>内</w:t>
      </w:r>
      <w:r w:rsidR="00AA2444" w:rsidRPr="00277CE6">
        <w:rPr>
          <w:rFonts w:ascii="Times New Roman" w:eastAsia="宋体" w:hAnsi="Times New Roman" w:cs="Times New Roman"/>
          <w:sz w:val="24"/>
          <w:szCs w:val="24"/>
        </w:rPr>
        <w:t>执行催化、</w:t>
      </w:r>
      <w:r w:rsidR="009E27BB" w:rsidRPr="00277CE6">
        <w:rPr>
          <w:rFonts w:ascii="Times New Roman" w:eastAsia="宋体" w:hAnsi="Times New Roman" w:cs="Times New Roman"/>
          <w:sz w:val="24"/>
          <w:szCs w:val="24"/>
        </w:rPr>
        <w:t>免疫、</w:t>
      </w:r>
      <w:r w:rsidR="00AA2444" w:rsidRPr="00277CE6">
        <w:rPr>
          <w:rFonts w:ascii="Times New Roman" w:eastAsia="宋体" w:hAnsi="Times New Roman" w:cs="Times New Roman"/>
          <w:sz w:val="24"/>
          <w:szCs w:val="24"/>
        </w:rPr>
        <w:t>信号转导等</w:t>
      </w:r>
      <w:r w:rsidR="003423CA" w:rsidRPr="00277CE6">
        <w:rPr>
          <w:rFonts w:ascii="Times New Roman" w:eastAsia="宋体" w:hAnsi="Times New Roman" w:cs="Times New Roman"/>
          <w:sz w:val="24"/>
          <w:szCs w:val="24"/>
        </w:rPr>
        <w:t>大量</w:t>
      </w:r>
      <w:r w:rsidR="00AA2444" w:rsidRPr="00277CE6">
        <w:rPr>
          <w:rFonts w:ascii="Times New Roman" w:eastAsia="宋体" w:hAnsi="Times New Roman" w:cs="Times New Roman"/>
          <w:sz w:val="24"/>
          <w:szCs w:val="24"/>
        </w:rPr>
        <w:t>生命活动的主要</w:t>
      </w:r>
      <w:r w:rsidR="009E27BB" w:rsidRPr="00277CE6">
        <w:rPr>
          <w:rFonts w:ascii="Times New Roman" w:eastAsia="宋体" w:hAnsi="Times New Roman" w:cs="Times New Roman"/>
          <w:sz w:val="24"/>
          <w:szCs w:val="24"/>
        </w:rPr>
        <w:t>生物大分子</w:t>
      </w:r>
      <w:r w:rsidR="00456714" w:rsidRPr="00277CE6">
        <w:rPr>
          <w:rFonts w:ascii="Times New Roman" w:eastAsia="宋体" w:hAnsi="Times New Roman" w:cs="Times New Roman"/>
          <w:sz w:val="24"/>
          <w:szCs w:val="24"/>
        </w:rPr>
        <w:t>，</w:t>
      </w:r>
      <w:r w:rsidR="00367C20" w:rsidRPr="00277CE6">
        <w:rPr>
          <w:rFonts w:ascii="Times New Roman" w:eastAsia="宋体" w:hAnsi="Times New Roman" w:cs="Times New Roman"/>
          <w:sz w:val="24"/>
          <w:szCs w:val="24"/>
        </w:rPr>
        <w:t>特定蛋白质的</w:t>
      </w:r>
      <w:r w:rsidR="00781382" w:rsidRPr="00277CE6">
        <w:rPr>
          <w:rFonts w:ascii="Times New Roman" w:eastAsia="宋体" w:hAnsi="Times New Roman" w:cs="Times New Roman"/>
          <w:sz w:val="24"/>
          <w:szCs w:val="24"/>
        </w:rPr>
        <w:t>功能与</w:t>
      </w:r>
      <w:r w:rsidR="00526B6D" w:rsidRPr="00277CE6">
        <w:rPr>
          <w:rFonts w:ascii="Times New Roman" w:eastAsia="宋体" w:hAnsi="Times New Roman" w:cs="Times New Roman"/>
          <w:sz w:val="24"/>
          <w:szCs w:val="24"/>
        </w:rPr>
        <w:t>其</w:t>
      </w:r>
      <w:r w:rsidR="00012A60" w:rsidRPr="00277CE6">
        <w:rPr>
          <w:rFonts w:ascii="Times New Roman" w:eastAsia="宋体" w:hAnsi="Times New Roman" w:cs="Times New Roman"/>
          <w:sz w:val="24"/>
          <w:szCs w:val="24"/>
        </w:rPr>
        <w:t>空间</w:t>
      </w:r>
      <w:r w:rsidR="00526B6D" w:rsidRPr="00277CE6">
        <w:rPr>
          <w:rFonts w:ascii="Times New Roman" w:eastAsia="宋体" w:hAnsi="Times New Roman" w:cs="Times New Roman"/>
          <w:sz w:val="24"/>
          <w:szCs w:val="24"/>
        </w:rPr>
        <w:t>结构</w:t>
      </w:r>
      <w:r w:rsidR="00205368" w:rsidRPr="00277CE6">
        <w:rPr>
          <w:rFonts w:ascii="Times New Roman" w:eastAsia="宋体" w:hAnsi="Times New Roman" w:cs="Times New Roman"/>
          <w:sz w:val="24"/>
          <w:szCs w:val="24"/>
        </w:rPr>
        <w:t>密切</w:t>
      </w:r>
      <w:r w:rsidR="00481BE9" w:rsidRPr="00277CE6">
        <w:rPr>
          <w:rFonts w:ascii="Times New Roman" w:eastAsia="宋体" w:hAnsi="Times New Roman" w:cs="Times New Roman"/>
          <w:sz w:val="24"/>
          <w:szCs w:val="24"/>
        </w:rPr>
        <w:t>关联</w:t>
      </w:r>
      <w:r w:rsidR="00F85681" w:rsidRPr="00277CE6">
        <w:rPr>
          <w:rFonts w:ascii="Times New Roman" w:eastAsia="宋体" w:hAnsi="Times New Roman" w:cs="Times New Roman"/>
          <w:sz w:val="24"/>
          <w:szCs w:val="24"/>
        </w:rPr>
        <w:t>，</w:t>
      </w:r>
      <w:r w:rsidR="00600ED2" w:rsidRPr="00277CE6">
        <w:rPr>
          <w:rFonts w:ascii="Times New Roman" w:eastAsia="宋体" w:hAnsi="Times New Roman" w:cs="Times New Roman"/>
          <w:sz w:val="24"/>
          <w:szCs w:val="24"/>
        </w:rPr>
        <w:t>而</w:t>
      </w:r>
      <w:r w:rsidR="001E55A1" w:rsidRPr="00277CE6">
        <w:rPr>
          <w:rFonts w:ascii="Times New Roman" w:eastAsia="宋体" w:hAnsi="Times New Roman" w:cs="Times New Roman"/>
          <w:sz w:val="24"/>
          <w:szCs w:val="24"/>
        </w:rPr>
        <w:t>蛋白质的</w:t>
      </w:r>
      <w:r w:rsidR="00A76F57" w:rsidRPr="00277CE6">
        <w:rPr>
          <w:rFonts w:ascii="Times New Roman" w:eastAsia="宋体" w:hAnsi="Times New Roman" w:cs="Times New Roman"/>
          <w:sz w:val="24"/>
          <w:szCs w:val="24"/>
        </w:rPr>
        <w:t>空间</w:t>
      </w:r>
      <w:r w:rsidR="001E55A1" w:rsidRPr="00277CE6">
        <w:rPr>
          <w:rFonts w:ascii="Times New Roman" w:eastAsia="宋体" w:hAnsi="Times New Roman" w:cs="Times New Roman"/>
          <w:sz w:val="24"/>
          <w:szCs w:val="24"/>
        </w:rPr>
        <w:t>结构</w:t>
      </w:r>
      <w:r w:rsidR="00A012DA" w:rsidRPr="00277CE6">
        <w:rPr>
          <w:rFonts w:ascii="Times New Roman" w:eastAsia="宋体" w:hAnsi="Times New Roman" w:cs="Times New Roman"/>
          <w:sz w:val="24"/>
          <w:szCs w:val="24"/>
        </w:rPr>
        <w:t>被</w:t>
      </w:r>
      <w:r w:rsidR="00C0269B" w:rsidRPr="00277CE6">
        <w:rPr>
          <w:rFonts w:ascii="Times New Roman" w:eastAsia="宋体" w:hAnsi="Times New Roman" w:cs="Times New Roman"/>
          <w:sz w:val="24"/>
          <w:szCs w:val="24"/>
        </w:rPr>
        <w:t>其</w:t>
      </w:r>
      <w:r w:rsidR="001E55A1" w:rsidRPr="00277CE6">
        <w:rPr>
          <w:rFonts w:ascii="Times New Roman" w:eastAsia="宋体" w:hAnsi="Times New Roman" w:cs="Times New Roman"/>
          <w:sz w:val="24"/>
          <w:szCs w:val="24"/>
        </w:rPr>
        <w:t>氨基酸序列</w:t>
      </w:r>
      <w:r w:rsidR="00F57D1D" w:rsidRPr="00277CE6">
        <w:rPr>
          <w:rFonts w:ascii="Times New Roman" w:eastAsia="宋体" w:hAnsi="Times New Roman" w:cs="Times New Roman"/>
          <w:sz w:val="24"/>
          <w:szCs w:val="24"/>
        </w:rPr>
        <w:t>所</w:t>
      </w:r>
      <w:r w:rsidR="00A36242" w:rsidRPr="00277CE6">
        <w:rPr>
          <w:rFonts w:ascii="Times New Roman" w:eastAsia="宋体" w:hAnsi="Times New Roman" w:cs="Times New Roman"/>
          <w:sz w:val="24"/>
          <w:szCs w:val="24"/>
        </w:rPr>
        <w:t>确</w:t>
      </w:r>
      <w:r w:rsidR="00AA4733" w:rsidRPr="00277CE6">
        <w:rPr>
          <w:rFonts w:ascii="Times New Roman" w:eastAsia="宋体" w:hAnsi="Times New Roman" w:cs="Times New Roman"/>
          <w:sz w:val="24"/>
          <w:szCs w:val="24"/>
        </w:rPr>
        <w:t>定</w:t>
      </w:r>
      <w:r w:rsidR="00F64B3B" w:rsidRPr="00277CE6">
        <w:rPr>
          <w:rFonts w:ascii="Times New Roman" w:eastAsia="宋体" w:hAnsi="Times New Roman" w:cs="Times New Roman"/>
          <w:sz w:val="24"/>
          <w:szCs w:val="24"/>
        </w:rPr>
        <w:t>。</w:t>
      </w:r>
      <w:r w:rsidR="005F2528" w:rsidRPr="00277CE6">
        <w:rPr>
          <w:rFonts w:ascii="Times New Roman" w:eastAsia="宋体" w:hAnsi="Times New Roman" w:cs="Times New Roman"/>
          <w:sz w:val="24"/>
          <w:szCs w:val="24"/>
        </w:rPr>
        <w:t>在所有可能的氨基酸序列中，</w:t>
      </w:r>
      <w:r w:rsidR="00B043C1" w:rsidRPr="00277CE6">
        <w:rPr>
          <w:rFonts w:ascii="Times New Roman" w:eastAsia="宋体" w:hAnsi="Times New Roman" w:cs="Times New Roman"/>
          <w:sz w:val="24"/>
          <w:szCs w:val="24"/>
        </w:rPr>
        <w:t>自然进化所</w:t>
      </w:r>
      <w:r w:rsidR="00517AB2" w:rsidRPr="00277CE6">
        <w:rPr>
          <w:rFonts w:ascii="Times New Roman" w:eastAsia="宋体" w:hAnsi="Times New Roman" w:cs="Times New Roman"/>
          <w:sz w:val="24"/>
          <w:szCs w:val="24"/>
        </w:rPr>
        <w:t>产生的天然蛋白质的氨基酸序列</w:t>
      </w:r>
      <w:r w:rsidR="00C93392" w:rsidRPr="00277CE6">
        <w:rPr>
          <w:rFonts w:ascii="Times New Roman" w:eastAsia="宋体" w:hAnsi="Times New Roman" w:cs="Times New Roman"/>
          <w:sz w:val="24"/>
          <w:szCs w:val="24"/>
        </w:rPr>
        <w:t>所占比例很小，</w:t>
      </w:r>
      <w:r w:rsidR="000345E6" w:rsidRPr="00277CE6">
        <w:rPr>
          <w:rFonts w:ascii="Times New Roman" w:eastAsia="宋体" w:hAnsi="Times New Roman" w:cs="Times New Roman"/>
          <w:sz w:val="24"/>
          <w:szCs w:val="24"/>
        </w:rPr>
        <w:t>而</w:t>
      </w:r>
      <w:r w:rsidR="004C15D0" w:rsidRPr="00277CE6">
        <w:rPr>
          <w:rFonts w:ascii="Times New Roman" w:eastAsia="宋体" w:hAnsi="Times New Roman" w:cs="Times New Roman"/>
          <w:sz w:val="24"/>
          <w:szCs w:val="24"/>
        </w:rPr>
        <w:t>天然蛋白质的</w:t>
      </w:r>
      <w:r w:rsidR="004D0C6D" w:rsidRPr="00277CE6">
        <w:rPr>
          <w:rFonts w:ascii="Times New Roman" w:eastAsia="宋体" w:hAnsi="Times New Roman" w:cs="Times New Roman"/>
          <w:sz w:val="24"/>
          <w:szCs w:val="24"/>
        </w:rPr>
        <w:t>结构也是极其有限的</w:t>
      </w:r>
      <w:r w:rsidR="00536744" w:rsidRPr="00277CE6">
        <w:rPr>
          <w:rFonts w:ascii="Times New Roman" w:eastAsia="宋体" w:hAnsi="Times New Roman" w:cs="Times New Roman"/>
          <w:sz w:val="24"/>
          <w:szCs w:val="24"/>
        </w:rPr>
        <w:t>，难以满足</w:t>
      </w:r>
      <w:r w:rsidR="00B90355" w:rsidRPr="00277CE6">
        <w:rPr>
          <w:rFonts w:ascii="Times New Roman" w:eastAsia="宋体" w:hAnsi="Times New Roman" w:cs="Times New Roman"/>
          <w:sz w:val="24"/>
          <w:szCs w:val="24"/>
        </w:rPr>
        <w:t>生物医学</w:t>
      </w:r>
      <w:r w:rsidR="00435C2B" w:rsidRPr="00277CE6">
        <w:rPr>
          <w:rFonts w:ascii="Times New Roman" w:eastAsia="宋体" w:hAnsi="Times New Roman" w:cs="Times New Roman"/>
          <w:sz w:val="24"/>
          <w:szCs w:val="24"/>
        </w:rPr>
        <w:t>等领域</w:t>
      </w:r>
      <w:r w:rsidR="001F169C" w:rsidRPr="00277CE6">
        <w:rPr>
          <w:rFonts w:ascii="Times New Roman" w:eastAsia="宋体" w:hAnsi="Times New Roman" w:cs="Times New Roman"/>
          <w:sz w:val="24"/>
          <w:szCs w:val="24"/>
        </w:rPr>
        <w:t>对</w:t>
      </w:r>
      <w:r w:rsidR="00C6614E" w:rsidRPr="00277CE6">
        <w:rPr>
          <w:rFonts w:ascii="Times New Roman" w:eastAsia="宋体" w:hAnsi="Times New Roman" w:cs="Times New Roman"/>
          <w:sz w:val="24"/>
          <w:szCs w:val="24"/>
        </w:rPr>
        <w:t>于具有</w:t>
      </w:r>
      <w:r w:rsidR="001F169C" w:rsidRPr="00277CE6">
        <w:rPr>
          <w:rFonts w:ascii="Times New Roman" w:eastAsia="宋体" w:hAnsi="Times New Roman" w:cs="Times New Roman"/>
          <w:sz w:val="24"/>
          <w:szCs w:val="24"/>
        </w:rPr>
        <w:t>特定功能蛋白质的需求</w:t>
      </w:r>
      <w:r w:rsidR="00C4381C" w:rsidRPr="00277CE6">
        <w:rPr>
          <w:rFonts w:ascii="Times New Roman" w:eastAsia="宋体" w:hAnsi="Times New Roman" w:cs="Times New Roman"/>
          <w:sz w:val="24"/>
          <w:szCs w:val="24"/>
        </w:rPr>
        <w:t>。因此，</w:t>
      </w:r>
      <w:r w:rsidR="00E33391" w:rsidRPr="00277CE6">
        <w:rPr>
          <w:rFonts w:ascii="Times New Roman" w:eastAsia="宋体" w:hAnsi="Times New Roman" w:cs="Times New Roman"/>
          <w:sz w:val="24"/>
          <w:szCs w:val="24"/>
        </w:rPr>
        <w:t>通过</w:t>
      </w:r>
      <w:r w:rsidR="00DC2260" w:rsidRPr="00277CE6">
        <w:rPr>
          <w:rFonts w:ascii="Times New Roman" w:eastAsia="宋体" w:hAnsi="Times New Roman" w:cs="Times New Roman"/>
          <w:sz w:val="24"/>
          <w:szCs w:val="24"/>
        </w:rPr>
        <w:t>对天然蛋白质</w:t>
      </w:r>
      <w:r w:rsidR="007F1499" w:rsidRPr="00277CE6">
        <w:rPr>
          <w:rFonts w:ascii="Times New Roman" w:eastAsia="宋体" w:hAnsi="Times New Roman" w:cs="Times New Roman"/>
          <w:sz w:val="24"/>
          <w:szCs w:val="24"/>
        </w:rPr>
        <w:t>已知</w:t>
      </w:r>
      <w:r w:rsidR="00DC2260" w:rsidRPr="00277CE6">
        <w:rPr>
          <w:rFonts w:ascii="Times New Roman" w:eastAsia="宋体" w:hAnsi="Times New Roman" w:cs="Times New Roman"/>
          <w:sz w:val="24"/>
          <w:szCs w:val="24"/>
        </w:rPr>
        <w:t>的氨基酸序列进行改造</w:t>
      </w:r>
      <w:r w:rsidR="00E01609" w:rsidRPr="00277CE6">
        <w:rPr>
          <w:rFonts w:ascii="Times New Roman" w:eastAsia="宋体" w:hAnsi="Times New Roman" w:cs="Times New Roman"/>
          <w:sz w:val="24"/>
          <w:szCs w:val="24"/>
        </w:rPr>
        <w:t>或从头</w:t>
      </w:r>
      <w:r w:rsidR="00E33391" w:rsidRPr="00277CE6">
        <w:rPr>
          <w:rFonts w:ascii="Times New Roman" w:eastAsia="宋体" w:hAnsi="Times New Roman" w:cs="Times New Roman"/>
          <w:sz w:val="24"/>
          <w:szCs w:val="24"/>
        </w:rPr>
        <w:t>设计全新的氨基酸序列</w:t>
      </w:r>
      <w:r w:rsidR="006C5FDF" w:rsidRPr="00277CE6">
        <w:rPr>
          <w:rFonts w:ascii="Times New Roman" w:eastAsia="宋体" w:hAnsi="Times New Roman" w:cs="Times New Roman"/>
          <w:sz w:val="24"/>
          <w:szCs w:val="24"/>
        </w:rPr>
        <w:t>、</w:t>
      </w:r>
      <w:r w:rsidR="0091406F" w:rsidRPr="00277CE6">
        <w:rPr>
          <w:rFonts w:ascii="Times New Roman" w:eastAsia="宋体" w:hAnsi="Times New Roman" w:cs="Times New Roman"/>
          <w:sz w:val="24"/>
          <w:szCs w:val="24"/>
        </w:rPr>
        <w:t>从而设计具有全新功能的</w:t>
      </w:r>
      <w:r w:rsidR="00EB06D6" w:rsidRPr="00277CE6">
        <w:rPr>
          <w:rFonts w:ascii="Times New Roman" w:eastAsia="宋体" w:hAnsi="Times New Roman" w:cs="Times New Roman"/>
          <w:sz w:val="24"/>
          <w:szCs w:val="24"/>
        </w:rPr>
        <w:t>蛋白质</w:t>
      </w:r>
      <w:r w:rsidR="00012267" w:rsidRPr="00277CE6">
        <w:rPr>
          <w:rFonts w:ascii="Times New Roman" w:eastAsia="宋体" w:hAnsi="Times New Roman" w:cs="Times New Roman"/>
          <w:sz w:val="24"/>
          <w:szCs w:val="24"/>
        </w:rPr>
        <w:t>对于</w:t>
      </w:r>
      <w:r w:rsidR="00DD5C28" w:rsidRPr="00277CE6">
        <w:rPr>
          <w:rFonts w:ascii="Times New Roman" w:eastAsia="宋体" w:hAnsi="Times New Roman" w:cs="Times New Roman"/>
          <w:sz w:val="24"/>
          <w:szCs w:val="24"/>
        </w:rPr>
        <w:t>合成生物学有着</w:t>
      </w:r>
      <w:r w:rsidR="00FE3945" w:rsidRPr="00277CE6">
        <w:rPr>
          <w:rFonts w:ascii="Times New Roman" w:eastAsia="宋体" w:hAnsi="Times New Roman" w:cs="Times New Roman"/>
          <w:sz w:val="24"/>
          <w:szCs w:val="24"/>
        </w:rPr>
        <w:t>极为</w:t>
      </w:r>
      <w:r w:rsidR="00DD5C28" w:rsidRPr="00277CE6">
        <w:rPr>
          <w:rFonts w:ascii="Times New Roman" w:eastAsia="宋体" w:hAnsi="Times New Roman" w:cs="Times New Roman"/>
          <w:sz w:val="24"/>
          <w:szCs w:val="24"/>
        </w:rPr>
        <w:t>重要的意义。</w:t>
      </w:r>
    </w:p>
    <w:p w14:paraId="64D01011" w14:textId="3535F0E5" w:rsidR="00596443" w:rsidRPr="00277CE6" w:rsidRDefault="00E36D98" w:rsidP="004E713B">
      <w:pPr>
        <w:spacing w:line="300" w:lineRule="auto"/>
        <w:ind w:firstLineChars="200" w:firstLine="480"/>
        <w:rPr>
          <w:rFonts w:ascii="Times New Roman" w:eastAsia="宋体" w:hAnsi="Times New Roman" w:cs="Times New Roman"/>
          <w:sz w:val="24"/>
          <w:szCs w:val="24"/>
        </w:rPr>
      </w:pPr>
      <w:r w:rsidRPr="00277CE6">
        <w:rPr>
          <w:rFonts w:ascii="Times New Roman" w:eastAsia="宋体" w:hAnsi="Times New Roman" w:cs="Times New Roman"/>
          <w:sz w:val="24"/>
          <w:szCs w:val="24"/>
        </w:rPr>
        <w:t>以</w:t>
      </w:r>
      <w:r w:rsidR="00967124" w:rsidRPr="00277CE6">
        <w:rPr>
          <w:rFonts w:ascii="Times New Roman" w:eastAsia="宋体" w:hAnsi="Times New Roman" w:cs="Times New Roman"/>
          <w:sz w:val="24"/>
          <w:szCs w:val="24"/>
        </w:rPr>
        <w:t>定向进化（</w:t>
      </w:r>
      <w:r w:rsidR="00A41D14" w:rsidRPr="00277CE6">
        <w:rPr>
          <w:rFonts w:ascii="Times New Roman" w:eastAsia="宋体" w:hAnsi="Times New Roman" w:cs="Times New Roman"/>
          <w:sz w:val="24"/>
          <w:szCs w:val="24"/>
        </w:rPr>
        <w:t>D</w:t>
      </w:r>
      <w:r w:rsidRPr="00277CE6">
        <w:rPr>
          <w:rFonts w:ascii="Times New Roman" w:eastAsia="宋体" w:hAnsi="Times New Roman" w:cs="Times New Roman"/>
          <w:sz w:val="24"/>
          <w:szCs w:val="24"/>
        </w:rPr>
        <w:t xml:space="preserve">irected </w:t>
      </w:r>
      <w:r w:rsidR="00A41D14" w:rsidRPr="00277CE6">
        <w:rPr>
          <w:rFonts w:ascii="Times New Roman" w:eastAsia="宋体" w:hAnsi="Times New Roman" w:cs="Times New Roman"/>
          <w:sz w:val="24"/>
          <w:szCs w:val="24"/>
        </w:rPr>
        <w:t>E</w:t>
      </w:r>
      <w:r w:rsidRPr="00277CE6">
        <w:rPr>
          <w:rFonts w:ascii="Times New Roman" w:eastAsia="宋体" w:hAnsi="Times New Roman" w:cs="Times New Roman"/>
          <w:sz w:val="24"/>
          <w:szCs w:val="24"/>
        </w:rPr>
        <w:t>volution</w:t>
      </w:r>
      <w:r w:rsidR="00967124" w:rsidRPr="00277CE6">
        <w:rPr>
          <w:rFonts w:ascii="Times New Roman" w:eastAsia="宋体" w:hAnsi="Times New Roman" w:cs="Times New Roman"/>
          <w:sz w:val="24"/>
          <w:szCs w:val="24"/>
        </w:rPr>
        <w:t>）</w:t>
      </w:r>
      <w:r w:rsidRPr="00277CE6">
        <w:rPr>
          <w:rFonts w:ascii="Times New Roman" w:eastAsia="宋体" w:hAnsi="Times New Roman" w:cs="Times New Roman"/>
          <w:sz w:val="24"/>
          <w:szCs w:val="24"/>
        </w:rPr>
        <w:t>为代表的</w:t>
      </w:r>
      <w:r w:rsidR="00D8447B" w:rsidRPr="00277CE6">
        <w:rPr>
          <w:rFonts w:ascii="Times New Roman" w:eastAsia="宋体" w:hAnsi="Times New Roman" w:cs="Times New Roman"/>
          <w:sz w:val="24"/>
          <w:szCs w:val="24"/>
        </w:rPr>
        <w:t>传统</w:t>
      </w:r>
      <w:del w:id="77" w:author="Luhua Lai" w:date="2022-06-01T22:18:00Z">
        <w:r w:rsidR="00D8447B" w:rsidRPr="00277CE6" w:rsidDel="0050628E">
          <w:rPr>
            <w:rFonts w:ascii="Times New Roman" w:eastAsia="宋体" w:hAnsi="Times New Roman" w:cs="Times New Roman"/>
            <w:sz w:val="24"/>
            <w:szCs w:val="24"/>
          </w:rPr>
          <w:delText>的</w:delText>
        </w:r>
      </w:del>
      <w:r w:rsidR="009C5974" w:rsidRPr="00277CE6">
        <w:rPr>
          <w:rFonts w:ascii="Times New Roman" w:eastAsia="宋体" w:hAnsi="Times New Roman" w:cs="Times New Roman"/>
          <w:sz w:val="24"/>
          <w:szCs w:val="24"/>
        </w:rPr>
        <w:t>蛋白质工程技术</w:t>
      </w:r>
      <w:r w:rsidR="00E6564E" w:rsidRPr="00277CE6">
        <w:rPr>
          <w:rFonts w:ascii="Times New Roman" w:eastAsia="宋体" w:hAnsi="Times New Roman" w:cs="Times New Roman"/>
          <w:sz w:val="24"/>
          <w:szCs w:val="24"/>
        </w:rPr>
        <w:t>通过</w:t>
      </w:r>
      <w:r w:rsidR="00260956" w:rsidRPr="00277CE6">
        <w:rPr>
          <w:rFonts w:ascii="Times New Roman" w:eastAsia="宋体" w:hAnsi="Times New Roman" w:cs="Times New Roman"/>
          <w:sz w:val="24"/>
          <w:szCs w:val="24"/>
        </w:rPr>
        <w:t>物理或化学</w:t>
      </w:r>
      <w:r w:rsidR="004D6C67" w:rsidRPr="00277CE6">
        <w:rPr>
          <w:rFonts w:ascii="Times New Roman" w:eastAsia="宋体" w:hAnsi="Times New Roman" w:cs="Times New Roman"/>
          <w:sz w:val="24"/>
          <w:szCs w:val="24"/>
        </w:rPr>
        <w:t>手段诱导</w:t>
      </w:r>
      <w:r w:rsidR="00B36F4A" w:rsidRPr="00277CE6">
        <w:rPr>
          <w:rFonts w:ascii="Times New Roman" w:eastAsia="宋体" w:hAnsi="Times New Roman" w:cs="Times New Roman"/>
          <w:sz w:val="24"/>
          <w:szCs w:val="24"/>
        </w:rPr>
        <w:t>基因</w:t>
      </w:r>
      <w:r w:rsidR="004D6C67" w:rsidRPr="00277CE6">
        <w:rPr>
          <w:rFonts w:ascii="Times New Roman" w:eastAsia="宋体" w:hAnsi="Times New Roman" w:cs="Times New Roman"/>
          <w:sz w:val="24"/>
          <w:szCs w:val="24"/>
        </w:rPr>
        <w:t>突变</w:t>
      </w:r>
      <w:r w:rsidR="00B36F4A" w:rsidRPr="00277CE6">
        <w:rPr>
          <w:rFonts w:ascii="Times New Roman" w:eastAsia="宋体" w:hAnsi="Times New Roman" w:cs="Times New Roman"/>
          <w:sz w:val="24"/>
          <w:szCs w:val="24"/>
        </w:rPr>
        <w:t>，</w:t>
      </w:r>
      <w:r w:rsidR="002B76FA" w:rsidRPr="00277CE6">
        <w:rPr>
          <w:rFonts w:ascii="Times New Roman" w:eastAsia="宋体" w:hAnsi="Times New Roman" w:cs="Times New Roman"/>
          <w:sz w:val="24"/>
          <w:szCs w:val="24"/>
        </w:rPr>
        <w:t>再对所产生的蛋白质结构进行</w:t>
      </w:r>
      <w:r w:rsidR="00985963" w:rsidRPr="00277CE6">
        <w:rPr>
          <w:rFonts w:ascii="Times New Roman" w:eastAsia="宋体" w:hAnsi="Times New Roman" w:cs="Times New Roman"/>
          <w:sz w:val="24"/>
          <w:szCs w:val="24"/>
        </w:rPr>
        <w:t>实验</w:t>
      </w:r>
      <w:r w:rsidR="002B76FA" w:rsidRPr="00277CE6">
        <w:rPr>
          <w:rFonts w:ascii="Times New Roman" w:eastAsia="宋体" w:hAnsi="Times New Roman" w:cs="Times New Roman"/>
          <w:sz w:val="24"/>
          <w:szCs w:val="24"/>
        </w:rPr>
        <w:t>筛选</w:t>
      </w:r>
      <w:r w:rsidR="007F79F5" w:rsidRPr="00277CE6">
        <w:rPr>
          <w:rFonts w:ascii="Times New Roman" w:eastAsia="宋体" w:hAnsi="Times New Roman" w:cs="Times New Roman"/>
          <w:sz w:val="24"/>
          <w:szCs w:val="24"/>
        </w:rPr>
        <w:fldChar w:fldCharType="begin"/>
      </w:r>
      <w:r w:rsidR="007F79F5" w:rsidRPr="00277CE6">
        <w:rPr>
          <w:rFonts w:ascii="Times New Roman" w:eastAsia="宋体" w:hAnsi="Times New Roman" w:cs="Times New Roman"/>
          <w:sz w:val="24"/>
          <w:szCs w:val="24"/>
        </w:rPr>
        <w:instrText xml:space="preserve"> ADDIN ZOTERO_ITEM CSL_CITATION {"citationID":"ZwrCQLwf","properties":{"formattedCitation":"\\super 1\\nosupersub{}","plainCitation":"1","noteIndex":0},"citationItems":[{"id":199,"uris":["http://zotero.org/users/9340884/items/7ACLEM2F"],"itemData":{"id":199,"type":"article-journal","abstract":"Directed evolution has proved to be an effective strategy for improving or altering the activity of biomolecules for industrial, research and therapeutic applications. The evolution of proteins in the laboratory requires methods for generating genetic diversity and for identifying protein variants with desired properties. This Review describes some of the tools used to diversify genes, as well as informative examples of screening and selection methods that identify or isolate evolved proteins. We highlight recent cases in which directed evolution generated enzymatic activities and substrate specificities not known to exist in nature.","container-title":"Nature Reviews Genetics","DOI":"10.1038/nrg3927","ISSN":"1471-0056, 1471-0064","issue":"7","journalAbbreviation":"Nat Rev Genet","language":"en","page":"379-394","source":"DOI.org (Crossref)","title":"Methods for the directed evolution of proteins","volume":"16","author":[{"family":"Packer","given":"Michael S."},{"family":"Liu","given":"David R."}],"issued":{"date-parts":[["2015",7]]}}}],"schema":"https://github.com/citation-style-language/schema/raw/master/csl-citation.json"} </w:instrText>
      </w:r>
      <w:r w:rsidR="007F79F5" w:rsidRPr="00277CE6">
        <w:rPr>
          <w:rFonts w:ascii="Times New Roman" w:eastAsia="宋体" w:hAnsi="Times New Roman" w:cs="Times New Roman"/>
          <w:sz w:val="24"/>
          <w:szCs w:val="24"/>
        </w:rPr>
        <w:fldChar w:fldCharType="separate"/>
      </w:r>
      <w:r w:rsidR="009E6FF7" w:rsidRPr="00277CE6">
        <w:rPr>
          <w:rFonts w:ascii="Times New Roman" w:hAnsi="Times New Roman" w:cs="Times New Roman"/>
          <w:kern w:val="0"/>
          <w:sz w:val="24"/>
          <w:szCs w:val="24"/>
          <w:vertAlign w:val="superscript"/>
        </w:rPr>
        <w:t>1</w:t>
      </w:r>
      <w:r w:rsidR="007F79F5" w:rsidRPr="00277CE6">
        <w:rPr>
          <w:rFonts w:ascii="Times New Roman" w:eastAsia="宋体" w:hAnsi="Times New Roman" w:cs="Times New Roman"/>
          <w:sz w:val="24"/>
          <w:szCs w:val="24"/>
        </w:rPr>
        <w:fldChar w:fldCharType="end"/>
      </w:r>
      <w:r w:rsidR="002B76FA" w:rsidRPr="00277CE6">
        <w:rPr>
          <w:rFonts w:ascii="Times New Roman" w:eastAsia="宋体" w:hAnsi="Times New Roman" w:cs="Times New Roman"/>
          <w:sz w:val="24"/>
          <w:szCs w:val="24"/>
        </w:rPr>
        <w:t>。</w:t>
      </w:r>
      <w:r w:rsidR="00690A8B" w:rsidRPr="00277CE6">
        <w:rPr>
          <w:rFonts w:ascii="Times New Roman" w:eastAsia="宋体" w:hAnsi="Times New Roman" w:cs="Times New Roman"/>
          <w:sz w:val="24"/>
          <w:szCs w:val="24"/>
        </w:rPr>
        <w:t>在不采用</w:t>
      </w:r>
      <w:r w:rsidR="00BC34AE" w:rsidRPr="00277CE6">
        <w:rPr>
          <w:rFonts w:ascii="Times New Roman" w:eastAsia="宋体" w:hAnsi="Times New Roman" w:cs="Times New Roman"/>
          <w:sz w:val="24"/>
          <w:szCs w:val="24"/>
        </w:rPr>
        <w:t>高通量筛选</w:t>
      </w:r>
      <w:r w:rsidR="008819B3" w:rsidRPr="00277CE6">
        <w:rPr>
          <w:rFonts w:ascii="Times New Roman" w:eastAsia="宋体" w:hAnsi="Times New Roman" w:cs="Times New Roman"/>
          <w:sz w:val="24"/>
          <w:szCs w:val="24"/>
        </w:rPr>
        <w:t>手段</w:t>
      </w:r>
      <w:r w:rsidR="00BC34AE" w:rsidRPr="00277CE6">
        <w:rPr>
          <w:rFonts w:ascii="Times New Roman" w:eastAsia="宋体" w:hAnsi="Times New Roman" w:cs="Times New Roman"/>
          <w:sz w:val="24"/>
          <w:szCs w:val="24"/>
        </w:rPr>
        <w:t>时</w:t>
      </w:r>
      <w:r w:rsidR="00A55B76" w:rsidRPr="00277CE6">
        <w:rPr>
          <w:rFonts w:ascii="Times New Roman" w:eastAsia="宋体" w:hAnsi="Times New Roman" w:cs="Times New Roman"/>
          <w:sz w:val="24"/>
          <w:szCs w:val="24"/>
        </w:rPr>
        <w:t>，上述</w:t>
      </w:r>
      <w:r w:rsidR="003D718A" w:rsidRPr="00277CE6">
        <w:rPr>
          <w:rFonts w:ascii="Times New Roman" w:eastAsia="宋体" w:hAnsi="Times New Roman" w:cs="Times New Roman"/>
          <w:sz w:val="24"/>
          <w:szCs w:val="24"/>
        </w:rPr>
        <w:t>基于实验的</w:t>
      </w:r>
      <w:r w:rsidR="00A55B76" w:rsidRPr="00277CE6">
        <w:rPr>
          <w:rFonts w:ascii="Times New Roman" w:eastAsia="宋体" w:hAnsi="Times New Roman" w:cs="Times New Roman"/>
          <w:sz w:val="24"/>
          <w:szCs w:val="24"/>
        </w:rPr>
        <w:t>方法</w:t>
      </w:r>
      <w:r w:rsidR="00D15CE8" w:rsidRPr="00277CE6">
        <w:rPr>
          <w:rFonts w:ascii="Times New Roman" w:eastAsia="宋体" w:hAnsi="Times New Roman" w:cs="Times New Roman"/>
          <w:sz w:val="24"/>
          <w:szCs w:val="24"/>
        </w:rPr>
        <w:t>效率</w:t>
      </w:r>
      <w:r w:rsidR="008161CB" w:rsidRPr="00277CE6">
        <w:rPr>
          <w:rFonts w:ascii="Times New Roman" w:eastAsia="宋体" w:hAnsi="Times New Roman" w:cs="Times New Roman"/>
          <w:sz w:val="24"/>
          <w:szCs w:val="24"/>
        </w:rPr>
        <w:t>很低</w:t>
      </w:r>
      <w:r w:rsidR="00C77880" w:rsidRPr="00277CE6">
        <w:rPr>
          <w:rFonts w:ascii="Times New Roman" w:eastAsia="宋体" w:hAnsi="Times New Roman" w:cs="Times New Roman"/>
          <w:sz w:val="24"/>
          <w:szCs w:val="24"/>
        </w:rPr>
        <w:t>，</w:t>
      </w:r>
      <w:r w:rsidR="00973E79" w:rsidRPr="00277CE6">
        <w:rPr>
          <w:rFonts w:ascii="Times New Roman" w:eastAsia="宋体" w:hAnsi="Times New Roman" w:cs="Times New Roman"/>
          <w:sz w:val="24"/>
          <w:szCs w:val="24"/>
        </w:rPr>
        <w:t>且对</w:t>
      </w:r>
      <w:r w:rsidR="00494912" w:rsidRPr="00277CE6">
        <w:rPr>
          <w:rFonts w:ascii="Times New Roman" w:eastAsia="宋体" w:hAnsi="Times New Roman" w:cs="Times New Roman"/>
          <w:sz w:val="24"/>
          <w:szCs w:val="24"/>
        </w:rPr>
        <w:t>氨基酸序列的化学空间的采样极不完全。</w:t>
      </w:r>
      <w:r w:rsidR="00890AD7" w:rsidRPr="00277CE6">
        <w:rPr>
          <w:rFonts w:ascii="Times New Roman" w:eastAsia="宋体" w:hAnsi="Times New Roman" w:cs="Times New Roman"/>
          <w:sz w:val="24"/>
          <w:szCs w:val="24"/>
        </w:rPr>
        <w:t>自</w:t>
      </w:r>
      <w:r w:rsidR="00890AD7" w:rsidRPr="00277CE6">
        <w:rPr>
          <w:rFonts w:ascii="Times New Roman" w:eastAsia="宋体" w:hAnsi="Times New Roman" w:cs="Times New Roman"/>
          <w:sz w:val="24"/>
          <w:szCs w:val="24"/>
        </w:rPr>
        <w:t>20</w:t>
      </w:r>
      <w:r w:rsidR="00890AD7" w:rsidRPr="00277CE6">
        <w:rPr>
          <w:rFonts w:ascii="Times New Roman" w:eastAsia="宋体" w:hAnsi="Times New Roman" w:cs="Times New Roman"/>
          <w:sz w:val="24"/>
          <w:szCs w:val="24"/>
        </w:rPr>
        <w:t>世纪</w:t>
      </w:r>
      <w:r w:rsidR="00890AD7" w:rsidRPr="00277CE6">
        <w:rPr>
          <w:rFonts w:ascii="Times New Roman" w:eastAsia="宋体" w:hAnsi="Times New Roman" w:cs="Times New Roman"/>
          <w:sz w:val="24"/>
          <w:szCs w:val="24"/>
        </w:rPr>
        <w:t>80</w:t>
      </w:r>
      <w:r w:rsidR="00890AD7" w:rsidRPr="00277CE6">
        <w:rPr>
          <w:rFonts w:ascii="Times New Roman" w:eastAsia="宋体" w:hAnsi="Times New Roman" w:cs="Times New Roman"/>
          <w:sz w:val="24"/>
          <w:szCs w:val="24"/>
        </w:rPr>
        <w:t>年代以来，</w:t>
      </w:r>
      <w:r w:rsidR="008161CB" w:rsidRPr="00277CE6">
        <w:rPr>
          <w:rFonts w:ascii="Times New Roman" w:eastAsia="宋体" w:hAnsi="Times New Roman" w:cs="Times New Roman"/>
          <w:sz w:val="24"/>
          <w:szCs w:val="24"/>
        </w:rPr>
        <w:t>蛋白质计算设计（</w:t>
      </w:r>
      <w:r w:rsidR="00A41D14" w:rsidRPr="00277CE6">
        <w:rPr>
          <w:rFonts w:ascii="Times New Roman" w:eastAsia="宋体" w:hAnsi="Times New Roman" w:cs="Times New Roman"/>
          <w:sz w:val="24"/>
          <w:szCs w:val="24"/>
        </w:rPr>
        <w:t>C</w:t>
      </w:r>
      <w:r w:rsidR="008161CB" w:rsidRPr="00277CE6">
        <w:rPr>
          <w:rFonts w:ascii="Times New Roman" w:eastAsia="宋体" w:hAnsi="Times New Roman" w:cs="Times New Roman"/>
          <w:sz w:val="24"/>
          <w:szCs w:val="24"/>
        </w:rPr>
        <w:t xml:space="preserve">omputational </w:t>
      </w:r>
      <w:r w:rsidR="00A41D14" w:rsidRPr="00277CE6">
        <w:rPr>
          <w:rFonts w:ascii="Times New Roman" w:eastAsia="宋体" w:hAnsi="Times New Roman" w:cs="Times New Roman"/>
          <w:sz w:val="24"/>
          <w:szCs w:val="24"/>
        </w:rPr>
        <w:t>P</w:t>
      </w:r>
      <w:r w:rsidR="008161CB" w:rsidRPr="00277CE6">
        <w:rPr>
          <w:rFonts w:ascii="Times New Roman" w:eastAsia="宋体" w:hAnsi="Times New Roman" w:cs="Times New Roman"/>
          <w:sz w:val="24"/>
          <w:szCs w:val="24"/>
        </w:rPr>
        <w:t xml:space="preserve">rotein </w:t>
      </w:r>
      <w:r w:rsidR="00F7642B" w:rsidRPr="00277CE6">
        <w:rPr>
          <w:rFonts w:ascii="Times New Roman" w:eastAsia="宋体" w:hAnsi="Times New Roman" w:cs="Times New Roman"/>
          <w:sz w:val="24"/>
          <w:szCs w:val="24"/>
        </w:rPr>
        <w:t>D</w:t>
      </w:r>
      <w:r w:rsidR="008161CB" w:rsidRPr="00277CE6">
        <w:rPr>
          <w:rFonts w:ascii="Times New Roman" w:eastAsia="宋体" w:hAnsi="Times New Roman" w:cs="Times New Roman"/>
          <w:sz w:val="24"/>
          <w:szCs w:val="24"/>
        </w:rPr>
        <w:t>esign</w:t>
      </w:r>
      <w:r w:rsidR="008161CB" w:rsidRPr="00277CE6">
        <w:rPr>
          <w:rFonts w:ascii="Times New Roman" w:eastAsia="宋体" w:hAnsi="Times New Roman" w:cs="Times New Roman"/>
          <w:sz w:val="24"/>
          <w:szCs w:val="24"/>
        </w:rPr>
        <w:t>）</w:t>
      </w:r>
      <w:r w:rsidR="00157CFA" w:rsidRPr="00277CE6">
        <w:rPr>
          <w:rFonts w:ascii="Times New Roman" w:eastAsia="宋体" w:hAnsi="Times New Roman" w:cs="Times New Roman"/>
          <w:sz w:val="24"/>
          <w:szCs w:val="24"/>
        </w:rPr>
        <w:t>逐渐发展起来，</w:t>
      </w:r>
      <w:r w:rsidR="00AB1660" w:rsidRPr="00277CE6">
        <w:rPr>
          <w:rFonts w:ascii="Times New Roman" w:eastAsia="宋体" w:hAnsi="Times New Roman" w:cs="Times New Roman"/>
          <w:sz w:val="24"/>
          <w:szCs w:val="24"/>
        </w:rPr>
        <w:t>这种方法</w:t>
      </w:r>
      <w:r w:rsidR="00157CFA" w:rsidRPr="00277CE6">
        <w:rPr>
          <w:rFonts w:ascii="Times New Roman" w:eastAsia="宋体" w:hAnsi="Times New Roman" w:cs="Times New Roman"/>
          <w:sz w:val="24"/>
          <w:szCs w:val="24"/>
        </w:rPr>
        <w:t>根据已有的蛋白质结构信息，通过适当的算法</w:t>
      </w:r>
      <w:r w:rsidR="00F12B62" w:rsidRPr="00277CE6">
        <w:rPr>
          <w:rFonts w:ascii="Times New Roman" w:eastAsia="宋体" w:hAnsi="Times New Roman" w:cs="Times New Roman"/>
          <w:sz w:val="24"/>
          <w:szCs w:val="24"/>
        </w:rPr>
        <w:t>确定</w:t>
      </w:r>
      <w:r w:rsidR="00113BA9" w:rsidRPr="00277CE6">
        <w:rPr>
          <w:rFonts w:ascii="Times New Roman" w:eastAsia="宋体" w:hAnsi="Times New Roman" w:cs="Times New Roman"/>
          <w:sz w:val="24"/>
          <w:szCs w:val="24"/>
        </w:rPr>
        <w:t>蛋白质的</w:t>
      </w:r>
      <w:r w:rsidR="00D32165" w:rsidRPr="00277CE6">
        <w:rPr>
          <w:rFonts w:ascii="Times New Roman" w:eastAsia="宋体" w:hAnsi="Times New Roman" w:cs="Times New Roman"/>
          <w:sz w:val="24"/>
          <w:szCs w:val="24"/>
        </w:rPr>
        <w:t>氨基酸序列，</w:t>
      </w:r>
      <w:r w:rsidR="00F8735E" w:rsidRPr="00277CE6">
        <w:rPr>
          <w:rFonts w:ascii="Times New Roman" w:eastAsia="宋体" w:hAnsi="Times New Roman" w:cs="Times New Roman"/>
          <w:sz w:val="24"/>
          <w:szCs w:val="24"/>
        </w:rPr>
        <w:t>既可以</w:t>
      </w:r>
      <w:ins w:id="78" w:author="Luhua Lai" w:date="2022-06-01T22:19:00Z">
        <w:r w:rsidR="0050628E">
          <w:rPr>
            <w:rFonts w:ascii="Times New Roman" w:eastAsia="宋体" w:hAnsi="Times New Roman" w:cs="Times New Roman" w:hint="eastAsia"/>
            <w:sz w:val="24"/>
            <w:szCs w:val="24"/>
          </w:rPr>
          <w:t>进行</w:t>
        </w:r>
      </w:ins>
      <w:del w:id="79" w:author="Luhua Lai" w:date="2022-06-01T22:19:00Z">
        <w:r w:rsidR="00F8735E" w:rsidRPr="00277CE6" w:rsidDel="0050628E">
          <w:rPr>
            <w:rFonts w:ascii="Times New Roman" w:eastAsia="宋体" w:hAnsi="Times New Roman" w:cs="Times New Roman"/>
            <w:sz w:val="24"/>
            <w:szCs w:val="24"/>
          </w:rPr>
          <w:delText>应用于</w:delText>
        </w:r>
      </w:del>
      <w:r w:rsidR="00DB456B" w:rsidRPr="00277CE6">
        <w:rPr>
          <w:rFonts w:ascii="Times New Roman" w:eastAsia="宋体" w:hAnsi="Times New Roman" w:cs="Times New Roman"/>
          <w:sz w:val="24"/>
          <w:szCs w:val="24"/>
        </w:rPr>
        <w:t>蛋白质的从头设计（</w:t>
      </w:r>
      <w:r w:rsidR="00DB456B" w:rsidRPr="00277CE6">
        <w:rPr>
          <w:rFonts w:ascii="Times New Roman" w:eastAsia="宋体" w:hAnsi="Times New Roman" w:cs="Times New Roman"/>
          <w:i/>
          <w:sz w:val="24"/>
          <w:szCs w:val="24"/>
        </w:rPr>
        <w:t xml:space="preserve">de novo </w:t>
      </w:r>
      <w:r w:rsidR="00F7642B" w:rsidRPr="00277CE6">
        <w:rPr>
          <w:rFonts w:ascii="Times New Roman" w:eastAsia="宋体" w:hAnsi="Times New Roman" w:cs="Times New Roman"/>
          <w:sz w:val="24"/>
          <w:szCs w:val="24"/>
        </w:rPr>
        <w:t>D</w:t>
      </w:r>
      <w:r w:rsidR="00DB456B" w:rsidRPr="00277CE6">
        <w:rPr>
          <w:rFonts w:ascii="Times New Roman" w:eastAsia="宋体" w:hAnsi="Times New Roman" w:cs="Times New Roman"/>
          <w:sz w:val="24"/>
          <w:szCs w:val="24"/>
        </w:rPr>
        <w:t>esign</w:t>
      </w:r>
      <w:r w:rsidR="00DB456B" w:rsidRPr="00277CE6">
        <w:rPr>
          <w:rFonts w:ascii="Times New Roman" w:eastAsia="宋体" w:hAnsi="Times New Roman" w:cs="Times New Roman"/>
          <w:sz w:val="24"/>
          <w:szCs w:val="24"/>
        </w:rPr>
        <w:t>），也可以</w:t>
      </w:r>
      <w:r w:rsidR="00087762" w:rsidRPr="00277CE6">
        <w:rPr>
          <w:rFonts w:ascii="Times New Roman" w:eastAsia="宋体" w:hAnsi="Times New Roman" w:cs="Times New Roman"/>
          <w:sz w:val="24"/>
          <w:szCs w:val="24"/>
        </w:rPr>
        <w:t>对</w:t>
      </w:r>
      <w:r w:rsidR="008B6AAE" w:rsidRPr="00277CE6">
        <w:rPr>
          <w:rFonts w:ascii="Times New Roman" w:eastAsia="宋体" w:hAnsi="Times New Roman" w:cs="Times New Roman"/>
          <w:sz w:val="24"/>
          <w:szCs w:val="24"/>
        </w:rPr>
        <w:t>已有</w:t>
      </w:r>
      <w:r w:rsidR="00A434E8" w:rsidRPr="00277CE6">
        <w:rPr>
          <w:rFonts w:ascii="Times New Roman" w:eastAsia="宋体" w:hAnsi="Times New Roman" w:cs="Times New Roman"/>
          <w:sz w:val="24"/>
          <w:szCs w:val="24"/>
        </w:rPr>
        <w:t>的</w:t>
      </w:r>
      <w:r w:rsidR="00DB456B" w:rsidRPr="00277CE6">
        <w:rPr>
          <w:rFonts w:ascii="Times New Roman" w:eastAsia="宋体" w:hAnsi="Times New Roman" w:cs="Times New Roman"/>
          <w:sz w:val="24"/>
          <w:szCs w:val="24"/>
        </w:rPr>
        <w:t>蛋白质</w:t>
      </w:r>
      <w:r w:rsidR="00AD6962" w:rsidRPr="00277CE6">
        <w:rPr>
          <w:rFonts w:ascii="Times New Roman" w:eastAsia="宋体" w:hAnsi="Times New Roman" w:cs="Times New Roman"/>
          <w:sz w:val="24"/>
          <w:szCs w:val="24"/>
        </w:rPr>
        <w:t>进行</w:t>
      </w:r>
      <w:r w:rsidR="00A434E8" w:rsidRPr="00277CE6">
        <w:rPr>
          <w:rFonts w:ascii="Times New Roman" w:eastAsia="宋体" w:hAnsi="Times New Roman" w:cs="Times New Roman"/>
          <w:sz w:val="24"/>
          <w:szCs w:val="24"/>
        </w:rPr>
        <w:t>改进</w:t>
      </w:r>
      <w:r w:rsidR="00AD6962" w:rsidRPr="00277CE6">
        <w:rPr>
          <w:rFonts w:ascii="Times New Roman" w:eastAsia="宋体" w:hAnsi="Times New Roman" w:cs="Times New Roman"/>
          <w:sz w:val="24"/>
          <w:szCs w:val="24"/>
        </w:rPr>
        <w:t>，</w:t>
      </w:r>
      <w:r w:rsidR="00A434E8" w:rsidRPr="00277CE6">
        <w:rPr>
          <w:rFonts w:ascii="Times New Roman" w:eastAsia="宋体" w:hAnsi="Times New Roman" w:cs="Times New Roman"/>
          <w:sz w:val="24"/>
          <w:szCs w:val="24"/>
        </w:rPr>
        <w:t>以实现特定的</w:t>
      </w:r>
      <w:r w:rsidR="00FE1B74" w:rsidRPr="00277CE6">
        <w:rPr>
          <w:rFonts w:ascii="Times New Roman" w:eastAsia="宋体" w:hAnsi="Times New Roman" w:cs="Times New Roman"/>
          <w:sz w:val="24"/>
          <w:szCs w:val="24"/>
        </w:rPr>
        <w:t>生物</w:t>
      </w:r>
      <w:r w:rsidR="00A434E8" w:rsidRPr="00277CE6">
        <w:rPr>
          <w:rFonts w:ascii="Times New Roman" w:eastAsia="宋体" w:hAnsi="Times New Roman" w:cs="Times New Roman"/>
          <w:sz w:val="24"/>
          <w:szCs w:val="24"/>
        </w:rPr>
        <w:t>功能</w:t>
      </w:r>
      <w:r w:rsidR="00B37FC8" w:rsidRPr="00277CE6">
        <w:rPr>
          <w:rFonts w:ascii="Times New Roman" w:eastAsia="宋体" w:hAnsi="Times New Roman" w:cs="Times New Roman"/>
          <w:sz w:val="24"/>
          <w:szCs w:val="24"/>
        </w:rPr>
        <w:t>。</w:t>
      </w:r>
      <w:r w:rsidR="008F2CB5" w:rsidRPr="00277CE6">
        <w:rPr>
          <w:rFonts w:ascii="Times New Roman" w:eastAsia="宋体" w:hAnsi="Times New Roman" w:cs="Times New Roman"/>
          <w:sz w:val="24"/>
          <w:szCs w:val="24"/>
        </w:rPr>
        <w:t>随着</w:t>
      </w:r>
      <w:r w:rsidR="008B1849" w:rsidRPr="00277CE6">
        <w:rPr>
          <w:rFonts w:ascii="Times New Roman" w:eastAsia="宋体" w:hAnsi="Times New Roman" w:cs="Times New Roman"/>
          <w:sz w:val="24"/>
          <w:szCs w:val="24"/>
        </w:rPr>
        <w:t>算法的</w:t>
      </w:r>
      <w:r w:rsidR="00450E53" w:rsidRPr="00277CE6">
        <w:rPr>
          <w:rFonts w:ascii="Times New Roman" w:eastAsia="宋体" w:hAnsi="Times New Roman" w:cs="Times New Roman"/>
          <w:sz w:val="24"/>
          <w:szCs w:val="24"/>
        </w:rPr>
        <w:t>不断</w:t>
      </w:r>
      <w:r w:rsidR="008B1849" w:rsidRPr="00277CE6">
        <w:rPr>
          <w:rFonts w:ascii="Times New Roman" w:eastAsia="宋体" w:hAnsi="Times New Roman" w:cs="Times New Roman"/>
          <w:sz w:val="24"/>
          <w:szCs w:val="24"/>
        </w:rPr>
        <w:t>改进和计算能力的提高</w:t>
      </w:r>
      <w:r w:rsidR="00450E53" w:rsidRPr="00277CE6">
        <w:rPr>
          <w:rFonts w:ascii="Times New Roman" w:eastAsia="宋体" w:hAnsi="Times New Roman" w:cs="Times New Roman"/>
          <w:sz w:val="24"/>
          <w:szCs w:val="24"/>
        </w:rPr>
        <w:t>，</w:t>
      </w:r>
      <w:r w:rsidR="00721BB2" w:rsidRPr="00277CE6">
        <w:rPr>
          <w:rFonts w:ascii="Times New Roman" w:eastAsia="宋体" w:hAnsi="Times New Roman" w:cs="Times New Roman"/>
          <w:sz w:val="24"/>
          <w:szCs w:val="24"/>
        </w:rPr>
        <w:t>蛋白质计算设计</w:t>
      </w:r>
      <w:r w:rsidR="00537EAD" w:rsidRPr="00277CE6">
        <w:rPr>
          <w:rFonts w:ascii="Times New Roman" w:eastAsia="宋体" w:hAnsi="Times New Roman" w:cs="Times New Roman"/>
          <w:sz w:val="24"/>
          <w:szCs w:val="24"/>
        </w:rPr>
        <w:t>被越来越广泛地应用于</w:t>
      </w:r>
      <w:r w:rsidR="007E7236" w:rsidRPr="00277CE6">
        <w:rPr>
          <w:rFonts w:ascii="Times New Roman" w:eastAsia="宋体" w:hAnsi="Times New Roman" w:cs="Times New Roman"/>
          <w:sz w:val="24"/>
          <w:szCs w:val="24"/>
        </w:rPr>
        <w:t>实际的</w:t>
      </w:r>
      <w:r w:rsidR="00995327" w:rsidRPr="00277CE6">
        <w:rPr>
          <w:rFonts w:ascii="Times New Roman" w:eastAsia="宋体" w:hAnsi="Times New Roman" w:cs="Times New Roman"/>
          <w:sz w:val="24"/>
          <w:szCs w:val="24"/>
        </w:rPr>
        <w:t>蛋白质工程</w:t>
      </w:r>
      <w:r w:rsidR="005F0D7E" w:rsidRPr="00277CE6">
        <w:rPr>
          <w:rFonts w:ascii="Times New Roman" w:eastAsia="宋体" w:hAnsi="Times New Roman" w:cs="Times New Roman"/>
          <w:sz w:val="24"/>
          <w:szCs w:val="24"/>
        </w:rPr>
        <w:t>中</w:t>
      </w:r>
      <w:r w:rsidR="00B97C29" w:rsidRPr="00277CE6">
        <w:rPr>
          <w:rFonts w:ascii="Times New Roman" w:eastAsia="宋体" w:hAnsi="Times New Roman" w:cs="Times New Roman"/>
          <w:sz w:val="24"/>
          <w:szCs w:val="24"/>
        </w:rPr>
        <w:t>，</w:t>
      </w:r>
      <w:r w:rsidR="00551ED9" w:rsidRPr="00277CE6">
        <w:rPr>
          <w:rFonts w:ascii="Times New Roman" w:eastAsia="宋体" w:hAnsi="Times New Roman" w:cs="Times New Roman"/>
          <w:sz w:val="24"/>
          <w:szCs w:val="24"/>
        </w:rPr>
        <w:t>极大地提升了</w:t>
      </w:r>
      <w:r w:rsidR="00781985" w:rsidRPr="00277CE6">
        <w:rPr>
          <w:rFonts w:ascii="Times New Roman" w:eastAsia="宋体" w:hAnsi="Times New Roman" w:cs="Times New Roman"/>
          <w:sz w:val="24"/>
          <w:szCs w:val="24"/>
        </w:rPr>
        <w:t>蛋白质</w:t>
      </w:r>
      <w:r w:rsidR="00202358" w:rsidRPr="00277CE6">
        <w:rPr>
          <w:rFonts w:ascii="Times New Roman" w:eastAsia="宋体" w:hAnsi="Times New Roman" w:cs="Times New Roman"/>
          <w:sz w:val="24"/>
          <w:szCs w:val="24"/>
        </w:rPr>
        <w:t>工程</w:t>
      </w:r>
      <w:r w:rsidR="00933167" w:rsidRPr="00277CE6">
        <w:rPr>
          <w:rFonts w:ascii="Times New Roman" w:eastAsia="宋体" w:hAnsi="Times New Roman" w:cs="Times New Roman"/>
          <w:sz w:val="24"/>
          <w:szCs w:val="24"/>
        </w:rPr>
        <w:t>设计</w:t>
      </w:r>
      <w:r w:rsidR="00781985" w:rsidRPr="00277CE6">
        <w:rPr>
          <w:rFonts w:ascii="Times New Roman" w:eastAsia="宋体" w:hAnsi="Times New Roman" w:cs="Times New Roman"/>
          <w:sz w:val="24"/>
          <w:szCs w:val="24"/>
        </w:rPr>
        <w:t>的效率，</w:t>
      </w:r>
      <w:r w:rsidR="008E01F5" w:rsidRPr="00277CE6">
        <w:rPr>
          <w:rFonts w:ascii="Times New Roman" w:eastAsia="宋体" w:hAnsi="Times New Roman" w:cs="Times New Roman"/>
          <w:sz w:val="24"/>
          <w:szCs w:val="24"/>
        </w:rPr>
        <w:t>例如</w:t>
      </w:r>
      <w:r w:rsidR="004E74F1" w:rsidRPr="00277CE6">
        <w:rPr>
          <w:rFonts w:ascii="Times New Roman" w:eastAsia="宋体" w:hAnsi="Times New Roman" w:cs="Times New Roman"/>
          <w:sz w:val="24"/>
          <w:szCs w:val="24"/>
        </w:rPr>
        <w:t>Sun</w:t>
      </w:r>
      <w:r w:rsidR="004E74F1" w:rsidRPr="00277CE6">
        <w:rPr>
          <w:rFonts w:ascii="Times New Roman" w:eastAsia="宋体" w:hAnsi="Times New Roman" w:cs="Times New Roman"/>
          <w:sz w:val="24"/>
          <w:szCs w:val="24"/>
        </w:rPr>
        <w:t>等</w:t>
      </w:r>
      <w:ins w:id="80" w:author="Luhua Lai" w:date="2022-06-01T22:19:00Z">
        <w:r w:rsidR="0050628E">
          <w:rPr>
            <w:rFonts w:ascii="Times New Roman" w:eastAsia="宋体" w:hAnsi="Times New Roman" w:cs="Times New Roman" w:hint="eastAsia"/>
            <w:sz w:val="24"/>
            <w:szCs w:val="24"/>
          </w:rPr>
          <w:t>人</w:t>
        </w:r>
      </w:ins>
      <w:ins w:id="81" w:author="Luhua Lai" w:date="2022-06-01T22:20:00Z">
        <w:r w:rsidR="0050628E" w:rsidRPr="00277CE6">
          <w:rPr>
            <w:rFonts w:ascii="Times New Roman" w:eastAsia="宋体" w:hAnsi="Times New Roman" w:cs="Times New Roman"/>
            <w:sz w:val="24"/>
            <w:szCs w:val="24"/>
          </w:rPr>
          <w:t>运用计算和实验相结合的方法对蛋白</w:t>
        </w:r>
        <w:r w:rsidR="0050628E" w:rsidRPr="00277CE6">
          <w:rPr>
            <w:rFonts w:ascii="Times New Roman" w:eastAsia="宋体" w:hAnsi="Times New Roman" w:cs="Times New Roman"/>
            <w:sz w:val="24"/>
            <w:szCs w:val="24"/>
          </w:rPr>
          <w:t>-</w:t>
        </w:r>
        <w:r w:rsidR="0050628E" w:rsidRPr="00277CE6">
          <w:rPr>
            <w:rFonts w:ascii="Times New Roman" w:eastAsia="宋体" w:hAnsi="Times New Roman" w:cs="Times New Roman"/>
            <w:sz w:val="24"/>
            <w:szCs w:val="24"/>
          </w:rPr>
          <w:t>蛋白相互作用界面进行改造的研究表明，通过适当运用蛋白质计算设计的相关方法，可以将湿实验的工作量减小</w:t>
        </w:r>
        <w:r w:rsidR="0050628E" w:rsidRPr="00277CE6">
          <w:rPr>
            <w:rFonts w:ascii="Times New Roman" w:eastAsia="宋体" w:hAnsi="Times New Roman" w:cs="Times New Roman"/>
            <w:sz w:val="24"/>
            <w:szCs w:val="24"/>
          </w:rPr>
          <w:t>3~4</w:t>
        </w:r>
        <w:r w:rsidR="0050628E" w:rsidRPr="00277CE6">
          <w:rPr>
            <w:rFonts w:ascii="Times New Roman" w:eastAsia="宋体" w:hAnsi="Times New Roman" w:cs="Times New Roman"/>
            <w:sz w:val="24"/>
            <w:szCs w:val="24"/>
          </w:rPr>
          <w:t>个数量级</w:t>
        </w:r>
      </w:ins>
      <w:r w:rsidR="002D213A" w:rsidRPr="00277CE6">
        <w:rPr>
          <w:rFonts w:ascii="Times New Roman" w:eastAsia="宋体" w:hAnsi="Times New Roman" w:cs="Times New Roman"/>
          <w:sz w:val="24"/>
          <w:szCs w:val="24"/>
        </w:rPr>
        <w:fldChar w:fldCharType="begin"/>
      </w:r>
      <w:r w:rsidR="002D213A" w:rsidRPr="00277CE6">
        <w:rPr>
          <w:rFonts w:ascii="Times New Roman" w:eastAsia="宋体" w:hAnsi="Times New Roman" w:cs="Times New Roman"/>
          <w:sz w:val="24"/>
          <w:szCs w:val="24"/>
        </w:rPr>
        <w:instrText xml:space="preserve"> ADDIN ZOTERO_ITEM CSL_CITATION {"citationID":"SOl79vBG","properties":{"formattedCitation":"\\super 2\\nosupersub{}","plainCitation":"2","noteIndex":0},"citationItems":[{"id":211,"uris":["http://zotero.org/users/9340884/items/2TYH56QR"],"itemData":{"id":211,"type":"article-journal","abstract":"Combining the power of combinatorial screening and computational design for optimal protein engineering.\n          , \n            Current combinatorial selection strategies for protein engineering have been successful at generating binders against a range of targets; however, the combinatorial nature of the libraries and their vast undersampling of sequence space inherently limit these methods due to the difficulty in finely controlling protein properties of the engineered region. Meanwhile, great advances in computational protein design that can address these issues have largely been underutilized. We describe an integrated approach that computationally designs thousands of individual protein binders for high-throughput synthesis and selection to engineer high-affinity binders. We show that a computationally designed library enriches for tight-binding variants by many orders of magnitude as compared to conventional randomization strategies. We thus demonstrate the feasibility of our approach in a proof-of-concept study and successfully obtain low-nanomolar binders using in vitro and in vivo selection systems.","container-title":"Science Advances","DOI":"10.1126/sciadv.1600692","ISSN":"2375-2548","issue":"7","journalAbbreviation":"Sci. Adv.","language":"en","page":"e1600692","source":"DOI.org (Crossref)","title":"Protein engineering by highly parallel screening of computationally designed variants","volume":"2","author":[{"family":"Sun","given":"Mark G. F."},{"family":"Seo","given":"Moon-Hyeong"},{"family":"Nim","given":"Satra"},{"family":"Corbi-Verge","given":"Carles"},{"family":"Kim","given":"Philip M."}],"issued":{"date-parts":[["2016",7]]}}}],"schema":"https://github.com/citation-style-language/schema/raw/master/csl-citation.json"} </w:instrText>
      </w:r>
      <w:r w:rsidR="002D213A" w:rsidRPr="00277CE6">
        <w:rPr>
          <w:rFonts w:ascii="Times New Roman" w:eastAsia="宋体" w:hAnsi="Times New Roman" w:cs="Times New Roman"/>
          <w:sz w:val="24"/>
          <w:szCs w:val="24"/>
        </w:rPr>
        <w:fldChar w:fldCharType="separate"/>
      </w:r>
      <w:r w:rsidR="002D213A" w:rsidRPr="00277CE6">
        <w:rPr>
          <w:rFonts w:ascii="Times New Roman" w:hAnsi="Times New Roman" w:cs="Times New Roman"/>
          <w:kern w:val="0"/>
          <w:sz w:val="24"/>
          <w:szCs w:val="24"/>
          <w:vertAlign w:val="superscript"/>
        </w:rPr>
        <w:t>2</w:t>
      </w:r>
      <w:r w:rsidR="002D213A" w:rsidRPr="00277CE6">
        <w:rPr>
          <w:rFonts w:ascii="Times New Roman" w:eastAsia="宋体" w:hAnsi="Times New Roman" w:cs="Times New Roman"/>
          <w:sz w:val="24"/>
          <w:szCs w:val="24"/>
        </w:rPr>
        <w:fldChar w:fldCharType="end"/>
      </w:r>
      <w:del w:id="82" w:author="Luhua Lai" w:date="2022-06-01T22:20:00Z">
        <w:r w:rsidR="006661BD" w:rsidRPr="00277CE6" w:rsidDel="0050628E">
          <w:rPr>
            <w:rFonts w:ascii="Times New Roman" w:eastAsia="宋体" w:hAnsi="Times New Roman" w:cs="Times New Roman"/>
            <w:sz w:val="24"/>
            <w:szCs w:val="24"/>
          </w:rPr>
          <w:delText>运用计算</w:delText>
        </w:r>
        <w:r w:rsidR="009802AF" w:rsidRPr="00277CE6" w:rsidDel="0050628E">
          <w:rPr>
            <w:rFonts w:ascii="Times New Roman" w:eastAsia="宋体" w:hAnsi="Times New Roman" w:cs="Times New Roman"/>
            <w:sz w:val="24"/>
            <w:szCs w:val="24"/>
          </w:rPr>
          <w:delText>和实验相结合</w:delText>
        </w:r>
        <w:r w:rsidR="006E75B3" w:rsidRPr="00277CE6" w:rsidDel="0050628E">
          <w:rPr>
            <w:rFonts w:ascii="Times New Roman" w:eastAsia="宋体" w:hAnsi="Times New Roman" w:cs="Times New Roman"/>
            <w:sz w:val="24"/>
            <w:szCs w:val="24"/>
          </w:rPr>
          <w:delText>的</w:delText>
        </w:r>
        <w:r w:rsidR="006661BD" w:rsidRPr="00277CE6" w:rsidDel="0050628E">
          <w:rPr>
            <w:rFonts w:ascii="Times New Roman" w:eastAsia="宋体" w:hAnsi="Times New Roman" w:cs="Times New Roman"/>
            <w:sz w:val="24"/>
            <w:szCs w:val="24"/>
          </w:rPr>
          <w:delText>方法</w:delText>
        </w:r>
        <w:r w:rsidR="00844909" w:rsidRPr="00277CE6" w:rsidDel="0050628E">
          <w:rPr>
            <w:rFonts w:ascii="Times New Roman" w:eastAsia="宋体" w:hAnsi="Times New Roman" w:cs="Times New Roman"/>
            <w:sz w:val="24"/>
            <w:szCs w:val="24"/>
          </w:rPr>
          <w:delText>对</w:delText>
        </w:r>
        <w:r w:rsidR="004C38C4" w:rsidRPr="00277CE6" w:rsidDel="0050628E">
          <w:rPr>
            <w:rFonts w:ascii="Times New Roman" w:eastAsia="宋体" w:hAnsi="Times New Roman" w:cs="Times New Roman"/>
            <w:sz w:val="24"/>
            <w:szCs w:val="24"/>
          </w:rPr>
          <w:delText>蛋白</w:delText>
        </w:r>
        <w:r w:rsidR="004C38C4" w:rsidRPr="00277CE6" w:rsidDel="0050628E">
          <w:rPr>
            <w:rFonts w:ascii="Times New Roman" w:eastAsia="宋体" w:hAnsi="Times New Roman" w:cs="Times New Roman"/>
            <w:sz w:val="24"/>
            <w:szCs w:val="24"/>
          </w:rPr>
          <w:delText>-</w:delText>
        </w:r>
        <w:r w:rsidR="004C38C4" w:rsidRPr="00277CE6" w:rsidDel="0050628E">
          <w:rPr>
            <w:rFonts w:ascii="Times New Roman" w:eastAsia="宋体" w:hAnsi="Times New Roman" w:cs="Times New Roman"/>
            <w:sz w:val="24"/>
            <w:szCs w:val="24"/>
          </w:rPr>
          <w:delText>蛋白相互作用界面</w:delText>
        </w:r>
        <w:r w:rsidR="00B52591" w:rsidRPr="00277CE6" w:rsidDel="0050628E">
          <w:rPr>
            <w:rFonts w:ascii="Times New Roman" w:eastAsia="宋体" w:hAnsi="Times New Roman" w:cs="Times New Roman"/>
            <w:sz w:val="24"/>
            <w:szCs w:val="24"/>
          </w:rPr>
          <w:delText>进行改造</w:delText>
        </w:r>
        <w:r w:rsidR="00B50CB2" w:rsidRPr="00277CE6" w:rsidDel="0050628E">
          <w:rPr>
            <w:rFonts w:ascii="Times New Roman" w:eastAsia="宋体" w:hAnsi="Times New Roman" w:cs="Times New Roman"/>
            <w:sz w:val="24"/>
            <w:szCs w:val="24"/>
          </w:rPr>
          <w:delText>的研究表</w:delText>
        </w:r>
        <w:r w:rsidR="009E6FF7" w:rsidRPr="00277CE6" w:rsidDel="0050628E">
          <w:rPr>
            <w:rFonts w:ascii="Times New Roman" w:eastAsia="宋体" w:hAnsi="Times New Roman" w:cs="Times New Roman"/>
            <w:sz w:val="24"/>
            <w:szCs w:val="24"/>
          </w:rPr>
          <w:delText>明</w:delText>
        </w:r>
        <w:r w:rsidR="008E3329" w:rsidRPr="00277CE6" w:rsidDel="0050628E">
          <w:rPr>
            <w:rFonts w:ascii="Times New Roman" w:eastAsia="宋体" w:hAnsi="Times New Roman" w:cs="Times New Roman"/>
            <w:sz w:val="24"/>
            <w:szCs w:val="24"/>
          </w:rPr>
          <w:delText>，通过</w:delText>
        </w:r>
        <w:r w:rsidR="007305FB" w:rsidRPr="00277CE6" w:rsidDel="0050628E">
          <w:rPr>
            <w:rFonts w:ascii="Times New Roman" w:eastAsia="宋体" w:hAnsi="Times New Roman" w:cs="Times New Roman"/>
            <w:sz w:val="24"/>
            <w:szCs w:val="24"/>
          </w:rPr>
          <w:delText>适当运用</w:delText>
        </w:r>
        <w:r w:rsidR="006B2DEA" w:rsidRPr="00277CE6" w:rsidDel="0050628E">
          <w:rPr>
            <w:rFonts w:ascii="Times New Roman" w:eastAsia="宋体" w:hAnsi="Times New Roman" w:cs="Times New Roman"/>
            <w:sz w:val="24"/>
            <w:szCs w:val="24"/>
          </w:rPr>
          <w:delText>蛋白质计算设计</w:delText>
        </w:r>
        <w:r w:rsidR="00B91FC0" w:rsidRPr="00277CE6" w:rsidDel="0050628E">
          <w:rPr>
            <w:rFonts w:ascii="Times New Roman" w:eastAsia="宋体" w:hAnsi="Times New Roman" w:cs="Times New Roman"/>
            <w:sz w:val="24"/>
            <w:szCs w:val="24"/>
          </w:rPr>
          <w:delText>的相关方法，可以将</w:delText>
        </w:r>
        <w:r w:rsidR="00BB0DE2" w:rsidRPr="00277CE6" w:rsidDel="0050628E">
          <w:rPr>
            <w:rFonts w:ascii="Times New Roman" w:eastAsia="宋体" w:hAnsi="Times New Roman" w:cs="Times New Roman"/>
            <w:sz w:val="24"/>
            <w:szCs w:val="24"/>
          </w:rPr>
          <w:delText>湿</w:delText>
        </w:r>
        <w:r w:rsidR="00B91FC0" w:rsidRPr="00277CE6" w:rsidDel="0050628E">
          <w:rPr>
            <w:rFonts w:ascii="Times New Roman" w:eastAsia="宋体" w:hAnsi="Times New Roman" w:cs="Times New Roman"/>
            <w:sz w:val="24"/>
            <w:szCs w:val="24"/>
          </w:rPr>
          <w:delText>实验</w:delText>
        </w:r>
        <w:r w:rsidR="007D38B2" w:rsidRPr="00277CE6" w:rsidDel="0050628E">
          <w:rPr>
            <w:rFonts w:ascii="Times New Roman" w:eastAsia="宋体" w:hAnsi="Times New Roman" w:cs="Times New Roman"/>
            <w:sz w:val="24"/>
            <w:szCs w:val="24"/>
          </w:rPr>
          <w:delText>的</w:delText>
        </w:r>
        <w:r w:rsidR="005C1D9F" w:rsidRPr="00277CE6" w:rsidDel="0050628E">
          <w:rPr>
            <w:rFonts w:ascii="Times New Roman" w:eastAsia="宋体" w:hAnsi="Times New Roman" w:cs="Times New Roman"/>
            <w:sz w:val="24"/>
            <w:szCs w:val="24"/>
          </w:rPr>
          <w:delText>工作量</w:delText>
        </w:r>
        <w:r w:rsidR="000B19CD" w:rsidRPr="00277CE6" w:rsidDel="0050628E">
          <w:rPr>
            <w:rFonts w:ascii="Times New Roman" w:eastAsia="宋体" w:hAnsi="Times New Roman" w:cs="Times New Roman"/>
            <w:sz w:val="24"/>
            <w:szCs w:val="24"/>
          </w:rPr>
          <w:delText>减</w:delText>
        </w:r>
        <w:r w:rsidR="005C1D9F" w:rsidRPr="00277CE6" w:rsidDel="0050628E">
          <w:rPr>
            <w:rFonts w:ascii="Times New Roman" w:eastAsia="宋体" w:hAnsi="Times New Roman" w:cs="Times New Roman"/>
            <w:sz w:val="24"/>
            <w:szCs w:val="24"/>
          </w:rPr>
          <w:delText>小</w:delText>
        </w:r>
        <w:r w:rsidR="005C1D9F" w:rsidRPr="00277CE6" w:rsidDel="0050628E">
          <w:rPr>
            <w:rFonts w:ascii="Times New Roman" w:eastAsia="宋体" w:hAnsi="Times New Roman" w:cs="Times New Roman"/>
            <w:sz w:val="24"/>
            <w:szCs w:val="24"/>
          </w:rPr>
          <w:delText>3~4</w:delText>
        </w:r>
        <w:r w:rsidR="005C1D9F" w:rsidRPr="00277CE6" w:rsidDel="0050628E">
          <w:rPr>
            <w:rFonts w:ascii="Times New Roman" w:eastAsia="宋体" w:hAnsi="Times New Roman" w:cs="Times New Roman"/>
            <w:sz w:val="24"/>
            <w:szCs w:val="24"/>
          </w:rPr>
          <w:delText>个数量级</w:delText>
        </w:r>
      </w:del>
      <w:r w:rsidR="009E6FF7" w:rsidRPr="00277CE6">
        <w:rPr>
          <w:rFonts w:ascii="Times New Roman" w:eastAsia="宋体" w:hAnsi="Times New Roman" w:cs="Times New Roman"/>
          <w:sz w:val="24"/>
          <w:szCs w:val="24"/>
        </w:rPr>
        <w:t>。</w:t>
      </w:r>
    </w:p>
    <w:p w14:paraId="3961CED5" w14:textId="77777777" w:rsidR="00CB79C9" w:rsidRPr="00277CE6" w:rsidRDefault="00CB79C9" w:rsidP="00CB79C9">
      <w:pPr>
        <w:spacing w:line="300" w:lineRule="auto"/>
        <w:ind w:firstLineChars="200" w:firstLine="480"/>
        <w:rPr>
          <w:rFonts w:ascii="Times New Roman" w:eastAsia="宋体" w:hAnsi="Times New Roman" w:cs="Times New Roman"/>
          <w:sz w:val="24"/>
          <w:szCs w:val="24"/>
        </w:rPr>
      </w:pPr>
    </w:p>
    <w:p w14:paraId="7848A328" w14:textId="77777777" w:rsidR="00CB79C9" w:rsidRPr="00277CE6" w:rsidRDefault="00CB79C9" w:rsidP="00CB79C9">
      <w:pPr>
        <w:spacing w:line="300" w:lineRule="auto"/>
        <w:rPr>
          <w:rFonts w:ascii="Times New Roman" w:eastAsia="宋体" w:hAnsi="Times New Roman" w:cs="Times New Roman"/>
          <w:sz w:val="24"/>
          <w:szCs w:val="24"/>
        </w:rPr>
      </w:pPr>
      <w:r w:rsidRPr="00277CE6">
        <w:rPr>
          <w:rFonts w:ascii="Times New Roman" w:eastAsia="宋体" w:hAnsi="Times New Roman" w:cs="Times New Roman"/>
          <w:noProof/>
          <w:sz w:val="24"/>
          <w:szCs w:val="24"/>
        </w:rPr>
        <w:drawing>
          <wp:inline distT="0" distB="0" distL="0" distR="0" wp14:anchorId="715E9C40" wp14:editId="6E9506AA">
            <wp:extent cx="5939790" cy="1426845"/>
            <wp:effectExtent l="0" t="0" r="3810"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41586_2016_Article_BFnature19946_Fig1_HTML.webp.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39790" cy="1426845"/>
                    </a:xfrm>
                    <a:prstGeom prst="rect">
                      <a:avLst/>
                    </a:prstGeom>
                  </pic:spPr>
                </pic:pic>
              </a:graphicData>
            </a:graphic>
          </wp:inline>
        </w:drawing>
      </w:r>
    </w:p>
    <w:p w14:paraId="15A8374F" w14:textId="5E14EA0C" w:rsidR="00CB79C9" w:rsidRPr="00277CE6" w:rsidRDefault="00CB79C9" w:rsidP="00CB79C9">
      <w:pPr>
        <w:spacing w:line="300" w:lineRule="auto"/>
        <w:jc w:val="center"/>
        <w:rPr>
          <w:rFonts w:ascii="Times New Roman" w:eastAsia="宋体" w:hAnsi="Times New Roman" w:cs="Times New Roman"/>
        </w:rPr>
      </w:pPr>
      <w:r w:rsidRPr="00277CE6">
        <w:rPr>
          <w:rFonts w:ascii="Times New Roman" w:eastAsia="宋体" w:hAnsi="Times New Roman" w:cs="Times New Roman"/>
        </w:rPr>
        <w:t>图</w:t>
      </w:r>
      <w:r w:rsidRPr="00277CE6">
        <w:rPr>
          <w:rFonts w:ascii="Times New Roman" w:eastAsia="宋体" w:hAnsi="Times New Roman" w:cs="Times New Roman"/>
        </w:rPr>
        <w:t xml:space="preserve">1.1 </w:t>
      </w:r>
      <w:r w:rsidRPr="00277CE6">
        <w:rPr>
          <w:rFonts w:ascii="Times New Roman" w:eastAsia="宋体" w:hAnsi="Times New Roman" w:cs="Times New Roman"/>
        </w:rPr>
        <w:t>蛋白质结构预测、</w:t>
      </w:r>
      <w:r w:rsidR="00D257D8">
        <w:rPr>
          <w:rFonts w:ascii="Times New Roman" w:eastAsia="宋体" w:hAnsi="Times New Roman" w:cs="Times New Roman" w:hint="eastAsia"/>
        </w:rPr>
        <w:t>固定骨架</w:t>
      </w:r>
      <w:r w:rsidRPr="00277CE6">
        <w:rPr>
          <w:rFonts w:ascii="Times New Roman" w:eastAsia="宋体" w:hAnsi="Times New Roman" w:cs="Times New Roman"/>
        </w:rPr>
        <w:t>设计和从头设计流程比较</w:t>
      </w:r>
      <w:r w:rsidRPr="00277CE6">
        <w:rPr>
          <w:rFonts w:ascii="Times New Roman" w:eastAsia="宋体" w:hAnsi="Times New Roman" w:cs="Times New Roman"/>
        </w:rPr>
        <w:fldChar w:fldCharType="begin"/>
      </w:r>
      <w:r w:rsidR="003714F9" w:rsidRPr="00277CE6">
        <w:rPr>
          <w:rFonts w:ascii="Times New Roman" w:eastAsia="宋体" w:hAnsi="Times New Roman" w:cs="Times New Roman"/>
        </w:rPr>
        <w:instrText xml:space="preserve"> ADDIN ZOTERO_ITEM CSL_CITATION {"citationID":"vyBIFAnI","properties":{"formattedCitation":"\\super 3\\nosupersub{}","plainCitation":"3","noteIndex":0},"citationItems":[{"id":196,"uris":["http://zotero.org/users/9340884/items/VCPVUBEL"],"itemData":{"id":196,"type":"article-journal","container-title":"Nature","DOI":"10.1038/nature19946","ISSN":"0028-0836, 1476-4687","issue":"7620","journalAbbreviation":"Nature","language":"en","page":"320-327","source":"DOI.org (Crossref)","title":"The coming of age of de novo protein design","volume":"537","author":[{"family":"Huang","given":"Po-Ssu"},{"family":"Boyken","given":"Scott E."},{"family":"Baker","given":"David"}],"issued":{"date-parts":[["2016",9]]}}}],"schema":"https://github.com/citation-style-language/schema/raw/master/csl-citation.json"} </w:instrText>
      </w:r>
      <w:r w:rsidRPr="00277CE6">
        <w:rPr>
          <w:rFonts w:ascii="Times New Roman" w:eastAsia="宋体" w:hAnsi="Times New Roman" w:cs="Times New Roman"/>
        </w:rPr>
        <w:fldChar w:fldCharType="separate"/>
      </w:r>
      <w:r w:rsidR="003714F9" w:rsidRPr="00277CE6">
        <w:rPr>
          <w:rFonts w:ascii="Times New Roman" w:hAnsi="Times New Roman" w:cs="Times New Roman"/>
          <w:kern w:val="0"/>
          <w:szCs w:val="24"/>
          <w:vertAlign w:val="superscript"/>
        </w:rPr>
        <w:t>3</w:t>
      </w:r>
      <w:r w:rsidRPr="00277CE6">
        <w:rPr>
          <w:rFonts w:ascii="Times New Roman" w:eastAsia="宋体" w:hAnsi="Times New Roman" w:cs="Times New Roman"/>
        </w:rPr>
        <w:fldChar w:fldCharType="end"/>
      </w:r>
    </w:p>
    <w:p w14:paraId="144515CB" w14:textId="77777777" w:rsidR="00CB79C9" w:rsidRPr="00277CE6" w:rsidRDefault="00CB79C9" w:rsidP="004E713B">
      <w:pPr>
        <w:spacing w:line="300" w:lineRule="auto"/>
        <w:ind w:firstLineChars="200" w:firstLine="480"/>
        <w:rPr>
          <w:rFonts w:ascii="Times New Roman" w:eastAsia="宋体" w:hAnsi="Times New Roman" w:cs="Times New Roman"/>
          <w:sz w:val="24"/>
          <w:szCs w:val="24"/>
        </w:rPr>
      </w:pPr>
    </w:p>
    <w:p w14:paraId="6122744B" w14:textId="4A88C957" w:rsidR="0020368F" w:rsidRPr="00277CE6" w:rsidRDefault="00596443" w:rsidP="00C61FD3">
      <w:pPr>
        <w:spacing w:line="300" w:lineRule="auto"/>
        <w:ind w:firstLineChars="200" w:firstLine="480"/>
        <w:rPr>
          <w:rFonts w:ascii="Times New Roman" w:eastAsia="宋体" w:hAnsi="Times New Roman" w:cs="Times New Roman"/>
          <w:sz w:val="24"/>
          <w:szCs w:val="24"/>
        </w:rPr>
      </w:pPr>
      <w:r w:rsidRPr="00277CE6">
        <w:rPr>
          <w:rFonts w:ascii="Times New Roman" w:eastAsia="宋体" w:hAnsi="Times New Roman" w:cs="Times New Roman"/>
          <w:sz w:val="24"/>
          <w:szCs w:val="24"/>
        </w:rPr>
        <w:t>下文简要介绍蛋白质计算设计的基本原理。与蛋白质结构预测问题相类似，蛋白质设计基于蛋白质的折叠能量景观（</w:t>
      </w:r>
      <w:r w:rsidR="00F7642B" w:rsidRPr="00277CE6">
        <w:rPr>
          <w:rFonts w:ascii="Times New Roman" w:eastAsia="宋体" w:hAnsi="Times New Roman" w:cs="Times New Roman"/>
          <w:sz w:val="24"/>
          <w:szCs w:val="24"/>
        </w:rPr>
        <w:t>F</w:t>
      </w:r>
      <w:r w:rsidRPr="00277CE6">
        <w:rPr>
          <w:rFonts w:ascii="Times New Roman" w:eastAsia="宋体" w:hAnsi="Times New Roman" w:cs="Times New Roman"/>
          <w:sz w:val="24"/>
          <w:szCs w:val="24"/>
        </w:rPr>
        <w:t xml:space="preserve">olding </w:t>
      </w:r>
      <w:r w:rsidR="00F7642B" w:rsidRPr="00277CE6">
        <w:rPr>
          <w:rFonts w:ascii="Times New Roman" w:eastAsia="宋体" w:hAnsi="Times New Roman" w:cs="Times New Roman"/>
          <w:sz w:val="24"/>
          <w:szCs w:val="24"/>
        </w:rPr>
        <w:t>E</w:t>
      </w:r>
      <w:r w:rsidRPr="00277CE6">
        <w:rPr>
          <w:rFonts w:ascii="Times New Roman" w:eastAsia="宋体" w:hAnsi="Times New Roman" w:cs="Times New Roman"/>
          <w:sz w:val="24"/>
          <w:szCs w:val="24"/>
        </w:rPr>
        <w:t xml:space="preserve">nergy </w:t>
      </w:r>
      <w:r w:rsidR="00F7642B" w:rsidRPr="00277CE6">
        <w:rPr>
          <w:rFonts w:ascii="Times New Roman" w:eastAsia="宋体" w:hAnsi="Times New Roman" w:cs="Times New Roman"/>
          <w:sz w:val="24"/>
          <w:szCs w:val="24"/>
        </w:rPr>
        <w:t>L</w:t>
      </w:r>
      <w:r w:rsidRPr="00277CE6">
        <w:rPr>
          <w:rFonts w:ascii="Times New Roman" w:eastAsia="宋体" w:hAnsi="Times New Roman" w:cs="Times New Roman"/>
          <w:sz w:val="24"/>
          <w:szCs w:val="24"/>
        </w:rPr>
        <w:t>andscape</w:t>
      </w:r>
      <w:r w:rsidRPr="00277CE6">
        <w:rPr>
          <w:rFonts w:ascii="Times New Roman" w:eastAsia="宋体" w:hAnsi="Times New Roman" w:cs="Times New Roman"/>
          <w:sz w:val="24"/>
          <w:szCs w:val="24"/>
        </w:rPr>
        <w:t>），</w:t>
      </w:r>
      <w:r w:rsidR="00BA0B4B" w:rsidRPr="00277CE6">
        <w:rPr>
          <w:rFonts w:ascii="Times New Roman" w:eastAsia="宋体" w:hAnsi="Times New Roman" w:cs="Times New Roman"/>
          <w:sz w:val="24"/>
          <w:szCs w:val="24"/>
        </w:rPr>
        <w:t>具体地</w:t>
      </w:r>
      <w:r w:rsidR="00057E51" w:rsidRPr="00277CE6">
        <w:rPr>
          <w:rFonts w:ascii="Times New Roman" w:eastAsia="宋体" w:hAnsi="Times New Roman" w:cs="Times New Roman"/>
          <w:sz w:val="24"/>
          <w:szCs w:val="24"/>
        </w:rPr>
        <w:t>，根据</w:t>
      </w:r>
      <w:r w:rsidR="00057E51" w:rsidRPr="00277CE6">
        <w:rPr>
          <w:rFonts w:ascii="Times New Roman" w:eastAsia="宋体" w:hAnsi="Times New Roman" w:cs="Times New Roman"/>
          <w:sz w:val="24"/>
          <w:szCs w:val="24"/>
        </w:rPr>
        <w:t>Anfinsen</w:t>
      </w:r>
      <w:r w:rsidR="00057E51" w:rsidRPr="00277CE6">
        <w:rPr>
          <w:rFonts w:ascii="Times New Roman" w:eastAsia="宋体" w:hAnsi="Times New Roman" w:cs="Times New Roman"/>
          <w:sz w:val="24"/>
          <w:szCs w:val="24"/>
        </w:rPr>
        <w:t>等</w:t>
      </w:r>
      <w:r w:rsidR="002D213A" w:rsidRPr="00277CE6">
        <w:rPr>
          <w:rFonts w:ascii="Times New Roman" w:eastAsia="宋体" w:hAnsi="Times New Roman" w:cs="Times New Roman"/>
          <w:sz w:val="24"/>
          <w:szCs w:val="24"/>
        </w:rPr>
        <w:fldChar w:fldCharType="begin"/>
      </w:r>
      <w:r w:rsidR="002D213A" w:rsidRPr="00277CE6">
        <w:rPr>
          <w:rFonts w:ascii="Times New Roman" w:eastAsia="宋体" w:hAnsi="Times New Roman" w:cs="Times New Roman"/>
          <w:sz w:val="24"/>
          <w:szCs w:val="24"/>
        </w:rPr>
        <w:instrText xml:space="preserve"> ADDIN ZOTERO_ITEM CSL_CITATION {"citationID":"6xx2pHp6","properties":{"formattedCitation":"\\super 4\\nosupersub{}","plainCitation":"4","noteIndex":0},"citationItems":[{"id":212,"uris":["http://zotero.org/users/9340884/items/XH3VUND5"],"itemData":{"id":212,"type":"article-journal","abstract":"Excerpt\nHYPOTHESIS CONCERNING DETERMINATION OF PROTEIN CONFIGURATION\nAt the present time it is generally assumed that most, if not all, proteins possess well-defined structures. This assumption is based on several kinds of evidence: (1) the finding that many proteins have unique amino acid sequences, with specific intrachain disulfide bonds; (2) the ability to determine the three-dimensional configuration (tertiary structure) and, in some instances, even portions of the amino acid sequence of proteins such as myoglobin and hemoglobin by X-ray crystallographic methods; (3) the highly reproducible physical-chemical properties of a large number of proteins; and (4) the great degree of configurational specificity which appears necessary for enzymic activity. When one considers the complexity of the tertiary structure of a “native” protein, it seems reasonable to inquire into how a newly-made protein arrives at its three-dimensional configuration.\nThe current theories of protein biosynthesis implicate linear macromolecules for storing and transmitting genetic information. Information...","container-title":"Cold Spring Harbor Symposia on Quantitative Biology","DOI":"10.1101/SQB.1963.028.01.060","ISSN":"0091-7451, 1943-4456","journalAbbreviation":"Cold Spring Harb Symp Quant Biol","language":"en","note":"publisher: Cold Spring Harbor Laboratory Press","page":"439-449","source":"symposium.cshlp.org","title":"The Genetic Control of Tertiary Protein Structure: Studies With Model Systems","title-short":"The Genetic Control of Tertiary Protein Structure","volume":"28","author":[{"family":"Epstein","given":"Charles J."},{"family":"Goldberger","given":"Robert F."},{"family":"Anfinsen","given":"Christian B."}],"issued":{"date-parts":[["1963",1,1]]}}}],"schema":"https://github.com/citation-style-language/schema/raw/master/csl-citation.json"} </w:instrText>
      </w:r>
      <w:r w:rsidR="002D213A" w:rsidRPr="00277CE6">
        <w:rPr>
          <w:rFonts w:ascii="Times New Roman" w:eastAsia="宋体" w:hAnsi="Times New Roman" w:cs="Times New Roman"/>
          <w:sz w:val="24"/>
          <w:szCs w:val="24"/>
        </w:rPr>
        <w:fldChar w:fldCharType="separate"/>
      </w:r>
      <w:r w:rsidR="002D213A" w:rsidRPr="00277CE6">
        <w:rPr>
          <w:rFonts w:ascii="Times New Roman" w:hAnsi="Times New Roman" w:cs="Times New Roman"/>
          <w:kern w:val="0"/>
          <w:sz w:val="24"/>
          <w:szCs w:val="24"/>
          <w:vertAlign w:val="superscript"/>
        </w:rPr>
        <w:t>4</w:t>
      </w:r>
      <w:r w:rsidR="002D213A" w:rsidRPr="00277CE6">
        <w:rPr>
          <w:rFonts w:ascii="Times New Roman" w:eastAsia="宋体" w:hAnsi="Times New Roman" w:cs="Times New Roman"/>
          <w:sz w:val="24"/>
          <w:szCs w:val="24"/>
        </w:rPr>
        <w:fldChar w:fldCharType="end"/>
      </w:r>
      <w:r w:rsidR="00057E51" w:rsidRPr="00277CE6">
        <w:rPr>
          <w:rFonts w:ascii="Times New Roman" w:eastAsia="宋体" w:hAnsi="Times New Roman" w:cs="Times New Roman"/>
          <w:sz w:val="24"/>
          <w:szCs w:val="24"/>
        </w:rPr>
        <w:t>的假说，</w:t>
      </w:r>
      <w:r w:rsidR="00BA0B4B" w:rsidRPr="00277CE6">
        <w:rPr>
          <w:rFonts w:ascii="Times New Roman" w:eastAsia="宋体" w:hAnsi="Times New Roman" w:cs="Times New Roman"/>
          <w:sz w:val="24"/>
          <w:szCs w:val="24"/>
        </w:rPr>
        <w:t>蛋白质折叠</w:t>
      </w:r>
      <w:r w:rsidR="00516F4E" w:rsidRPr="00277CE6">
        <w:rPr>
          <w:rFonts w:ascii="Times New Roman" w:eastAsia="宋体" w:hAnsi="Times New Roman" w:cs="Times New Roman"/>
          <w:sz w:val="24"/>
          <w:szCs w:val="24"/>
        </w:rPr>
        <w:t>成</w:t>
      </w:r>
      <w:r w:rsidR="00BA0B4B" w:rsidRPr="00277CE6">
        <w:rPr>
          <w:rFonts w:ascii="Times New Roman" w:eastAsia="宋体" w:hAnsi="Times New Roman" w:cs="Times New Roman"/>
          <w:sz w:val="24"/>
          <w:szCs w:val="24"/>
        </w:rPr>
        <w:t>其氨基酸序列所可以达到的最低能量构象</w:t>
      </w:r>
      <w:r w:rsidR="00B82A22" w:rsidRPr="00277CE6">
        <w:rPr>
          <w:rFonts w:ascii="Times New Roman" w:eastAsia="宋体" w:hAnsi="Times New Roman" w:cs="Times New Roman"/>
          <w:sz w:val="24"/>
          <w:szCs w:val="24"/>
        </w:rPr>
        <w:t>；</w:t>
      </w:r>
      <w:r w:rsidR="00A86360" w:rsidRPr="00277CE6">
        <w:rPr>
          <w:rFonts w:ascii="Times New Roman" w:eastAsia="宋体" w:hAnsi="Times New Roman" w:cs="Times New Roman"/>
          <w:sz w:val="24"/>
          <w:szCs w:val="24"/>
        </w:rPr>
        <w:t>但</w:t>
      </w:r>
      <w:r w:rsidR="00EB3E28" w:rsidRPr="00277CE6">
        <w:rPr>
          <w:rFonts w:ascii="Times New Roman" w:eastAsia="宋体" w:hAnsi="Times New Roman" w:cs="Times New Roman"/>
          <w:sz w:val="24"/>
          <w:szCs w:val="24"/>
        </w:rPr>
        <w:t>蛋白质结构预测的</w:t>
      </w:r>
      <w:r w:rsidR="004E713B" w:rsidRPr="00277CE6">
        <w:rPr>
          <w:rFonts w:ascii="Times New Roman" w:eastAsia="宋体" w:hAnsi="Times New Roman" w:cs="Times New Roman"/>
          <w:sz w:val="24"/>
          <w:szCs w:val="24"/>
        </w:rPr>
        <w:t>目的是寻找</w:t>
      </w:r>
      <w:r w:rsidR="00162E46" w:rsidRPr="00277CE6">
        <w:rPr>
          <w:rFonts w:ascii="Times New Roman" w:eastAsia="宋体" w:hAnsi="Times New Roman" w:cs="Times New Roman"/>
          <w:sz w:val="24"/>
          <w:szCs w:val="24"/>
        </w:rPr>
        <w:t>给定氨基酸序列的最低能量构象</w:t>
      </w:r>
      <w:r w:rsidR="000A71E4" w:rsidRPr="00277CE6">
        <w:rPr>
          <w:rFonts w:ascii="Times New Roman" w:eastAsia="宋体" w:hAnsi="Times New Roman" w:cs="Times New Roman"/>
          <w:sz w:val="24"/>
          <w:szCs w:val="24"/>
        </w:rPr>
        <w:t>，而</w:t>
      </w:r>
      <w:r w:rsidR="00B07591" w:rsidRPr="00277CE6">
        <w:rPr>
          <w:rFonts w:ascii="Times New Roman" w:eastAsia="宋体" w:hAnsi="Times New Roman" w:cs="Times New Roman"/>
          <w:sz w:val="24"/>
          <w:szCs w:val="24"/>
        </w:rPr>
        <w:t>蛋白质设计</w:t>
      </w:r>
      <w:r w:rsidR="00041131" w:rsidRPr="00277CE6">
        <w:rPr>
          <w:rFonts w:ascii="Times New Roman" w:eastAsia="宋体" w:hAnsi="Times New Roman" w:cs="Times New Roman"/>
          <w:sz w:val="24"/>
          <w:szCs w:val="24"/>
        </w:rPr>
        <w:t>的目的是确定氨基酸序列</w:t>
      </w:r>
      <w:r w:rsidR="00254C3E" w:rsidRPr="00277CE6">
        <w:rPr>
          <w:rFonts w:ascii="Times New Roman" w:eastAsia="宋体" w:hAnsi="Times New Roman" w:cs="Times New Roman"/>
          <w:sz w:val="24"/>
          <w:szCs w:val="24"/>
        </w:rPr>
        <w:t>使得</w:t>
      </w:r>
      <w:r w:rsidR="006D01AE" w:rsidRPr="00277CE6">
        <w:rPr>
          <w:rFonts w:ascii="Times New Roman" w:eastAsia="宋体" w:hAnsi="Times New Roman" w:cs="Times New Roman"/>
          <w:sz w:val="24"/>
          <w:szCs w:val="24"/>
        </w:rPr>
        <w:t>所需的</w:t>
      </w:r>
      <w:r w:rsidR="00986722" w:rsidRPr="00277CE6">
        <w:rPr>
          <w:rFonts w:ascii="Times New Roman" w:eastAsia="宋体" w:hAnsi="Times New Roman" w:cs="Times New Roman"/>
          <w:sz w:val="24"/>
          <w:szCs w:val="24"/>
        </w:rPr>
        <w:t>蛋白质</w:t>
      </w:r>
      <w:r w:rsidR="00DA554E" w:rsidRPr="00277CE6">
        <w:rPr>
          <w:rFonts w:ascii="Times New Roman" w:eastAsia="宋体" w:hAnsi="Times New Roman" w:cs="Times New Roman"/>
          <w:sz w:val="24"/>
          <w:szCs w:val="24"/>
        </w:rPr>
        <w:t>结构</w:t>
      </w:r>
      <w:r w:rsidR="00986722" w:rsidRPr="00277CE6">
        <w:rPr>
          <w:rFonts w:ascii="Times New Roman" w:eastAsia="宋体" w:hAnsi="Times New Roman" w:cs="Times New Roman"/>
          <w:sz w:val="24"/>
          <w:szCs w:val="24"/>
        </w:rPr>
        <w:t>稳定</w:t>
      </w:r>
      <w:r w:rsidR="007E26C1" w:rsidRPr="00277CE6">
        <w:rPr>
          <w:rFonts w:ascii="Times New Roman" w:eastAsia="宋体" w:hAnsi="Times New Roman" w:cs="Times New Roman"/>
          <w:sz w:val="24"/>
          <w:szCs w:val="24"/>
        </w:rPr>
        <w:t>，也即</w:t>
      </w:r>
      <w:r w:rsidR="00086723" w:rsidRPr="00277CE6">
        <w:rPr>
          <w:rFonts w:ascii="Times New Roman" w:eastAsia="宋体" w:hAnsi="Times New Roman" w:cs="Times New Roman"/>
          <w:sz w:val="24"/>
          <w:szCs w:val="24"/>
        </w:rPr>
        <w:t>寻找</w:t>
      </w:r>
      <w:r w:rsidR="000F3BE4" w:rsidRPr="00277CE6">
        <w:rPr>
          <w:rFonts w:ascii="Times New Roman" w:eastAsia="宋体" w:hAnsi="Times New Roman" w:cs="Times New Roman"/>
          <w:sz w:val="24"/>
          <w:szCs w:val="24"/>
        </w:rPr>
        <w:t>与</w:t>
      </w:r>
      <w:r w:rsidR="00632AB1" w:rsidRPr="00277CE6">
        <w:rPr>
          <w:rFonts w:ascii="Times New Roman" w:eastAsia="宋体" w:hAnsi="Times New Roman" w:cs="Times New Roman"/>
          <w:sz w:val="24"/>
          <w:szCs w:val="24"/>
        </w:rPr>
        <w:t>所需</w:t>
      </w:r>
      <w:r w:rsidR="00350043" w:rsidRPr="00277CE6">
        <w:rPr>
          <w:rFonts w:ascii="Times New Roman" w:eastAsia="宋体" w:hAnsi="Times New Roman" w:cs="Times New Roman"/>
          <w:sz w:val="24"/>
          <w:szCs w:val="24"/>
        </w:rPr>
        <w:t>蛋白质结构</w:t>
      </w:r>
      <w:r w:rsidR="00F92D1B" w:rsidRPr="00277CE6">
        <w:rPr>
          <w:rFonts w:ascii="Times New Roman" w:eastAsia="宋体" w:hAnsi="Times New Roman" w:cs="Times New Roman"/>
          <w:sz w:val="24"/>
          <w:szCs w:val="24"/>
        </w:rPr>
        <w:t>相近</w:t>
      </w:r>
      <w:r w:rsidR="005B5522" w:rsidRPr="00277CE6">
        <w:rPr>
          <w:rFonts w:ascii="Times New Roman" w:eastAsia="宋体" w:hAnsi="Times New Roman" w:cs="Times New Roman"/>
          <w:sz w:val="24"/>
          <w:szCs w:val="24"/>
        </w:rPr>
        <w:t>的低能量构象</w:t>
      </w:r>
      <w:r w:rsidR="007E1354" w:rsidRPr="00277CE6">
        <w:rPr>
          <w:rFonts w:ascii="Times New Roman" w:eastAsia="宋体" w:hAnsi="Times New Roman" w:cs="Times New Roman"/>
          <w:sz w:val="24"/>
          <w:szCs w:val="24"/>
        </w:rPr>
        <w:t>所对应</w:t>
      </w:r>
      <w:r w:rsidR="00791BB0" w:rsidRPr="00277CE6">
        <w:rPr>
          <w:rFonts w:ascii="Times New Roman" w:eastAsia="宋体" w:hAnsi="Times New Roman" w:cs="Times New Roman"/>
          <w:sz w:val="24"/>
          <w:szCs w:val="24"/>
        </w:rPr>
        <w:t>的</w:t>
      </w:r>
      <w:r w:rsidR="007B7920" w:rsidRPr="00277CE6">
        <w:rPr>
          <w:rFonts w:ascii="Times New Roman" w:eastAsia="宋体" w:hAnsi="Times New Roman" w:cs="Times New Roman"/>
          <w:sz w:val="24"/>
          <w:szCs w:val="24"/>
        </w:rPr>
        <w:t>氨基酸序列，</w:t>
      </w:r>
      <w:r w:rsidR="00D823F7" w:rsidRPr="00277CE6">
        <w:rPr>
          <w:rFonts w:ascii="Times New Roman" w:eastAsia="宋体" w:hAnsi="Times New Roman" w:cs="Times New Roman"/>
          <w:sz w:val="24"/>
          <w:szCs w:val="24"/>
        </w:rPr>
        <w:t>因此</w:t>
      </w:r>
      <w:r w:rsidR="008E7D3F" w:rsidRPr="00277CE6">
        <w:rPr>
          <w:rFonts w:ascii="Times New Roman" w:eastAsia="宋体" w:hAnsi="Times New Roman" w:cs="Times New Roman"/>
          <w:sz w:val="24"/>
          <w:szCs w:val="24"/>
        </w:rPr>
        <w:t>蛋白质设计</w:t>
      </w:r>
      <w:r w:rsidR="006123A0" w:rsidRPr="00277CE6">
        <w:rPr>
          <w:rFonts w:ascii="Times New Roman" w:eastAsia="宋体" w:hAnsi="Times New Roman" w:cs="Times New Roman"/>
          <w:sz w:val="24"/>
          <w:szCs w:val="24"/>
        </w:rPr>
        <w:t>也被称为逆向</w:t>
      </w:r>
      <w:r w:rsidR="00B5772C" w:rsidRPr="00277CE6">
        <w:rPr>
          <w:rFonts w:ascii="Times New Roman" w:eastAsia="宋体" w:hAnsi="Times New Roman" w:cs="Times New Roman"/>
          <w:sz w:val="24"/>
          <w:szCs w:val="24"/>
        </w:rPr>
        <w:t>的</w:t>
      </w:r>
      <w:r w:rsidR="006123A0" w:rsidRPr="00277CE6">
        <w:rPr>
          <w:rFonts w:ascii="Times New Roman" w:eastAsia="宋体" w:hAnsi="Times New Roman" w:cs="Times New Roman"/>
          <w:sz w:val="24"/>
          <w:szCs w:val="24"/>
        </w:rPr>
        <w:t>蛋白</w:t>
      </w:r>
      <w:r w:rsidR="00F00468" w:rsidRPr="00277CE6">
        <w:rPr>
          <w:rFonts w:ascii="Times New Roman" w:eastAsia="宋体" w:hAnsi="Times New Roman" w:cs="Times New Roman"/>
          <w:sz w:val="24"/>
          <w:szCs w:val="24"/>
        </w:rPr>
        <w:t>质</w:t>
      </w:r>
      <w:r w:rsidR="006123A0" w:rsidRPr="00277CE6">
        <w:rPr>
          <w:rFonts w:ascii="Times New Roman" w:eastAsia="宋体" w:hAnsi="Times New Roman" w:cs="Times New Roman"/>
          <w:sz w:val="24"/>
          <w:szCs w:val="24"/>
        </w:rPr>
        <w:t>折叠问题</w:t>
      </w:r>
      <w:r w:rsidR="00910BDE" w:rsidRPr="00277CE6">
        <w:rPr>
          <w:rFonts w:ascii="Times New Roman" w:eastAsia="宋体" w:hAnsi="Times New Roman" w:cs="Times New Roman"/>
          <w:sz w:val="24"/>
          <w:szCs w:val="24"/>
        </w:rPr>
        <w:fldChar w:fldCharType="begin"/>
      </w:r>
      <w:r w:rsidR="0080498D" w:rsidRPr="00277CE6">
        <w:rPr>
          <w:rFonts w:ascii="Times New Roman" w:eastAsia="宋体" w:hAnsi="Times New Roman" w:cs="Times New Roman"/>
          <w:sz w:val="24"/>
          <w:szCs w:val="24"/>
        </w:rPr>
        <w:instrText xml:space="preserve"> ADDIN ZOTERO_ITEM CSL_CITATION {"citationID":"J6zBuePs","properties":{"formattedCitation":"\\super 5\\nosupersub{}","plainCitation":"5","noteIndex":0},"citationItems":[{"id":197,"uris":["http://zotero.org/users/9340884/items/HKJT6BRZ"],"itemData":{"id":197,"type":"article-journal","abstract":"The prediction of protein three-dimensional structure from amino acid sequence has been a grand challenge problem in computational biophysics for decades, owing to its intrinsic scientific interest and also to the many potential applications for robust protein structure prediction algorithms, from genome interpretation to protein function prediction. More recently , the inverse problem — designing an amino acid sequence that will fold into a specified three-dimensional structure — has attracted growing attention as a potential route to the rational engineering of proteins with functions useful in biotechnology and medicine. Methods for the prediction and design of protein structures have advanced dramatically in the past decade. Increases in computing power and the rapid growth in protein sequence and structure databases have fuelled the development of new data-intensive and computationally demanding approaches for structure prediction. New algorithms for designing protein folds and protein–protein interfaces have been used to engineer novel high-order assemblies and to design from scratch fluorescent proteins with novel or enhanced properties, as well as signalling proteins with therapeutic potential. In this Review , we describe current approaches for protein structure prediction and design and highlight a selection of the successful applications they have enabled.","container-title":"Nature Reviews Molecular Cell Biology","DOI":"10.1038/s41580-019-0163-x","ISSN":"1471-0072, 1471-0080","issue":"11","journalAbbreviation":"Nat Rev Mol Cell Biol","language":"en","page":"681-697","source":"DOI.org (Crossref)","title":"Advances in protein structure prediction and design","volume":"20","author":[{"family":"Kuhlman","given":"Brian"},{"family":"Bradley","given":"Philip"}],"issued":{"date-parts":[["2019",11]]}}}],"schema":"https://github.com/citation-style-language/schema/raw/master/csl-citation.json"} </w:instrText>
      </w:r>
      <w:r w:rsidR="00910BDE" w:rsidRPr="00277CE6">
        <w:rPr>
          <w:rFonts w:ascii="Times New Roman" w:eastAsia="宋体" w:hAnsi="Times New Roman" w:cs="Times New Roman"/>
          <w:sz w:val="24"/>
          <w:szCs w:val="24"/>
        </w:rPr>
        <w:fldChar w:fldCharType="separate"/>
      </w:r>
      <w:r w:rsidR="0080498D" w:rsidRPr="00277CE6">
        <w:rPr>
          <w:rFonts w:ascii="Times New Roman" w:hAnsi="Times New Roman" w:cs="Times New Roman"/>
          <w:kern w:val="0"/>
          <w:sz w:val="24"/>
          <w:szCs w:val="24"/>
          <w:vertAlign w:val="superscript"/>
        </w:rPr>
        <w:t>5</w:t>
      </w:r>
      <w:r w:rsidR="00910BDE" w:rsidRPr="00277CE6">
        <w:rPr>
          <w:rFonts w:ascii="Times New Roman" w:eastAsia="宋体" w:hAnsi="Times New Roman" w:cs="Times New Roman"/>
          <w:sz w:val="24"/>
          <w:szCs w:val="24"/>
        </w:rPr>
        <w:fldChar w:fldCharType="end"/>
      </w:r>
      <w:r w:rsidR="00910BDE" w:rsidRPr="00277CE6">
        <w:rPr>
          <w:rFonts w:ascii="Times New Roman" w:eastAsia="宋体" w:hAnsi="Times New Roman" w:cs="Times New Roman"/>
          <w:sz w:val="24"/>
          <w:szCs w:val="24"/>
        </w:rPr>
        <w:t>。</w:t>
      </w:r>
      <w:r w:rsidR="00D33060" w:rsidRPr="00277CE6">
        <w:rPr>
          <w:rFonts w:ascii="Times New Roman" w:eastAsia="宋体" w:hAnsi="Times New Roman" w:cs="Times New Roman"/>
          <w:sz w:val="24"/>
          <w:szCs w:val="24"/>
        </w:rPr>
        <w:t>Bake</w:t>
      </w:r>
      <w:commentRangeStart w:id="83"/>
      <w:r w:rsidR="00D33060" w:rsidRPr="00277CE6">
        <w:rPr>
          <w:rFonts w:ascii="Times New Roman" w:eastAsia="宋体" w:hAnsi="Times New Roman" w:cs="Times New Roman"/>
          <w:sz w:val="24"/>
          <w:szCs w:val="24"/>
        </w:rPr>
        <w:t>r</w:t>
      </w:r>
      <w:r w:rsidR="00002D32" w:rsidRPr="00277CE6">
        <w:rPr>
          <w:rFonts w:ascii="Times New Roman" w:eastAsia="宋体" w:hAnsi="Times New Roman" w:cs="Times New Roman"/>
          <w:sz w:val="24"/>
          <w:szCs w:val="24"/>
        </w:rPr>
        <w:t>等</w:t>
      </w:r>
      <w:r w:rsidR="002D213A" w:rsidRPr="00277CE6">
        <w:rPr>
          <w:rFonts w:ascii="Times New Roman" w:eastAsia="宋体" w:hAnsi="Times New Roman" w:cs="Times New Roman"/>
          <w:sz w:val="24"/>
          <w:szCs w:val="24"/>
        </w:rPr>
        <w:fldChar w:fldCharType="begin"/>
      </w:r>
      <w:r w:rsidR="002D213A" w:rsidRPr="00277CE6">
        <w:rPr>
          <w:rFonts w:ascii="Times New Roman" w:eastAsia="宋体" w:hAnsi="Times New Roman" w:cs="Times New Roman"/>
          <w:sz w:val="24"/>
          <w:szCs w:val="24"/>
        </w:rPr>
        <w:instrText xml:space="preserve"> ADDIN ZOTERO_ITEM CSL_CITATION {"citationID":"5KVnIec7","properties":{"formattedCitation":"\\super 3\\nosupersub{}","plainCitation":"3","noteIndex":0},"citationItems":[{"id":196,"uris":["http://zotero.org/users/9340884/items/VCPVUBEL"],"itemData":{"id":196,"type":"article-journal","container-title":"Nature","DOI":"10.1038/nature19946","ISSN":"0028-0836, 1476-4687","issue":"7620","journalAbbreviation":"Nature","language":"en","page":"320-327","source":"DOI.org (Crossref)","title":"The coming of age of de novo protein design","volume":"537","author":[{"family":"Huang","given":"Po-Ssu"},{"family":"Boyken","given":"Scott E."},{"family":"Baker","given":"David"}],"issued":{"date-parts":[["2016",9]]}}}],"schema":"https://github.com/citation-style-language/schema/raw/master/csl-citation.json"} </w:instrText>
      </w:r>
      <w:r w:rsidR="002D213A" w:rsidRPr="00277CE6">
        <w:rPr>
          <w:rFonts w:ascii="Times New Roman" w:eastAsia="宋体" w:hAnsi="Times New Roman" w:cs="Times New Roman"/>
          <w:sz w:val="24"/>
          <w:szCs w:val="24"/>
        </w:rPr>
        <w:fldChar w:fldCharType="separate"/>
      </w:r>
      <w:r w:rsidR="002D213A" w:rsidRPr="00277CE6">
        <w:rPr>
          <w:rFonts w:ascii="Times New Roman" w:hAnsi="Times New Roman" w:cs="Times New Roman"/>
          <w:kern w:val="0"/>
          <w:sz w:val="24"/>
          <w:szCs w:val="24"/>
          <w:vertAlign w:val="superscript"/>
        </w:rPr>
        <w:t>3</w:t>
      </w:r>
      <w:r w:rsidR="002D213A" w:rsidRPr="00277CE6">
        <w:rPr>
          <w:rFonts w:ascii="Times New Roman" w:eastAsia="宋体" w:hAnsi="Times New Roman" w:cs="Times New Roman"/>
          <w:sz w:val="24"/>
          <w:szCs w:val="24"/>
        </w:rPr>
        <w:fldChar w:fldCharType="end"/>
      </w:r>
      <w:r w:rsidR="00D33060" w:rsidRPr="00277CE6">
        <w:rPr>
          <w:rFonts w:ascii="Times New Roman" w:eastAsia="宋体" w:hAnsi="Times New Roman" w:cs="Times New Roman"/>
          <w:sz w:val="24"/>
          <w:szCs w:val="24"/>
        </w:rPr>
        <w:t>对</w:t>
      </w:r>
      <w:commentRangeEnd w:id="83"/>
      <w:r w:rsidR="0050628E">
        <w:rPr>
          <w:rStyle w:val="af1"/>
        </w:rPr>
        <w:commentReference w:id="83"/>
      </w:r>
      <w:r w:rsidR="009B3575" w:rsidRPr="00277CE6">
        <w:rPr>
          <w:rFonts w:ascii="Times New Roman" w:eastAsia="宋体" w:hAnsi="Times New Roman" w:cs="Times New Roman"/>
          <w:sz w:val="24"/>
          <w:szCs w:val="24"/>
        </w:rPr>
        <w:t>蛋白质结构预测和</w:t>
      </w:r>
      <w:r w:rsidR="00FF7037" w:rsidRPr="00277CE6">
        <w:rPr>
          <w:rFonts w:ascii="Times New Roman" w:eastAsia="宋体" w:hAnsi="Times New Roman" w:cs="Times New Roman"/>
          <w:sz w:val="24"/>
          <w:szCs w:val="24"/>
        </w:rPr>
        <w:t>计算设</w:t>
      </w:r>
      <w:r w:rsidR="00FF7037" w:rsidRPr="00277CE6">
        <w:rPr>
          <w:rFonts w:ascii="Times New Roman" w:eastAsia="宋体" w:hAnsi="Times New Roman" w:cs="Times New Roman"/>
          <w:sz w:val="24"/>
          <w:szCs w:val="24"/>
        </w:rPr>
        <w:lastRenderedPageBreak/>
        <w:t>计</w:t>
      </w:r>
      <w:r w:rsidR="004B2F60" w:rsidRPr="00277CE6">
        <w:rPr>
          <w:rFonts w:ascii="Times New Roman" w:eastAsia="宋体" w:hAnsi="Times New Roman" w:cs="Times New Roman"/>
          <w:sz w:val="24"/>
          <w:szCs w:val="24"/>
        </w:rPr>
        <w:t>的工作流程进行了比较</w:t>
      </w:r>
      <w:r w:rsidR="00CB79C9" w:rsidRPr="00277CE6">
        <w:rPr>
          <w:rFonts w:ascii="Times New Roman" w:eastAsia="宋体" w:hAnsi="Times New Roman" w:cs="Times New Roman"/>
          <w:sz w:val="24"/>
          <w:szCs w:val="24"/>
        </w:rPr>
        <w:t>，</w:t>
      </w:r>
      <w:r w:rsidR="00EA69F8" w:rsidRPr="00277CE6">
        <w:rPr>
          <w:rFonts w:ascii="Times New Roman" w:eastAsia="宋体" w:hAnsi="Times New Roman" w:cs="Times New Roman"/>
          <w:sz w:val="24"/>
          <w:szCs w:val="24"/>
        </w:rPr>
        <w:t>如图</w:t>
      </w:r>
      <w:r w:rsidR="00EA69F8" w:rsidRPr="00277CE6">
        <w:rPr>
          <w:rFonts w:ascii="Times New Roman" w:eastAsia="宋体" w:hAnsi="Times New Roman" w:cs="Times New Roman"/>
          <w:sz w:val="24"/>
          <w:szCs w:val="24"/>
        </w:rPr>
        <w:t>1.1</w:t>
      </w:r>
      <w:r w:rsidR="00EA69F8" w:rsidRPr="00277CE6">
        <w:rPr>
          <w:rFonts w:ascii="Times New Roman" w:eastAsia="宋体" w:hAnsi="Times New Roman" w:cs="Times New Roman"/>
          <w:sz w:val="24"/>
          <w:szCs w:val="24"/>
        </w:rPr>
        <w:t>所示，</w:t>
      </w:r>
      <w:r w:rsidR="003714F9" w:rsidRPr="00277CE6">
        <w:rPr>
          <w:rFonts w:ascii="Times New Roman" w:eastAsia="宋体" w:hAnsi="Times New Roman" w:cs="Times New Roman"/>
          <w:sz w:val="24"/>
          <w:szCs w:val="24"/>
        </w:rPr>
        <w:t>蛋白质</w:t>
      </w:r>
      <w:r w:rsidR="00BD3132" w:rsidRPr="00277CE6">
        <w:rPr>
          <w:rFonts w:ascii="Times New Roman" w:eastAsia="宋体" w:hAnsi="Times New Roman" w:cs="Times New Roman"/>
          <w:sz w:val="24"/>
          <w:szCs w:val="24"/>
        </w:rPr>
        <w:t>结构预测</w:t>
      </w:r>
      <w:r w:rsidR="00AD4BFC" w:rsidRPr="00277CE6">
        <w:rPr>
          <w:rFonts w:ascii="Times New Roman" w:eastAsia="宋体" w:hAnsi="Times New Roman" w:cs="Times New Roman"/>
          <w:sz w:val="24"/>
          <w:szCs w:val="24"/>
        </w:rPr>
        <w:t>输入已知的</w:t>
      </w:r>
      <w:r w:rsidR="000F739A" w:rsidRPr="00277CE6">
        <w:rPr>
          <w:rFonts w:ascii="Times New Roman" w:eastAsia="宋体" w:hAnsi="Times New Roman" w:cs="Times New Roman"/>
          <w:sz w:val="24"/>
          <w:szCs w:val="24"/>
        </w:rPr>
        <w:t>氨基酸序列，</w:t>
      </w:r>
      <w:r w:rsidR="005D6168" w:rsidRPr="00277CE6">
        <w:rPr>
          <w:rFonts w:ascii="Times New Roman" w:eastAsia="宋体" w:hAnsi="Times New Roman" w:cs="Times New Roman"/>
          <w:sz w:val="24"/>
          <w:szCs w:val="24"/>
        </w:rPr>
        <w:t>通过</w:t>
      </w:r>
      <w:r w:rsidR="0080498D" w:rsidRPr="00277CE6">
        <w:rPr>
          <w:rFonts w:ascii="Times New Roman" w:eastAsia="宋体" w:hAnsi="Times New Roman" w:cs="Times New Roman"/>
          <w:sz w:val="24"/>
          <w:szCs w:val="24"/>
        </w:rPr>
        <w:t>基于已知结构的片段组装进行</w:t>
      </w:r>
      <w:r w:rsidR="00AC1E96" w:rsidRPr="00277CE6">
        <w:rPr>
          <w:rFonts w:ascii="Times New Roman" w:eastAsia="宋体" w:hAnsi="Times New Roman" w:cs="Times New Roman"/>
          <w:sz w:val="24"/>
          <w:szCs w:val="24"/>
        </w:rPr>
        <w:t>主链构象</w:t>
      </w:r>
      <w:r w:rsidR="006634D0" w:rsidRPr="00277CE6">
        <w:rPr>
          <w:rFonts w:ascii="Times New Roman" w:eastAsia="宋体" w:hAnsi="Times New Roman" w:cs="Times New Roman"/>
          <w:sz w:val="24"/>
          <w:szCs w:val="24"/>
        </w:rPr>
        <w:t>采样</w:t>
      </w:r>
      <w:r w:rsidR="0080498D" w:rsidRPr="00277CE6">
        <w:rPr>
          <w:rFonts w:ascii="Times New Roman" w:eastAsia="宋体" w:hAnsi="Times New Roman" w:cs="Times New Roman"/>
          <w:sz w:val="24"/>
          <w:szCs w:val="24"/>
        </w:rPr>
        <w:t>，再对侧链构象进行采样，不断进行上述过程，最终得到预测的蛋白质结构；而对于蛋白质设计问题，固定骨架设计（</w:t>
      </w:r>
      <w:r w:rsidR="00F7642B" w:rsidRPr="00277CE6">
        <w:rPr>
          <w:rFonts w:ascii="Times New Roman" w:eastAsia="宋体" w:hAnsi="Times New Roman" w:cs="Times New Roman"/>
          <w:sz w:val="24"/>
          <w:szCs w:val="24"/>
        </w:rPr>
        <w:t>F</w:t>
      </w:r>
      <w:r w:rsidR="0080498D" w:rsidRPr="00277CE6">
        <w:rPr>
          <w:rFonts w:ascii="Times New Roman" w:eastAsia="宋体" w:hAnsi="Times New Roman" w:cs="Times New Roman"/>
          <w:sz w:val="24"/>
          <w:szCs w:val="24"/>
        </w:rPr>
        <w:t xml:space="preserve">ixed-backbone </w:t>
      </w:r>
      <w:r w:rsidR="00F7642B" w:rsidRPr="00277CE6">
        <w:rPr>
          <w:rFonts w:ascii="Times New Roman" w:eastAsia="宋体" w:hAnsi="Times New Roman" w:cs="Times New Roman"/>
          <w:sz w:val="24"/>
          <w:szCs w:val="24"/>
        </w:rPr>
        <w:t>D</w:t>
      </w:r>
      <w:r w:rsidR="0080498D" w:rsidRPr="00277CE6">
        <w:rPr>
          <w:rFonts w:ascii="Times New Roman" w:eastAsia="宋体" w:hAnsi="Times New Roman" w:cs="Times New Roman"/>
          <w:sz w:val="24"/>
          <w:szCs w:val="24"/>
        </w:rPr>
        <w:t>esign</w:t>
      </w:r>
      <w:r w:rsidR="0080498D" w:rsidRPr="00277CE6">
        <w:rPr>
          <w:rFonts w:ascii="Times New Roman" w:eastAsia="宋体" w:hAnsi="Times New Roman" w:cs="Times New Roman"/>
          <w:sz w:val="24"/>
          <w:szCs w:val="24"/>
        </w:rPr>
        <w:t>）固定蛋白质的主链结构，通过侧链构象采样确定氨基酸序列使得能量较低，而从头设计</w:t>
      </w:r>
      <w:r w:rsidR="00D06DCD">
        <w:rPr>
          <w:rFonts w:ascii="Times New Roman" w:eastAsia="宋体" w:hAnsi="Times New Roman" w:cs="Times New Roman" w:hint="eastAsia"/>
          <w:sz w:val="24"/>
          <w:szCs w:val="24"/>
        </w:rPr>
        <w:t>基于</w:t>
      </w:r>
      <w:r w:rsidR="00A71F26">
        <w:rPr>
          <w:rFonts w:ascii="Times New Roman" w:eastAsia="宋体" w:hAnsi="Times New Roman" w:cs="Times New Roman" w:hint="eastAsia"/>
          <w:sz w:val="24"/>
          <w:szCs w:val="24"/>
        </w:rPr>
        <w:t>对于</w:t>
      </w:r>
      <w:r w:rsidR="0080498D" w:rsidRPr="00277CE6">
        <w:rPr>
          <w:rFonts w:ascii="Times New Roman" w:eastAsia="宋体" w:hAnsi="Times New Roman" w:cs="Times New Roman"/>
          <w:sz w:val="24"/>
          <w:szCs w:val="24"/>
        </w:rPr>
        <w:t>蛋白质</w:t>
      </w:r>
      <w:r w:rsidR="001975B0">
        <w:rPr>
          <w:rFonts w:ascii="Times New Roman" w:eastAsia="宋体" w:hAnsi="Times New Roman" w:cs="Times New Roman" w:hint="eastAsia"/>
          <w:sz w:val="24"/>
          <w:szCs w:val="24"/>
        </w:rPr>
        <w:t>二级</w:t>
      </w:r>
      <w:r w:rsidR="00087BEE">
        <w:rPr>
          <w:rFonts w:ascii="Times New Roman" w:eastAsia="宋体" w:hAnsi="Times New Roman" w:cs="Times New Roman" w:hint="eastAsia"/>
          <w:sz w:val="24"/>
          <w:szCs w:val="24"/>
        </w:rPr>
        <w:t>结构</w:t>
      </w:r>
      <w:r w:rsidR="00FE0A76">
        <w:rPr>
          <w:rFonts w:ascii="Times New Roman" w:eastAsia="宋体" w:hAnsi="Times New Roman" w:cs="Times New Roman" w:hint="eastAsia"/>
          <w:sz w:val="24"/>
          <w:szCs w:val="24"/>
        </w:rPr>
        <w:t>的</w:t>
      </w:r>
      <w:r w:rsidR="001975B0">
        <w:rPr>
          <w:rFonts w:ascii="Times New Roman" w:eastAsia="宋体" w:hAnsi="Times New Roman" w:cs="Times New Roman" w:hint="eastAsia"/>
          <w:sz w:val="24"/>
          <w:szCs w:val="24"/>
        </w:rPr>
        <w:t>堆积方式</w:t>
      </w:r>
      <w:r w:rsidR="00CD1483">
        <w:rPr>
          <w:rFonts w:ascii="Times New Roman" w:eastAsia="宋体" w:hAnsi="Times New Roman" w:cs="Times New Roman" w:hint="eastAsia"/>
          <w:sz w:val="24"/>
          <w:szCs w:val="24"/>
        </w:rPr>
        <w:t>也即</w:t>
      </w:r>
      <w:r w:rsidR="00FE0A76">
        <w:rPr>
          <w:rFonts w:ascii="Times New Roman" w:eastAsia="宋体" w:hAnsi="Times New Roman" w:cs="Times New Roman" w:hint="eastAsia"/>
          <w:sz w:val="24"/>
          <w:szCs w:val="24"/>
        </w:rPr>
        <w:t>折叠模式</w:t>
      </w:r>
      <w:r w:rsidR="0080498D" w:rsidRPr="00277CE6">
        <w:rPr>
          <w:rFonts w:ascii="Times New Roman" w:eastAsia="宋体" w:hAnsi="Times New Roman" w:cs="Times New Roman"/>
          <w:sz w:val="24"/>
          <w:szCs w:val="24"/>
        </w:rPr>
        <w:t>的</w:t>
      </w:r>
      <w:r w:rsidR="00087BEE">
        <w:rPr>
          <w:rFonts w:ascii="Times New Roman" w:eastAsia="宋体" w:hAnsi="Times New Roman" w:cs="Times New Roman" w:hint="eastAsia"/>
          <w:sz w:val="24"/>
          <w:szCs w:val="24"/>
        </w:rPr>
        <w:t>粗略</w:t>
      </w:r>
      <w:r w:rsidR="0080498D" w:rsidRPr="00277CE6">
        <w:rPr>
          <w:rFonts w:ascii="Times New Roman" w:eastAsia="宋体" w:hAnsi="Times New Roman" w:cs="Times New Roman"/>
          <w:sz w:val="24"/>
          <w:szCs w:val="24"/>
        </w:rPr>
        <w:t>描述</w:t>
      </w:r>
      <w:r w:rsidR="006F2134">
        <w:rPr>
          <w:rFonts w:ascii="Times New Roman" w:eastAsia="宋体" w:hAnsi="Times New Roman" w:cs="Times New Roman" w:hint="eastAsia"/>
          <w:sz w:val="24"/>
          <w:szCs w:val="24"/>
        </w:rPr>
        <w:t>构建初始结构</w:t>
      </w:r>
      <w:r w:rsidR="00D06DCD">
        <w:rPr>
          <w:rFonts w:ascii="Times New Roman" w:eastAsia="宋体" w:hAnsi="Times New Roman" w:cs="Times New Roman" w:hint="eastAsia"/>
          <w:sz w:val="24"/>
          <w:szCs w:val="24"/>
        </w:rPr>
        <w:t>后</w:t>
      </w:r>
      <w:r w:rsidR="0080498D" w:rsidRPr="00277CE6">
        <w:rPr>
          <w:rFonts w:ascii="Times New Roman" w:eastAsia="宋体" w:hAnsi="Times New Roman" w:cs="Times New Roman"/>
          <w:sz w:val="24"/>
          <w:szCs w:val="24"/>
        </w:rPr>
        <w:t>，</w:t>
      </w:r>
      <w:r w:rsidR="00A27CB2" w:rsidRPr="00277CE6">
        <w:rPr>
          <w:rFonts w:ascii="Times New Roman" w:eastAsia="宋体" w:hAnsi="Times New Roman" w:cs="Times New Roman"/>
          <w:sz w:val="24"/>
          <w:szCs w:val="24"/>
        </w:rPr>
        <w:t>既需要进行侧链独立的主链构象优化，又需要在主链构象初步确定的前提下进行侧链采样以确定氨基酸序列，上述过程不断重复进行</w:t>
      </w:r>
      <w:r w:rsidR="001E0636" w:rsidRPr="00277CE6">
        <w:rPr>
          <w:rFonts w:ascii="Times New Roman" w:eastAsia="宋体" w:hAnsi="Times New Roman" w:cs="Times New Roman"/>
          <w:sz w:val="24"/>
          <w:szCs w:val="24"/>
        </w:rPr>
        <w:t>，从而设计</w:t>
      </w:r>
      <w:r w:rsidR="0003767C" w:rsidRPr="00277CE6">
        <w:rPr>
          <w:rFonts w:ascii="Times New Roman" w:eastAsia="宋体" w:hAnsi="Times New Roman" w:cs="Times New Roman"/>
          <w:sz w:val="24"/>
          <w:szCs w:val="24"/>
        </w:rPr>
        <w:t>出</w:t>
      </w:r>
      <w:r w:rsidR="001E0636" w:rsidRPr="00277CE6">
        <w:rPr>
          <w:rFonts w:ascii="Times New Roman" w:eastAsia="宋体" w:hAnsi="Times New Roman" w:cs="Times New Roman"/>
          <w:sz w:val="24"/>
          <w:szCs w:val="24"/>
        </w:rPr>
        <w:t>所需的蛋白质</w:t>
      </w:r>
      <w:r w:rsidR="00A27CB2" w:rsidRPr="00277CE6">
        <w:rPr>
          <w:rFonts w:ascii="Times New Roman" w:eastAsia="宋体" w:hAnsi="Times New Roman" w:cs="Times New Roman"/>
          <w:sz w:val="24"/>
          <w:szCs w:val="24"/>
        </w:rPr>
        <w:t>。</w:t>
      </w:r>
      <w:r w:rsidR="000D3519" w:rsidRPr="00277CE6">
        <w:rPr>
          <w:rFonts w:ascii="Times New Roman" w:eastAsia="宋体" w:hAnsi="Times New Roman" w:cs="Times New Roman"/>
          <w:sz w:val="24"/>
          <w:szCs w:val="24"/>
        </w:rPr>
        <w:t>可见，对于蛋白质结构预测和蛋白质设计问题，</w:t>
      </w:r>
      <w:r w:rsidR="00C64F8A">
        <w:rPr>
          <w:rFonts w:ascii="Times New Roman" w:eastAsia="宋体" w:hAnsi="Times New Roman" w:cs="Times New Roman" w:hint="eastAsia"/>
          <w:sz w:val="24"/>
          <w:szCs w:val="24"/>
        </w:rPr>
        <w:t>结构</w:t>
      </w:r>
      <w:r w:rsidR="00AC4BC4" w:rsidRPr="00277CE6">
        <w:rPr>
          <w:rFonts w:ascii="Times New Roman" w:eastAsia="宋体" w:hAnsi="Times New Roman" w:cs="Times New Roman"/>
          <w:sz w:val="24"/>
          <w:szCs w:val="24"/>
        </w:rPr>
        <w:t>优化都</w:t>
      </w:r>
      <w:r w:rsidR="00CD29EF" w:rsidRPr="00277CE6">
        <w:rPr>
          <w:rFonts w:ascii="Times New Roman" w:eastAsia="宋体" w:hAnsi="Times New Roman" w:cs="Times New Roman"/>
          <w:sz w:val="24"/>
          <w:szCs w:val="24"/>
        </w:rPr>
        <w:t>是</w:t>
      </w:r>
      <w:r w:rsidR="000127B2" w:rsidRPr="00277CE6">
        <w:rPr>
          <w:rFonts w:ascii="Times New Roman" w:eastAsia="宋体" w:hAnsi="Times New Roman" w:cs="Times New Roman"/>
          <w:sz w:val="24"/>
          <w:szCs w:val="24"/>
        </w:rPr>
        <w:t>必要</w:t>
      </w:r>
      <w:r w:rsidR="00CD29EF" w:rsidRPr="00277CE6">
        <w:rPr>
          <w:rFonts w:ascii="Times New Roman" w:eastAsia="宋体" w:hAnsi="Times New Roman" w:cs="Times New Roman"/>
          <w:sz w:val="24"/>
          <w:szCs w:val="24"/>
        </w:rPr>
        <w:t>的</w:t>
      </w:r>
      <w:r w:rsidR="00C64F8A">
        <w:rPr>
          <w:rFonts w:ascii="Times New Roman" w:eastAsia="宋体" w:hAnsi="Times New Roman" w:cs="Times New Roman" w:hint="eastAsia"/>
          <w:sz w:val="24"/>
          <w:szCs w:val="24"/>
        </w:rPr>
        <w:t>步骤</w:t>
      </w:r>
      <w:r w:rsidR="00CD29EF" w:rsidRPr="00277CE6">
        <w:rPr>
          <w:rFonts w:ascii="Times New Roman" w:eastAsia="宋体" w:hAnsi="Times New Roman" w:cs="Times New Roman"/>
          <w:sz w:val="24"/>
          <w:szCs w:val="24"/>
        </w:rPr>
        <w:t>，</w:t>
      </w:r>
      <w:r w:rsidR="000127B2" w:rsidRPr="00277CE6">
        <w:rPr>
          <w:rFonts w:ascii="Times New Roman" w:eastAsia="宋体" w:hAnsi="Times New Roman" w:cs="Times New Roman"/>
          <w:sz w:val="24"/>
          <w:szCs w:val="24"/>
        </w:rPr>
        <w:t>因此需要</w:t>
      </w:r>
      <w:r w:rsidR="00862D92" w:rsidRPr="00277CE6">
        <w:rPr>
          <w:rFonts w:ascii="Times New Roman" w:eastAsia="宋体" w:hAnsi="Times New Roman" w:cs="Times New Roman"/>
          <w:sz w:val="24"/>
          <w:szCs w:val="24"/>
        </w:rPr>
        <w:t>确定</w:t>
      </w:r>
      <w:r w:rsidR="000127B2" w:rsidRPr="00277CE6">
        <w:rPr>
          <w:rFonts w:ascii="Times New Roman" w:eastAsia="宋体" w:hAnsi="Times New Roman" w:cs="Times New Roman"/>
          <w:sz w:val="24"/>
          <w:szCs w:val="24"/>
        </w:rPr>
        <w:t>蛋白质的能量函数。</w:t>
      </w:r>
    </w:p>
    <w:p w14:paraId="27FE6866" w14:textId="77777777" w:rsidR="00B4723F" w:rsidRPr="00277CE6" w:rsidRDefault="00B4723F" w:rsidP="00C61FD3">
      <w:pPr>
        <w:spacing w:line="300" w:lineRule="auto"/>
        <w:ind w:firstLineChars="200" w:firstLine="480"/>
        <w:rPr>
          <w:rFonts w:ascii="Times New Roman" w:eastAsia="宋体" w:hAnsi="Times New Roman" w:cs="Times New Roman"/>
          <w:sz w:val="24"/>
          <w:szCs w:val="24"/>
        </w:rPr>
      </w:pPr>
    </w:p>
    <w:p w14:paraId="4C7107C2" w14:textId="7D1ED5EA" w:rsidR="00514630" w:rsidRPr="00277CE6" w:rsidRDefault="00B4723F" w:rsidP="00B4723F">
      <w:pPr>
        <w:spacing w:line="300" w:lineRule="auto"/>
        <w:jc w:val="center"/>
        <w:rPr>
          <w:rFonts w:ascii="Times New Roman" w:eastAsia="宋体" w:hAnsi="Times New Roman" w:cs="Times New Roman"/>
          <w:sz w:val="24"/>
          <w:szCs w:val="24"/>
        </w:rPr>
      </w:pPr>
      <w:r w:rsidRPr="00277CE6">
        <w:rPr>
          <w:rFonts w:ascii="Times New Roman" w:eastAsia="宋体" w:hAnsi="Times New Roman" w:cs="Times New Roman"/>
          <w:noProof/>
          <w:sz w:val="24"/>
          <w:szCs w:val="24"/>
        </w:rPr>
        <w:drawing>
          <wp:inline distT="0" distB="0" distL="0" distR="0" wp14:anchorId="20C6EC20" wp14:editId="7E1D9D59">
            <wp:extent cx="2867498" cy="3492500"/>
            <wp:effectExtent l="0" t="0" r="9525" b="0"/>
            <wp:docPr id="4" name="图片 4" descr="C:\Users\22102\AppData\Local\Temp\WeChat Files\1934512659c8c804d8bf26f0d4f936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22102\AppData\Local\Temp\WeChat Files\1934512659c8c804d8bf26f0d4f936a.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81383" cy="3509412"/>
                    </a:xfrm>
                    <a:prstGeom prst="rect">
                      <a:avLst/>
                    </a:prstGeom>
                    <a:noFill/>
                    <a:ln>
                      <a:noFill/>
                    </a:ln>
                  </pic:spPr>
                </pic:pic>
              </a:graphicData>
            </a:graphic>
          </wp:inline>
        </w:drawing>
      </w:r>
    </w:p>
    <w:p w14:paraId="23015CC8" w14:textId="29A1EED7" w:rsidR="00B4723F" w:rsidRPr="00277CE6" w:rsidRDefault="00B4723F" w:rsidP="00B4723F">
      <w:pPr>
        <w:spacing w:line="300" w:lineRule="auto"/>
        <w:jc w:val="center"/>
        <w:rPr>
          <w:rFonts w:ascii="Times New Roman" w:eastAsia="宋体" w:hAnsi="Times New Roman" w:cs="Times New Roman"/>
        </w:rPr>
      </w:pPr>
      <w:r w:rsidRPr="00277CE6">
        <w:rPr>
          <w:rFonts w:ascii="Times New Roman" w:eastAsia="宋体" w:hAnsi="Times New Roman" w:cs="Times New Roman"/>
        </w:rPr>
        <w:t>图</w:t>
      </w:r>
      <w:r w:rsidRPr="00277CE6">
        <w:rPr>
          <w:rFonts w:ascii="Times New Roman" w:eastAsia="宋体" w:hAnsi="Times New Roman" w:cs="Times New Roman"/>
        </w:rPr>
        <w:t>1</w:t>
      </w:r>
      <w:r w:rsidR="0090639C" w:rsidRPr="00277CE6">
        <w:rPr>
          <w:rFonts w:ascii="Times New Roman" w:eastAsia="宋体" w:hAnsi="Times New Roman" w:cs="Times New Roman"/>
        </w:rPr>
        <w:t>.</w:t>
      </w:r>
      <w:r w:rsidRPr="00277CE6">
        <w:rPr>
          <w:rFonts w:ascii="Times New Roman" w:eastAsia="宋体" w:hAnsi="Times New Roman" w:cs="Times New Roman"/>
        </w:rPr>
        <w:t xml:space="preserve">2 </w:t>
      </w:r>
      <w:r w:rsidRPr="00277CE6">
        <w:rPr>
          <w:rFonts w:ascii="Times New Roman" w:eastAsia="宋体" w:hAnsi="Times New Roman" w:cs="Times New Roman"/>
        </w:rPr>
        <w:t>蛋白质</w:t>
      </w:r>
      <w:r w:rsidR="00B03F30" w:rsidRPr="00277CE6">
        <w:rPr>
          <w:rFonts w:ascii="Times New Roman" w:eastAsia="宋体" w:hAnsi="Times New Roman" w:cs="Times New Roman"/>
        </w:rPr>
        <w:t>能量函数</w:t>
      </w:r>
      <w:r w:rsidRPr="00277CE6">
        <w:rPr>
          <w:rFonts w:ascii="Times New Roman" w:eastAsia="宋体" w:hAnsi="Times New Roman" w:cs="Times New Roman"/>
        </w:rPr>
        <w:t>的</w:t>
      </w:r>
      <w:r w:rsidR="00DD647B" w:rsidRPr="00277CE6">
        <w:rPr>
          <w:rFonts w:ascii="Times New Roman" w:eastAsia="宋体" w:hAnsi="Times New Roman" w:cs="Times New Roman"/>
        </w:rPr>
        <w:t>典型</w:t>
      </w:r>
      <w:r w:rsidRPr="00277CE6">
        <w:rPr>
          <w:rFonts w:ascii="Times New Roman" w:eastAsia="宋体" w:hAnsi="Times New Roman" w:cs="Times New Roman"/>
        </w:rPr>
        <w:t>能量项</w:t>
      </w:r>
      <w:r w:rsidR="00DD647B" w:rsidRPr="00277CE6">
        <w:rPr>
          <w:rFonts w:ascii="Times New Roman" w:eastAsia="宋体" w:hAnsi="Times New Roman" w:cs="Times New Roman"/>
        </w:rPr>
        <w:fldChar w:fldCharType="begin"/>
      </w:r>
      <w:r w:rsidR="00DD647B" w:rsidRPr="00277CE6">
        <w:rPr>
          <w:rFonts w:ascii="Times New Roman" w:eastAsia="宋体" w:hAnsi="Times New Roman" w:cs="Times New Roman"/>
        </w:rPr>
        <w:instrText xml:space="preserve"> ADDIN ZOTERO_ITEM CSL_CITATION {"citationID":"qTpPCBZ9","properties":{"formattedCitation":"\\super 5\\nosupersub{}","plainCitation":"5","noteIndex":0},"citationItems":[{"id":197,"uris":["http://zotero.org/users/9340884/items/HKJT6BRZ"],"itemData":{"id":197,"type":"article-journal","abstract":"The prediction of protein three-dimensional structure from amino acid sequence has been a grand challenge problem in computational biophysics for decades, owing to its intrinsic scientific interest and also to the many potential applications for robust protein structure prediction algorithms, from genome interpretation to protein function prediction. More recently , the inverse problem — designing an amino acid sequence that will fold into a specified three-dimensional structure — has attracted growing attention as a potential route to the rational engineering of proteins with functions useful in biotechnology and medicine. Methods for the prediction and design of protein structures have advanced dramatically in the past decade. Increases in computing power and the rapid growth in protein sequence and structure databases have fuelled the development of new data-intensive and computationally demanding approaches for structure prediction. New algorithms for designing protein folds and protein–protein interfaces have been used to engineer novel high-order assemblies and to design from scratch fluorescent proteins with novel or enhanced properties, as well as signalling proteins with therapeutic potential. In this Review , we describe current approaches for protein structure prediction and design and highlight a selection of the successful applications they have enabled.","container-title":"Nature Reviews Molecular Cell Biology","DOI":"10.1038/s41580-019-0163-x","ISSN":"1471-0072, 1471-0080","issue":"11","journalAbbreviation":"Nat Rev Mol Cell Biol","language":"en","page":"681-697","source":"DOI.org (Crossref)","title":"Advances in protein structure prediction and design","volume":"20","author":[{"family":"Kuhlman","given":"Brian"},{"family":"Bradley","given":"Philip"}],"issued":{"date-parts":[["2019",11]]}}}],"schema":"https://github.com/citation-style-language/schema/raw/master/csl-citation.json"} </w:instrText>
      </w:r>
      <w:r w:rsidR="00DD647B" w:rsidRPr="00277CE6">
        <w:rPr>
          <w:rFonts w:ascii="Times New Roman" w:eastAsia="宋体" w:hAnsi="Times New Roman" w:cs="Times New Roman"/>
        </w:rPr>
        <w:fldChar w:fldCharType="separate"/>
      </w:r>
      <w:r w:rsidR="00DD647B" w:rsidRPr="00277CE6">
        <w:rPr>
          <w:rFonts w:ascii="Times New Roman" w:hAnsi="Times New Roman" w:cs="Times New Roman"/>
          <w:kern w:val="0"/>
          <w:szCs w:val="24"/>
          <w:vertAlign w:val="superscript"/>
        </w:rPr>
        <w:t>5</w:t>
      </w:r>
      <w:r w:rsidR="00DD647B" w:rsidRPr="00277CE6">
        <w:rPr>
          <w:rFonts w:ascii="Times New Roman" w:eastAsia="宋体" w:hAnsi="Times New Roman" w:cs="Times New Roman"/>
        </w:rPr>
        <w:fldChar w:fldCharType="end"/>
      </w:r>
    </w:p>
    <w:p w14:paraId="4818CEC6" w14:textId="77777777" w:rsidR="00B4723F" w:rsidRPr="00277CE6" w:rsidRDefault="00B4723F" w:rsidP="00C61FD3">
      <w:pPr>
        <w:spacing w:line="300" w:lineRule="auto"/>
        <w:ind w:firstLineChars="200" w:firstLine="480"/>
        <w:rPr>
          <w:rFonts w:ascii="Times New Roman" w:eastAsia="宋体" w:hAnsi="Times New Roman" w:cs="Times New Roman"/>
          <w:sz w:val="24"/>
          <w:szCs w:val="24"/>
        </w:rPr>
      </w:pPr>
    </w:p>
    <w:p w14:paraId="52675DC1" w14:textId="000B7493" w:rsidR="00A41D14" w:rsidRPr="00277CE6" w:rsidRDefault="00DD647B" w:rsidP="00C61FD3">
      <w:pPr>
        <w:spacing w:line="300" w:lineRule="auto"/>
        <w:ind w:firstLineChars="200" w:firstLine="480"/>
        <w:rPr>
          <w:rFonts w:ascii="Times New Roman" w:eastAsia="宋体" w:hAnsi="Times New Roman" w:cs="Times New Roman"/>
          <w:sz w:val="24"/>
          <w:szCs w:val="24"/>
        </w:rPr>
      </w:pPr>
      <w:r w:rsidRPr="00277CE6">
        <w:rPr>
          <w:rFonts w:ascii="Times New Roman" w:eastAsia="宋体" w:hAnsi="Times New Roman" w:cs="Times New Roman"/>
          <w:sz w:val="24"/>
          <w:szCs w:val="24"/>
        </w:rPr>
        <w:t>如图</w:t>
      </w:r>
      <w:r w:rsidRPr="00277CE6">
        <w:rPr>
          <w:rFonts w:ascii="Times New Roman" w:eastAsia="宋体" w:hAnsi="Times New Roman" w:cs="Times New Roman"/>
          <w:sz w:val="24"/>
          <w:szCs w:val="24"/>
        </w:rPr>
        <w:t>1</w:t>
      </w:r>
      <w:r w:rsidR="00BD08A1" w:rsidRPr="00277CE6">
        <w:rPr>
          <w:rFonts w:ascii="Times New Roman" w:eastAsia="宋体" w:hAnsi="Times New Roman" w:cs="Times New Roman"/>
          <w:sz w:val="24"/>
          <w:szCs w:val="24"/>
        </w:rPr>
        <w:t>.</w:t>
      </w:r>
      <w:r w:rsidRPr="00277CE6">
        <w:rPr>
          <w:rFonts w:ascii="Times New Roman" w:eastAsia="宋体" w:hAnsi="Times New Roman" w:cs="Times New Roman"/>
          <w:sz w:val="24"/>
          <w:szCs w:val="24"/>
        </w:rPr>
        <w:t>2</w:t>
      </w:r>
      <w:r w:rsidRPr="00277CE6">
        <w:rPr>
          <w:rFonts w:ascii="Times New Roman" w:eastAsia="宋体" w:hAnsi="Times New Roman" w:cs="Times New Roman"/>
          <w:sz w:val="24"/>
          <w:szCs w:val="24"/>
        </w:rPr>
        <w:t>所示，</w:t>
      </w:r>
      <w:r w:rsidR="00514630" w:rsidRPr="00277CE6">
        <w:rPr>
          <w:rFonts w:ascii="Times New Roman" w:eastAsia="宋体" w:hAnsi="Times New Roman" w:cs="Times New Roman"/>
          <w:sz w:val="24"/>
          <w:szCs w:val="24"/>
        </w:rPr>
        <w:t>蛋白质</w:t>
      </w:r>
      <w:r w:rsidRPr="00277CE6">
        <w:rPr>
          <w:rFonts w:ascii="Times New Roman" w:eastAsia="宋体" w:hAnsi="Times New Roman" w:cs="Times New Roman"/>
          <w:sz w:val="24"/>
          <w:szCs w:val="24"/>
        </w:rPr>
        <w:t>的能量函数</w:t>
      </w:r>
      <w:r w:rsidR="00114F53" w:rsidRPr="00277CE6">
        <w:rPr>
          <w:rFonts w:ascii="Times New Roman" w:eastAsia="宋体" w:hAnsi="Times New Roman" w:cs="Times New Roman"/>
          <w:sz w:val="24"/>
          <w:szCs w:val="24"/>
        </w:rPr>
        <w:t>是</w:t>
      </w:r>
      <w:r w:rsidR="00A670D5" w:rsidRPr="00277CE6">
        <w:rPr>
          <w:rFonts w:ascii="Times New Roman" w:eastAsia="宋体" w:hAnsi="Times New Roman" w:cs="Times New Roman"/>
          <w:sz w:val="24"/>
          <w:szCs w:val="24"/>
        </w:rPr>
        <w:t>疏水相互作用、</w:t>
      </w:r>
      <w:r w:rsidR="00CD0DEA" w:rsidRPr="00277CE6">
        <w:rPr>
          <w:rFonts w:ascii="Times New Roman" w:eastAsia="宋体" w:hAnsi="Times New Roman" w:cs="Times New Roman"/>
          <w:sz w:val="24"/>
          <w:szCs w:val="24"/>
        </w:rPr>
        <w:t>主链和侧链氢键、侧链堆积、主链和侧链扭转</w:t>
      </w:r>
      <w:r w:rsidR="0077792A" w:rsidRPr="00277CE6">
        <w:rPr>
          <w:rFonts w:ascii="Times New Roman" w:eastAsia="宋体" w:hAnsi="Times New Roman" w:cs="Times New Roman"/>
          <w:sz w:val="24"/>
          <w:szCs w:val="24"/>
        </w:rPr>
        <w:t>偏好</w:t>
      </w:r>
      <w:r w:rsidR="00A10DAF" w:rsidRPr="00277CE6">
        <w:rPr>
          <w:rFonts w:ascii="Times New Roman" w:eastAsia="宋体" w:hAnsi="Times New Roman" w:cs="Times New Roman"/>
          <w:sz w:val="24"/>
          <w:szCs w:val="24"/>
        </w:rPr>
        <w:t>等典型能量项</w:t>
      </w:r>
      <w:r w:rsidR="00114F53" w:rsidRPr="00277CE6">
        <w:rPr>
          <w:rFonts w:ascii="Times New Roman" w:eastAsia="宋体" w:hAnsi="Times New Roman" w:cs="Times New Roman"/>
          <w:sz w:val="24"/>
          <w:szCs w:val="24"/>
        </w:rPr>
        <w:t>的线性组合</w:t>
      </w:r>
      <w:r w:rsidR="00A10DAF" w:rsidRPr="00277CE6">
        <w:rPr>
          <w:rFonts w:ascii="Times New Roman" w:eastAsia="宋体" w:hAnsi="Times New Roman" w:cs="Times New Roman"/>
          <w:sz w:val="24"/>
          <w:szCs w:val="24"/>
        </w:rPr>
        <w:t>，</w:t>
      </w:r>
      <w:r w:rsidR="008F05F7" w:rsidRPr="00277CE6">
        <w:rPr>
          <w:rFonts w:ascii="Times New Roman" w:eastAsia="宋体" w:hAnsi="Times New Roman" w:cs="Times New Roman"/>
          <w:sz w:val="24"/>
          <w:szCs w:val="24"/>
        </w:rPr>
        <w:t>蛋白质计算设计</w:t>
      </w:r>
      <w:r w:rsidR="00114F53" w:rsidRPr="00277CE6">
        <w:rPr>
          <w:rFonts w:ascii="Times New Roman" w:eastAsia="宋体" w:hAnsi="Times New Roman" w:cs="Times New Roman"/>
          <w:sz w:val="24"/>
          <w:szCs w:val="24"/>
        </w:rPr>
        <w:t>的</w:t>
      </w:r>
      <w:r w:rsidR="00FC5FA7" w:rsidRPr="00277CE6">
        <w:rPr>
          <w:rFonts w:ascii="Times New Roman" w:eastAsia="宋体" w:hAnsi="Times New Roman" w:cs="Times New Roman"/>
          <w:sz w:val="24"/>
          <w:szCs w:val="24"/>
        </w:rPr>
        <w:t>主流策略也即</w:t>
      </w:r>
      <w:r w:rsidR="008F05F7" w:rsidRPr="00277CE6">
        <w:rPr>
          <w:rFonts w:ascii="Times New Roman" w:eastAsia="宋体" w:hAnsi="Times New Roman" w:cs="Times New Roman"/>
          <w:sz w:val="24"/>
          <w:szCs w:val="24"/>
        </w:rPr>
        <w:t>通过对能量函数进行</w:t>
      </w:r>
      <w:r w:rsidR="007F7150" w:rsidRPr="00277CE6">
        <w:rPr>
          <w:rFonts w:ascii="Times New Roman" w:eastAsia="宋体" w:hAnsi="Times New Roman" w:cs="Times New Roman"/>
          <w:sz w:val="24"/>
          <w:szCs w:val="24"/>
        </w:rPr>
        <w:t>自动</w:t>
      </w:r>
      <w:r w:rsidR="008F05F7" w:rsidRPr="00277CE6">
        <w:rPr>
          <w:rFonts w:ascii="Times New Roman" w:eastAsia="宋体" w:hAnsi="Times New Roman" w:cs="Times New Roman"/>
          <w:sz w:val="24"/>
          <w:szCs w:val="24"/>
        </w:rPr>
        <w:t>优化</w:t>
      </w:r>
      <w:r w:rsidR="00FC5FA7" w:rsidRPr="00277CE6">
        <w:rPr>
          <w:rFonts w:ascii="Times New Roman" w:eastAsia="宋体" w:hAnsi="Times New Roman" w:cs="Times New Roman"/>
          <w:sz w:val="24"/>
          <w:szCs w:val="24"/>
        </w:rPr>
        <w:t>，</w:t>
      </w:r>
      <w:r w:rsidR="007F7150" w:rsidRPr="00277CE6">
        <w:rPr>
          <w:rFonts w:ascii="Times New Roman" w:eastAsia="宋体" w:hAnsi="Times New Roman" w:cs="Times New Roman"/>
          <w:sz w:val="24"/>
          <w:szCs w:val="24"/>
        </w:rPr>
        <w:t>得到</w:t>
      </w:r>
      <w:r w:rsidR="001F6A95" w:rsidRPr="00277CE6">
        <w:rPr>
          <w:rFonts w:ascii="Times New Roman" w:eastAsia="宋体" w:hAnsi="Times New Roman" w:cs="Times New Roman"/>
          <w:sz w:val="24"/>
          <w:szCs w:val="24"/>
        </w:rPr>
        <w:t>能量最低的</w:t>
      </w:r>
      <w:r w:rsidR="008A4E01" w:rsidRPr="00277CE6">
        <w:rPr>
          <w:rFonts w:ascii="Times New Roman" w:eastAsia="宋体" w:hAnsi="Times New Roman" w:cs="Times New Roman"/>
          <w:sz w:val="24"/>
          <w:szCs w:val="24"/>
        </w:rPr>
        <w:t>主链结构</w:t>
      </w:r>
      <w:r w:rsidR="00FC5FA7" w:rsidRPr="00277CE6">
        <w:rPr>
          <w:rFonts w:ascii="Times New Roman" w:eastAsia="宋体" w:hAnsi="Times New Roman" w:cs="Times New Roman"/>
          <w:sz w:val="24"/>
          <w:szCs w:val="24"/>
        </w:rPr>
        <w:t>及</w:t>
      </w:r>
      <w:r w:rsidR="008A4E01" w:rsidRPr="00277CE6">
        <w:rPr>
          <w:rFonts w:ascii="Times New Roman" w:eastAsia="宋体" w:hAnsi="Times New Roman" w:cs="Times New Roman"/>
          <w:sz w:val="24"/>
          <w:szCs w:val="24"/>
        </w:rPr>
        <w:t>氨基酸</w:t>
      </w:r>
      <w:r w:rsidR="001F6A95" w:rsidRPr="00277CE6">
        <w:rPr>
          <w:rFonts w:ascii="Times New Roman" w:eastAsia="宋体" w:hAnsi="Times New Roman" w:cs="Times New Roman"/>
          <w:sz w:val="24"/>
          <w:szCs w:val="24"/>
        </w:rPr>
        <w:t>序列</w:t>
      </w:r>
      <w:r w:rsidR="002D213A" w:rsidRPr="00277CE6">
        <w:rPr>
          <w:rFonts w:ascii="Times New Roman" w:eastAsia="宋体" w:hAnsi="Times New Roman" w:cs="Times New Roman"/>
          <w:sz w:val="24"/>
          <w:szCs w:val="24"/>
        </w:rPr>
        <w:t>。</w:t>
      </w:r>
      <w:r w:rsidR="002D213A" w:rsidRPr="00277CE6">
        <w:rPr>
          <w:rFonts w:ascii="Times New Roman" w:eastAsia="宋体" w:hAnsi="Times New Roman" w:cs="Times New Roman"/>
          <w:sz w:val="24"/>
          <w:szCs w:val="24"/>
        </w:rPr>
        <w:t>20</w:t>
      </w:r>
      <w:r w:rsidR="002D213A" w:rsidRPr="00277CE6">
        <w:rPr>
          <w:rFonts w:ascii="Times New Roman" w:eastAsia="宋体" w:hAnsi="Times New Roman" w:cs="Times New Roman"/>
          <w:sz w:val="24"/>
          <w:szCs w:val="24"/>
        </w:rPr>
        <w:t>世纪</w:t>
      </w:r>
      <w:r w:rsidR="002D213A" w:rsidRPr="00277CE6">
        <w:rPr>
          <w:rFonts w:ascii="Times New Roman" w:eastAsia="宋体" w:hAnsi="Times New Roman" w:cs="Times New Roman"/>
          <w:sz w:val="24"/>
          <w:szCs w:val="24"/>
        </w:rPr>
        <w:t>90</w:t>
      </w:r>
      <w:r w:rsidR="002D213A" w:rsidRPr="00277CE6">
        <w:rPr>
          <w:rFonts w:ascii="Times New Roman" w:eastAsia="宋体" w:hAnsi="Times New Roman" w:cs="Times New Roman"/>
          <w:sz w:val="24"/>
          <w:szCs w:val="24"/>
        </w:rPr>
        <w:t>年代，</w:t>
      </w:r>
      <w:proofErr w:type="spellStart"/>
      <w:r w:rsidR="002D213A" w:rsidRPr="00277CE6">
        <w:rPr>
          <w:rFonts w:ascii="Times New Roman" w:eastAsia="宋体" w:hAnsi="Times New Roman" w:cs="Times New Roman"/>
          <w:sz w:val="24"/>
          <w:szCs w:val="24"/>
        </w:rPr>
        <w:t>Dahiyat</w:t>
      </w:r>
      <w:proofErr w:type="spellEnd"/>
      <w:r w:rsidR="002D213A" w:rsidRPr="00277CE6">
        <w:rPr>
          <w:rFonts w:ascii="Times New Roman" w:eastAsia="宋体" w:hAnsi="Times New Roman" w:cs="Times New Roman"/>
          <w:sz w:val="24"/>
          <w:szCs w:val="24"/>
        </w:rPr>
        <w:t>等</w:t>
      </w:r>
      <w:r w:rsidR="002D213A" w:rsidRPr="00277CE6">
        <w:rPr>
          <w:rFonts w:ascii="Times New Roman" w:eastAsia="宋体" w:hAnsi="Times New Roman" w:cs="Times New Roman"/>
          <w:sz w:val="24"/>
          <w:szCs w:val="24"/>
        </w:rPr>
        <w:fldChar w:fldCharType="begin"/>
      </w:r>
      <w:r w:rsidR="002D213A" w:rsidRPr="00277CE6">
        <w:rPr>
          <w:rFonts w:ascii="Times New Roman" w:eastAsia="宋体" w:hAnsi="Times New Roman" w:cs="Times New Roman"/>
          <w:sz w:val="24"/>
          <w:szCs w:val="24"/>
        </w:rPr>
        <w:instrText xml:space="preserve"> ADDIN ZOTERO_ITEM CSL_CITATION {"citationID":"8Inv9rnY","properties":{"formattedCitation":"\\super 6\\nosupersub{}","plainCitation":"6","noteIndex":0},"citationItems":[{"id":216,"uris":["http://zotero.org/users/9340884/items/22CQQ3NX"],"itemData":{"id":216,"type":"article-journal","abstract":"Several groups have applied and experimentally tested systematic, quantitative methods to protein design with the goal of developing general design algorithms. We have sought to expand the range of computational protein design by developing quantitative design methods for residues of all parts of a protein: the buried core, the solvent exposed surface, and the boundary between core and surface. Our goal is an objective, quantitative design algorithm that is based on the physical properties that determine protein structure and stability and which is not limited to specific folds or motifs. We chose the ββα motif typified by the zinc finger DNA binding module to test our design methodology. Using previously published sequence scoring functions developed with a combined experimental and computational approach and the Dead-End Elimination theorem to search for the optimal sequence, we designed 20 out of 28 positions in the test motif. The resulting sequence has less than 40% homology to any known sequence and does not contain any metal binding sites or cysteine residues. The resulting peptide, pda8d, is highly soluble and monomeric and circular dichroism measurements showed it to be folded with a weakly cooperative thermal unfolding transition. The NMR solution structure of pda8d was solved and shows that it is well-defined with a backbone ensemble rms deviation of 0.55 Å. Pda8d folds into the desired ββα motif with well-defined elements of secondary structure and tertiary organization. Superposition of the pda8d backbone to the design target is excellent, with an atomic rms deviation of 1.04 Å.","container-title":"Journal of Molecular Biology","DOI":"10.1006/jmbi.1997.1341","ISSN":"0022-2836","issue":"4","journalAbbreviation":"Journal of Molecular Biology","language":"en","page":"789-796","source":"ScienceDirect","title":"De Novo protein design: towards fully automated sequence selection11Edited by P. E. Wright","title-short":"De Novo protein design","volume":"273","author":[{"family":"Dahiyat","given":"Bassil I"},{"family":"Sarisky","given":"Catherine A"},{"family":"Mayo","given":"Stephen L"}],"issued":{"date-parts":[["1997",11,7]]}}}],"schema":"https://github.com/citation-style-language/schema/raw/master/csl-citation.json"} </w:instrText>
      </w:r>
      <w:r w:rsidR="002D213A" w:rsidRPr="00277CE6">
        <w:rPr>
          <w:rFonts w:ascii="Times New Roman" w:eastAsia="宋体" w:hAnsi="Times New Roman" w:cs="Times New Roman"/>
          <w:sz w:val="24"/>
          <w:szCs w:val="24"/>
        </w:rPr>
        <w:fldChar w:fldCharType="separate"/>
      </w:r>
      <w:r w:rsidR="002D213A" w:rsidRPr="00277CE6">
        <w:rPr>
          <w:rFonts w:ascii="Times New Roman" w:hAnsi="Times New Roman" w:cs="Times New Roman"/>
          <w:kern w:val="0"/>
          <w:sz w:val="24"/>
          <w:szCs w:val="24"/>
          <w:vertAlign w:val="superscript"/>
        </w:rPr>
        <w:t>6</w:t>
      </w:r>
      <w:r w:rsidR="002D213A" w:rsidRPr="00277CE6">
        <w:rPr>
          <w:rFonts w:ascii="Times New Roman" w:eastAsia="宋体" w:hAnsi="Times New Roman" w:cs="Times New Roman"/>
          <w:sz w:val="24"/>
          <w:szCs w:val="24"/>
        </w:rPr>
        <w:fldChar w:fldCharType="end"/>
      </w:r>
      <w:r w:rsidR="00F521C6" w:rsidRPr="00277CE6">
        <w:rPr>
          <w:rFonts w:ascii="Times New Roman" w:eastAsia="宋体" w:hAnsi="Times New Roman" w:cs="Times New Roman"/>
          <w:sz w:val="24"/>
          <w:szCs w:val="24"/>
        </w:rPr>
        <w:t>通过经验拟合的能量函数和适当的侧链选择算法</w:t>
      </w:r>
      <w:r w:rsidR="00113BE7" w:rsidRPr="00277CE6">
        <w:rPr>
          <w:rFonts w:ascii="Times New Roman" w:eastAsia="宋体" w:hAnsi="Times New Roman" w:cs="Times New Roman"/>
          <w:sz w:val="24"/>
          <w:szCs w:val="24"/>
        </w:rPr>
        <w:t>首次实现了</w:t>
      </w:r>
      <w:r w:rsidR="00F521C6" w:rsidRPr="00277CE6">
        <w:rPr>
          <w:rFonts w:ascii="Times New Roman" w:eastAsia="宋体" w:hAnsi="Times New Roman" w:cs="Times New Roman"/>
          <w:sz w:val="24"/>
          <w:szCs w:val="24"/>
        </w:rPr>
        <w:t>固定主链的氨基酸序列设计的自动优化方法。</w:t>
      </w:r>
      <w:r w:rsidR="00A302CE" w:rsidRPr="00277CE6">
        <w:rPr>
          <w:rFonts w:ascii="Times New Roman" w:eastAsia="宋体" w:hAnsi="Times New Roman" w:cs="Times New Roman"/>
          <w:sz w:val="24"/>
          <w:szCs w:val="24"/>
        </w:rPr>
        <w:t>在过去近</w:t>
      </w:r>
      <w:r w:rsidR="00A302CE" w:rsidRPr="00277CE6">
        <w:rPr>
          <w:rFonts w:ascii="Times New Roman" w:eastAsia="宋体" w:hAnsi="Times New Roman" w:cs="Times New Roman"/>
          <w:sz w:val="24"/>
          <w:szCs w:val="24"/>
        </w:rPr>
        <w:t>30</w:t>
      </w:r>
      <w:r w:rsidR="00A302CE" w:rsidRPr="00277CE6">
        <w:rPr>
          <w:rFonts w:ascii="Times New Roman" w:eastAsia="宋体" w:hAnsi="Times New Roman" w:cs="Times New Roman"/>
          <w:sz w:val="24"/>
          <w:szCs w:val="24"/>
        </w:rPr>
        <w:t>年</w:t>
      </w:r>
      <w:r w:rsidR="006C7783" w:rsidRPr="00277CE6">
        <w:rPr>
          <w:rFonts w:ascii="Times New Roman" w:eastAsia="宋体" w:hAnsi="Times New Roman" w:cs="Times New Roman"/>
          <w:sz w:val="24"/>
          <w:szCs w:val="24"/>
        </w:rPr>
        <w:t>内</w:t>
      </w:r>
      <w:r w:rsidR="00A302CE" w:rsidRPr="00277CE6">
        <w:rPr>
          <w:rFonts w:ascii="Times New Roman" w:eastAsia="宋体" w:hAnsi="Times New Roman" w:cs="Times New Roman"/>
          <w:sz w:val="24"/>
          <w:szCs w:val="24"/>
        </w:rPr>
        <w:t>，蛋白质计算设计的</w:t>
      </w:r>
      <w:r w:rsidR="00602978" w:rsidRPr="00277CE6">
        <w:rPr>
          <w:rFonts w:ascii="Times New Roman" w:eastAsia="宋体" w:hAnsi="Times New Roman" w:cs="Times New Roman"/>
          <w:sz w:val="24"/>
          <w:szCs w:val="24"/>
        </w:rPr>
        <w:t>能量函数和</w:t>
      </w:r>
      <w:r w:rsidR="00A302CE" w:rsidRPr="00277CE6">
        <w:rPr>
          <w:rFonts w:ascii="Times New Roman" w:eastAsia="宋体" w:hAnsi="Times New Roman" w:cs="Times New Roman"/>
          <w:sz w:val="24"/>
          <w:szCs w:val="24"/>
        </w:rPr>
        <w:t>优化算法不断发展，</w:t>
      </w:r>
      <w:r w:rsidR="009B35A8" w:rsidRPr="00277CE6">
        <w:rPr>
          <w:rFonts w:ascii="Times New Roman" w:eastAsia="宋体" w:hAnsi="Times New Roman" w:cs="Times New Roman"/>
          <w:sz w:val="24"/>
          <w:szCs w:val="24"/>
        </w:rPr>
        <w:t>基于</w:t>
      </w:r>
      <w:r w:rsidR="009B35A8" w:rsidRPr="00277CE6">
        <w:rPr>
          <w:rFonts w:ascii="Times New Roman" w:eastAsia="宋体" w:hAnsi="Times New Roman" w:cs="Times New Roman"/>
          <w:sz w:val="24"/>
          <w:szCs w:val="24"/>
        </w:rPr>
        <w:t>Rosetta</w:t>
      </w:r>
      <w:r w:rsidR="009B35A8" w:rsidRPr="00277CE6">
        <w:rPr>
          <w:rFonts w:ascii="Times New Roman" w:eastAsia="宋体" w:hAnsi="Times New Roman" w:cs="Times New Roman"/>
          <w:sz w:val="24"/>
          <w:szCs w:val="24"/>
        </w:rPr>
        <w:t>能量函数的</w:t>
      </w:r>
      <w:r w:rsidR="00D97E60" w:rsidRPr="00277CE6">
        <w:rPr>
          <w:rFonts w:ascii="Times New Roman" w:eastAsia="宋体" w:hAnsi="Times New Roman" w:cs="Times New Roman"/>
          <w:sz w:val="24"/>
          <w:szCs w:val="24"/>
        </w:rPr>
        <w:t>软件</w:t>
      </w:r>
      <w:r w:rsidR="00D97E60" w:rsidRPr="00277CE6">
        <w:rPr>
          <w:rFonts w:ascii="Times New Roman" w:eastAsia="宋体" w:hAnsi="Times New Roman" w:cs="Times New Roman"/>
          <w:sz w:val="24"/>
          <w:szCs w:val="24"/>
        </w:rPr>
        <w:t>Rosetta</w:t>
      </w:r>
      <w:r w:rsidR="00D97E60" w:rsidRPr="00277CE6">
        <w:rPr>
          <w:rFonts w:ascii="Times New Roman" w:eastAsia="宋体" w:hAnsi="Times New Roman" w:cs="Times New Roman"/>
          <w:sz w:val="24"/>
          <w:szCs w:val="24"/>
        </w:rPr>
        <w:fldChar w:fldCharType="begin"/>
      </w:r>
      <w:r w:rsidR="00D97E60" w:rsidRPr="00277CE6">
        <w:rPr>
          <w:rFonts w:ascii="Times New Roman" w:eastAsia="宋体" w:hAnsi="Times New Roman" w:cs="Times New Roman"/>
          <w:sz w:val="24"/>
          <w:szCs w:val="24"/>
        </w:rPr>
        <w:instrText xml:space="preserve"> ADDIN ZOTERO_ITEM CSL_CITATION {"citationID":"4IFEFXGo","properties":{"formattedCitation":"\\super 7\\nosupersub{}","plainCitation":"7","noteIndex":0},"citationItems":[{"id":228,"uris":["http://zotero.org/users/9340884/items/XCCF3GUR"],"itemData":{"id":228,"type":"article-journal","abstract":"Over the past decade, the Rosetta biomolecular modeling suite has informed diverse biological questions and engineering challenges ranging from interpretation of low-resolution structural data to design of nanomaterials, protein therapeutics, and vaccines. Central to Rosetta’s success is the energy function: a model parametrized from small-molecule and X-ray crystal structure data used to approximate the energy associated with each biomolecule conformation. This paper describes the mathematical models and physical concepts that underlie the latest Rosetta energy function, called the Rosetta Energy Function 2015 (REF15). Applying these concepts, we explain how to use Rosetta energies to identify and analyze the features of biomolecular models. Finally, we discuss the latest advances in the energy function that extend its capabilities from soluble proteins to also include membrane proteins, peptides containing noncanonical amino acids, small molecules, carbohydrates, nucleic acids, and other macromolecules.","container-title":"Journal of Chemical Theory and Computation","DOI":"10.1021/acs.jctc.7b00125","ISSN":"1549-9618, 1549-9626","issue":"6","journalAbbreviation":"J. Chem. Theory Comput.","language":"en","page":"3031-3048","source":"DOI.org (Crossref)","title":"The Rosetta All-Atom Energy Function for Macromolecular Modeling and Design","volume":"13","author":[{"family":"Alford","given":"Rebecca F."},{"family":"Leaver-Fay","given":"Andrew"},{"family":"Jeliazkov","given":"Jeliazko R."},{"family":"O’Meara","given":"Matthew J."},{"family":"DiMaio","given":"Frank P."},{"family":"Park","given":"Hahnbeom"},{"family":"Shapovalov","given":"Maxim V."},{"family":"Renfrew","given":"P. Douglas"},{"family":"Mulligan","given":"Vikram K."},{"family":"Kappel","given":"Kalli"},{"family":"Labonte","given":"Jason W."},{"family":"Pacella","given":"Michael S."},{"family":"Bonneau","given":"Richard"},{"family":"Bradley","given":"Philip"},{"family":"Dunbrack","given":"Roland L."},{"family":"Das","given":"Rhiju"},{"family":"Baker","given":"David"},{"family":"Kuhlman","given":"Brian"},{"family":"Kortemme","given":"Tanja"},{"family":"Gray","given":"Jeffrey J."}],"issued":{"date-parts":[["2017",6,13]]}}}],"schema":"https://github.com/citation-style-language/schema/raw/master/csl-citation.json"} </w:instrText>
      </w:r>
      <w:r w:rsidR="00D97E60" w:rsidRPr="00277CE6">
        <w:rPr>
          <w:rFonts w:ascii="Times New Roman" w:eastAsia="宋体" w:hAnsi="Times New Roman" w:cs="Times New Roman"/>
          <w:sz w:val="24"/>
          <w:szCs w:val="24"/>
        </w:rPr>
        <w:fldChar w:fldCharType="separate"/>
      </w:r>
      <w:r w:rsidR="00D97E60" w:rsidRPr="00277CE6">
        <w:rPr>
          <w:rFonts w:ascii="Times New Roman" w:hAnsi="Times New Roman" w:cs="Times New Roman"/>
          <w:kern w:val="0"/>
          <w:sz w:val="24"/>
          <w:szCs w:val="24"/>
          <w:vertAlign w:val="superscript"/>
        </w:rPr>
        <w:t>7</w:t>
      </w:r>
      <w:r w:rsidR="00D97E60" w:rsidRPr="00277CE6">
        <w:rPr>
          <w:rFonts w:ascii="Times New Roman" w:eastAsia="宋体" w:hAnsi="Times New Roman" w:cs="Times New Roman"/>
          <w:sz w:val="24"/>
          <w:szCs w:val="24"/>
        </w:rPr>
        <w:fldChar w:fldCharType="end"/>
      </w:r>
      <w:r w:rsidR="00D97E60" w:rsidRPr="00277CE6">
        <w:rPr>
          <w:rFonts w:ascii="Times New Roman" w:eastAsia="宋体" w:hAnsi="Times New Roman" w:cs="Times New Roman"/>
          <w:sz w:val="24"/>
          <w:szCs w:val="24"/>
        </w:rPr>
        <w:t>已经被广泛应用于蛋白质</w:t>
      </w:r>
      <w:r w:rsidR="00374CFA" w:rsidRPr="00277CE6">
        <w:rPr>
          <w:rFonts w:ascii="Times New Roman" w:eastAsia="宋体" w:hAnsi="Times New Roman" w:cs="Times New Roman"/>
          <w:sz w:val="24"/>
          <w:szCs w:val="24"/>
        </w:rPr>
        <w:t>计算设计领域，</w:t>
      </w:r>
      <w:r w:rsidR="00007A6D" w:rsidRPr="00277CE6">
        <w:rPr>
          <w:rFonts w:ascii="Times New Roman" w:eastAsia="宋体" w:hAnsi="Times New Roman" w:cs="Times New Roman"/>
          <w:sz w:val="24"/>
          <w:szCs w:val="24"/>
        </w:rPr>
        <w:t>在氨基酸序列从头设计任务上</w:t>
      </w:r>
      <w:ins w:id="84" w:author="Luhua Lai" w:date="2022-06-01T22:23:00Z">
        <w:r w:rsidR="00C7744E">
          <w:rPr>
            <w:rFonts w:ascii="Times New Roman" w:eastAsia="宋体" w:hAnsi="Times New Roman" w:cs="Times New Roman" w:hint="eastAsia"/>
            <w:sz w:val="24"/>
            <w:szCs w:val="24"/>
          </w:rPr>
          <w:t>结合实验筛选</w:t>
        </w:r>
      </w:ins>
      <w:ins w:id="85" w:author="Luhua Lai" w:date="2022-06-01T22:22:00Z">
        <w:r w:rsidR="00C7744E">
          <w:rPr>
            <w:rFonts w:ascii="Times New Roman" w:eastAsia="宋体" w:hAnsi="Times New Roman" w:cs="Times New Roman" w:hint="eastAsia"/>
            <w:sz w:val="24"/>
            <w:szCs w:val="24"/>
          </w:rPr>
          <w:t>表现出较</w:t>
        </w:r>
      </w:ins>
      <w:del w:id="86" w:author="Luhua Lai" w:date="2022-06-01T22:22:00Z">
        <w:r w:rsidR="00007A6D" w:rsidRPr="00277CE6" w:rsidDel="00C7744E">
          <w:rPr>
            <w:rFonts w:ascii="Times New Roman" w:eastAsia="宋体" w:hAnsi="Times New Roman" w:cs="Times New Roman"/>
            <w:sz w:val="24"/>
            <w:szCs w:val="24"/>
          </w:rPr>
          <w:delText>具有极</w:delText>
        </w:r>
      </w:del>
      <w:r w:rsidR="00007A6D" w:rsidRPr="00277CE6">
        <w:rPr>
          <w:rFonts w:ascii="Times New Roman" w:eastAsia="宋体" w:hAnsi="Times New Roman" w:cs="Times New Roman"/>
          <w:sz w:val="24"/>
          <w:szCs w:val="24"/>
        </w:rPr>
        <w:t>高的成功率。</w:t>
      </w:r>
      <w:proofErr w:type="spellStart"/>
      <w:r w:rsidR="000D5B7D" w:rsidRPr="00277CE6">
        <w:rPr>
          <w:rFonts w:ascii="Times New Roman" w:eastAsia="宋体" w:hAnsi="Times New Roman" w:cs="Times New Roman"/>
          <w:sz w:val="24"/>
          <w:szCs w:val="24"/>
        </w:rPr>
        <w:t>Xiong</w:t>
      </w:r>
      <w:proofErr w:type="spellEnd"/>
      <w:r w:rsidR="00007A6D" w:rsidRPr="00277CE6">
        <w:rPr>
          <w:rFonts w:ascii="Times New Roman" w:eastAsia="宋体" w:hAnsi="Times New Roman" w:cs="Times New Roman"/>
          <w:sz w:val="24"/>
          <w:szCs w:val="24"/>
        </w:rPr>
        <w:t>等</w:t>
      </w:r>
      <w:r w:rsidR="00007A6D" w:rsidRPr="00277CE6">
        <w:rPr>
          <w:rFonts w:ascii="Times New Roman" w:eastAsia="宋体" w:hAnsi="Times New Roman" w:cs="Times New Roman"/>
          <w:sz w:val="24"/>
          <w:szCs w:val="24"/>
        </w:rPr>
        <w:fldChar w:fldCharType="begin"/>
      </w:r>
      <w:r w:rsidR="00007A6D" w:rsidRPr="00277CE6">
        <w:rPr>
          <w:rFonts w:ascii="Times New Roman" w:eastAsia="宋体" w:hAnsi="Times New Roman" w:cs="Times New Roman"/>
          <w:sz w:val="24"/>
          <w:szCs w:val="24"/>
        </w:rPr>
        <w:instrText xml:space="preserve"> ADDIN ZOTERO_ITEM CSL_CITATION {"citationID":"eoSX0s0o","properties":{"formattedCitation":"\\super 8\\nosupersub{}","plainCitation":"8","noteIndex":0},"citationItems":[{"id":235,"uris":["http://zotero.org/users/9340884/items/XRYFJHA9"],"itemData":{"id":235,"type":"article-journal","container-title":"Nature Communications","DOI":"10.1038/ncomms6330","ISSN":"2041-1723","issue":"1","journalAbbreviation":"Nat Commun","language":"en","page":"5330","source":"DOI.org (Crossref)","title":"Protein design with a comprehensive statistical energy function and boosted by experimental selection for foldability","volume":"5","author":[{"family":"Xiong","given":"Peng"},{"family":"Wang","given":"Meng"},{"family":"Zhou","given":"Xiaoqun"},{"family":"Zhang","given":"Tongchuan"},{"family":"Zhang","given":"Jiahai"},{"family":"Chen","given":"Quan"},{"family":"Liu","given":"Haiyan"}],"issued":{"date-parts":[["2014",12]]}}}],"schema":"https://github.com/citation-style-language/schema/raw/master/csl-citation.json"} </w:instrText>
      </w:r>
      <w:r w:rsidR="00007A6D" w:rsidRPr="00277CE6">
        <w:rPr>
          <w:rFonts w:ascii="Times New Roman" w:eastAsia="宋体" w:hAnsi="Times New Roman" w:cs="Times New Roman"/>
          <w:sz w:val="24"/>
          <w:szCs w:val="24"/>
        </w:rPr>
        <w:fldChar w:fldCharType="separate"/>
      </w:r>
      <w:r w:rsidR="00007A6D" w:rsidRPr="00277CE6">
        <w:rPr>
          <w:rFonts w:ascii="Times New Roman" w:hAnsi="Times New Roman" w:cs="Times New Roman"/>
          <w:kern w:val="0"/>
          <w:sz w:val="24"/>
          <w:szCs w:val="24"/>
          <w:vertAlign w:val="superscript"/>
        </w:rPr>
        <w:t>8</w:t>
      </w:r>
      <w:r w:rsidR="00007A6D" w:rsidRPr="00277CE6">
        <w:rPr>
          <w:rFonts w:ascii="Times New Roman" w:eastAsia="宋体" w:hAnsi="Times New Roman" w:cs="Times New Roman"/>
          <w:sz w:val="24"/>
          <w:szCs w:val="24"/>
        </w:rPr>
        <w:fldChar w:fldCharType="end"/>
      </w:r>
      <w:r w:rsidR="003458C6" w:rsidRPr="00277CE6">
        <w:rPr>
          <w:rFonts w:ascii="Times New Roman" w:eastAsia="宋体" w:hAnsi="Times New Roman" w:cs="Times New Roman"/>
          <w:sz w:val="24"/>
          <w:szCs w:val="24"/>
        </w:rPr>
        <w:t>建立了</w:t>
      </w:r>
      <w:r w:rsidR="00007A6D" w:rsidRPr="00277CE6">
        <w:rPr>
          <w:rFonts w:ascii="Times New Roman" w:eastAsia="宋体" w:hAnsi="Times New Roman" w:cs="Times New Roman"/>
          <w:sz w:val="24"/>
          <w:szCs w:val="24"/>
        </w:rPr>
        <w:t>ABACUS</w:t>
      </w:r>
      <w:r w:rsidR="00007A6D" w:rsidRPr="00277CE6">
        <w:rPr>
          <w:rFonts w:ascii="Times New Roman" w:eastAsia="宋体" w:hAnsi="Times New Roman" w:cs="Times New Roman"/>
          <w:sz w:val="24"/>
          <w:szCs w:val="24"/>
        </w:rPr>
        <w:t>统计能量函数，</w:t>
      </w:r>
      <w:r w:rsidR="00601FC5" w:rsidRPr="00277CE6">
        <w:rPr>
          <w:rFonts w:ascii="Times New Roman" w:eastAsia="宋体" w:hAnsi="Times New Roman" w:cs="Times New Roman"/>
          <w:sz w:val="24"/>
          <w:szCs w:val="24"/>
        </w:rPr>
        <w:t>并</w:t>
      </w:r>
      <w:r w:rsidR="008D61B5" w:rsidRPr="00277CE6">
        <w:rPr>
          <w:rFonts w:ascii="Times New Roman" w:eastAsia="宋体" w:hAnsi="Times New Roman" w:cs="Times New Roman"/>
          <w:sz w:val="24"/>
          <w:szCs w:val="24"/>
        </w:rPr>
        <w:t>通过实验验证了基于</w:t>
      </w:r>
      <w:r w:rsidR="008D61B5" w:rsidRPr="00277CE6">
        <w:rPr>
          <w:rFonts w:ascii="Times New Roman" w:eastAsia="宋体" w:hAnsi="Times New Roman" w:cs="Times New Roman"/>
          <w:sz w:val="24"/>
          <w:szCs w:val="24"/>
        </w:rPr>
        <w:t>ABACUS</w:t>
      </w:r>
      <w:r w:rsidR="008D61B5" w:rsidRPr="00277CE6">
        <w:rPr>
          <w:rFonts w:ascii="Times New Roman" w:eastAsia="宋体" w:hAnsi="Times New Roman" w:cs="Times New Roman"/>
          <w:sz w:val="24"/>
          <w:szCs w:val="24"/>
        </w:rPr>
        <w:t>的蛋白质计算设计可以得到远超天然蛋白质的热稳定性的人工蛋白质。</w:t>
      </w:r>
      <w:r w:rsidR="00127D5A" w:rsidRPr="00277CE6">
        <w:rPr>
          <w:rFonts w:ascii="Times New Roman" w:eastAsia="宋体" w:hAnsi="Times New Roman" w:cs="Times New Roman"/>
          <w:sz w:val="24"/>
          <w:szCs w:val="24"/>
        </w:rPr>
        <w:t>能量函数中</w:t>
      </w:r>
      <w:r w:rsidR="001C2D61" w:rsidRPr="00277CE6">
        <w:rPr>
          <w:rFonts w:ascii="Times New Roman" w:eastAsia="宋体" w:hAnsi="Times New Roman" w:cs="Times New Roman"/>
          <w:sz w:val="24"/>
          <w:szCs w:val="24"/>
        </w:rPr>
        <w:t>拟合得到的</w:t>
      </w:r>
      <w:r w:rsidR="00127D5A" w:rsidRPr="00277CE6">
        <w:rPr>
          <w:rFonts w:ascii="Times New Roman" w:eastAsia="宋体" w:hAnsi="Times New Roman" w:cs="Times New Roman"/>
          <w:sz w:val="24"/>
          <w:szCs w:val="24"/>
        </w:rPr>
        <w:t>各能量项</w:t>
      </w:r>
      <w:r w:rsidR="00772AC4" w:rsidRPr="00277CE6">
        <w:rPr>
          <w:rFonts w:ascii="Times New Roman" w:eastAsia="宋体" w:hAnsi="Times New Roman" w:cs="Times New Roman"/>
          <w:sz w:val="24"/>
          <w:szCs w:val="24"/>
        </w:rPr>
        <w:t>主要分为物理能量项和统计能量项</w:t>
      </w:r>
      <w:r w:rsidR="001C2D61" w:rsidRPr="00277CE6">
        <w:rPr>
          <w:rFonts w:ascii="Times New Roman" w:eastAsia="宋体" w:hAnsi="Times New Roman" w:cs="Times New Roman"/>
          <w:sz w:val="24"/>
          <w:szCs w:val="24"/>
        </w:rPr>
        <w:t>两类</w:t>
      </w:r>
      <w:r w:rsidR="00772AC4" w:rsidRPr="00277CE6">
        <w:rPr>
          <w:rFonts w:ascii="Times New Roman" w:eastAsia="宋体" w:hAnsi="Times New Roman" w:cs="Times New Roman"/>
          <w:sz w:val="24"/>
          <w:szCs w:val="24"/>
        </w:rPr>
        <w:t>，</w:t>
      </w:r>
      <w:r w:rsidR="001C2D61" w:rsidRPr="00277CE6">
        <w:rPr>
          <w:rFonts w:ascii="Times New Roman" w:eastAsia="宋体" w:hAnsi="Times New Roman" w:cs="Times New Roman"/>
          <w:sz w:val="24"/>
          <w:szCs w:val="24"/>
        </w:rPr>
        <w:t>例如</w:t>
      </w:r>
      <w:r w:rsidR="001C2D61" w:rsidRPr="00277CE6">
        <w:rPr>
          <w:rFonts w:ascii="Times New Roman" w:eastAsia="宋体" w:hAnsi="Times New Roman" w:cs="Times New Roman"/>
          <w:sz w:val="24"/>
          <w:szCs w:val="24"/>
        </w:rPr>
        <w:t>Rosetta</w:t>
      </w:r>
      <w:r w:rsidR="001C2D61" w:rsidRPr="00277CE6">
        <w:rPr>
          <w:rFonts w:ascii="Times New Roman" w:eastAsia="宋体" w:hAnsi="Times New Roman" w:cs="Times New Roman"/>
          <w:sz w:val="24"/>
          <w:szCs w:val="24"/>
        </w:rPr>
        <w:t>使用物理方法对</w:t>
      </w:r>
      <w:r w:rsidR="00D234A6" w:rsidRPr="00277CE6">
        <w:rPr>
          <w:rFonts w:ascii="Times New Roman" w:eastAsia="宋体" w:hAnsi="Times New Roman" w:cs="Times New Roman"/>
          <w:sz w:val="24"/>
          <w:szCs w:val="24"/>
        </w:rPr>
        <w:t>范德华相互作用、静电相互作用、溶剂化作用和氢键相</w:t>
      </w:r>
      <w:r w:rsidR="00D234A6" w:rsidRPr="00277CE6">
        <w:rPr>
          <w:rFonts w:ascii="Times New Roman" w:eastAsia="宋体" w:hAnsi="Times New Roman" w:cs="Times New Roman"/>
          <w:sz w:val="24"/>
          <w:szCs w:val="24"/>
        </w:rPr>
        <w:lastRenderedPageBreak/>
        <w:t>互作用的势函数进行拟合和线性组合</w:t>
      </w:r>
      <w:r w:rsidR="003D0894" w:rsidRPr="00277CE6">
        <w:rPr>
          <w:rFonts w:ascii="Times New Roman" w:eastAsia="宋体" w:hAnsi="Times New Roman" w:cs="Times New Roman"/>
          <w:sz w:val="24"/>
          <w:szCs w:val="24"/>
        </w:rPr>
        <w:t>，</w:t>
      </w:r>
      <w:r w:rsidR="00D234A6" w:rsidRPr="00277CE6">
        <w:rPr>
          <w:rFonts w:ascii="Times New Roman" w:eastAsia="宋体" w:hAnsi="Times New Roman" w:cs="Times New Roman"/>
          <w:sz w:val="24"/>
          <w:szCs w:val="24"/>
        </w:rPr>
        <w:t>而</w:t>
      </w:r>
      <w:r w:rsidR="00D234A6" w:rsidRPr="00277CE6">
        <w:rPr>
          <w:rFonts w:ascii="Times New Roman" w:eastAsia="宋体" w:hAnsi="Times New Roman" w:cs="Times New Roman"/>
          <w:sz w:val="24"/>
          <w:szCs w:val="24"/>
        </w:rPr>
        <w:t>ABACUS</w:t>
      </w:r>
      <w:r w:rsidR="00D234A6" w:rsidRPr="00277CE6">
        <w:rPr>
          <w:rFonts w:ascii="Times New Roman" w:eastAsia="宋体" w:hAnsi="Times New Roman" w:cs="Times New Roman"/>
          <w:sz w:val="24"/>
          <w:szCs w:val="24"/>
        </w:rPr>
        <w:t>通过对天然蛋白的侧链构象和原子距离等进行统计，把不同的结构特征进行组合，</w:t>
      </w:r>
      <w:r w:rsidR="00A41D14" w:rsidRPr="00277CE6">
        <w:rPr>
          <w:rFonts w:ascii="Times New Roman" w:eastAsia="宋体" w:hAnsi="Times New Roman" w:cs="Times New Roman"/>
          <w:sz w:val="24"/>
          <w:szCs w:val="24"/>
        </w:rPr>
        <w:t>根据玻尔兹曼分布（</w:t>
      </w:r>
      <w:r w:rsidR="00A41D14" w:rsidRPr="00277CE6">
        <w:rPr>
          <w:rFonts w:ascii="Times New Roman" w:eastAsia="宋体" w:hAnsi="Times New Roman" w:cs="Times New Roman"/>
          <w:sz w:val="24"/>
          <w:szCs w:val="24"/>
        </w:rPr>
        <w:t xml:space="preserve">Boltzmann </w:t>
      </w:r>
      <w:r w:rsidR="00F7642B" w:rsidRPr="00277CE6">
        <w:rPr>
          <w:rFonts w:ascii="Times New Roman" w:eastAsia="宋体" w:hAnsi="Times New Roman" w:cs="Times New Roman"/>
          <w:sz w:val="24"/>
          <w:szCs w:val="24"/>
        </w:rPr>
        <w:t>D</w:t>
      </w:r>
      <w:r w:rsidR="00A41D14" w:rsidRPr="00277CE6">
        <w:rPr>
          <w:rFonts w:ascii="Times New Roman" w:eastAsia="宋体" w:hAnsi="Times New Roman" w:cs="Times New Roman"/>
          <w:sz w:val="24"/>
          <w:szCs w:val="24"/>
        </w:rPr>
        <w:t>istribution</w:t>
      </w:r>
      <w:r w:rsidR="00A41D14" w:rsidRPr="00277CE6">
        <w:rPr>
          <w:rFonts w:ascii="Times New Roman" w:eastAsia="宋体" w:hAnsi="Times New Roman" w:cs="Times New Roman"/>
          <w:sz w:val="24"/>
          <w:szCs w:val="24"/>
        </w:rPr>
        <w:t>）</w:t>
      </w:r>
    </w:p>
    <w:p w14:paraId="1604CEEE" w14:textId="77777777" w:rsidR="00A41D14" w:rsidRPr="00277CE6" w:rsidRDefault="00F01CB0" w:rsidP="00A41D14">
      <w:pPr>
        <w:spacing w:line="300" w:lineRule="auto"/>
        <w:rPr>
          <w:rFonts w:ascii="Times New Roman" w:eastAsia="宋体" w:hAnsi="Times New Roman" w:cs="Times New Roman"/>
          <w:i/>
          <w:sz w:val="24"/>
          <w:szCs w:val="24"/>
        </w:rPr>
      </w:pPr>
      <m:oMathPara>
        <m:oMath>
          <m:r>
            <w:rPr>
              <w:rFonts w:ascii="Cambria Math" w:eastAsia="宋体" w:hAnsi="Cambria Math" w:cs="Times New Roman"/>
              <w:sz w:val="24"/>
              <w:szCs w:val="24"/>
            </w:rPr>
            <m:t>P</m:t>
          </m:r>
          <m:d>
            <m:dPr>
              <m:ctrlPr>
                <w:rPr>
                  <w:rFonts w:ascii="Cambria Math" w:eastAsia="宋体" w:hAnsi="Cambria Math" w:cs="Times New Roman"/>
                  <w:i/>
                  <w:sz w:val="24"/>
                  <w:szCs w:val="24"/>
                </w:rPr>
              </m:ctrlPr>
            </m:dPr>
            <m:e>
              <m:r>
                <w:rPr>
                  <w:rFonts w:ascii="Cambria Math" w:eastAsia="宋体" w:hAnsi="Cambria Math" w:cs="Times New Roman"/>
                  <w:sz w:val="24"/>
                  <w:szCs w:val="24"/>
                </w:rPr>
                <m:t>r</m:t>
              </m:r>
            </m:e>
          </m:d>
          <m:r>
            <w:rPr>
              <w:rFonts w:ascii="Cambria Math" w:eastAsia="宋体" w:hAnsi="Cambria Math" w:cs="Times New Roman"/>
              <w:sz w:val="24"/>
              <w:szCs w:val="24"/>
            </w:rPr>
            <m:t>∝</m:t>
          </m:r>
          <m:r>
            <m:rPr>
              <m:sty m:val="p"/>
            </m:rPr>
            <w:rPr>
              <w:rFonts w:ascii="Cambria Math" w:eastAsia="宋体" w:hAnsi="Cambria Math" w:cs="Times New Roman"/>
              <w:sz w:val="24"/>
              <w:szCs w:val="24"/>
            </w:rPr>
            <m:t>exp</m:t>
          </m:r>
          <m:d>
            <m:dPr>
              <m:ctrlPr>
                <w:rPr>
                  <w:rFonts w:ascii="Cambria Math" w:eastAsia="宋体" w:hAnsi="Cambria Math" w:cs="Times New Roman"/>
                  <w:i/>
                  <w:sz w:val="24"/>
                  <w:szCs w:val="24"/>
                </w:rPr>
              </m:ctrlPr>
            </m:dPr>
            <m:e>
              <m:r>
                <w:rPr>
                  <w:rFonts w:ascii="Cambria Math" w:eastAsia="宋体" w:hAnsi="Cambria Math" w:cs="Times New Roman"/>
                  <w:sz w:val="24"/>
                  <w:szCs w:val="24"/>
                </w:rPr>
                <m:t>-</m:t>
              </m:r>
              <m:f>
                <m:fPr>
                  <m:ctrlPr>
                    <w:rPr>
                      <w:rFonts w:ascii="Cambria Math" w:eastAsia="宋体" w:hAnsi="Cambria Math" w:cs="Times New Roman"/>
                      <w:i/>
                      <w:sz w:val="24"/>
                      <w:szCs w:val="24"/>
                    </w:rPr>
                  </m:ctrlPr>
                </m:fPr>
                <m:num>
                  <m:r>
                    <w:rPr>
                      <w:rFonts w:ascii="Cambria Math" w:eastAsia="宋体" w:hAnsi="Cambria Math" w:cs="Times New Roman"/>
                      <w:sz w:val="24"/>
                      <w:szCs w:val="24"/>
                    </w:rPr>
                    <m:t>E</m:t>
                  </m:r>
                  <m:d>
                    <m:dPr>
                      <m:ctrlPr>
                        <w:rPr>
                          <w:rFonts w:ascii="Cambria Math" w:eastAsia="宋体" w:hAnsi="Cambria Math" w:cs="Times New Roman"/>
                          <w:i/>
                          <w:sz w:val="24"/>
                          <w:szCs w:val="24"/>
                        </w:rPr>
                      </m:ctrlPr>
                    </m:dPr>
                    <m:e>
                      <m:r>
                        <w:rPr>
                          <w:rFonts w:ascii="Cambria Math" w:eastAsia="宋体" w:hAnsi="Cambria Math" w:cs="Times New Roman"/>
                          <w:sz w:val="24"/>
                          <w:szCs w:val="24"/>
                        </w:rPr>
                        <m:t>r</m:t>
                      </m:r>
                    </m:e>
                  </m:d>
                </m:num>
                <m:den>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k</m:t>
                      </m:r>
                    </m:e>
                    <m:sub>
                      <m:r>
                        <w:rPr>
                          <w:rFonts w:ascii="Cambria Math" w:eastAsia="宋体" w:hAnsi="Cambria Math" w:cs="Times New Roman"/>
                          <w:sz w:val="24"/>
                          <w:szCs w:val="24"/>
                        </w:rPr>
                        <m:t>B</m:t>
                      </m:r>
                    </m:sub>
                  </m:sSub>
                  <m:r>
                    <w:rPr>
                      <w:rFonts w:ascii="Cambria Math" w:eastAsia="宋体" w:hAnsi="Cambria Math" w:cs="Times New Roman"/>
                      <w:sz w:val="24"/>
                      <w:szCs w:val="24"/>
                    </w:rPr>
                    <m:t>T</m:t>
                  </m:r>
                </m:den>
              </m:f>
            </m:e>
          </m:d>
        </m:oMath>
      </m:oMathPara>
    </w:p>
    <w:p w14:paraId="64955574" w14:textId="76C6BFBF" w:rsidR="00514630" w:rsidRPr="00277CE6" w:rsidRDefault="00A41D14" w:rsidP="00A41D14">
      <w:pPr>
        <w:spacing w:line="300" w:lineRule="auto"/>
        <w:rPr>
          <w:rFonts w:ascii="Times New Roman" w:eastAsia="宋体" w:hAnsi="Times New Roman" w:cs="Times New Roman"/>
          <w:sz w:val="24"/>
          <w:szCs w:val="24"/>
        </w:rPr>
      </w:pPr>
      <w:r w:rsidRPr="00277CE6">
        <w:rPr>
          <w:rFonts w:ascii="Times New Roman" w:eastAsia="宋体" w:hAnsi="Times New Roman" w:cs="Times New Roman"/>
          <w:sz w:val="24"/>
          <w:szCs w:val="24"/>
        </w:rPr>
        <w:t>从</w:t>
      </w:r>
      <w:r w:rsidR="00D234A6" w:rsidRPr="00277CE6">
        <w:rPr>
          <w:rFonts w:ascii="Times New Roman" w:eastAsia="宋体" w:hAnsi="Times New Roman" w:cs="Times New Roman"/>
          <w:sz w:val="24"/>
          <w:szCs w:val="24"/>
        </w:rPr>
        <w:t>统计热力学的角度</w:t>
      </w:r>
      <w:r w:rsidRPr="00277CE6">
        <w:rPr>
          <w:rFonts w:ascii="Times New Roman" w:eastAsia="宋体" w:hAnsi="Times New Roman" w:cs="Times New Roman"/>
          <w:sz w:val="24"/>
          <w:szCs w:val="24"/>
        </w:rPr>
        <w:t>由统计得到的概率分布</w:t>
      </w:r>
      <m:oMath>
        <m:r>
          <w:rPr>
            <w:rFonts w:ascii="Cambria Math" w:eastAsia="宋体" w:hAnsi="Cambria Math" w:cs="Times New Roman"/>
            <w:sz w:val="24"/>
            <w:szCs w:val="24"/>
          </w:rPr>
          <m:t>P</m:t>
        </m:r>
        <m:d>
          <m:dPr>
            <m:ctrlPr>
              <w:rPr>
                <w:rFonts w:ascii="Cambria Math" w:eastAsia="宋体" w:hAnsi="Cambria Math" w:cs="Times New Roman"/>
                <w:i/>
                <w:sz w:val="24"/>
                <w:szCs w:val="24"/>
              </w:rPr>
            </m:ctrlPr>
          </m:dPr>
          <m:e>
            <m:r>
              <w:rPr>
                <w:rFonts w:ascii="Cambria Math" w:eastAsia="宋体" w:hAnsi="Cambria Math" w:cs="Times New Roman"/>
                <w:sz w:val="24"/>
                <w:szCs w:val="24"/>
              </w:rPr>
              <m:t>r</m:t>
            </m:r>
          </m:e>
        </m:d>
      </m:oMath>
      <w:r w:rsidRPr="00277CE6">
        <w:rPr>
          <w:rFonts w:ascii="Times New Roman" w:eastAsia="宋体" w:hAnsi="Times New Roman" w:cs="Times New Roman"/>
          <w:sz w:val="24"/>
          <w:szCs w:val="24"/>
        </w:rPr>
        <w:t>得到能量分布</w:t>
      </w:r>
      <m:oMath>
        <m:r>
          <w:rPr>
            <w:rFonts w:ascii="Cambria Math" w:eastAsia="宋体" w:hAnsi="Cambria Math" w:cs="Times New Roman"/>
            <w:sz w:val="24"/>
            <w:szCs w:val="24"/>
          </w:rPr>
          <m:t>E</m:t>
        </m:r>
        <m:d>
          <m:dPr>
            <m:ctrlPr>
              <w:rPr>
                <w:rFonts w:ascii="Cambria Math" w:eastAsia="宋体" w:hAnsi="Cambria Math" w:cs="Times New Roman"/>
                <w:i/>
                <w:sz w:val="24"/>
                <w:szCs w:val="24"/>
              </w:rPr>
            </m:ctrlPr>
          </m:dPr>
          <m:e>
            <m:r>
              <w:rPr>
                <w:rFonts w:ascii="Cambria Math" w:eastAsia="宋体" w:hAnsi="Cambria Math" w:cs="Times New Roman"/>
                <w:sz w:val="24"/>
                <w:szCs w:val="24"/>
              </w:rPr>
              <m:t>r</m:t>
            </m:r>
          </m:e>
        </m:d>
      </m:oMath>
      <w:r w:rsidRPr="00277CE6">
        <w:rPr>
          <w:rFonts w:ascii="Times New Roman" w:eastAsia="宋体" w:hAnsi="Times New Roman" w:cs="Times New Roman"/>
          <w:sz w:val="24"/>
          <w:szCs w:val="24"/>
        </w:rPr>
        <w:t>，其中</w:t>
      </w:r>
      <m:oMath>
        <m:r>
          <w:rPr>
            <w:rFonts w:ascii="Cambria Math" w:eastAsia="宋体" w:hAnsi="Cambria Math" w:cs="Times New Roman"/>
            <w:sz w:val="24"/>
            <w:szCs w:val="24"/>
          </w:rPr>
          <m:t>r</m:t>
        </m:r>
      </m:oMath>
      <w:r w:rsidRPr="00277CE6">
        <w:rPr>
          <w:rFonts w:ascii="Times New Roman" w:eastAsia="宋体" w:hAnsi="Times New Roman" w:cs="Times New Roman"/>
          <w:sz w:val="24"/>
          <w:szCs w:val="24"/>
        </w:rPr>
        <w:t>为微观状态的坐标。</w:t>
      </w:r>
    </w:p>
    <w:p w14:paraId="02D78FB8" w14:textId="25237842" w:rsidR="00A41D14" w:rsidRPr="00277CE6" w:rsidRDefault="00A41D14" w:rsidP="00A41D14">
      <w:pPr>
        <w:spacing w:line="300" w:lineRule="auto"/>
        <w:ind w:firstLineChars="200" w:firstLine="480"/>
        <w:rPr>
          <w:rFonts w:ascii="Times New Roman" w:eastAsia="宋体" w:hAnsi="Times New Roman" w:cs="Times New Roman"/>
          <w:sz w:val="24"/>
          <w:szCs w:val="24"/>
        </w:rPr>
      </w:pPr>
      <w:r w:rsidRPr="00277CE6">
        <w:rPr>
          <w:rFonts w:ascii="Times New Roman" w:eastAsia="宋体" w:hAnsi="Times New Roman" w:cs="Times New Roman"/>
          <w:sz w:val="24"/>
          <w:szCs w:val="24"/>
        </w:rPr>
        <w:t>随着计算机技术的</w:t>
      </w:r>
      <w:r w:rsidR="003D0894" w:rsidRPr="00277CE6">
        <w:rPr>
          <w:rFonts w:ascii="Times New Roman" w:eastAsia="宋体" w:hAnsi="Times New Roman" w:cs="Times New Roman"/>
          <w:sz w:val="24"/>
          <w:szCs w:val="24"/>
        </w:rPr>
        <w:t>进步</w:t>
      </w:r>
      <w:r w:rsidRPr="00277CE6">
        <w:rPr>
          <w:rFonts w:ascii="Times New Roman" w:eastAsia="宋体" w:hAnsi="Times New Roman" w:cs="Times New Roman"/>
          <w:sz w:val="24"/>
          <w:szCs w:val="24"/>
        </w:rPr>
        <w:t>，人工智能（</w:t>
      </w:r>
      <w:r w:rsidRPr="00277CE6">
        <w:rPr>
          <w:rFonts w:ascii="Times New Roman" w:eastAsia="宋体" w:hAnsi="Times New Roman" w:cs="Times New Roman"/>
          <w:sz w:val="24"/>
          <w:szCs w:val="24"/>
        </w:rPr>
        <w:t>Artificial Intelligence, AI</w:t>
      </w:r>
      <w:r w:rsidRPr="00277CE6">
        <w:rPr>
          <w:rFonts w:ascii="Times New Roman" w:eastAsia="宋体" w:hAnsi="Times New Roman" w:cs="Times New Roman"/>
          <w:sz w:val="24"/>
          <w:szCs w:val="24"/>
        </w:rPr>
        <w:t>）</w:t>
      </w:r>
      <w:r w:rsidR="00F7642B" w:rsidRPr="00277CE6">
        <w:rPr>
          <w:rFonts w:ascii="Times New Roman" w:eastAsia="宋体" w:hAnsi="Times New Roman" w:cs="Times New Roman"/>
          <w:sz w:val="24"/>
          <w:szCs w:val="24"/>
        </w:rPr>
        <w:t>技术和深度神经网络（</w:t>
      </w:r>
      <w:r w:rsidR="00F7642B" w:rsidRPr="00277CE6">
        <w:rPr>
          <w:rFonts w:ascii="Times New Roman" w:eastAsia="宋体" w:hAnsi="Times New Roman" w:cs="Times New Roman"/>
          <w:sz w:val="24"/>
          <w:szCs w:val="24"/>
        </w:rPr>
        <w:t>Deep Neural Network, DNN</w:t>
      </w:r>
      <w:r w:rsidR="00F7642B" w:rsidRPr="00277CE6">
        <w:rPr>
          <w:rFonts w:ascii="Times New Roman" w:eastAsia="宋体" w:hAnsi="Times New Roman" w:cs="Times New Roman"/>
          <w:sz w:val="24"/>
          <w:szCs w:val="24"/>
        </w:rPr>
        <w:t>）的发展</w:t>
      </w:r>
      <w:r w:rsidR="003D0894" w:rsidRPr="00277CE6">
        <w:rPr>
          <w:rFonts w:ascii="Times New Roman" w:eastAsia="宋体" w:hAnsi="Times New Roman" w:cs="Times New Roman"/>
          <w:sz w:val="24"/>
          <w:szCs w:val="24"/>
        </w:rPr>
        <w:t>为蛋白质计算设计的能量函数拟合和</w:t>
      </w:r>
      <w:r w:rsidR="002C7FFA" w:rsidRPr="00277CE6">
        <w:rPr>
          <w:rFonts w:ascii="Times New Roman" w:eastAsia="宋体" w:hAnsi="Times New Roman" w:cs="Times New Roman"/>
          <w:sz w:val="24"/>
          <w:szCs w:val="24"/>
        </w:rPr>
        <w:t>能量优化过程</w:t>
      </w:r>
      <w:r w:rsidR="003D0894" w:rsidRPr="00277CE6">
        <w:rPr>
          <w:rFonts w:ascii="Times New Roman" w:eastAsia="宋体" w:hAnsi="Times New Roman" w:cs="Times New Roman"/>
          <w:sz w:val="24"/>
          <w:szCs w:val="24"/>
        </w:rPr>
        <w:t>提供了全新的途径</w:t>
      </w:r>
      <w:r w:rsidR="002C7FFA" w:rsidRPr="00277CE6">
        <w:rPr>
          <w:rFonts w:ascii="Times New Roman" w:eastAsia="宋体" w:hAnsi="Times New Roman" w:cs="Times New Roman"/>
          <w:sz w:val="24"/>
          <w:szCs w:val="24"/>
        </w:rPr>
        <w:t>。</w:t>
      </w:r>
      <w:r w:rsidR="00D435BD" w:rsidRPr="00277CE6">
        <w:rPr>
          <w:rFonts w:ascii="Times New Roman" w:eastAsia="宋体" w:hAnsi="Times New Roman" w:cs="Times New Roman"/>
          <w:sz w:val="24"/>
          <w:szCs w:val="24"/>
        </w:rPr>
        <w:t>例如，</w:t>
      </w:r>
      <w:r w:rsidR="000D5B7D" w:rsidRPr="00277CE6">
        <w:rPr>
          <w:rFonts w:ascii="Times New Roman" w:eastAsia="宋体" w:hAnsi="Times New Roman" w:cs="Times New Roman"/>
          <w:sz w:val="24"/>
          <w:szCs w:val="24"/>
        </w:rPr>
        <w:t>Huang</w:t>
      </w:r>
      <w:r w:rsidR="00D435BD" w:rsidRPr="00277CE6">
        <w:rPr>
          <w:rFonts w:ascii="Times New Roman" w:eastAsia="宋体" w:hAnsi="Times New Roman" w:cs="Times New Roman"/>
          <w:sz w:val="24"/>
          <w:szCs w:val="24"/>
        </w:rPr>
        <w:t>等</w:t>
      </w:r>
      <w:r w:rsidR="00D435BD" w:rsidRPr="00277CE6">
        <w:rPr>
          <w:rFonts w:ascii="Times New Roman" w:eastAsia="宋体" w:hAnsi="Times New Roman" w:cs="Times New Roman"/>
          <w:sz w:val="24"/>
          <w:szCs w:val="24"/>
        </w:rPr>
        <w:fldChar w:fldCharType="begin"/>
      </w:r>
      <w:r w:rsidR="00D435BD" w:rsidRPr="00277CE6">
        <w:rPr>
          <w:rFonts w:ascii="Times New Roman" w:eastAsia="宋体" w:hAnsi="Times New Roman" w:cs="Times New Roman"/>
          <w:sz w:val="24"/>
          <w:szCs w:val="24"/>
        </w:rPr>
        <w:instrText xml:space="preserve"> ADDIN ZOTERO_ITEM CSL_CITATION {"citationID":"qXaLnZVL","properties":{"formattedCitation":"\\super 9\\nosupersub{}","plainCitation":"9","noteIndex":0},"citationItems":[{"id":10,"uris":["http://zotero.org/users/9340884/items/9G3ZBZME"],"itemData":{"id":10,"type":"article-journal","container-title":"Nature","DOI":"10.1038/s41586-021-04383-5","ISSN":"0028-0836, 1476-4687","issue":"7897","journalAbbreviation":"Nature","language":"en","page":"523-528","source":"DOI.org (Crossref)","title":"A backbone-centred energy function of neural networks for protein design","volume":"602","author":[{"family":"Huang","given":"Bin"},{"family":"Xu","given":"Yang"},{"family":"Hu","given":"Xiuhong"},{"family":"Liu","given":"Yongrui"},{"family":"Liao","given":"Shanhui"},{"family":"Zhang","given":"Jiahai"},{"family":"Huang","given":"Chengdong"},{"family":"Hong","given":"Jingjun"},{"family":"Chen","given":"Quan"},{"family":"Liu","given":"Haiyan"}],"issued":{"date-parts":[["2022",2,17]]}}}],"schema":"https://github.com/citation-style-language/schema/raw/master/csl-citation.json"} </w:instrText>
      </w:r>
      <w:r w:rsidR="00D435BD" w:rsidRPr="00277CE6">
        <w:rPr>
          <w:rFonts w:ascii="Times New Roman" w:eastAsia="宋体" w:hAnsi="Times New Roman" w:cs="Times New Roman"/>
          <w:sz w:val="24"/>
          <w:szCs w:val="24"/>
        </w:rPr>
        <w:fldChar w:fldCharType="separate"/>
      </w:r>
      <w:r w:rsidR="00D435BD" w:rsidRPr="00277CE6">
        <w:rPr>
          <w:rFonts w:ascii="Times New Roman" w:hAnsi="Times New Roman" w:cs="Times New Roman"/>
          <w:kern w:val="0"/>
          <w:sz w:val="24"/>
          <w:szCs w:val="24"/>
          <w:vertAlign w:val="superscript"/>
        </w:rPr>
        <w:t>9</w:t>
      </w:r>
      <w:r w:rsidR="00D435BD" w:rsidRPr="00277CE6">
        <w:rPr>
          <w:rFonts w:ascii="Times New Roman" w:eastAsia="宋体" w:hAnsi="Times New Roman" w:cs="Times New Roman"/>
          <w:sz w:val="24"/>
          <w:szCs w:val="24"/>
        </w:rPr>
        <w:fldChar w:fldCharType="end"/>
      </w:r>
      <w:r w:rsidR="00D435BD" w:rsidRPr="00277CE6">
        <w:rPr>
          <w:rFonts w:ascii="Times New Roman" w:eastAsia="宋体" w:hAnsi="Times New Roman" w:cs="Times New Roman"/>
          <w:sz w:val="24"/>
          <w:szCs w:val="24"/>
        </w:rPr>
        <w:t>提出的</w:t>
      </w:r>
      <w:r w:rsidR="00D435BD" w:rsidRPr="00277CE6">
        <w:rPr>
          <w:rFonts w:ascii="Times New Roman" w:eastAsia="宋体" w:hAnsi="Times New Roman" w:cs="Times New Roman"/>
          <w:sz w:val="24"/>
          <w:szCs w:val="24"/>
        </w:rPr>
        <w:t>SCUBA</w:t>
      </w:r>
      <w:r w:rsidR="00D435BD" w:rsidRPr="00277CE6">
        <w:rPr>
          <w:rFonts w:ascii="Times New Roman" w:eastAsia="宋体" w:hAnsi="Times New Roman" w:cs="Times New Roman"/>
          <w:sz w:val="24"/>
          <w:szCs w:val="24"/>
        </w:rPr>
        <w:t>（</w:t>
      </w:r>
      <w:r w:rsidR="00D435BD" w:rsidRPr="00277CE6">
        <w:rPr>
          <w:rFonts w:ascii="Times New Roman" w:eastAsia="宋体" w:hAnsi="Times New Roman" w:cs="Times New Roman"/>
          <w:sz w:val="24"/>
          <w:szCs w:val="24"/>
        </w:rPr>
        <w:t>Side Chain Unspecialized Backbone Arrangement</w:t>
      </w:r>
      <w:r w:rsidR="00D435BD" w:rsidRPr="00277CE6">
        <w:rPr>
          <w:rFonts w:ascii="Times New Roman" w:eastAsia="宋体" w:hAnsi="Times New Roman" w:cs="Times New Roman"/>
          <w:sz w:val="24"/>
          <w:szCs w:val="24"/>
        </w:rPr>
        <w:t>）模型使用神经网络对</w:t>
      </w:r>
      <w:r w:rsidR="004C4FCB" w:rsidRPr="00277CE6">
        <w:rPr>
          <w:rFonts w:ascii="Times New Roman" w:eastAsia="宋体" w:hAnsi="Times New Roman" w:cs="Times New Roman"/>
          <w:sz w:val="24"/>
          <w:szCs w:val="24"/>
        </w:rPr>
        <w:t>各能量项进行拟合，</w:t>
      </w:r>
      <w:r w:rsidR="00E90D20" w:rsidRPr="00277CE6">
        <w:rPr>
          <w:rFonts w:ascii="Times New Roman" w:eastAsia="宋体" w:hAnsi="Times New Roman" w:cs="Times New Roman"/>
          <w:sz w:val="24"/>
          <w:szCs w:val="24"/>
        </w:rPr>
        <w:t>高效率</w:t>
      </w:r>
      <w:r w:rsidR="00465DBE" w:rsidRPr="00277CE6">
        <w:rPr>
          <w:rFonts w:ascii="Times New Roman" w:eastAsia="宋体" w:hAnsi="Times New Roman" w:cs="Times New Roman"/>
          <w:sz w:val="24"/>
          <w:szCs w:val="24"/>
        </w:rPr>
        <w:t>地</w:t>
      </w:r>
      <w:r w:rsidR="006F6B43" w:rsidRPr="00277CE6">
        <w:rPr>
          <w:rFonts w:ascii="Times New Roman" w:eastAsia="宋体" w:hAnsi="Times New Roman" w:cs="Times New Roman"/>
          <w:sz w:val="24"/>
          <w:szCs w:val="24"/>
        </w:rPr>
        <w:t>实现</w:t>
      </w:r>
      <w:r w:rsidR="00F50BFA" w:rsidRPr="00277CE6">
        <w:rPr>
          <w:rFonts w:ascii="Times New Roman" w:eastAsia="宋体" w:hAnsi="Times New Roman" w:cs="Times New Roman"/>
          <w:sz w:val="24"/>
          <w:szCs w:val="24"/>
        </w:rPr>
        <w:t>了</w:t>
      </w:r>
      <w:r w:rsidR="00E90D20" w:rsidRPr="00277CE6">
        <w:rPr>
          <w:rFonts w:ascii="Times New Roman" w:eastAsia="宋体" w:hAnsi="Times New Roman" w:cs="Times New Roman"/>
          <w:sz w:val="24"/>
          <w:szCs w:val="24"/>
        </w:rPr>
        <w:t>较高</w:t>
      </w:r>
      <w:r w:rsidR="005C195A" w:rsidRPr="00277CE6">
        <w:rPr>
          <w:rFonts w:ascii="Times New Roman" w:eastAsia="宋体" w:hAnsi="Times New Roman" w:cs="Times New Roman"/>
          <w:sz w:val="24"/>
          <w:szCs w:val="24"/>
        </w:rPr>
        <w:t>的</w:t>
      </w:r>
      <w:r w:rsidR="00624C3F" w:rsidRPr="00277CE6">
        <w:rPr>
          <w:rFonts w:ascii="Times New Roman" w:eastAsia="宋体" w:hAnsi="Times New Roman" w:cs="Times New Roman"/>
          <w:sz w:val="24"/>
          <w:szCs w:val="24"/>
        </w:rPr>
        <w:t>拟合</w:t>
      </w:r>
      <w:r w:rsidR="004C4FCB" w:rsidRPr="00277CE6">
        <w:rPr>
          <w:rFonts w:ascii="Times New Roman" w:eastAsia="宋体" w:hAnsi="Times New Roman" w:cs="Times New Roman"/>
          <w:sz w:val="24"/>
          <w:szCs w:val="24"/>
        </w:rPr>
        <w:t>准确度</w:t>
      </w:r>
      <w:r w:rsidR="00E70049" w:rsidRPr="00277CE6">
        <w:rPr>
          <w:rFonts w:ascii="Times New Roman" w:eastAsia="宋体" w:hAnsi="Times New Roman" w:cs="Times New Roman"/>
          <w:sz w:val="24"/>
          <w:szCs w:val="24"/>
        </w:rPr>
        <w:t>。</w:t>
      </w:r>
      <w:r w:rsidR="0080676F" w:rsidRPr="00277CE6">
        <w:rPr>
          <w:rFonts w:ascii="Times New Roman" w:eastAsia="宋体" w:hAnsi="Times New Roman" w:cs="Times New Roman"/>
          <w:sz w:val="24"/>
          <w:szCs w:val="24"/>
        </w:rPr>
        <w:t>此外，</w:t>
      </w:r>
      <w:r w:rsidR="007B7276" w:rsidRPr="00277CE6">
        <w:rPr>
          <w:rFonts w:ascii="Times New Roman" w:eastAsia="宋体" w:hAnsi="Times New Roman" w:cs="Times New Roman"/>
          <w:sz w:val="24"/>
          <w:szCs w:val="24"/>
        </w:rPr>
        <w:t>借助</w:t>
      </w:r>
      <w:r w:rsidR="0080676F" w:rsidRPr="00277CE6">
        <w:rPr>
          <w:rFonts w:ascii="Times New Roman" w:eastAsia="宋体" w:hAnsi="Times New Roman" w:cs="Times New Roman"/>
          <w:sz w:val="24"/>
          <w:szCs w:val="24"/>
        </w:rPr>
        <w:t>神经网络</w:t>
      </w:r>
      <w:r w:rsidR="00214637" w:rsidRPr="00277CE6">
        <w:rPr>
          <w:rFonts w:ascii="Times New Roman" w:eastAsia="宋体" w:hAnsi="Times New Roman" w:cs="Times New Roman"/>
          <w:sz w:val="24"/>
          <w:szCs w:val="24"/>
        </w:rPr>
        <w:t>直接</w:t>
      </w:r>
      <w:r w:rsidR="0080676F" w:rsidRPr="00277CE6">
        <w:rPr>
          <w:rFonts w:ascii="Times New Roman" w:eastAsia="宋体" w:hAnsi="Times New Roman" w:cs="Times New Roman"/>
          <w:sz w:val="24"/>
          <w:szCs w:val="24"/>
        </w:rPr>
        <w:t>拟合可用于结构优化的梯度场（</w:t>
      </w:r>
      <w:r w:rsidR="0080676F" w:rsidRPr="00277CE6">
        <w:rPr>
          <w:rFonts w:ascii="Times New Roman" w:eastAsia="宋体" w:hAnsi="Times New Roman" w:cs="Times New Roman"/>
          <w:sz w:val="24"/>
          <w:szCs w:val="24"/>
        </w:rPr>
        <w:t>Gradient Field</w:t>
      </w:r>
      <w:r w:rsidR="0080676F" w:rsidRPr="00277CE6">
        <w:rPr>
          <w:rFonts w:ascii="Times New Roman" w:eastAsia="宋体" w:hAnsi="Times New Roman" w:cs="Times New Roman"/>
          <w:sz w:val="24"/>
          <w:szCs w:val="24"/>
        </w:rPr>
        <w:t>）也是当下</w:t>
      </w:r>
      <w:r w:rsidR="00246362" w:rsidRPr="00277CE6">
        <w:rPr>
          <w:rFonts w:ascii="Times New Roman" w:eastAsia="宋体" w:hAnsi="Times New Roman" w:cs="Times New Roman"/>
          <w:sz w:val="24"/>
          <w:szCs w:val="24"/>
        </w:rPr>
        <w:t>化学信息学</w:t>
      </w:r>
      <w:r w:rsidR="0080676F" w:rsidRPr="00277CE6">
        <w:rPr>
          <w:rFonts w:ascii="Times New Roman" w:eastAsia="宋体" w:hAnsi="Times New Roman" w:cs="Times New Roman"/>
          <w:sz w:val="24"/>
          <w:szCs w:val="24"/>
        </w:rPr>
        <w:t>领域的热点</w:t>
      </w:r>
      <w:r w:rsidR="001D20A5" w:rsidRPr="00277CE6">
        <w:rPr>
          <w:rFonts w:ascii="Times New Roman" w:eastAsia="宋体" w:hAnsi="Times New Roman" w:cs="Times New Roman"/>
          <w:sz w:val="24"/>
          <w:szCs w:val="24"/>
        </w:rPr>
        <w:t>课题</w:t>
      </w:r>
      <w:r w:rsidR="0080676F" w:rsidRPr="00277CE6">
        <w:rPr>
          <w:rFonts w:ascii="Times New Roman" w:eastAsia="宋体" w:hAnsi="Times New Roman" w:cs="Times New Roman"/>
          <w:sz w:val="24"/>
          <w:szCs w:val="24"/>
        </w:rPr>
        <w:t>，</w:t>
      </w:r>
      <w:r w:rsidR="00D27F3C" w:rsidRPr="00277CE6">
        <w:rPr>
          <w:rFonts w:ascii="Times New Roman" w:eastAsia="宋体" w:hAnsi="Times New Roman" w:cs="Times New Roman"/>
          <w:sz w:val="24"/>
          <w:szCs w:val="24"/>
        </w:rPr>
        <w:t>该方法对于蛋白质的结构优化具有重要的启发</w:t>
      </w:r>
      <w:r w:rsidR="00F7015C" w:rsidRPr="00277CE6">
        <w:rPr>
          <w:rFonts w:ascii="Times New Roman" w:eastAsia="宋体" w:hAnsi="Times New Roman" w:cs="Times New Roman"/>
          <w:sz w:val="24"/>
          <w:szCs w:val="24"/>
        </w:rPr>
        <w:t>意义</w:t>
      </w:r>
      <w:r w:rsidR="00D27F3C" w:rsidRPr="00277CE6">
        <w:rPr>
          <w:rFonts w:ascii="Times New Roman" w:eastAsia="宋体" w:hAnsi="Times New Roman" w:cs="Times New Roman"/>
          <w:sz w:val="24"/>
          <w:szCs w:val="24"/>
        </w:rPr>
        <w:t>，</w:t>
      </w:r>
      <w:r w:rsidR="0080676F" w:rsidRPr="00277CE6">
        <w:rPr>
          <w:rFonts w:ascii="Times New Roman" w:eastAsia="宋体" w:hAnsi="Times New Roman" w:cs="Times New Roman"/>
          <w:sz w:val="24"/>
          <w:szCs w:val="24"/>
        </w:rPr>
        <w:t>具体将在</w:t>
      </w:r>
      <w:r w:rsidR="00CA286F" w:rsidRPr="00277CE6">
        <w:rPr>
          <w:rFonts w:ascii="Times New Roman" w:eastAsia="宋体" w:hAnsi="Times New Roman" w:cs="Times New Roman"/>
          <w:sz w:val="24"/>
          <w:szCs w:val="24"/>
        </w:rPr>
        <w:t>本文</w:t>
      </w:r>
      <w:r w:rsidR="0080676F" w:rsidRPr="00277CE6">
        <w:rPr>
          <w:rFonts w:ascii="Times New Roman" w:eastAsia="宋体" w:hAnsi="Times New Roman" w:cs="Times New Roman"/>
          <w:sz w:val="24"/>
          <w:szCs w:val="24"/>
        </w:rPr>
        <w:t>1.3</w:t>
      </w:r>
      <w:r w:rsidR="0080676F" w:rsidRPr="00277CE6">
        <w:rPr>
          <w:rFonts w:ascii="Times New Roman" w:eastAsia="宋体" w:hAnsi="Times New Roman" w:cs="Times New Roman"/>
          <w:sz w:val="24"/>
          <w:szCs w:val="24"/>
        </w:rPr>
        <w:t>节</w:t>
      </w:r>
      <w:r w:rsidR="002D529B" w:rsidRPr="00277CE6">
        <w:rPr>
          <w:rFonts w:ascii="Times New Roman" w:eastAsia="宋体" w:hAnsi="Times New Roman" w:cs="Times New Roman"/>
          <w:sz w:val="24"/>
          <w:szCs w:val="24"/>
        </w:rPr>
        <w:t>进行</w:t>
      </w:r>
      <w:r w:rsidR="0080676F" w:rsidRPr="00277CE6">
        <w:rPr>
          <w:rFonts w:ascii="Times New Roman" w:eastAsia="宋体" w:hAnsi="Times New Roman" w:cs="Times New Roman"/>
          <w:sz w:val="24"/>
          <w:szCs w:val="24"/>
        </w:rPr>
        <w:t>介绍</w:t>
      </w:r>
      <w:r w:rsidR="002D529B" w:rsidRPr="00277CE6">
        <w:rPr>
          <w:rFonts w:ascii="Times New Roman" w:eastAsia="宋体" w:hAnsi="Times New Roman" w:cs="Times New Roman"/>
          <w:sz w:val="24"/>
          <w:szCs w:val="24"/>
        </w:rPr>
        <w:t>。</w:t>
      </w:r>
    </w:p>
    <w:p w14:paraId="380BBE22" w14:textId="0BF2BA00" w:rsidR="006F696E" w:rsidRPr="00277CE6" w:rsidRDefault="00C61FD3" w:rsidP="006F696E">
      <w:pPr>
        <w:pStyle w:val="2"/>
        <w:rPr>
          <w:rFonts w:eastAsiaTheme="minorEastAsia" w:cs="Times New Roman"/>
          <w:sz w:val="28"/>
          <w:szCs w:val="28"/>
        </w:rPr>
      </w:pPr>
      <w:bookmarkStart w:id="87" w:name="_Toc105009167"/>
      <w:r w:rsidRPr="00277CE6">
        <w:rPr>
          <w:rFonts w:eastAsiaTheme="minorEastAsia" w:cs="Times New Roman"/>
          <w:sz w:val="28"/>
          <w:szCs w:val="28"/>
        </w:rPr>
        <w:t>1.</w:t>
      </w:r>
      <w:r w:rsidR="00634CFE" w:rsidRPr="00277CE6">
        <w:rPr>
          <w:rFonts w:eastAsiaTheme="minorEastAsia" w:cs="Times New Roman"/>
          <w:sz w:val="28"/>
          <w:szCs w:val="28"/>
        </w:rPr>
        <w:t>2</w:t>
      </w:r>
      <w:r w:rsidRPr="00277CE6">
        <w:rPr>
          <w:rFonts w:eastAsiaTheme="minorEastAsia" w:cs="Times New Roman"/>
          <w:sz w:val="28"/>
          <w:szCs w:val="28"/>
        </w:rPr>
        <w:t xml:space="preserve"> </w:t>
      </w:r>
      <w:r w:rsidRPr="00277CE6">
        <w:rPr>
          <w:rFonts w:eastAsiaTheme="minorEastAsia" w:cs="Times New Roman"/>
          <w:sz w:val="28"/>
          <w:szCs w:val="28"/>
        </w:rPr>
        <w:fldChar w:fldCharType="begin"/>
      </w:r>
      <w:r w:rsidRPr="00277CE6">
        <w:rPr>
          <w:rFonts w:eastAsiaTheme="minorEastAsia" w:cs="Times New Roman"/>
          <w:sz w:val="28"/>
          <w:szCs w:val="28"/>
        </w:rPr>
        <w:instrText xml:space="preserve"> TITLE  [</w:instrText>
      </w:r>
      <w:r w:rsidRPr="00277CE6">
        <w:rPr>
          <w:rFonts w:eastAsiaTheme="minorEastAsia" w:cs="Times New Roman"/>
          <w:sz w:val="28"/>
          <w:szCs w:val="28"/>
        </w:rPr>
        <w:instrText>此处键入二级标题</w:instrText>
      </w:r>
      <w:r w:rsidRPr="00277CE6">
        <w:rPr>
          <w:rFonts w:eastAsiaTheme="minorEastAsia" w:cs="Times New Roman"/>
          <w:sz w:val="28"/>
          <w:szCs w:val="28"/>
        </w:rPr>
        <w:instrText xml:space="preserve">]  \* MERGEFORMAT </w:instrText>
      </w:r>
      <w:r w:rsidRPr="00277CE6">
        <w:rPr>
          <w:rFonts w:eastAsiaTheme="minorEastAsia" w:cs="Times New Roman"/>
          <w:sz w:val="28"/>
          <w:szCs w:val="28"/>
        </w:rPr>
        <w:fldChar w:fldCharType="separate"/>
      </w:r>
      <w:r w:rsidR="00641F2F" w:rsidRPr="00277CE6">
        <w:rPr>
          <w:rFonts w:eastAsiaTheme="minorEastAsia" w:cs="Times New Roman"/>
          <w:sz w:val="28"/>
          <w:szCs w:val="28"/>
        </w:rPr>
        <w:t>侧链无关的蛋白质</w:t>
      </w:r>
      <w:r w:rsidR="005F1628" w:rsidRPr="00277CE6">
        <w:rPr>
          <w:rFonts w:eastAsiaTheme="minorEastAsia" w:cs="Times New Roman"/>
          <w:sz w:val="28"/>
          <w:szCs w:val="28"/>
        </w:rPr>
        <w:t>主链</w:t>
      </w:r>
      <w:r w:rsidR="00EA2E6C" w:rsidRPr="00277CE6">
        <w:rPr>
          <w:rFonts w:eastAsiaTheme="minorEastAsia" w:cs="Times New Roman"/>
          <w:sz w:val="28"/>
          <w:szCs w:val="28"/>
        </w:rPr>
        <w:t>优化</w:t>
      </w:r>
      <w:bookmarkEnd w:id="87"/>
      <w:r w:rsidRPr="00277CE6">
        <w:rPr>
          <w:rFonts w:eastAsiaTheme="minorEastAsia" w:cs="Times New Roman"/>
          <w:sz w:val="28"/>
          <w:szCs w:val="28"/>
        </w:rPr>
        <w:fldChar w:fldCharType="end"/>
      </w:r>
    </w:p>
    <w:p w14:paraId="79D6538F" w14:textId="77777777" w:rsidR="0029386C" w:rsidRPr="00277CE6" w:rsidRDefault="0029386C" w:rsidP="0029386C">
      <w:pPr>
        <w:rPr>
          <w:rFonts w:ascii="Times New Roman" w:hAnsi="Times New Roman" w:cs="Times New Roman"/>
        </w:rPr>
      </w:pPr>
    </w:p>
    <w:p w14:paraId="5E668032" w14:textId="77777777" w:rsidR="0029386C" w:rsidRPr="00277CE6" w:rsidRDefault="0029386C" w:rsidP="0029386C">
      <w:pPr>
        <w:spacing w:line="300" w:lineRule="auto"/>
        <w:jc w:val="center"/>
        <w:rPr>
          <w:rFonts w:ascii="Times New Roman" w:eastAsia="宋体" w:hAnsi="Times New Roman" w:cs="Times New Roman"/>
          <w:sz w:val="24"/>
          <w:szCs w:val="24"/>
        </w:rPr>
      </w:pPr>
      <w:r w:rsidRPr="00277CE6">
        <w:rPr>
          <w:rFonts w:ascii="Times New Roman" w:eastAsia="宋体" w:hAnsi="Times New Roman" w:cs="Times New Roman"/>
          <w:noProof/>
          <w:sz w:val="24"/>
          <w:szCs w:val="24"/>
        </w:rPr>
        <w:drawing>
          <wp:inline distT="0" distB="0" distL="0" distR="0" wp14:anchorId="41647112" wp14:editId="4F03A40D">
            <wp:extent cx="4513990" cy="2990850"/>
            <wp:effectExtent l="0" t="0" r="1270" b="0"/>
            <wp:docPr id="5" name="图片 5" descr="C:\Users\22102\AppData\Local\Temp\WeChat Files\6c9a2a8a6cc1279f2c5fd1a5c8bb14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22102\AppData\Local\Temp\WeChat Files\6c9a2a8a6cc1279f2c5fd1a5c8bb14b.jp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b="2705"/>
                    <a:stretch/>
                  </pic:blipFill>
                  <pic:spPr bwMode="auto">
                    <a:xfrm>
                      <a:off x="0" y="0"/>
                      <a:ext cx="4513990" cy="2990850"/>
                    </a:xfrm>
                    <a:prstGeom prst="rect">
                      <a:avLst/>
                    </a:prstGeom>
                    <a:noFill/>
                    <a:ln>
                      <a:noFill/>
                    </a:ln>
                    <a:extLst>
                      <a:ext uri="{53640926-AAD7-44D8-BBD7-CCE9431645EC}">
                        <a14:shadowObscured xmlns:a14="http://schemas.microsoft.com/office/drawing/2010/main"/>
                      </a:ext>
                    </a:extLst>
                  </pic:spPr>
                </pic:pic>
              </a:graphicData>
            </a:graphic>
          </wp:inline>
        </w:drawing>
      </w:r>
    </w:p>
    <w:p w14:paraId="1D50D768" w14:textId="77777777" w:rsidR="0029386C" w:rsidRPr="00277CE6" w:rsidRDefault="0029386C" w:rsidP="0029386C">
      <w:pPr>
        <w:spacing w:line="300" w:lineRule="auto"/>
        <w:jc w:val="center"/>
        <w:rPr>
          <w:rFonts w:ascii="Times New Roman" w:eastAsia="宋体" w:hAnsi="Times New Roman" w:cs="Times New Roman"/>
        </w:rPr>
      </w:pPr>
      <w:r w:rsidRPr="00277CE6">
        <w:rPr>
          <w:rFonts w:ascii="Times New Roman" w:eastAsia="宋体" w:hAnsi="Times New Roman" w:cs="Times New Roman"/>
        </w:rPr>
        <w:t>图</w:t>
      </w:r>
      <w:r w:rsidRPr="00277CE6">
        <w:rPr>
          <w:rFonts w:ascii="Times New Roman" w:eastAsia="宋体" w:hAnsi="Times New Roman" w:cs="Times New Roman"/>
        </w:rPr>
        <w:t xml:space="preserve">1.3 </w:t>
      </w:r>
      <w:r w:rsidRPr="00277CE6">
        <w:rPr>
          <w:rFonts w:ascii="Times New Roman" w:eastAsia="宋体" w:hAnsi="Times New Roman" w:cs="Times New Roman"/>
        </w:rPr>
        <w:t>侧链相关与侧链无关的蛋白质能量景观的对应关系</w:t>
      </w:r>
      <w:r w:rsidRPr="00277CE6">
        <w:rPr>
          <w:rFonts w:ascii="Times New Roman" w:eastAsia="宋体" w:hAnsi="Times New Roman" w:cs="Times New Roman"/>
        </w:rPr>
        <w:fldChar w:fldCharType="begin"/>
      </w:r>
      <w:r w:rsidRPr="00277CE6">
        <w:rPr>
          <w:rFonts w:ascii="Times New Roman" w:eastAsia="宋体" w:hAnsi="Times New Roman" w:cs="Times New Roman"/>
        </w:rPr>
        <w:instrText xml:space="preserve"> ADDIN ZOTERO_ITEM CSL_CITATION {"citationID":"BhE53Oqk","properties":{"formattedCitation":"\\super 9\\nosupersub{}","plainCitation":"9","noteIndex":0},"citationItems":[{"id":10,"uris":["http://zotero.org/users/9340884/items/9G3ZBZME"],"itemData":{"id":10,"type":"article-journal","container-title":"Nature","DOI":"10.1038/s41586-021-04383-5","ISSN":"0028-0836, 1476-4687","issue":"7897","journalAbbreviation":"Nature","language":"en","page":"523-528","source":"DOI.org (Crossref)","title":"A backbone-centred energy function of neural networks for protein design","volume":"602","author":[{"family":"Huang","given":"Bin"},{"family":"Xu","given":"Yang"},{"family":"Hu","given":"Xiuhong"},{"family":"Liu","given":"Yongrui"},{"family":"Liao","given":"Shanhui"},{"family":"Zhang","given":"Jiahai"},{"family":"Huang","given":"Chengdong"},{"family":"Hong","given":"Jingjun"},{"family":"Chen","given":"Quan"},{"family":"Liu","given":"Haiyan"}],"issued":{"date-parts":[["2022",2,17]]}}}],"schema":"https://github.com/citation-style-language/schema/raw/master/csl-citation.json"} </w:instrText>
      </w:r>
      <w:r w:rsidRPr="00277CE6">
        <w:rPr>
          <w:rFonts w:ascii="Times New Roman" w:eastAsia="宋体" w:hAnsi="Times New Roman" w:cs="Times New Roman"/>
        </w:rPr>
        <w:fldChar w:fldCharType="separate"/>
      </w:r>
      <w:r w:rsidRPr="00277CE6">
        <w:rPr>
          <w:rFonts w:ascii="Times New Roman" w:hAnsi="Times New Roman" w:cs="Times New Roman"/>
          <w:kern w:val="0"/>
          <w:szCs w:val="24"/>
          <w:vertAlign w:val="superscript"/>
        </w:rPr>
        <w:t>9</w:t>
      </w:r>
      <w:r w:rsidRPr="00277CE6">
        <w:rPr>
          <w:rFonts w:ascii="Times New Roman" w:eastAsia="宋体" w:hAnsi="Times New Roman" w:cs="Times New Roman"/>
        </w:rPr>
        <w:fldChar w:fldCharType="end"/>
      </w:r>
    </w:p>
    <w:p w14:paraId="6FEFD25F" w14:textId="77777777" w:rsidR="0029386C" w:rsidRPr="00277CE6" w:rsidRDefault="0029386C" w:rsidP="0029386C">
      <w:pPr>
        <w:rPr>
          <w:rFonts w:ascii="Times New Roman" w:hAnsi="Times New Roman" w:cs="Times New Roman"/>
        </w:rPr>
      </w:pPr>
    </w:p>
    <w:p w14:paraId="244D7F52" w14:textId="480622E5" w:rsidR="00296239" w:rsidRPr="00277CE6" w:rsidRDefault="005F0CD4" w:rsidP="0029386C">
      <w:pPr>
        <w:spacing w:line="300" w:lineRule="auto"/>
        <w:ind w:firstLineChars="200" w:firstLine="480"/>
        <w:rPr>
          <w:rFonts w:ascii="Times New Roman" w:eastAsia="宋体" w:hAnsi="Times New Roman" w:cs="Times New Roman"/>
          <w:sz w:val="24"/>
          <w:szCs w:val="24"/>
        </w:rPr>
      </w:pPr>
      <w:r w:rsidRPr="00277CE6">
        <w:rPr>
          <w:rFonts w:ascii="Times New Roman" w:eastAsia="宋体" w:hAnsi="Times New Roman" w:cs="Times New Roman"/>
          <w:sz w:val="24"/>
          <w:szCs w:val="24"/>
        </w:rPr>
        <w:t>在蛋白质</w:t>
      </w:r>
      <w:r w:rsidR="00186DFB" w:rsidRPr="00277CE6">
        <w:rPr>
          <w:rFonts w:ascii="Times New Roman" w:eastAsia="宋体" w:hAnsi="Times New Roman" w:cs="Times New Roman"/>
          <w:sz w:val="24"/>
          <w:szCs w:val="24"/>
        </w:rPr>
        <w:t>计算</w:t>
      </w:r>
      <w:r w:rsidRPr="00277CE6">
        <w:rPr>
          <w:rFonts w:ascii="Times New Roman" w:eastAsia="宋体" w:hAnsi="Times New Roman" w:cs="Times New Roman"/>
          <w:sz w:val="24"/>
          <w:szCs w:val="24"/>
        </w:rPr>
        <w:t>设计</w:t>
      </w:r>
      <w:r w:rsidR="006A1A3D" w:rsidRPr="00277CE6">
        <w:rPr>
          <w:rFonts w:ascii="Times New Roman" w:eastAsia="宋体" w:hAnsi="Times New Roman" w:cs="Times New Roman"/>
          <w:sz w:val="24"/>
          <w:szCs w:val="24"/>
        </w:rPr>
        <w:t>的</w:t>
      </w:r>
      <w:r w:rsidR="00D56474" w:rsidRPr="00277CE6">
        <w:rPr>
          <w:rFonts w:ascii="Times New Roman" w:eastAsia="宋体" w:hAnsi="Times New Roman" w:cs="Times New Roman"/>
          <w:sz w:val="24"/>
          <w:szCs w:val="24"/>
        </w:rPr>
        <w:t>过程</w:t>
      </w:r>
      <w:r w:rsidRPr="00277CE6">
        <w:rPr>
          <w:rFonts w:ascii="Times New Roman" w:eastAsia="宋体" w:hAnsi="Times New Roman" w:cs="Times New Roman"/>
          <w:sz w:val="24"/>
          <w:szCs w:val="24"/>
        </w:rPr>
        <w:t>中，</w:t>
      </w:r>
      <w:r w:rsidR="00056921" w:rsidRPr="00277CE6">
        <w:rPr>
          <w:rFonts w:ascii="Times New Roman" w:eastAsia="宋体" w:hAnsi="Times New Roman" w:cs="Times New Roman"/>
          <w:sz w:val="24"/>
          <w:szCs w:val="24"/>
        </w:rPr>
        <w:t>主链结构的优化具有</w:t>
      </w:r>
      <w:r w:rsidR="00DD6688" w:rsidRPr="00277CE6">
        <w:rPr>
          <w:rFonts w:ascii="Times New Roman" w:eastAsia="宋体" w:hAnsi="Times New Roman" w:cs="Times New Roman"/>
          <w:sz w:val="24"/>
          <w:szCs w:val="24"/>
        </w:rPr>
        <w:t>重要</w:t>
      </w:r>
      <w:r w:rsidR="00AC1844" w:rsidRPr="00277CE6">
        <w:rPr>
          <w:rFonts w:ascii="Times New Roman" w:eastAsia="宋体" w:hAnsi="Times New Roman" w:cs="Times New Roman"/>
          <w:sz w:val="24"/>
          <w:szCs w:val="24"/>
        </w:rPr>
        <w:t>的</w:t>
      </w:r>
      <w:r w:rsidR="00DD6688" w:rsidRPr="00277CE6">
        <w:rPr>
          <w:rFonts w:ascii="Times New Roman" w:eastAsia="宋体" w:hAnsi="Times New Roman" w:cs="Times New Roman"/>
          <w:sz w:val="24"/>
          <w:szCs w:val="24"/>
        </w:rPr>
        <w:t>意义。</w:t>
      </w:r>
      <w:r w:rsidR="00573F5A" w:rsidRPr="00277CE6">
        <w:rPr>
          <w:rFonts w:ascii="Times New Roman" w:eastAsia="宋体" w:hAnsi="Times New Roman" w:cs="Times New Roman"/>
          <w:sz w:val="24"/>
          <w:szCs w:val="24"/>
        </w:rPr>
        <w:t>具体地，</w:t>
      </w:r>
      <w:r w:rsidR="00D74FA8" w:rsidRPr="00277CE6">
        <w:rPr>
          <w:rFonts w:ascii="Times New Roman" w:eastAsia="宋体" w:hAnsi="Times New Roman" w:cs="Times New Roman"/>
          <w:sz w:val="24"/>
          <w:szCs w:val="24"/>
        </w:rPr>
        <w:t>在蛋白质主链</w:t>
      </w:r>
      <w:r w:rsidR="00B04266" w:rsidRPr="00277CE6">
        <w:rPr>
          <w:rFonts w:ascii="Times New Roman" w:eastAsia="宋体" w:hAnsi="Times New Roman" w:cs="Times New Roman"/>
          <w:sz w:val="24"/>
          <w:szCs w:val="24"/>
        </w:rPr>
        <w:t>构象空间中，只有</w:t>
      </w:r>
      <w:r w:rsidR="002940AC" w:rsidRPr="00277CE6">
        <w:rPr>
          <w:rFonts w:ascii="Times New Roman" w:eastAsia="宋体" w:hAnsi="Times New Roman" w:cs="Times New Roman"/>
          <w:sz w:val="24"/>
          <w:szCs w:val="24"/>
        </w:rPr>
        <w:t>占比极小的构象</w:t>
      </w:r>
      <w:r w:rsidR="000803E6" w:rsidRPr="00277CE6">
        <w:rPr>
          <w:rFonts w:ascii="Times New Roman" w:eastAsia="宋体" w:hAnsi="Times New Roman" w:cs="Times New Roman"/>
          <w:sz w:val="24"/>
          <w:szCs w:val="24"/>
        </w:rPr>
        <w:t>具有相对较高的可设计性（</w:t>
      </w:r>
      <w:r w:rsidR="000803E6" w:rsidRPr="00277CE6">
        <w:rPr>
          <w:rFonts w:ascii="Times New Roman" w:eastAsia="宋体" w:hAnsi="Times New Roman" w:cs="Times New Roman"/>
          <w:sz w:val="24"/>
          <w:szCs w:val="24"/>
        </w:rPr>
        <w:t>Designability</w:t>
      </w:r>
      <w:r w:rsidR="000803E6" w:rsidRPr="00277CE6">
        <w:rPr>
          <w:rFonts w:ascii="Times New Roman" w:eastAsia="宋体" w:hAnsi="Times New Roman" w:cs="Times New Roman"/>
          <w:sz w:val="24"/>
          <w:szCs w:val="24"/>
        </w:rPr>
        <w:t>），即</w:t>
      </w:r>
      <w:r w:rsidR="0050549D" w:rsidRPr="00277CE6">
        <w:rPr>
          <w:rFonts w:ascii="Times New Roman" w:eastAsia="宋体" w:hAnsi="Times New Roman" w:cs="Times New Roman"/>
          <w:sz w:val="24"/>
          <w:szCs w:val="24"/>
        </w:rPr>
        <w:t>存在氨基酸序列能够自发</w:t>
      </w:r>
      <w:r w:rsidR="00241001" w:rsidRPr="00277CE6">
        <w:rPr>
          <w:rFonts w:ascii="Times New Roman" w:eastAsia="宋体" w:hAnsi="Times New Roman" w:cs="Times New Roman"/>
          <w:sz w:val="24"/>
          <w:szCs w:val="24"/>
        </w:rPr>
        <w:t>稳定</w:t>
      </w:r>
      <w:r w:rsidR="0050549D" w:rsidRPr="00277CE6">
        <w:rPr>
          <w:rFonts w:ascii="Times New Roman" w:eastAsia="宋体" w:hAnsi="Times New Roman" w:cs="Times New Roman"/>
          <w:sz w:val="24"/>
          <w:szCs w:val="24"/>
        </w:rPr>
        <w:t>地折叠成</w:t>
      </w:r>
      <w:r w:rsidR="00BF27C9" w:rsidRPr="00277CE6">
        <w:rPr>
          <w:rFonts w:ascii="Times New Roman" w:eastAsia="宋体" w:hAnsi="Times New Roman" w:cs="Times New Roman"/>
          <w:sz w:val="24"/>
          <w:szCs w:val="24"/>
        </w:rPr>
        <w:t>所需</w:t>
      </w:r>
      <w:r w:rsidR="00E937E8" w:rsidRPr="00277CE6">
        <w:rPr>
          <w:rFonts w:ascii="Times New Roman" w:eastAsia="宋体" w:hAnsi="Times New Roman" w:cs="Times New Roman"/>
          <w:sz w:val="24"/>
          <w:szCs w:val="24"/>
        </w:rPr>
        <w:t>的蛋白质结构</w:t>
      </w:r>
      <w:r w:rsidR="000D5B7D" w:rsidRPr="00277CE6">
        <w:rPr>
          <w:rFonts w:ascii="Times New Roman" w:eastAsia="宋体" w:hAnsi="Times New Roman" w:cs="Times New Roman"/>
          <w:sz w:val="24"/>
          <w:szCs w:val="24"/>
        </w:rPr>
        <w:t>。</w:t>
      </w:r>
      <w:r w:rsidR="0058000B" w:rsidRPr="00277CE6">
        <w:rPr>
          <w:rFonts w:ascii="Times New Roman" w:eastAsia="宋体" w:hAnsi="Times New Roman" w:cs="Times New Roman"/>
          <w:sz w:val="24"/>
          <w:szCs w:val="24"/>
        </w:rPr>
        <w:t>H</w:t>
      </w:r>
      <w:r w:rsidR="007852A0" w:rsidRPr="00277CE6">
        <w:rPr>
          <w:rFonts w:ascii="Times New Roman" w:eastAsia="宋体" w:hAnsi="Times New Roman" w:cs="Times New Roman"/>
          <w:sz w:val="24"/>
          <w:szCs w:val="24"/>
        </w:rPr>
        <w:t>oang</w:t>
      </w:r>
      <w:r w:rsidR="0058000B" w:rsidRPr="00277CE6">
        <w:rPr>
          <w:rFonts w:ascii="Times New Roman" w:eastAsia="宋体" w:hAnsi="Times New Roman" w:cs="Times New Roman"/>
          <w:sz w:val="24"/>
          <w:szCs w:val="24"/>
        </w:rPr>
        <w:t>等</w:t>
      </w:r>
      <w:r w:rsidR="007852A0" w:rsidRPr="00277CE6">
        <w:rPr>
          <w:rFonts w:ascii="Times New Roman" w:eastAsia="宋体" w:hAnsi="Times New Roman" w:cs="Times New Roman"/>
          <w:sz w:val="24"/>
          <w:szCs w:val="24"/>
        </w:rPr>
        <w:fldChar w:fldCharType="begin"/>
      </w:r>
      <w:r w:rsidR="007852A0" w:rsidRPr="00277CE6">
        <w:rPr>
          <w:rFonts w:ascii="Times New Roman" w:eastAsia="宋体" w:hAnsi="Times New Roman" w:cs="Times New Roman"/>
          <w:sz w:val="24"/>
          <w:szCs w:val="24"/>
        </w:rPr>
        <w:instrText xml:space="preserve"> ADDIN ZOTERO_ITEM CSL_CITATION {"citationID":"nDWv7jbs","properties":{"formattedCitation":"\\super 10\\nosupersub{}","plainCitation":"10","noteIndex":0},"citationItems":[{"id":244,"uris":["http://zotero.org/users/9340884/items/7JLV5N75"],"itemData":{"id":244,"type":"article-journal","container-title":"Proceedings of the National Academy of Sciences","DOI":"10.1073/pnas.0402525101","issue":"21","note":"publisher: Proceedings of the National Academy of Sciences","page":"7960-7964","source":"pnas.org (Atypon)","title":"Geometry and symmetry presculpt the free-energy landscape of proteins","volume":"101","author":[{"family":"Hoang","given":"Trinh Xuan"},{"family":"Trovato","given":"Antonio"},{"family":"Seno","given":"Flavio"},{"family":"Banavar","given":"Jayanth R."},{"family":"Maritan","given":"Amos"}],"issued":{"date-parts":[["2004",5,25]]}}}],"schema":"https://github.com/citation-style-language/schema/raw/master/csl-citation.json"} </w:instrText>
      </w:r>
      <w:r w:rsidR="007852A0" w:rsidRPr="00277CE6">
        <w:rPr>
          <w:rFonts w:ascii="Times New Roman" w:eastAsia="宋体" w:hAnsi="Times New Roman" w:cs="Times New Roman"/>
          <w:sz w:val="24"/>
          <w:szCs w:val="24"/>
        </w:rPr>
        <w:fldChar w:fldCharType="separate"/>
      </w:r>
      <w:r w:rsidR="007852A0" w:rsidRPr="00277CE6">
        <w:rPr>
          <w:rFonts w:ascii="Times New Roman" w:hAnsi="Times New Roman" w:cs="Times New Roman"/>
          <w:kern w:val="0"/>
          <w:sz w:val="24"/>
          <w:szCs w:val="24"/>
          <w:vertAlign w:val="superscript"/>
        </w:rPr>
        <w:t>10</w:t>
      </w:r>
      <w:r w:rsidR="007852A0" w:rsidRPr="00277CE6">
        <w:rPr>
          <w:rFonts w:ascii="Times New Roman" w:eastAsia="宋体" w:hAnsi="Times New Roman" w:cs="Times New Roman"/>
          <w:sz w:val="24"/>
          <w:szCs w:val="24"/>
        </w:rPr>
        <w:fldChar w:fldCharType="end"/>
      </w:r>
      <w:r w:rsidR="00E6460B" w:rsidRPr="00277CE6">
        <w:rPr>
          <w:rFonts w:ascii="Times New Roman" w:eastAsia="宋体" w:hAnsi="Times New Roman" w:cs="Times New Roman"/>
          <w:sz w:val="24"/>
          <w:szCs w:val="24"/>
        </w:rPr>
        <w:t>的研究表明，</w:t>
      </w:r>
      <w:r w:rsidR="007852A0" w:rsidRPr="00277CE6">
        <w:rPr>
          <w:rFonts w:ascii="Times New Roman" w:eastAsia="宋体" w:hAnsi="Times New Roman" w:cs="Times New Roman"/>
          <w:sz w:val="24"/>
          <w:szCs w:val="24"/>
        </w:rPr>
        <w:t>侧链独立（</w:t>
      </w:r>
      <w:r w:rsidR="007852A0" w:rsidRPr="00277CE6">
        <w:rPr>
          <w:rFonts w:ascii="Times New Roman" w:eastAsia="宋体" w:hAnsi="Times New Roman" w:cs="Times New Roman"/>
          <w:sz w:val="24"/>
          <w:szCs w:val="24"/>
        </w:rPr>
        <w:t>Side Chain-independent</w:t>
      </w:r>
      <w:r w:rsidR="007852A0" w:rsidRPr="00277CE6">
        <w:rPr>
          <w:rFonts w:ascii="Times New Roman" w:eastAsia="宋体" w:hAnsi="Times New Roman" w:cs="Times New Roman"/>
          <w:sz w:val="24"/>
          <w:szCs w:val="24"/>
        </w:rPr>
        <w:t>）或侧链类型不敏感（</w:t>
      </w:r>
      <w:r w:rsidR="007852A0" w:rsidRPr="00277CE6">
        <w:rPr>
          <w:rFonts w:ascii="Times New Roman" w:eastAsia="宋体" w:hAnsi="Times New Roman" w:cs="Times New Roman"/>
          <w:sz w:val="24"/>
          <w:szCs w:val="24"/>
        </w:rPr>
        <w:t>Side Chain Type-insensitive</w:t>
      </w:r>
      <w:r w:rsidR="007852A0" w:rsidRPr="00277CE6">
        <w:rPr>
          <w:rFonts w:ascii="Times New Roman" w:eastAsia="宋体" w:hAnsi="Times New Roman" w:cs="Times New Roman"/>
          <w:sz w:val="24"/>
          <w:szCs w:val="24"/>
        </w:rPr>
        <w:t>）的分子相互作用塑造了蛋白质的能量景观</w:t>
      </w:r>
      <w:r w:rsidR="004261E3" w:rsidRPr="00277CE6">
        <w:rPr>
          <w:rFonts w:ascii="Times New Roman" w:eastAsia="宋体" w:hAnsi="Times New Roman" w:cs="Times New Roman"/>
          <w:sz w:val="24"/>
          <w:szCs w:val="24"/>
        </w:rPr>
        <w:t>。</w:t>
      </w:r>
      <w:r w:rsidR="00BD08A1" w:rsidRPr="00277CE6">
        <w:rPr>
          <w:rFonts w:ascii="Times New Roman" w:eastAsia="宋体" w:hAnsi="Times New Roman" w:cs="Times New Roman"/>
          <w:sz w:val="24"/>
          <w:szCs w:val="24"/>
        </w:rPr>
        <w:t>具体地，如图</w:t>
      </w:r>
      <w:r w:rsidR="00BD08A1" w:rsidRPr="00277CE6">
        <w:rPr>
          <w:rFonts w:ascii="Times New Roman" w:eastAsia="宋体" w:hAnsi="Times New Roman" w:cs="Times New Roman"/>
          <w:sz w:val="24"/>
          <w:szCs w:val="24"/>
        </w:rPr>
        <w:t>1.3</w:t>
      </w:r>
      <w:r w:rsidR="00BD08A1" w:rsidRPr="00277CE6">
        <w:rPr>
          <w:rFonts w:ascii="Times New Roman" w:eastAsia="宋体" w:hAnsi="Times New Roman" w:cs="Times New Roman"/>
          <w:sz w:val="24"/>
          <w:szCs w:val="24"/>
        </w:rPr>
        <w:t>所示，</w:t>
      </w:r>
      <w:r w:rsidR="009D3B1A" w:rsidRPr="00277CE6">
        <w:rPr>
          <w:rFonts w:ascii="Times New Roman" w:eastAsia="宋体" w:hAnsi="Times New Roman" w:cs="Times New Roman"/>
          <w:sz w:val="24"/>
          <w:szCs w:val="24"/>
        </w:rPr>
        <w:t>侧链无关的</w:t>
      </w:r>
      <w:r w:rsidR="009A5A65" w:rsidRPr="00277CE6">
        <w:rPr>
          <w:rFonts w:ascii="Times New Roman" w:eastAsia="宋体" w:hAnsi="Times New Roman" w:cs="Times New Roman"/>
          <w:sz w:val="24"/>
          <w:szCs w:val="24"/>
        </w:rPr>
        <w:t>蛋白质能量景观（蓝色</w:t>
      </w:r>
      <w:r w:rsidR="009A5A65" w:rsidRPr="00277CE6">
        <w:rPr>
          <w:rFonts w:ascii="Times New Roman" w:eastAsia="宋体" w:hAnsi="Times New Roman" w:cs="Times New Roman"/>
          <w:sz w:val="24"/>
          <w:szCs w:val="24"/>
        </w:rPr>
        <w:lastRenderedPageBreak/>
        <w:t>曲线）</w:t>
      </w:r>
      <w:r w:rsidR="00D3442F" w:rsidRPr="00277CE6">
        <w:rPr>
          <w:rFonts w:ascii="Times New Roman" w:eastAsia="宋体" w:hAnsi="Times New Roman" w:cs="Times New Roman"/>
          <w:sz w:val="24"/>
          <w:szCs w:val="24"/>
        </w:rPr>
        <w:t>的局部极小值</w:t>
      </w:r>
      <m:oMath>
        <m:r>
          <m:rPr>
            <m:sty m:val="p"/>
          </m:rPr>
          <w:rPr>
            <w:rFonts w:ascii="Cambria Math" w:eastAsia="宋体" w:hAnsi="Cambria Math" w:cs="Times New Roman"/>
            <w:sz w:val="24"/>
            <w:szCs w:val="24"/>
          </w:rPr>
          <m:t>L</m:t>
        </m:r>
      </m:oMath>
      <w:r w:rsidR="00D3442F" w:rsidRPr="00277CE6">
        <w:rPr>
          <w:rFonts w:ascii="Times New Roman" w:eastAsia="宋体" w:hAnsi="Times New Roman" w:cs="Times New Roman"/>
          <w:sz w:val="24"/>
          <w:szCs w:val="24"/>
        </w:rPr>
        <w:t>和</w:t>
      </w:r>
      <m:oMath>
        <m:r>
          <m:rPr>
            <m:sty m:val="p"/>
          </m:rPr>
          <w:rPr>
            <w:rFonts w:ascii="Cambria Math" w:eastAsia="宋体" w:hAnsi="Cambria Math" w:cs="Times New Roman"/>
            <w:sz w:val="24"/>
            <w:szCs w:val="24"/>
          </w:rPr>
          <m:t>M</m:t>
        </m:r>
      </m:oMath>
      <w:r w:rsidR="00D3442F" w:rsidRPr="00277CE6">
        <w:rPr>
          <w:rFonts w:ascii="Times New Roman" w:eastAsia="宋体" w:hAnsi="Times New Roman" w:cs="Times New Roman"/>
          <w:sz w:val="24"/>
          <w:szCs w:val="24"/>
        </w:rPr>
        <w:t>所对应的蛋白质主链构象</w:t>
      </w:r>
      <w:r w:rsidR="005720D3" w:rsidRPr="00277CE6">
        <w:rPr>
          <w:rFonts w:ascii="Times New Roman" w:eastAsia="宋体" w:hAnsi="Times New Roman" w:cs="Times New Roman"/>
          <w:sz w:val="24"/>
          <w:szCs w:val="24"/>
        </w:rPr>
        <w:t>分别</w:t>
      </w:r>
      <w:r w:rsidR="00D000FD" w:rsidRPr="00277CE6">
        <w:rPr>
          <w:rFonts w:ascii="Times New Roman" w:eastAsia="宋体" w:hAnsi="Times New Roman" w:cs="Times New Roman"/>
          <w:sz w:val="24"/>
          <w:szCs w:val="24"/>
        </w:rPr>
        <w:t>精确地</w:t>
      </w:r>
      <w:r w:rsidR="00E57065" w:rsidRPr="00277CE6">
        <w:rPr>
          <w:rFonts w:ascii="Times New Roman" w:eastAsia="宋体" w:hAnsi="Times New Roman" w:cs="Times New Roman"/>
          <w:sz w:val="24"/>
          <w:szCs w:val="24"/>
        </w:rPr>
        <w:t>再现</w:t>
      </w:r>
      <w:r w:rsidR="0043404E" w:rsidRPr="00277CE6">
        <w:rPr>
          <w:rFonts w:ascii="Times New Roman" w:eastAsia="宋体" w:hAnsi="Times New Roman" w:cs="Times New Roman"/>
          <w:sz w:val="24"/>
          <w:szCs w:val="24"/>
        </w:rPr>
        <w:t>了</w:t>
      </w:r>
      <w:r w:rsidR="005638FA" w:rsidRPr="00277CE6">
        <w:rPr>
          <w:rFonts w:ascii="Times New Roman" w:eastAsia="宋体" w:hAnsi="Times New Roman" w:cs="Times New Roman"/>
          <w:sz w:val="24"/>
          <w:szCs w:val="24"/>
        </w:rPr>
        <w:t>侧链相关的蛋白质</w:t>
      </w:r>
      <w:r w:rsidR="005720D3" w:rsidRPr="00277CE6">
        <w:rPr>
          <w:rFonts w:ascii="Times New Roman" w:eastAsia="宋体" w:hAnsi="Times New Roman" w:cs="Times New Roman"/>
          <w:sz w:val="24"/>
          <w:szCs w:val="24"/>
        </w:rPr>
        <w:t>能量景观（红色和绿色曲线）</w:t>
      </w:r>
      <w:r w:rsidR="005A7451" w:rsidRPr="00277CE6">
        <w:rPr>
          <w:rFonts w:ascii="Times New Roman" w:eastAsia="宋体" w:hAnsi="Times New Roman" w:cs="Times New Roman"/>
          <w:sz w:val="24"/>
          <w:szCs w:val="24"/>
        </w:rPr>
        <w:t>下不同氨基酸序列折叠</w:t>
      </w:r>
      <w:r w:rsidR="00F529E9" w:rsidRPr="00277CE6">
        <w:rPr>
          <w:rFonts w:ascii="Times New Roman" w:eastAsia="宋体" w:hAnsi="Times New Roman" w:cs="Times New Roman"/>
          <w:sz w:val="24"/>
          <w:szCs w:val="24"/>
        </w:rPr>
        <w:t>过程中</w:t>
      </w:r>
      <w:r w:rsidR="005A7451" w:rsidRPr="00277CE6">
        <w:rPr>
          <w:rFonts w:ascii="Times New Roman" w:eastAsia="宋体" w:hAnsi="Times New Roman" w:cs="Times New Roman"/>
          <w:sz w:val="24"/>
          <w:szCs w:val="24"/>
        </w:rPr>
        <w:t>能量极小值</w:t>
      </w:r>
      <m:oMath>
        <m:sSub>
          <m:sSubPr>
            <m:ctrlPr>
              <w:rPr>
                <w:rFonts w:ascii="Cambria Math" w:eastAsia="宋体" w:hAnsi="Cambria Math" w:cs="Times New Roman"/>
                <w:i/>
                <w:sz w:val="20"/>
                <w:szCs w:val="24"/>
              </w:rPr>
            </m:ctrlPr>
          </m:sSubPr>
          <m:e>
            <m:r>
              <w:rPr>
                <w:rFonts w:ascii="Cambria Math" w:eastAsia="宋体" w:hAnsi="Cambria Math" w:cs="Times New Roman"/>
                <w:sz w:val="20"/>
                <w:szCs w:val="24"/>
              </w:rPr>
              <m:t>L</m:t>
            </m:r>
          </m:e>
          <m:sub>
            <m:r>
              <w:rPr>
                <w:rFonts w:ascii="Cambria Math" w:eastAsia="宋体" w:hAnsi="Cambria Math" w:cs="Times New Roman"/>
                <w:sz w:val="20"/>
                <w:szCs w:val="24"/>
              </w:rPr>
              <m:t>i</m:t>
            </m:r>
          </m:sub>
        </m:sSub>
      </m:oMath>
      <w:r w:rsidR="00D13A4A" w:rsidRPr="00277CE6">
        <w:rPr>
          <w:rFonts w:ascii="Times New Roman" w:eastAsia="宋体" w:hAnsi="Times New Roman" w:cs="Times New Roman"/>
          <w:sz w:val="24"/>
          <w:szCs w:val="24"/>
        </w:rPr>
        <w:t>和</w:t>
      </w:r>
      <m:oMath>
        <m:sSub>
          <m:sSubPr>
            <m:ctrlPr>
              <w:rPr>
                <w:rFonts w:ascii="Cambria Math" w:eastAsia="宋体" w:hAnsi="Cambria Math" w:cs="Times New Roman"/>
                <w:i/>
                <w:sz w:val="20"/>
                <w:szCs w:val="24"/>
              </w:rPr>
            </m:ctrlPr>
          </m:sSubPr>
          <m:e>
            <m:r>
              <w:rPr>
                <w:rFonts w:ascii="Cambria Math" w:eastAsia="宋体" w:hAnsi="Cambria Math" w:cs="Times New Roman"/>
                <w:sz w:val="20"/>
                <w:szCs w:val="24"/>
              </w:rPr>
              <m:t>M</m:t>
            </m:r>
          </m:e>
          <m:sub>
            <m:r>
              <w:rPr>
                <w:rFonts w:ascii="Cambria Math" w:eastAsia="宋体" w:hAnsi="Cambria Math" w:cs="Times New Roman"/>
                <w:sz w:val="20"/>
                <w:szCs w:val="24"/>
              </w:rPr>
              <m:t>j</m:t>
            </m:r>
          </m:sub>
        </m:sSub>
      </m:oMath>
      <w:r w:rsidR="00F529E9" w:rsidRPr="00277CE6">
        <w:rPr>
          <w:rFonts w:ascii="Times New Roman" w:eastAsia="宋体" w:hAnsi="Times New Roman" w:cs="Times New Roman"/>
          <w:sz w:val="24"/>
          <w:szCs w:val="24"/>
        </w:rPr>
        <w:t>所对应的构象</w:t>
      </w:r>
      <w:r w:rsidR="004261E3" w:rsidRPr="00277CE6">
        <w:rPr>
          <w:rFonts w:ascii="Times New Roman" w:eastAsia="宋体" w:hAnsi="Times New Roman" w:cs="Times New Roman"/>
          <w:sz w:val="24"/>
          <w:szCs w:val="24"/>
        </w:rPr>
        <w:t>。</w:t>
      </w:r>
      <w:r w:rsidR="003A70B6" w:rsidRPr="00277CE6">
        <w:rPr>
          <w:rFonts w:ascii="Times New Roman" w:eastAsia="宋体" w:hAnsi="Times New Roman" w:cs="Times New Roman"/>
          <w:sz w:val="24"/>
          <w:szCs w:val="24"/>
        </w:rPr>
        <w:t>相对于对</w:t>
      </w:r>
      <w:r w:rsidR="004B394D" w:rsidRPr="00277CE6">
        <w:rPr>
          <w:rFonts w:ascii="Times New Roman" w:eastAsia="宋体" w:hAnsi="Times New Roman" w:cs="Times New Roman"/>
          <w:sz w:val="24"/>
          <w:szCs w:val="24"/>
        </w:rPr>
        <w:t>氨基酸序列空间和特定序列的构象空间同时进行搜索</w:t>
      </w:r>
      <w:r w:rsidR="005B04FA" w:rsidRPr="00277CE6">
        <w:rPr>
          <w:rFonts w:ascii="Times New Roman" w:eastAsia="宋体" w:hAnsi="Times New Roman" w:cs="Times New Roman"/>
          <w:sz w:val="24"/>
          <w:szCs w:val="24"/>
        </w:rPr>
        <w:t>，</w:t>
      </w:r>
      <w:r w:rsidR="00BE13A5" w:rsidRPr="00277CE6">
        <w:rPr>
          <w:rFonts w:ascii="Times New Roman" w:eastAsia="宋体" w:hAnsi="Times New Roman" w:cs="Times New Roman"/>
          <w:sz w:val="24"/>
          <w:szCs w:val="24"/>
        </w:rPr>
        <w:t>对不考虑侧链</w:t>
      </w:r>
      <w:r w:rsidR="00E5525D" w:rsidRPr="00277CE6">
        <w:rPr>
          <w:rFonts w:ascii="Times New Roman" w:eastAsia="宋体" w:hAnsi="Times New Roman" w:cs="Times New Roman"/>
          <w:sz w:val="24"/>
          <w:szCs w:val="24"/>
        </w:rPr>
        <w:t>具体类型</w:t>
      </w:r>
      <w:r w:rsidR="00BE13A5" w:rsidRPr="00277CE6">
        <w:rPr>
          <w:rFonts w:ascii="Times New Roman" w:eastAsia="宋体" w:hAnsi="Times New Roman" w:cs="Times New Roman"/>
          <w:sz w:val="24"/>
          <w:szCs w:val="24"/>
        </w:rPr>
        <w:t>的</w:t>
      </w:r>
      <w:r w:rsidR="005B04FA" w:rsidRPr="00277CE6">
        <w:rPr>
          <w:rFonts w:ascii="Times New Roman" w:eastAsia="宋体" w:hAnsi="Times New Roman" w:cs="Times New Roman"/>
          <w:sz w:val="24"/>
          <w:szCs w:val="24"/>
        </w:rPr>
        <w:t>的</w:t>
      </w:r>
      <w:r w:rsidR="00B65E3F" w:rsidRPr="00277CE6">
        <w:rPr>
          <w:rFonts w:ascii="Times New Roman" w:eastAsia="宋体" w:hAnsi="Times New Roman" w:cs="Times New Roman"/>
          <w:sz w:val="24"/>
          <w:szCs w:val="24"/>
        </w:rPr>
        <w:t>主链</w:t>
      </w:r>
      <w:r w:rsidR="00215089" w:rsidRPr="00277CE6">
        <w:rPr>
          <w:rFonts w:ascii="Times New Roman" w:eastAsia="宋体" w:hAnsi="Times New Roman" w:cs="Times New Roman"/>
          <w:sz w:val="24"/>
          <w:szCs w:val="24"/>
        </w:rPr>
        <w:t>构象</w:t>
      </w:r>
      <w:r w:rsidR="00B65E3F" w:rsidRPr="00277CE6">
        <w:rPr>
          <w:rFonts w:ascii="Times New Roman" w:eastAsia="宋体" w:hAnsi="Times New Roman" w:cs="Times New Roman"/>
          <w:sz w:val="24"/>
          <w:szCs w:val="24"/>
        </w:rPr>
        <w:t>空间</w:t>
      </w:r>
      <w:r w:rsidR="00215089" w:rsidRPr="00277CE6">
        <w:rPr>
          <w:rFonts w:ascii="Times New Roman" w:eastAsia="宋体" w:hAnsi="Times New Roman" w:cs="Times New Roman"/>
          <w:sz w:val="24"/>
          <w:szCs w:val="24"/>
        </w:rPr>
        <w:t>进行搜索</w:t>
      </w:r>
      <w:r w:rsidR="002E490A" w:rsidRPr="00277CE6">
        <w:rPr>
          <w:rFonts w:ascii="Times New Roman" w:eastAsia="宋体" w:hAnsi="Times New Roman" w:cs="Times New Roman"/>
          <w:sz w:val="24"/>
          <w:szCs w:val="24"/>
        </w:rPr>
        <w:t>能够大大减小</w:t>
      </w:r>
      <w:r w:rsidR="00371FE8" w:rsidRPr="00277CE6">
        <w:rPr>
          <w:rFonts w:ascii="Times New Roman" w:eastAsia="宋体" w:hAnsi="Times New Roman" w:cs="Times New Roman"/>
          <w:sz w:val="24"/>
          <w:szCs w:val="24"/>
        </w:rPr>
        <w:t>计算</w:t>
      </w:r>
      <w:r w:rsidR="002E490A" w:rsidRPr="00277CE6">
        <w:rPr>
          <w:rFonts w:ascii="Times New Roman" w:eastAsia="宋体" w:hAnsi="Times New Roman" w:cs="Times New Roman"/>
          <w:sz w:val="24"/>
          <w:szCs w:val="24"/>
        </w:rPr>
        <w:t>成本</w:t>
      </w:r>
      <w:r w:rsidR="00A95C8F" w:rsidRPr="00277CE6">
        <w:rPr>
          <w:rFonts w:ascii="Times New Roman" w:eastAsia="宋体" w:hAnsi="Times New Roman" w:cs="Times New Roman"/>
          <w:sz w:val="24"/>
          <w:szCs w:val="24"/>
        </w:rPr>
        <w:t>，</w:t>
      </w:r>
      <w:r w:rsidR="00B763CD" w:rsidRPr="00277CE6">
        <w:rPr>
          <w:rFonts w:ascii="Times New Roman" w:eastAsia="宋体" w:hAnsi="Times New Roman" w:cs="Times New Roman"/>
          <w:sz w:val="24"/>
          <w:szCs w:val="24"/>
        </w:rPr>
        <w:t>并且</w:t>
      </w:r>
      <w:r w:rsidR="00F1535A" w:rsidRPr="00277CE6">
        <w:rPr>
          <w:rFonts w:ascii="Times New Roman" w:eastAsia="宋体" w:hAnsi="Times New Roman" w:cs="Times New Roman"/>
          <w:sz w:val="24"/>
          <w:szCs w:val="24"/>
        </w:rPr>
        <w:t>能</w:t>
      </w:r>
      <w:r w:rsidR="0029386C" w:rsidRPr="00277CE6">
        <w:rPr>
          <w:rFonts w:ascii="Times New Roman" w:eastAsia="宋体" w:hAnsi="Times New Roman" w:cs="Times New Roman"/>
          <w:sz w:val="24"/>
          <w:szCs w:val="24"/>
        </w:rPr>
        <w:t>够</w:t>
      </w:r>
      <w:r w:rsidR="006138A4" w:rsidRPr="00277CE6">
        <w:rPr>
          <w:rFonts w:ascii="Times New Roman" w:eastAsia="宋体" w:hAnsi="Times New Roman" w:cs="Times New Roman"/>
          <w:sz w:val="24"/>
          <w:szCs w:val="24"/>
        </w:rPr>
        <w:t>避免</w:t>
      </w:r>
      <w:r w:rsidR="0062618F" w:rsidRPr="00277CE6">
        <w:rPr>
          <w:rFonts w:ascii="Times New Roman" w:eastAsia="宋体" w:hAnsi="Times New Roman" w:cs="Times New Roman"/>
          <w:sz w:val="24"/>
          <w:szCs w:val="24"/>
        </w:rPr>
        <w:t>在能量极小化过程中</w:t>
      </w:r>
      <w:r w:rsidR="006138A4" w:rsidRPr="00277CE6">
        <w:rPr>
          <w:rFonts w:ascii="Times New Roman" w:eastAsia="宋体" w:hAnsi="Times New Roman" w:cs="Times New Roman"/>
          <w:sz w:val="24"/>
          <w:szCs w:val="24"/>
        </w:rPr>
        <w:t>落入</w:t>
      </w:r>
      <w:r w:rsidR="000E486A" w:rsidRPr="00277CE6">
        <w:rPr>
          <w:rFonts w:ascii="Times New Roman" w:eastAsia="宋体" w:hAnsi="Times New Roman" w:cs="Times New Roman"/>
          <w:sz w:val="24"/>
          <w:szCs w:val="24"/>
        </w:rPr>
        <w:t>特定氨基酸序列</w:t>
      </w:r>
      <w:r w:rsidR="00DE7CDE" w:rsidRPr="00277CE6">
        <w:rPr>
          <w:rFonts w:ascii="Times New Roman" w:eastAsia="宋体" w:hAnsi="Times New Roman" w:cs="Times New Roman"/>
          <w:sz w:val="24"/>
          <w:szCs w:val="24"/>
        </w:rPr>
        <w:t>的</w:t>
      </w:r>
      <w:r w:rsidR="000C04F8" w:rsidRPr="00277CE6">
        <w:rPr>
          <w:rFonts w:ascii="Times New Roman" w:eastAsia="宋体" w:hAnsi="Times New Roman" w:cs="Times New Roman"/>
          <w:sz w:val="24"/>
          <w:szCs w:val="24"/>
        </w:rPr>
        <w:t>能量曲</w:t>
      </w:r>
      <w:r w:rsidR="00F87253" w:rsidRPr="00277CE6">
        <w:rPr>
          <w:rFonts w:ascii="Times New Roman" w:eastAsia="宋体" w:hAnsi="Times New Roman" w:cs="Times New Roman"/>
          <w:sz w:val="24"/>
          <w:szCs w:val="24"/>
        </w:rPr>
        <w:t>面</w:t>
      </w:r>
      <w:r w:rsidR="000C04F8" w:rsidRPr="00277CE6">
        <w:rPr>
          <w:rFonts w:ascii="Times New Roman" w:eastAsia="宋体" w:hAnsi="Times New Roman" w:cs="Times New Roman"/>
          <w:sz w:val="24"/>
          <w:szCs w:val="24"/>
        </w:rPr>
        <w:t>的</w:t>
      </w:r>
      <w:r w:rsidR="006138A4" w:rsidRPr="00277CE6">
        <w:rPr>
          <w:rFonts w:ascii="Times New Roman" w:eastAsia="宋体" w:hAnsi="Times New Roman" w:cs="Times New Roman"/>
          <w:sz w:val="24"/>
          <w:szCs w:val="24"/>
        </w:rPr>
        <w:t>局部</w:t>
      </w:r>
      <w:r w:rsidR="000E486A" w:rsidRPr="00277CE6">
        <w:rPr>
          <w:rFonts w:ascii="Times New Roman" w:eastAsia="宋体" w:hAnsi="Times New Roman" w:cs="Times New Roman"/>
          <w:sz w:val="24"/>
          <w:szCs w:val="24"/>
        </w:rPr>
        <w:t>极小值</w:t>
      </w:r>
      <w:r w:rsidR="004B3348" w:rsidRPr="00277CE6">
        <w:rPr>
          <w:rFonts w:ascii="Times New Roman" w:eastAsia="宋体" w:hAnsi="Times New Roman" w:cs="Times New Roman"/>
          <w:sz w:val="24"/>
          <w:szCs w:val="24"/>
        </w:rPr>
        <w:t>，有利于</w:t>
      </w:r>
      <w:r w:rsidR="00DF7843" w:rsidRPr="00277CE6">
        <w:rPr>
          <w:rFonts w:ascii="Times New Roman" w:eastAsia="宋体" w:hAnsi="Times New Roman" w:cs="Times New Roman"/>
          <w:sz w:val="24"/>
          <w:szCs w:val="24"/>
        </w:rPr>
        <w:t>得到</w:t>
      </w:r>
      <w:r w:rsidR="00CA318F" w:rsidRPr="00277CE6">
        <w:rPr>
          <w:rFonts w:ascii="Times New Roman" w:eastAsia="宋体" w:hAnsi="Times New Roman" w:cs="Times New Roman"/>
          <w:sz w:val="24"/>
          <w:szCs w:val="24"/>
        </w:rPr>
        <w:t>具有</w:t>
      </w:r>
      <w:r w:rsidR="008A60E8" w:rsidRPr="00277CE6">
        <w:rPr>
          <w:rFonts w:ascii="Times New Roman" w:eastAsia="宋体" w:hAnsi="Times New Roman" w:cs="Times New Roman"/>
          <w:sz w:val="24"/>
          <w:szCs w:val="24"/>
        </w:rPr>
        <w:t>较高</w:t>
      </w:r>
      <w:r w:rsidR="00CA318F" w:rsidRPr="00277CE6">
        <w:rPr>
          <w:rFonts w:ascii="Times New Roman" w:eastAsia="宋体" w:hAnsi="Times New Roman" w:cs="Times New Roman"/>
          <w:sz w:val="24"/>
          <w:szCs w:val="24"/>
        </w:rPr>
        <w:t>可设计性的蛋白质主链结构。</w:t>
      </w:r>
    </w:p>
    <w:p w14:paraId="5E8AB64E" w14:textId="2A9E7589" w:rsidR="00583C40" w:rsidRPr="00277CE6" w:rsidRDefault="00583C40" w:rsidP="00583C40">
      <w:pPr>
        <w:spacing w:line="300" w:lineRule="auto"/>
        <w:ind w:firstLineChars="200" w:firstLine="480"/>
        <w:rPr>
          <w:rFonts w:ascii="Times New Roman" w:eastAsia="宋体" w:hAnsi="Times New Roman" w:cs="Times New Roman"/>
          <w:sz w:val="24"/>
          <w:szCs w:val="24"/>
        </w:rPr>
      </w:pPr>
      <w:r w:rsidRPr="00277CE6">
        <w:rPr>
          <w:rFonts w:ascii="Times New Roman" w:eastAsia="宋体" w:hAnsi="Times New Roman" w:cs="Times New Roman"/>
          <w:sz w:val="24"/>
          <w:szCs w:val="24"/>
        </w:rPr>
        <w:t>蛋白质</w:t>
      </w:r>
      <w:r w:rsidR="00394E71" w:rsidRPr="00277CE6">
        <w:rPr>
          <w:rFonts w:ascii="Times New Roman" w:eastAsia="宋体" w:hAnsi="Times New Roman" w:cs="Times New Roman"/>
          <w:sz w:val="24"/>
          <w:szCs w:val="24"/>
        </w:rPr>
        <w:t>的从头设计</w:t>
      </w:r>
      <w:r w:rsidR="00BF0EB7" w:rsidRPr="00277CE6">
        <w:rPr>
          <w:rFonts w:ascii="Times New Roman" w:eastAsia="宋体" w:hAnsi="Times New Roman" w:cs="Times New Roman"/>
          <w:sz w:val="24"/>
          <w:szCs w:val="24"/>
        </w:rPr>
        <w:t>给定对于所需蛋白质的</w:t>
      </w:r>
      <w:r w:rsidR="001975B0">
        <w:rPr>
          <w:rFonts w:ascii="Times New Roman" w:eastAsia="宋体" w:hAnsi="Times New Roman" w:cs="Times New Roman" w:hint="eastAsia"/>
          <w:sz w:val="24"/>
          <w:szCs w:val="24"/>
        </w:rPr>
        <w:t>基本的二级结构的堆积方式</w:t>
      </w:r>
      <w:r w:rsidR="00CD1483">
        <w:rPr>
          <w:rFonts w:ascii="Times New Roman" w:eastAsia="宋体" w:hAnsi="Times New Roman" w:cs="Times New Roman" w:hint="eastAsia"/>
          <w:sz w:val="24"/>
          <w:szCs w:val="24"/>
        </w:rPr>
        <w:t>也即</w:t>
      </w:r>
      <w:r w:rsidR="001975B0">
        <w:rPr>
          <w:rFonts w:ascii="Times New Roman" w:eastAsia="宋体" w:hAnsi="Times New Roman" w:cs="Times New Roman" w:hint="eastAsia"/>
          <w:sz w:val="24"/>
          <w:szCs w:val="24"/>
        </w:rPr>
        <w:t>折叠模式的描述</w:t>
      </w:r>
      <w:r w:rsidR="00BF0EB7" w:rsidRPr="00277CE6">
        <w:rPr>
          <w:rFonts w:ascii="Times New Roman" w:eastAsia="宋体" w:hAnsi="Times New Roman" w:cs="Times New Roman"/>
          <w:sz w:val="24"/>
          <w:szCs w:val="24"/>
        </w:rPr>
        <w:t>，</w:t>
      </w:r>
      <w:r w:rsidR="002F78E0" w:rsidRPr="00277CE6">
        <w:rPr>
          <w:rFonts w:ascii="Times New Roman" w:eastAsia="宋体" w:hAnsi="Times New Roman" w:cs="Times New Roman"/>
          <w:sz w:val="24"/>
          <w:szCs w:val="24"/>
        </w:rPr>
        <w:t>根据</w:t>
      </w:r>
      <w:r w:rsidR="00162307" w:rsidRPr="00277CE6">
        <w:rPr>
          <w:rFonts w:ascii="Times New Roman" w:eastAsia="宋体" w:hAnsi="Times New Roman" w:cs="Times New Roman"/>
          <w:sz w:val="24"/>
          <w:szCs w:val="24"/>
        </w:rPr>
        <w:t>描述搭建蛋白质的初始主链结构，对主链结构进行优化</w:t>
      </w:r>
      <w:r w:rsidR="005F0E7B" w:rsidRPr="00277CE6">
        <w:rPr>
          <w:rFonts w:ascii="Times New Roman" w:eastAsia="宋体" w:hAnsi="Times New Roman" w:cs="Times New Roman"/>
          <w:sz w:val="24"/>
          <w:szCs w:val="24"/>
        </w:rPr>
        <w:t>以提高可设计性</w:t>
      </w:r>
      <w:r w:rsidR="001971BD" w:rsidRPr="00277CE6">
        <w:rPr>
          <w:rFonts w:ascii="Times New Roman" w:eastAsia="宋体" w:hAnsi="Times New Roman" w:cs="Times New Roman"/>
          <w:sz w:val="24"/>
          <w:szCs w:val="24"/>
        </w:rPr>
        <w:t>，</w:t>
      </w:r>
      <w:r w:rsidR="00EC2235" w:rsidRPr="00277CE6">
        <w:rPr>
          <w:rFonts w:ascii="Times New Roman" w:eastAsia="宋体" w:hAnsi="Times New Roman" w:cs="Times New Roman"/>
          <w:sz w:val="24"/>
          <w:szCs w:val="24"/>
        </w:rPr>
        <w:t>再</w:t>
      </w:r>
      <w:r w:rsidR="00834B36" w:rsidRPr="00277CE6">
        <w:rPr>
          <w:rFonts w:ascii="Times New Roman" w:eastAsia="宋体" w:hAnsi="Times New Roman" w:cs="Times New Roman"/>
          <w:sz w:val="24"/>
          <w:szCs w:val="24"/>
        </w:rPr>
        <w:t>进行</w:t>
      </w:r>
      <w:r w:rsidR="001971BD" w:rsidRPr="00277CE6">
        <w:rPr>
          <w:rFonts w:ascii="Times New Roman" w:eastAsia="宋体" w:hAnsi="Times New Roman" w:cs="Times New Roman"/>
          <w:sz w:val="24"/>
          <w:szCs w:val="24"/>
        </w:rPr>
        <w:t>后续固定主链的</w:t>
      </w:r>
      <w:r w:rsidR="00BA2BB8" w:rsidRPr="00277CE6">
        <w:rPr>
          <w:rFonts w:ascii="Times New Roman" w:eastAsia="宋体" w:hAnsi="Times New Roman" w:cs="Times New Roman"/>
          <w:sz w:val="24"/>
          <w:szCs w:val="24"/>
        </w:rPr>
        <w:t>氨基酸序列设计</w:t>
      </w:r>
      <w:r w:rsidR="00834B36" w:rsidRPr="00277CE6">
        <w:rPr>
          <w:rFonts w:ascii="Times New Roman" w:eastAsia="宋体" w:hAnsi="Times New Roman" w:cs="Times New Roman"/>
          <w:sz w:val="24"/>
          <w:szCs w:val="24"/>
        </w:rPr>
        <w:t>。</w:t>
      </w:r>
      <w:r w:rsidR="00436253" w:rsidRPr="00277CE6">
        <w:rPr>
          <w:rFonts w:ascii="Times New Roman" w:eastAsia="宋体" w:hAnsi="Times New Roman" w:cs="Times New Roman"/>
          <w:sz w:val="24"/>
          <w:szCs w:val="24"/>
        </w:rPr>
        <w:t>现有的</w:t>
      </w:r>
      <w:r w:rsidR="00F64F6B" w:rsidRPr="00277CE6">
        <w:rPr>
          <w:rFonts w:ascii="Times New Roman" w:eastAsia="宋体" w:hAnsi="Times New Roman" w:cs="Times New Roman"/>
          <w:sz w:val="24"/>
          <w:szCs w:val="24"/>
        </w:rPr>
        <w:t>主链结构设计</w:t>
      </w:r>
      <w:r w:rsidR="00CA0D33" w:rsidRPr="00277CE6">
        <w:rPr>
          <w:rFonts w:ascii="Times New Roman" w:eastAsia="宋体" w:hAnsi="Times New Roman" w:cs="Times New Roman"/>
          <w:sz w:val="24"/>
          <w:szCs w:val="24"/>
        </w:rPr>
        <w:t>大部分</w:t>
      </w:r>
      <w:r w:rsidR="00A643E2" w:rsidRPr="00277CE6">
        <w:rPr>
          <w:rFonts w:ascii="Times New Roman" w:eastAsia="宋体" w:hAnsi="Times New Roman" w:cs="Times New Roman"/>
          <w:sz w:val="24"/>
          <w:szCs w:val="24"/>
        </w:rPr>
        <w:t>基于</w:t>
      </w:r>
      <w:r w:rsidR="00F64F6B" w:rsidRPr="00277CE6">
        <w:rPr>
          <w:rFonts w:ascii="Times New Roman" w:eastAsia="宋体" w:hAnsi="Times New Roman" w:cs="Times New Roman"/>
          <w:sz w:val="24"/>
          <w:szCs w:val="24"/>
        </w:rPr>
        <w:t>启发式的主链设计</w:t>
      </w:r>
      <w:r w:rsidR="00B937A8" w:rsidRPr="00277CE6">
        <w:rPr>
          <w:rFonts w:ascii="Times New Roman" w:eastAsia="宋体" w:hAnsi="Times New Roman" w:cs="Times New Roman"/>
          <w:sz w:val="24"/>
          <w:szCs w:val="24"/>
        </w:rPr>
        <w:t>方法</w:t>
      </w:r>
      <w:r w:rsidR="00CA0D33" w:rsidRPr="00277CE6">
        <w:rPr>
          <w:rFonts w:ascii="Times New Roman" w:eastAsia="宋体" w:hAnsi="Times New Roman" w:cs="Times New Roman"/>
          <w:sz w:val="24"/>
          <w:szCs w:val="24"/>
        </w:rPr>
        <w:t>，</w:t>
      </w:r>
      <w:r w:rsidR="00FF4CFA" w:rsidRPr="00277CE6">
        <w:rPr>
          <w:rFonts w:ascii="Times New Roman" w:eastAsia="宋体" w:hAnsi="Times New Roman" w:cs="Times New Roman"/>
          <w:sz w:val="24"/>
          <w:szCs w:val="24"/>
        </w:rPr>
        <w:t>使用天然蛋白质的片段库进行片段的拼接组装</w:t>
      </w:r>
      <w:r w:rsidR="00B05559" w:rsidRPr="00277CE6">
        <w:rPr>
          <w:rFonts w:ascii="Times New Roman" w:eastAsia="宋体" w:hAnsi="Times New Roman" w:cs="Times New Roman"/>
          <w:sz w:val="24"/>
          <w:szCs w:val="24"/>
        </w:rPr>
        <w:fldChar w:fldCharType="begin"/>
      </w:r>
      <w:r w:rsidR="007852A0" w:rsidRPr="00277CE6">
        <w:rPr>
          <w:rFonts w:ascii="Times New Roman" w:eastAsia="宋体" w:hAnsi="Times New Roman" w:cs="Times New Roman"/>
          <w:sz w:val="24"/>
          <w:szCs w:val="24"/>
        </w:rPr>
        <w:instrText xml:space="preserve"> ADDIN ZOTERO_ITEM CSL_CITATION {"citationID":"nLU7Wkwg","properties":{"formattedCitation":"\\super 11\\nosupersub{}","plainCitation":"11","noteIndex":0},"citationItems":[{"id":238,"uris":["http://zotero.org/users/9340884/items/AXEXYBNC"],"itemData":{"id":238,"type":"article-journal","container-title":"Current Opinion in Structural Biology","DOI":"10.1016/j.sbi.2017.03.012","ISSN":"0959440X","journalAbbreviation":"Current Opinion in Structural Biology","language":"en","page":"161-167","source":"DOI.org (Crossref)","title":"Protein structural motifs in prediction and design","volume":"44","author":[{"family":"Mackenzie","given":"Craig O"},{"family":"Grigoryan","given":"Gevorg"}],"issued":{"date-parts":[["2017",6]]}}}],"schema":"https://github.com/citation-style-language/schema/raw/master/csl-citation.json"} </w:instrText>
      </w:r>
      <w:r w:rsidR="00B05559" w:rsidRPr="00277CE6">
        <w:rPr>
          <w:rFonts w:ascii="Times New Roman" w:eastAsia="宋体" w:hAnsi="Times New Roman" w:cs="Times New Roman"/>
          <w:sz w:val="24"/>
          <w:szCs w:val="24"/>
        </w:rPr>
        <w:fldChar w:fldCharType="separate"/>
      </w:r>
      <w:r w:rsidR="007852A0" w:rsidRPr="00277CE6">
        <w:rPr>
          <w:rFonts w:ascii="Times New Roman" w:hAnsi="Times New Roman" w:cs="Times New Roman"/>
          <w:kern w:val="0"/>
          <w:sz w:val="24"/>
          <w:szCs w:val="24"/>
          <w:vertAlign w:val="superscript"/>
        </w:rPr>
        <w:t>11</w:t>
      </w:r>
      <w:r w:rsidR="00B05559" w:rsidRPr="00277CE6">
        <w:rPr>
          <w:rFonts w:ascii="Times New Roman" w:eastAsia="宋体" w:hAnsi="Times New Roman" w:cs="Times New Roman"/>
          <w:sz w:val="24"/>
          <w:szCs w:val="24"/>
        </w:rPr>
        <w:fldChar w:fldCharType="end"/>
      </w:r>
      <w:r w:rsidR="00FF4CFA" w:rsidRPr="00277CE6">
        <w:rPr>
          <w:rFonts w:ascii="Times New Roman" w:eastAsia="宋体" w:hAnsi="Times New Roman" w:cs="Times New Roman"/>
          <w:sz w:val="24"/>
          <w:szCs w:val="24"/>
        </w:rPr>
        <w:t>，</w:t>
      </w:r>
      <w:r w:rsidR="003413D1" w:rsidRPr="00277CE6">
        <w:rPr>
          <w:rFonts w:ascii="Times New Roman" w:eastAsia="宋体" w:hAnsi="Times New Roman" w:cs="Times New Roman"/>
          <w:sz w:val="24"/>
          <w:szCs w:val="24"/>
        </w:rPr>
        <w:t>随后再使用全原子能量函数</w:t>
      </w:r>
      <w:r w:rsidR="00E57451" w:rsidRPr="00277CE6">
        <w:rPr>
          <w:rFonts w:ascii="Times New Roman" w:eastAsia="宋体" w:hAnsi="Times New Roman" w:cs="Times New Roman"/>
          <w:sz w:val="24"/>
          <w:szCs w:val="24"/>
        </w:rPr>
        <w:t>对所得结构进行优化</w:t>
      </w:r>
      <w:r w:rsidR="00E97420" w:rsidRPr="00277CE6">
        <w:rPr>
          <w:rFonts w:ascii="Times New Roman" w:eastAsia="宋体" w:hAnsi="Times New Roman" w:cs="Times New Roman"/>
          <w:sz w:val="24"/>
          <w:szCs w:val="24"/>
        </w:rPr>
        <w:t>。</w:t>
      </w:r>
      <w:r w:rsidR="00673E85" w:rsidRPr="00277CE6">
        <w:rPr>
          <w:rFonts w:ascii="Times New Roman" w:eastAsia="宋体" w:hAnsi="Times New Roman" w:cs="Times New Roman"/>
          <w:sz w:val="24"/>
          <w:szCs w:val="24"/>
        </w:rPr>
        <w:t>该方法</w:t>
      </w:r>
      <w:r w:rsidR="00FF4CFA" w:rsidRPr="00277CE6">
        <w:rPr>
          <w:rFonts w:ascii="Times New Roman" w:eastAsia="宋体" w:hAnsi="Times New Roman" w:cs="Times New Roman"/>
          <w:sz w:val="24"/>
          <w:szCs w:val="24"/>
        </w:rPr>
        <w:t>可以基于给定的参数</w:t>
      </w:r>
      <w:r w:rsidR="00511C36" w:rsidRPr="00277CE6">
        <w:rPr>
          <w:rFonts w:ascii="Times New Roman" w:eastAsia="宋体" w:hAnsi="Times New Roman" w:cs="Times New Roman"/>
          <w:sz w:val="24"/>
          <w:szCs w:val="24"/>
        </w:rPr>
        <w:t>快速生成</w:t>
      </w:r>
      <w:r w:rsidR="00CF15BC" w:rsidRPr="00277CE6">
        <w:rPr>
          <w:rFonts w:ascii="Times New Roman" w:eastAsia="宋体" w:hAnsi="Times New Roman" w:cs="Times New Roman"/>
          <w:sz w:val="24"/>
          <w:szCs w:val="24"/>
        </w:rPr>
        <w:t>相对合理的蛋白质骨架，</w:t>
      </w:r>
      <w:r w:rsidR="00163D14" w:rsidRPr="00277CE6">
        <w:rPr>
          <w:rFonts w:ascii="Times New Roman" w:eastAsia="宋体" w:hAnsi="Times New Roman" w:cs="Times New Roman"/>
          <w:sz w:val="24"/>
          <w:szCs w:val="24"/>
        </w:rPr>
        <w:t>但难以设计</w:t>
      </w:r>
      <w:r w:rsidR="006521E2">
        <w:rPr>
          <w:rFonts w:ascii="Times New Roman" w:eastAsia="宋体" w:hAnsi="Times New Roman" w:cs="Times New Roman" w:hint="eastAsia"/>
          <w:sz w:val="24"/>
          <w:szCs w:val="24"/>
        </w:rPr>
        <w:t>较</w:t>
      </w:r>
      <w:r w:rsidR="00163D14" w:rsidRPr="00277CE6">
        <w:rPr>
          <w:rFonts w:ascii="Times New Roman" w:eastAsia="宋体" w:hAnsi="Times New Roman" w:cs="Times New Roman"/>
          <w:sz w:val="24"/>
          <w:szCs w:val="24"/>
        </w:rPr>
        <w:t>为复杂的主链结构</w:t>
      </w:r>
      <w:r w:rsidR="00C164C8" w:rsidRPr="00277CE6">
        <w:rPr>
          <w:rFonts w:ascii="Times New Roman" w:eastAsia="宋体" w:hAnsi="Times New Roman" w:cs="Times New Roman"/>
          <w:sz w:val="24"/>
          <w:szCs w:val="24"/>
        </w:rPr>
        <w:t>；另一方面，</w:t>
      </w:r>
      <w:r w:rsidR="00C53EF4" w:rsidRPr="00277CE6">
        <w:rPr>
          <w:rFonts w:ascii="Times New Roman" w:eastAsia="宋体" w:hAnsi="Times New Roman" w:cs="Times New Roman"/>
          <w:sz w:val="24"/>
          <w:szCs w:val="24"/>
        </w:rPr>
        <w:t>依赖侧链的主链优化过</w:t>
      </w:r>
      <w:r w:rsidR="00644FDA" w:rsidRPr="00277CE6">
        <w:rPr>
          <w:rFonts w:ascii="Times New Roman" w:eastAsia="宋体" w:hAnsi="Times New Roman" w:cs="Times New Roman"/>
          <w:sz w:val="24"/>
          <w:szCs w:val="24"/>
        </w:rPr>
        <w:t>程</w:t>
      </w:r>
      <w:r w:rsidR="00DB5AC3" w:rsidRPr="00277CE6">
        <w:rPr>
          <w:rFonts w:ascii="Times New Roman" w:eastAsia="宋体" w:hAnsi="Times New Roman" w:cs="Times New Roman"/>
          <w:sz w:val="24"/>
          <w:szCs w:val="24"/>
        </w:rPr>
        <w:t>原理上需要在已知氨基酸序列即侧链信息的前提下进行结构优化</w:t>
      </w:r>
      <w:r w:rsidR="002141F0" w:rsidRPr="00277CE6">
        <w:rPr>
          <w:rFonts w:ascii="Times New Roman" w:eastAsia="宋体" w:hAnsi="Times New Roman" w:cs="Times New Roman"/>
          <w:sz w:val="24"/>
          <w:szCs w:val="24"/>
        </w:rPr>
        <w:t>，增加了计算的复杂度</w:t>
      </w:r>
      <w:r w:rsidR="005A6947" w:rsidRPr="00277CE6">
        <w:rPr>
          <w:rFonts w:ascii="Times New Roman" w:eastAsia="宋体" w:hAnsi="Times New Roman" w:cs="Times New Roman"/>
          <w:sz w:val="24"/>
          <w:szCs w:val="24"/>
        </w:rPr>
        <w:t>。</w:t>
      </w:r>
      <w:r w:rsidR="00EA5D02" w:rsidRPr="00277CE6">
        <w:rPr>
          <w:rFonts w:ascii="Times New Roman" w:eastAsia="宋体" w:hAnsi="Times New Roman" w:cs="Times New Roman"/>
          <w:sz w:val="24"/>
          <w:szCs w:val="24"/>
        </w:rPr>
        <w:t>当前被广泛应用的蛋白质计算设计软件</w:t>
      </w:r>
      <w:r w:rsidR="00EA5D02" w:rsidRPr="00277CE6">
        <w:rPr>
          <w:rFonts w:ascii="Times New Roman" w:eastAsia="宋体" w:hAnsi="Times New Roman" w:cs="Times New Roman"/>
          <w:sz w:val="24"/>
          <w:szCs w:val="24"/>
        </w:rPr>
        <w:t>Rosetta</w:t>
      </w:r>
      <w:r w:rsidR="00EA5D02" w:rsidRPr="00277CE6">
        <w:rPr>
          <w:rFonts w:ascii="Times New Roman" w:eastAsia="宋体" w:hAnsi="Times New Roman" w:cs="Times New Roman"/>
          <w:sz w:val="24"/>
          <w:szCs w:val="24"/>
        </w:rPr>
        <w:t>在进行主链结构优化时使用的</w:t>
      </w:r>
      <w:r w:rsidR="00461969" w:rsidRPr="00277CE6">
        <w:rPr>
          <w:rFonts w:ascii="Times New Roman" w:eastAsia="宋体" w:hAnsi="Times New Roman" w:cs="Times New Roman"/>
          <w:sz w:val="24"/>
          <w:szCs w:val="24"/>
        </w:rPr>
        <w:t>全原子</w:t>
      </w:r>
      <w:r w:rsidR="00EA5D02" w:rsidRPr="00277CE6">
        <w:rPr>
          <w:rFonts w:ascii="Times New Roman" w:eastAsia="宋体" w:hAnsi="Times New Roman" w:cs="Times New Roman"/>
          <w:sz w:val="24"/>
          <w:szCs w:val="24"/>
        </w:rPr>
        <w:t>能量函数将序列能量与主链能量相互耦合</w:t>
      </w:r>
      <w:r w:rsidR="003247B6" w:rsidRPr="00277CE6">
        <w:rPr>
          <w:rFonts w:ascii="Times New Roman" w:eastAsia="宋体" w:hAnsi="Times New Roman" w:cs="Times New Roman"/>
          <w:sz w:val="24"/>
          <w:szCs w:val="24"/>
        </w:rPr>
        <w:t>，</w:t>
      </w:r>
      <w:r w:rsidR="007E2094" w:rsidRPr="00277CE6">
        <w:rPr>
          <w:rFonts w:ascii="Times New Roman" w:eastAsia="宋体" w:hAnsi="Times New Roman" w:cs="Times New Roman"/>
          <w:sz w:val="24"/>
          <w:szCs w:val="24"/>
        </w:rPr>
        <w:t>因此</w:t>
      </w:r>
      <w:r w:rsidR="003247B6" w:rsidRPr="00277CE6">
        <w:rPr>
          <w:rFonts w:ascii="Times New Roman" w:eastAsia="宋体" w:hAnsi="Times New Roman" w:cs="Times New Roman"/>
          <w:sz w:val="24"/>
          <w:szCs w:val="24"/>
        </w:rPr>
        <w:t>Rosetta</w:t>
      </w:r>
      <w:r w:rsidR="003247B6" w:rsidRPr="00277CE6">
        <w:rPr>
          <w:rFonts w:ascii="Times New Roman" w:eastAsia="宋体" w:hAnsi="Times New Roman" w:cs="Times New Roman"/>
          <w:sz w:val="24"/>
          <w:szCs w:val="24"/>
        </w:rPr>
        <w:t>实际上采用了假定序列</w:t>
      </w:r>
      <w:r w:rsidR="003247B6" w:rsidRPr="00277CE6">
        <w:rPr>
          <w:rFonts w:ascii="Times New Roman" w:eastAsia="宋体" w:hAnsi="Times New Roman" w:cs="Times New Roman"/>
          <w:sz w:val="24"/>
          <w:szCs w:val="24"/>
        </w:rPr>
        <w:t>-</w:t>
      </w:r>
      <w:r w:rsidR="003247B6" w:rsidRPr="00277CE6">
        <w:rPr>
          <w:rFonts w:ascii="Times New Roman" w:eastAsia="宋体" w:hAnsi="Times New Roman" w:cs="Times New Roman"/>
          <w:sz w:val="24"/>
          <w:szCs w:val="24"/>
        </w:rPr>
        <w:t>优化主链</w:t>
      </w:r>
      <w:r w:rsidR="003247B6" w:rsidRPr="00277CE6">
        <w:rPr>
          <w:rFonts w:ascii="Times New Roman" w:eastAsia="宋体" w:hAnsi="Times New Roman" w:cs="Times New Roman"/>
          <w:sz w:val="24"/>
          <w:szCs w:val="24"/>
        </w:rPr>
        <w:t>-</w:t>
      </w:r>
      <w:r w:rsidR="003247B6" w:rsidRPr="00277CE6">
        <w:rPr>
          <w:rFonts w:ascii="Times New Roman" w:eastAsia="宋体" w:hAnsi="Times New Roman" w:cs="Times New Roman"/>
          <w:sz w:val="24"/>
          <w:szCs w:val="24"/>
        </w:rPr>
        <w:t>重新设计序列</w:t>
      </w:r>
      <w:r w:rsidR="003247B6" w:rsidRPr="00277CE6">
        <w:rPr>
          <w:rFonts w:ascii="Times New Roman" w:eastAsia="宋体" w:hAnsi="Times New Roman" w:cs="Times New Roman"/>
          <w:sz w:val="24"/>
          <w:szCs w:val="24"/>
        </w:rPr>
        <w:t>-</w:t>
      </w:r>
      <w:r w:rsidR="003247B6" w:rsidRPr="00277CE6">
        <w:rPr>
          <w:rFonts w:ascii="Times New Roman" w:eastAsia="宋体" w:hAnsi="Times New Roman" w:cs="Times New Roman"/>
          <w:sz w:val="24"/>
          <w:szCs w:val="24"/>
        </w:rPr>
        <w:t>优化主链的方式进行主链结构优化</w:t>
      </w:r>
      <w:r w:rsidR="005C6BD9" w:rsidRPr="00277CE6">
        <w:rPr>
          <w:rFonts w:ascii="Times New Roman" w:eastAsia="宋体" w:hAnsi="Times New Roman" w:cs="Times New Roman"/>
          <w:sz w:val="24"/>
          <w:szCs w:val="24"/>
        </w:rPr>
        <w:fldChar w:fldCharType="begin"/>
      </w:r>
      <w:r w:rsidR="007852A0" w:rsidRPr="00277CE6">
        <w:rPr>
          <w:rFonts w:ascii="Times New Roman" w:eastAsia="宋体" w:hAnsi="Times New Roman" w:cs="Times New Roman"/>
          <w:sz w:val="24"/>
          <w:szCs w:val="24"/>
        </w:rPr>
        <w:instrText xml:space="preserve"> ADDIN ZOTERO_ITEM CSL_CITATION {"citationID":"h8X5LvO8","properties":{"formattedCitation":"\\super 12\\nosupersub{}","plainCitation":"12","noteIndex":0},"citationItems":[{"id":240,"uris":["http://zotero.org/users/9340884/items/QCAQBMMH"],"itemData":{"id":240,"type":"article-journal","container-title":"</w:instrText>
      </w:r>
      <w:r w:rsidR="007852A0" w:rsidRPr="00277CE6">
        <w:rPr>
          <w:rFonts w:ascii="Times New Roman" w:eastAsia="宋体" w:hAnsi="Times New Roman" w:cs="Times New Roman"/>
          <w:sz w:val="24"/>
          <w:szCs w:val="24"/>
        </w:rPr>
        <w:instrText>合成生物学</w:instrText>
      </w:r>
      <w:r w:rsidR="007852A0" w:rsidRPr="00277CE6">
        <w:rPr>
          <w:rFonts w:ascii="Times New Roman" w:eastAsia="宋体" w:hAnsi="Times New Roman" w:cs="Times New Roman"/>
          <w:sz w:val="24"/>
          <w:szCs w:val="24"/>
        </w:rPr>
        <w:instrText>","DOI":"10.12211/2096-8280.2020-067","ISSN":"2096-8280","issue":"1","journalAbbreviation":"</w:instrText>
      </w:r>
      <w:r w:rsidR="007852A0" w:rsidRPr="00277CE6">
        <w:rPr>
          <w:rFonts w:ascii="Times New Roman" w:eastAsia="宋体" w:hAnsi="Times New Roman" w:cs="Times New Roman"/>
          <w:sz w:val="24"/>
          <w:szCs w:val="24"/>
        </w:rPr>
        <w:instrText>合成生物学</w:instrText>
      </w:r>
      <w:r w:rsidR="007852A0" w:rsidRPr="00277CE6">
        <w:rPr>
          <w:rFonts w:ascii="Times New Roman" w:eastAsia="宋体" w:hAnsi="Times New Roman" w:cs="Times New Roman"/>
          <w:sz w:val="24"/>
          <w:szCs w:val="24"/>
        </w:rPr>
        <w:instrText>","language":"cn","page":"15-32","source":"synbioj.cip.com.cn","title":"</w:instrText>
      </w:r>
      <w:r w:rsidR="007852A0" w:rsidRPr="00277CE6">
        <w:rPr>
          <w:rFonts w:ascii="Times New Roman" w:eastAsia="宋体" w:hAnsi="Times New Roman" w:cs="Times New Roman"/>
          <w:sz w:val="24"/>
          <w:szCs w:val="24"/>
        </w:rPr>
        <w:instrText>蛋白质计算设计：方法和应用展望</w:instrText>
      </w:r>
      <w:r w:rsidR="007852A0" w:rsidRPr="00277CE6">
        <w:rPr>
          <w:rFonts w:ascii="Times New Roman" w:eastAsia="宋体" w:hAnsi="Times New Roman" w:cs="Times New Roman"/>
          <w:sz w:val="24"/>
          <w:szCs w:val="24"/>
        </w:rPr>
        <w:instrText>","volume":"2","author":[{"family":"</w:instrText>
      </w:r>
      <w:r w:rsidR="007852A0" w:rsidRPr="00277CE6">
        <w:rPr>
          <w:rFonts w:ascii="Times New Roman" w:eastAsia="宋体" w:hAnsi="Times New Roman" w:cs="Times New Roman"/>
          <w:sz w:val="24"/>
          <w:szCs w:val="24"/>
        </w:rPr>
        <w:instrText>操帆</w:instrText>
      </w:r>
      <w:r w:rsidR="007852A0" w:rsidRPr="00277CE6">
        <w:rPr>
          <w:rFonts w:ascii="Times New Roman" w:eastAsia="宋体" w:hAnsi="Times New Roman" w:cs="Times New Roman"/>
          <w:sz w:val="24"/>
          <w:szCs w:val="24"/>
        </w:rPr>
        <w:instrText>","given":"</w:instrText>
      </w:r>
      <w:r w:rsidR="007852A0" w:rsidRPr="00277CE6">
        <w:rPr>
          <w:rFonts w:ascii="Times New Roman" w:eastAsia="宋体" w:hAnsi="Times New Roman" w:cs="Times New Roman"/>
          <w:sz w:val="24"/>
          <w:szCs w:val="24"/>
        </w:rPr>
        <w:instrText>陈耀晞</w:instrText>
      </w:r>
      <w:r w:rsidR="007852A0" w:rsidRPr="00277CE6">
        <w:rPr>
          <w:rFonts w:ascii="Times New Roman" w:eastAsia="宋体" w:hAnsi="Times New Roman" w:cs="Times New Roman"/>
          <w:sz w:val="24"/>
          <w:szCs w:val="24"/>
        </w:rPr>
        <w:instrText xml:space="preserve">"},{"family":"Fan CAO","given":"Yaoxi CHEN"}]}}],"schema":"https://github.com/citation-style-language/schema/raw/master/csl-citation.json"} </w:instrText>
      </w:r>
      <w:r w:rsidR="005C6BD9" w:rsidRPr="00277CE6">
        <w:rPr>
          <w:rFonts w:ascii="Times New Roman" w:eastAsia="宋体" w:hAnsi="Times New Roman" w:cs="Times New Roman"/>
          <w:sz w:val="24"/>
          <w:szCs w:val="24"/>
        </w:rPr>
        <w:fldChar w:fldCharType="separate"/>
      </w:r>
      <w:r w:rsidR="007852A0" w:rsidRPr="00277CE6">
        <w:rPr>
          <w:rFonts w:ascii="Times New Roman" w:hAnsi="Times New Roman" w:cs="Times New Roman"/>
          <w:kern w:val="0"/>
          <w:sz w:val="24"/>
          <w:szCs w:val="24"/>
          <w:vertAlign w:val="superscript"/>
        </w:rPr>
        <w:t>12</w:t>
      </w:r>
      <w:r w:rsidR="005C6BD9" w:rsidRPr="00277CE6">
        <w:rPr>
          <w:rFonts w:ascii="Times New Roman" w:eastAsia="宋体" w:hAnsi="Times New Roman" w:cs="Times New Roman"/>
          <w:sz w:val="24"/>
          <w:szCs w:val="24"/>
        </w:rPr>
        <w:fldChar w:fldCharType="end"/>
      </w:r>
      <w:r w:rsidR="003247B6" w:rsidRPr="00277CE6">
        <w:rPr>
          <w:rFonts w:ascii="Times New Roman" w:eastAsia="宋体" w:hAnsi="Times New Roman" w:cs="Times New Roman"/>
          <w:sz w:val="24"/>
          <w:szCs w:val="24"/>
        </w:rPr>
        <w:t>，</w:t>
      </w:r>
      <w:r w:rsidR="00BA4B97" w:rsidRPr="00277CE6">
        <w:rPr>
          <w:rFonts w:ascii="Times New Roman" w:eastAsia="宋体" w:hAnsi="Times New Roman" w:cs="Times New Roman"/>
          <w:sz w:val="24"/>
          <w:szCs w:val="24"/>
        </w:rPr>
        <w:t>上述过程</w:t>
      </w:r>
      <w:r w:rsidR="003247B6" w:rsidRPr="00277CE6">
        <w:rPr>
          <w:rFonts w:ascii="Times New Roman" w:eastAsia="宋体" w:hAnsi="Times New Roman" w:cs="Times New Roman"/>
          <w:sz w:val="24"/>
          <w:szCs w:val="24"/>
        </w:rPr>
        <w:t>极大地增加了计算</w:t>
      </w:r>
      <w:r w:rsidR="00980CDE" w:rsidRPr="00277CE6">
        <w:rPr>
          <w:rFonts w:ascii="Times New Roman" w:eastAsia="宋体" w:hAnsi="Times New Roman" w:cs="Times New Roman"/>
          <w:sz w:val="24"/>
          <w:szCs w:val="24"/>
        </w:rPr>
        <w:t>成本</w:t>
      </w:r>
      <w:r w:rsidR="003F0227">
        <w:rPr>
          <w:rFonts w:ascii="Times New Roman" w:eastAsia="宋体" w:hAnsi="Times New Roman" w:cs="Times New Roman" w:hint="eastAsia"/>
          <w:sz w:val="24"/>
          <w:szCs w:val="24"/>
        </w:rPr>
        <w:t>，</w:t>
      </w:r>
      <w:r w:rsidR="00BD5A5F" w:rsidRPr="00277CE6">
        <w:rPr>
          <w:rFonts w:ascii="Times New Roman" w:eastAsia="宋体" w:hAnsi="Times New Roman" w:cs="Times New Roman"/>
          <w:sz w:val="24"/>
          <w:szCs w:val="24"/>
        </w:rPr>
        <w:t>并且难以实现</w:t>
      </w:r>
      <w:r w:rsidR="00134C82" w:rsidRPr="00277CE6">
        <w:rPr>
          <w:rFonts w:ascii="Times New Roman" w:eastAsia="宋体" w:hAnsi="Times New Roman" w:cs="Times New Roman"/>
          <w:sz w:val="24"/>
          <w:szCs w:val="24"/>
        </w:rPr>
        <w:t>主链结构的</w:t>
      </w:r>
      <w:r w:rsidR="00BE1B72" w:rsidRPr="00277CE6">
        <w:rPr>
          <w:rFonts w:ascii="Times New Roman" w:eastAsia="宋体" w:hAnsi="Times New Roman" w:cs="Times New Roman"/>
          <w:sz w:val="24"/>
          <w:szCs w:val="24"/>
        </w:rPr>
        <w:t>大范围</w:t>
      </w:r>
      <w:r w:rsidR="00134C82" w:rsidRPr="00277CE6">
        <w:rPr>
          <w:rFonts w:ascii="Times New Roman" w:eastAsia="宋体" w:hAnsi="Times New Roman" w:cs="Times New Roman"/>
          <w:sz w:val="24"/>
          <w:szCs w:val="24"/>
        </w:rPr>
        <w:t>变动</w:t>
      </w:r>
      <w:r w:rsidR="003247B6" w:rsidRPr="00277CE6">
        <w:rPr>
          <w:rFonts w:ascii="Times New Roman" w:eastAsia="宋体" w:hAnsi="Times New Roman" w:cs="Times New Roman"/>
          <w:sz w:val="24"/>
          <w:szCs w:val="24"/>
        </w:rPr>
        <w:t>。</w:t>
      </w:r>
      <w:r w:rsidR="006E4DDC" w:rsidRPr="00277CE6">
        <w:rPr>
          <w:rFonts w:ascii="Times New Roman" w:eastAsia="宋体" w:hAnsi="Times New Roman" w:cs="Times New Roman"/>
          <w:sz w:val="24"/>
          <w:szCs w:val="24"/>
        </w:rPr>
        <w:t>因此，如果能够</w:t>
      </w:r>
      <w:r w:rsidR="008213A2" w:rsidRPr="00277CE6">
        <w:rPr>
          <w:rFonts w:ascii="Times New Roman" w:eastAsia="宋体" w:hAnsi="Times New Roman" w:cs="Times New Roman"/>
          <w:sz w:val="24"/>
          <w:szCs w:val="24"/>
        </w:rPr>
        <w:t>设计</w:t>
      </w:r>
      <w:r w:rsidR="00585807" w:rsidRPr="00277CE6">
        <w:rPr>
          <w:rFonts w:ascii="Times New Roman" w:eastAsia="宋体" w:hAnsi="Times New Roman" w:cs="Times New Roman"/>
          <w:sz w:val="24"/>
          <w:szCs w:val="24"/>
        </w:rPr>
        <w:t>出具有较高通用性的</w:t>
      </w:r>
      <w:r w:rsidR="00D86AB0" w:rsidRPr="00277CE6">
        <w:rPr>
          <w:rFonts w:ascii="Times New Roman" w:eastAsia="宋体" w:hAnsi="Times New Roman" w:cs="Times New Roman"/>
          <w:sz w:val="24"/>
          <w:szCs w:val="24"/>
        </w:rPr>
        <w:t>侧链无关的</w:t>
      </w:r>
      <w:r w:rsidR="00CC3150" w:rsidRPr="00277CE6">
        <w:rPr>
          <w:rFonts w:ascii="Times New Roman" w:eastAsia="宋体" w:hAnsi="Times New Roman" w:cs="Times New Roman"/>
          <w:sz w:val="24"/>
          <w:szCs w:val="24"/>
        </w:rPr>
        <w:t>主链能量函数</w:t>
      </w:r>
      <w:r w:rsidR="00E44EDF" w:rsidRPr="00277CE6">
        <w:rPr>
          <w:rFonts w:ascii="Times New Roman" w:eastAsia="宋体" w:hAnsi="Times New Roman" w:cs="Times New Roman"/>
          <w:sz w:val="24"/>
          <w:szCs w:val="24"/>
        </w:rPr>
        <w:t>，</w:t>
      </w:r>
      <w:r w:rsidR="00E66EE6" w:rsidRPr="00277CE6">
        <w:rPr>
          <w:rFonts w:ascii="Times New Roman" w:eastAsia="宋体" w:hAnsi="Times New Roman" w:cs="Times New Roman"/>
          <w:sz w:val="24"/>
          <w:szCs w:val="24"/>
        </w:rPr>
        <w:t>实现</w:t>
      </w:r>
      <w:r w:rsidR="00D86AB0" w:rsidRPr="00277CE6">
        <w:rPr>
          <w:rFonts w:ascii="Times New Roman" w:eastAsia="宋体" w:hAnsi="Times New Roman" w:cs="Times New Roman"/>
          <w:sz w:val="24"/>
          <w:szCs w:val="24"/>
        </w:rPr>
        <w:t>侧链无关的</w:t>
      </w:r>
      <w:r w:rsidR="00E66EE6" w:rsidRPr="00277CE6">
        <w:rPr>
          <w:rFonts w:ascii="Times New Roman" w:eastAsia="宋体" w:hAnsi="Times New Roman" w:cs="Times New Roman"/>
          <w:sz w:val="24"/>
          <w:szCs w:val="24"/>
        </w:rPr>
        <w:t>主链</w:t>
      </w:r>
      <w:r w:rsidR="00D86AB0" w:rsidRPr="00277CE6">
        <w:rPr>
          <w:rFonts w:ascii="Times New Roman" w:eastAsia="宋体" w:hAnsi="Times New Roman" w:cs="Times New Roman"/>
          <w:sz w:val="24"/>
          <w:szCs w:val="24"/>
        </w:rPr>
        <w:t>结构优化</w:t>
      </w:r>
      <w:r w:rsidR="00E44EDF" w:rsidRPr="00277CE6">
        <w:rPr>
          <w:rFonts w:ascii="Times New Roman" w:eastAsia="宋体" w:hAnsi="Times New Roman" w:cs="Times New Roman"/>
          <w:sz w:val="24"/>
          <w:szCs w:val="24"/>
        </w:rPr>
        <w:t>，</w:t>
      </w:r>
      <w:r w:rsidR="00EB2283" w:rsidRPr="00277CE6">
        <w:rPr>
          <w:rFonts w:ascii="Times New Roman" w:eastAsia="宋体" w:hAnsi="Times New Roman" w:cs="Times New Roman"/>
          <w:sz w:val="24"/>
          <w:szCs w:val="24"/>
        </w:rPr>
        <w:t>能够大大提升</w:t>
      </w:r>
      <w:r w:rsidR="00F735D4" w:rsidRPr="00277CE6">
        <w:rPr>
          <w:rFonts w:ascii="Times New Roman" w:eastAsia="宋体" w:hAnsi="Times New Roman" w:cs="Times New Roman"/>
          <w:sz w:val="24"/>
          <w:szCs w:val="24"/>
        </w:rPr>
        <w:t>蛋白质</w:t>
      </w:r>
      <w:r w:rsidR="003D46A7" w:rsidRPr="00277CE6">
        <w:rPr>
          <w:rFonts w:ascii="Times New Roman" w:eastAsia="宋体" w:hAnsi="Times New Roman" w:cs="Times New Roman"/>
          <w:sz w:val="24"/>
          <w:szCs w:val="24"/>
        </w:rPr>
        <w:t>从头</w:t>
      </w:r>
      <w:r w:rsidR="00F735D4" w:rsidRPr="00277CE6">
        <w:rPr>
          <w:rFonts w:ascii="Times New Roman" w:eastAsia="宋体" w:hAnsi="Times New Roman" w:cs="Times New Roman"/>
          <w:sz w:val="24"/>
          <w:szCs w:val="24"/>
        </w:rPr>
        <w:t>设计</w:t>
      </w:r>
      <w:r w:rsidR="00654E59" w:rsidRPr="00277CE6">
        <w:rPr>
          <w:rFonts w:ascii="Times New Roman" w:eastAsia="宋体" w:hAnsi="Times New Roman" w:cs="Times New Roman"/>
          <w:sz w:val="24"/>
          <w:szCs w:val="24"/>
        </w:rPr>
        <w:t>的</w:t>
      </w:r>
      <w:r w:rsidR="006F22E5">
        <w:rPr>
          <w:rFonts w:ascii="Times New Roman" w:eastAsia="宋体" w:hAnsi="Times New Roman" w:cs="Times New Roman" w:hint="eastAsia"/>
          <w:sz w:val="24"/>
          <w:szCs w:val="24"/>
        </w:rPr>
        <w:t>效率</w:t>
      </w:r>
      <w:r w:rsidR="00631238" w:rsidRPr="00277CE6">
        <w:rPr>
          <w:rFonts w:ascii="Times New Roman" w:eastAsia="宋体" w:hAnsi="Times New Roman" w:cs="Times New Roman"/>
          <w:sz w:val="24"/>
          <w:szCs w:val="24"/>
        </w:rPr>
        <w:t>。</w:t>
      </w:r>
    </w:p>
    <w:p w14:paraId="5A878E53" w14:textId="1D6BE397" w:rsidR="003A072D" w:rsidRPr="00277CE6" w:rsidRDefault="003A072D" w:rsidP="003A072D">
      <w:pPr>
        <w:spacing w:line="300" w:lineRule="auto"/>
        <w:rPr>
          <w:rFonts w:ascii="Times New Roman" w:eastAsia="宋体" w:hAnsi="Times New Roman" w:cs="Times New Roman"/>
          <w:sz w:val="24"/>
          <w:szCs w:val="24"/>
        </w:rPr>
      </w:pPr>
    </w:p>
    <w:p w14:paraId="4F06DEBD" w14:textId="3A20EC0A" w:rsidR="003A072D" w:rsidRPr="00277CE6" w:rsidRDefault="003A072D" w:rsidP="003A072D">
      <w:pPr>
        <w:spacing w:line="300" w:lineRule="auto"/>
        <w:jc w:val="center"/>
        <w:rPr>
          <w:rFonts w:ascii="Times New Roman" w:eastAsia="宋体" w:hAnsi="Times New Roman" w:cs="Times New Roman"/>
          <w:sz w:val="24"/>
          <w:szCs w:val="24"/>
        </w:rPr>
      </w:pPr>
      <w:r w:rsidRPr="00277CE6">
        <w:rPr>
          <w:rFonts w:ascii="Times New Roman" w:eastAsia="宋体" w:hAnsi="Times New Roman" w:cs="Times New Roman"/>
          <w:noProof/>
          <w:sz w:val="24"/>
          <w:szCs w:val="24"/>
        </w:rPr>
        <w:drawing>
          <wp:inline distT="0" distB="0" distL="0" distR="0" wp14:anchorId="4DD95B8D" wp14:editId="7899DFCD">
            <wp:extent cx="4800600" cy="3595735"/>
            <wp:effectExtent l="0" t="0" r="0" b="508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22102\AppData\Local\Temp\WeChat Files\47af6e595306af7d396b9e85fd78ae7.jpg"/>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4809944" cy="3602734"/>
                    </a:xfrm>
                    <a:prstGeom prst="rect">
                      <a:avLst/>
                    </a:prstGeom>
                    <a:noFill/>
                    <a:ln>
                      <a:noFill/>
                    </a:ln>
                  </pic:spPr>
                </pic:pic>
              </a:graphicData>
            </a:graphic>
          </wp:inline>
        </w:drawing>
      </w:r>
    </w:p>
    <w:p w14:paraId="0EFE466A" w14:textId="15228775" w:rsidR="00FB7692" w:rsidRDefault="003A072D" w:rsidP="00485E26">
      <w:pPr>
        <w:rPr>
          <w:rFonts w:ascii="Times New Roman" w:eastAsia="宋体" w:hAnsi="Times New Roman" w:cs="Times New Roman"/>
        </w:rPr>
      </w:pPr>
      <w:r w:rsidRPr="00277CE6">
        <w:rPr>
          <w:rFonts w:ascii="Times New Roman" w:eastAsia="宋体" w:hAnsi="Times New Roman" w:cs="Times New Roman"/>
        </w:rPr>
        <w:t>图</w:t>
      </w:r>
      <w:r w:rsidRPr="00277CE6">
        <w:rPr>
          <w:rFonts w:ascii="Times New Roman" w:eastAsia="宋体" w:hAnsi="Times New Roman" w:cs="Times New Roman"/>
        </w:rPr>
        <w:t xml:space="preserve">1.4 </w:t>
      </w:r>
      <w:proofErr w:type="spellStart"/>
      <w:r w:rsidRPr="00277CE6">
        <w:rPr>
          <w:rFonts w:ascii="Times New Roman" w:eastAsia="宋体" w:hAnsi="Times New Roman" w:cs="Times New Roman"/>
        </w:rPr>
        <w:t>tetraBASE</w:t>
      </w:r>
      <w:proofErr w:type="spellEnd"/>
      <w:r w:rsidRPr="00277CE6">
        <w:rPr>
          <w:rFonts w:ascii="Times New Roman" w:eastAsia="宋体" w:hAnsi="Times New Roman" w:cs="Times New Roman"/>
        </w:rPr>
        <w:t>能量函数的构建</w:t>
      </w:r>
      <w:r w:rsidR="001F667A" w:rsidRPr="00277CE6">
        <w:rPr>
          <w:rFonts w:ascii="Times New Roman" w:eastAsia="宋体" w:hAnsi="Times New Roman" w:cs="Times New Roman"/>
        </w:rPr>
        <w:t>。</w:t>
      </w:r>
      <w:r w:rsidR="00FB7692" w:rsidRPr="00277CE6">
        <w:rPr>
          <w:rFonts w:ascii="Times New Roman" w:eastAsia="宋体" w:hAnsi="Times New Roman" w:cs="Times New Roman"/>
        </w:rPr>
        <w:t>(a)</w:t>
      </w:r>
      <w:r w:rsidR="00485E26" w:rsidRPr="00277CE6">
        <w:rPr>
          <w:rFonts w:ascii="Times New Roman" w:eastAsia="宋体" w:hAnsi="Times New Roman" w:cs="Times New Roman"/>
        </w:rPr>
        <w:t xml:space="preserve"> </w:t>
      </w:r>
      <w:r w:rsidR="00FB7692" w:rsidRPr="00277CE6">
        <w:rPr>
          <w:rFonts w:ascii="Times New Roman" w:eastAsia="宋体" w:hAnsi="Times New Roman" w:cs="Times New Roman"/>
        </w:rPr>
        <w:t>两条反平行</w:t>
      </w:r>
      <w:r w:rsidR="00FB7692" w:rsidRPr="00277CE6">
        <w:rPr>
          <w:rFonts w:ascii="Times New Roman" w:eastAsia="宋体" w:hAnsi="Times New Roman" w:cs="Times New Roman"/>
        </w:rPr>
        <w:t>β</w:t>
      </w:r>
      <w:r w:rsidR="00FB7692" w:rsidRPr="00277CE6">
        <w:rPr>
          <w:rFonts w:ascii="Times New Roman" w:eastAsia="宋体" w:hAnsi="Times New Roman" w:cs="Times New Roman"/>
        </w:rPr>
        <w:t>折叠片</w:t>
      </w:r>
      <w:r w:rsidR="001F667A" w:rsidRPr="00277CE6">
        <w:rPr>
          <w:rFonts w:ascii="Times New Roman" w:eastAsia="宋体" w:hAnsi="Times New Roman" w:cs="Times New Roman"/>
        </w:rPr>
        <w:t>；</w:t>
      </w:r>
      <w:r w:rsidR="00FB7692" w:rsidRPr="00277CE6">
        <w:rPr>
          <w:rFonts w:ascii="Times New Roman" w:eastAsia="宋体" w:hAnsi="Times New Roman" w:cs="Times New Roman"/>
        </w:rPr>
        <w:t>(b)</w:t>
      </w:r>
      <w:r w:rsidR="00485E26" w:rsidRPr="00277CE6">
        <w:rPr>
          <w:rFonts w:ascii="Times New Roman" w:eastAsia="宋体" w:hAnsi="Times New Roman" w:cs="Times New Roman"/>
        </w:rPr>
        <w:t xml:space="preserve"> </w:t>
      </w:r>
      <w:r w:rsidR="00485E26" w:rsidRPr="00277CE6">
        <w:rPr>
          <w:rFonts w:ascii="Times New Roman" w:eastAsia="宋体" w:hAnsi="Times New Roman" w:cs="Times New Roman"/>
        </w:rPr>
        <w:t>一条</w:t>
      </w:r>
      <w:r w:rsidR="00FB7692" w:rsidRPr="00277CE6">
        <w:rPr>
          <w:rFonts w:ascii="Times New Roman" w:eastAsia="宋体" w:hAnsi="Times New Roman" w:cs="Times New Roman"/>
        </w:rPr>
        <w:t>α</w:t>
      </w:r>
      <w:r w:rsidR="00FB7692" w:rsidRPr="00277CE6">
        <w:rPr>
          <w:rFonts w:ascii="Times New Roman" w:eastAsia="宋体" w:hAnsi="Times New Roman" w:cs="Times New Roman"/>
        </w:rPr>
        <w:t>螺旋和</w:t>
      </w:r>
      <w:r w:rsidR="00485E26" w:rsidRPr="00277CE6">
        <w:rPr>
          <w:rFonts w:ascii="Times New Roman" w:eastAsia="宋体" w:hAnsi="Times New Roman" w:cs="Times New Roman"/>
        </w:rPr>
        <w:t>一条</w:t>
      </w:r>
      <w:r w:rsidR="00FB7692" w:rsidRPr="00277CE6">
        <w:rPr>
          <w:rFonts w:ascii="Times New Roman" w:eastAsia="宋体" w:hAnsi="Times New Roman" w:cs="Times New Roman"/>
        </w:rPr>
        <w:t>β</w:t>
      </w:r>
      <w:r w:rsidR="00FB7692" w:rsidRPr="00277CE6">
        <w:rPr>
          <w:rFonts w:ascii="Times New Roman" w:eastAsia="宋体" w:hAnsi="Times New Roman" w:cs="Times New Roman"/>
        </w:rPr>
        <w:t>折叠片</w:t>
      </w:r>
      <w:r w:rsidR="001F667A" w:rsidRPr="00277CE6">
        <w:rPr>
          <w:rFonts w:ascii="Times New Roman" w:eastAsia="宋体" w:hAnsi="Times New Roman" w:cs="Times New Roman"/>
        </w:rPr>
        <w:t>；</w:t>
      </w:r>
      <w:r w:rsidR="00FB7692" w:rsidRPr="00277CE6">
        <w:rPr>
          <w:rFonts w:ascii="Times New Roman" w:eastAsia="宋体" w:hAnsi="Times New Roman" w:cs="Times New Roman"/>
        </w:rPr>
        <w:t>(c)</w:t>
      </w:r>
      <w:r w:rsidR="00485E26" w:rsidRPr="00277CE6">
        <w:rPr>
          <w:rFonts w:ascii="Times New Roman" w:eastAsia="宋体" w:hAnsi="Times New Roman" w:cs="Times New Roman"/>
        </w:rPr>
        <w:t xml:space="preserve"> </w:t>
      </w:r>
      <w:r w:rsidR="00FB7692" w:rsidRPr="00277CE6">
        <w:rPr>
          <w:rFonts w:ascii="Times New Roman" w:eastAsia="宋体" w:hAnsi="Times New Roman" w:cs="Times New Roman"/>
        </w:rPr>
        <w:t>两条反平行</w:t>
      </w:r>
      <w:r w:rsidR="00FB7692" w:rsidRPr="00277CE6">
        <w:rPr>
          <w:rFonts w:ascii="Times New Roman" w:eastAsia="宋体" w:hAnsi="Times New Roman" w:cs="Times New Roman"/>
        </w:rPr>
        <w:t>α</w:t>
      </w:r>
      <w:r w:rsidR="00FB7692" w:rsidRPr="00277CE6">
        <w:rPr>
          <w:rFonts w:ascii="Times New Roman" w:eastAsia="宋体" w:hAnsi="Times New Roman" w:cs="Times New Roman"/>
        </w:rPr>
        <w:t>螺旋</w:t>
      </w:r>
      <w:r w:rsidR="001F667A" w:rsidRPr="00277CE6">
        <w:rPr>
          <w:rFonts w:ascii="Times New Roman" w:eastAsia="宋体" w:hAnsi="Times New Roman" w:cs="Times New Roman"/>
        </w:rPr>
        <w:t>。</w:t>
      </w:r>
      <w:r w:rsidR="00485E26" w:rsidRPr="00277CE6">
        <w:rPr>
          <w:rFonts w:ascii="Times New Roman" w:eastAsia="宋体" w:hAnsi="Times New Roman" w:cs="Times New Roman"/>
        </w:rPr>
        <w:fldChar w:fldCharType="begin"/>
      </w:r>
      <w:r w:rsidR="00485E26" w:rsidRPr="00277CE6">
        <w:rPr>
          <w:rFonts w:ascii="Times New Roman" w:eastAsia="宋体" w:hAnsi="Times New Roman" w:cs="Times New Roman"/>
        </w:rPr>
        <w:instrText xml:space="preserve"> ADDIN ZOTERO_ITEM CSL_CITATION {"citationID":"k0IJUgxf","properties":{"formattedCitation":"\\super 13\\nosupersub{}","plainCitation":"13","noteIndex":0},"citationItems":[{"id":9,"uris":["http://zotero.org/users/9340884/items/VIXZHG6F"],"itemData":{"id":9,"type":"article-journal","abstract":"To construct backbone structures of high designability is a primary aspect of computational protein design. We report here a side chain-independent statistical energy that aims at realistic modeling of through-space packing of polypeptide backbones. To mitigate the lack of explicit amino acid side chains, the model treats the interbackbone site packing as being dependent on peptide local conformation. In addition, new variables suitable for statistical analysis, one for relative orientation and another for distance, have been introduced to represent the intersite geometry based on the asymmetrical tetrahedron organization of distinct chemical groups surrounding the Cα-carbon atoms. The resulting tetrahedron-based backbone statistical energy (tetraBASE) model has been used to optimize the tertiary organizations of secondary structure elements (SSEs) of designated types with Monte Caro simulated annealing, starting from artiﬁcial initial conﬁgurations. The tetraBASE minimum energy structures can reproduce SSE packing frequently observed in native proteins with atomic root-mean-square deviations of 1−2 Å. The model has also been tested by examining the stability of native SSE arrangements under tetraBASE. The results suggest that tetraBASE model can be used to eﬀectively represent interbackbone packing when designing backbone structures without explicitly knowing side chain types.","container-title":"Journal of Chemical Information and Modeling","DOI":"10.1021/acs.jcim.7b00677","ISSN":"1549-9596, 1549-960X","issue":"2","journalAbbreviation":"J. Chem. Inf. Model.","language":"en","page":"430-442","source":"DOI.org (Crossref)","title":"TetraBASE: A Side Chain-Independent Statistical Energy for Designing Realistically Packed Protein Backbones","title-short":"TetraBASE","volume":"58","author":[{"family":"Chu","given":"Huanyu"},{"family":"Liu","given":"Haiyan"}],"issued":{"date-parts":[["2018",2,26]]}}}],"schema":"https://github.com/citation-style-language/schema/raw/master/csl-citation.json"} </w:instrText>
      </w:r>
      <w:r w:rsidR="00485E26" w:rsidRPr="00277CE6">
        <w:rPr>
          <w:rFonts w:ascii="Times New Roman" w:eastAsia="宋体" w:hAnsi="Times New Roman" w:cs="Times New Roman"/>
        </w:rPr>
        <w:fldChar w:fldCharType="separate"/>
      </w:r>
      <w:r w:rsidR="00485E26" w:rsidRPr="00277CE6">
        <w:rPr>
          <w:rFonts w:ascii="Times New Roman" w:hAnsi="Times New Roman" w:cs="Times New Roman"/>
          <w:kern w:val="0"/>
          <w:szCs w:val="24"/>
          <w:vertAlign w:val="superscript"/>
        </w:rPr>
        <w:t>13</w:t>
      </w:r>
      <w:r w:rsidR="00485E26" w:rsidRPr="00277CE6">
        <w:rPr>
          <w:rFonts w:ascii="Times New Roman" w:eastAsia="宋体" w:hAnsi="Times New Roman" w:cs="Times New Roman"/>
        </w:rPr>
        <w:fldChar w:fldCharType="end"/>
      </w:r>
    </w:p>
    <w:p w14:paraId="68B35F08" w14:textId="77777777" w:rsidR="00FE1C0F" w:rsidRPr="00277CE6" w:rsidRDefault="00FE1C0F" w:rsidP="00485E26">
      <w:pPr>
        <w:rPr>
          <w:rFonts w:ascii="Times New Roman" w:eastAsia="宋体" w:hAnsi="Times New Roman" w:cs="Times New Roman"/>
        </w:rPr>
      </w:pPr>
    </w:p>
    <w:p w14:paraId="7C18C4EF" w14:textId="2580F40B" w:rsidR="000F768C" w:rsidRPr="00277CE6" w:rsidRDefault="00FE7B0F" w:rsidP="00583C40">
      <w:pPr>
        <w:spacing w:line="300" w:lineRule="auto"/>
        <w:ind w:firstLineChars="200" w:firstLine="480"/>
        <w:rPr>
          <w:rFonts w:ascii="Times New Roman" w:eastAsia="宋体" w:hAnsi="Times New Roman" w:cs="Times New Roman"/>
          <w:sz w:val="24"/>
          <w:szCs w:val="24"/>
        </w:rPr>
      </w:pPr>
      <w:r w:rsidRPr="00277CE6">
        <w:rPr>
          <w:rFonts w:ascii="Times New Roman" w:eastAsia="宋体" w:hAnsi="Times New Roman" w:cs="Times New Roman"/>
          <w:sz w:val="24"/>
          <w:szCs w:val="24"/>
        </w:rPr>
        <w:t>2010</w:t>
      </w:r>
      <w:r w:rsidRPr="00277CE6">
        <w:rPr>
          <w:rFonts w:ascii="Times New Roman" w:eastAsia="宋体" w:hAnsi="Times New Roman" w:cs="Times New Roman"/>
          <w:sz w:val="24"/>
          <w:szCs w:val="24"/>
        </w:rPr>
        <w:t>年，</w:t>
      </w:r>
      <w:r w:rsidR="00F27475" w:rsidRPr="00277CE6">
        <w:rPr>
          <w:rFonts w:ascii="Times New Roman" w:eastAsia="宋体" w:hAnsi="Times New Roman" w:cs="Times New Roman"/>
          <w:sz w:val="24"/>
          <w:szCs w:val="24"/>
        </w:rPr>
        <w:t>MacDonald</w:t>
      </w:r>
      <w:r w:rsidR="00F27475" w:rsidRPr="00277CE6">
        <w:rPr>
          <w:rFonts w:ascii="Times New Roman" w:eastAsia="宋体" w:hAnsi="Times New Roman" w:cs="Times New Roman"/>
          <w:sz w:val="24"/>
          <w:szCs w:val="24"/>
        </w:rPr>
        <w:t>等</w:t>
      </w:r>
      <w:r w:rsidR="00E97ADE" w:rsidRPr="00277CE6">
        <w:rPr>
          <w:rFonts w:ascii="Times New Roman" w:eastAsia="宋体" w:hAnsi="Times New Roman" w:cs="Times New Roman"/>
          <w:sz w:val="24"/>
          <w:szCs w:val="24"/>
        </w:rPr>
        <w:fldChar w:fldCharType="begin"/>
      </w:r>
      <w:r w:rsidR="002D7F7A" w:rsidRPr="00277CE6">
        <w:rPr>
          <w:rFonts w:ascii="Times New Roman" w:eastAsia="宋体" w:hAnsi="Times New Roman" w:cs="Times New Roman"/>
          <w:sz w:val="24"/>
          <w:szCs w:val="24"/>
        </w:rPr>
        <w:instrText xml:space="preserve"> ADDIN ZOTERO_ITEM CSL_CITATION {"citationID":"LIbwd0n8","properties":{"formattedCitation":"\\super 14\\nosupersub{}","plainCitation":"14","noteIndex":0},"citationItems":[{"id":248,"uris":["http://zotero.org/users/9340884/items/29PIESSM"],"itemData":{"id":248,"type":"article-journal","abstract":"In recent years, there have been significant advances in the field of computational protein design including the successful computational design of enzymes based on backbone scaffolds from experimentally solved structures. It is likely that large-scale sampling of protein backbone conformations will become necessary as further progress is made on more complicated systems. Removing the constraint of having to use scaffolds based on known protein backbones is a potential method of solving the problem. With this application in mind, we describe a method to systematically construct a large number of de novo backbone structures from idealized topological forms in a top–down hierarchical approach. The structural properties of these novel backbone scaffolds were analyzed and compared with a set of high-resolution experimental structures from the protein data bank (PDB). It was found that the Ramachandran plot distribution and relative γ- and β-turn frequencies were similar to those found in the PDB. The de novo scaffolds were sequence designed with RosettaDesign, and the energy distributions and amino acid compositions were comparable with the results for redesigned experimentally solved backbones. Proteins 2010. © 2009 Wiley-Liss, Inc.","container-title":"Proteins: Structure, Function, and Bioinformatics","DOI":"10.1002/prot.22651","ISSN":"1097-0134","issue":"5","language":"en","note":"_eprint: https://onlinelibrary.wiley.com/doi/pdf/10.1002/prot.22651","page":"1311-1325","source":"Wiley Online Library","title":"De novo backbone scaffolds for protein design","volume":"78","author":[{"family":"MacDonald","given":"James T."},{"family":"Maksimiak","given":"Katarzyna"},{"family":"Sadowski","given":"Michael I."},{"family":"Taylor","given":"William R."}],"issued":{"date-parts":[["2010"]]}}}],"schema":"https://github.com/citation-style-language/schema/raw/master/csl-citation.json"} </w:instrText>
      </w:r>
      <w:r w:rsidR="00E97ADE" w:rsidRPr="00277CE6">
        <w:rPr>
          <w:rFonts w:ascii="Times New Roman" w:eastAsia="宋体" w:hAnsi="Times New Roman" w:cs="Times New Roman"/>
          <w:sz w:val="24"/>
          <w:szCs w:val="24"/>
        </w:rPr>
        <w:fldChar w:fldCharType="separate"/>
      </w:r>
      <w:r w:rsidR="002D7F7A" w:rsidRPr="00277CE6">
        <w:rPr>
          <w:rFonts w:ascii="Times New Roman" w:hAnsi="Times New Roman" w:cs="Times New Roman"/>
          <w:kern w:val="0"/>
          <w:sz w:val="24"/>
          <w:szCs w:val="24"/>
          <w:vertAlign w:val="superscript"/>
        </w:rPr>
        <w:t>14</w:t>
      </w:r>
      <w:r w:rsidR="00E97ADE" w:rsidRPr="00277CE6">
        <w:rPr>
          <w:rFonts w:ascii="Times New Roman" w:eastAsia="宋体" w:hAnsi="Times New Roman" w:cs="Times New Roman"/>
          <w:sz w:val="24"/>
          <w:szCs w:val="24"/>
        </w:rPr>
        <w:fldChar w:fldCharType="end"/>
      </w:r>
      <w:r w:rsidR="0095774E" w:rsidRPr="00277CE6">
        <w:rPr>
          <w:rFonts w:ascii="Times New Roman" w:eastAsia="宋体" w:hAnsi="Times New Roman" w:cs="Times New Roman"/>
          <w:sz w:val="24"/>
          <w:szCs w:val="24"/>
        </w:rPr>
        <w:t>构建了</w:t>
      </w:r>
      <w:r w:rsidR="00C324D6" w:rsidRPr="00277CE6">
        <w:rPr>
          <w:rFonts w:ascii="Times New Roman" w:eastAsia="宋体" w:hAnsi="Times New Roman" w:cs="Times New Roman"/>
          <w:sz w:val="24"/>
          <w:szCs w:val="24"/>
        </w:rPr>
        <w:t>基于</w:t>
      </w:r>
      <w:r w:rsidR="004849E2" w:rsidRPr="00277CE6">
        <w:rPr>
          <w:rFonts w:ascii="Times New Roman" w:eastAsia="宋体" w:hAnsi="Times New Roman" w:cs="Times New Roman"/>
          <w:sz w:val="24"/>
          <w:szCs w:val="24"/>
        </w:rPr>
        <w:t>C</w:t>
      </w:r>
      <w:r w:rsidR="00C324D6" w:rsidRPr="00277CE6">
        <w:rPr>
          <w:rFonts w:ascii="Times New Roman" w:eastAsia="宋体" w:hAnsi="Times New Roman" w:cs="Times New Roman"/>
          <w:sz w:val="24"/>
          <w:szCs w:val="24"/>
        </w:rPr>
        <w:t>α</w:t>
      </w:r>
      <w:r w:rsidR="00AB5769" w:rsidRPr="00277CE6">
        <w:rPr>
          <w:rFonts w:ascii="Times New Roman" w:eastAsia="宋体" w:hAnsi="Times New Roman" w:cs="Times New Roman"/>
          <w:sz w:val="24"/>
          <w:szCs w:val="24"/>
        </w:rPr>
        <w:t>原子的</w:t>
      </w:r>
      <w:r w:rsidR="00AA43A0" w:rsidRPr="00277CE6">
        <w:rPr>
          <w:rFonts w:ascii="Times New Roman" w:eastAsia="宋体" w:hAnsi="Times New Roman" w:cs="Times New Roman"/>
          <w:sz w:val="24"/>
          <w:szCs w:val="24"/>
        </w:rPr>
        <w:t>能量</w:t>
      </w:r>
      <w:r w:rsidR="00AB5769" w:rsidRPr="00277CE6">
        <w:rPr>
          <w:rFonts w:ascii="Times New Roman" w:eastAsia="宋体" w:hAnsi="Times New Roman" w:cs="Times New Roman"/>
          <w:sz w:val="24"/>
          <w:szCs w:val="24"/>
        </w:rPr>
        <w:t>函数，通过高分辨率蛋白</w:t>
      </w:r>
      <w:proofErr w:type="gramStart"/>
      <w:r w:rsidR="00AB5769" w:rsidRPr="00277CE6">
        <w:rPr>
          <w:rFonts w:ascii="Times New Roman" w:eastAsia="宋体" w:hAnsi="Times New Roman" w:cs="Times New Roman"/>
          <w:sz w:val="24"/>
          <w:szCs w:val="24"/>
        </w:rPr>
        <w:t>质数据集对</w:t>
      </w:r>
      <w:proofErr w:type="gramEnd"/>
      <w:r w:rsidR="00AA43A0" w:rsidRPr="00277CE6">
        <w:rPr>
          <w:rFonts w:ascii="Times New Roman" w:eastAsia="宋体" w:hAnsi="Times New Roman" w:cs="Times New Roman"/>
          <w:sz w:val="24"/>
          <w:szCs w:val="24"/>
        </w:rPr>
        <w:t>能量</w:t>
      </w:r>
      <w:r w:rsidR="00031195" w:rsidRPr="00277CE6">
        <w:rPr>
          <w:rFonts w:ascii="Times New Roman" w:eastAsia="宋体" w:hAnsi="Times New Roman" w:cs="Times New Roman"/>
          <w:sz w:val="24"/>
          <w:szCs w:val="24"/>
        </w:rPr>
        <w:t>函数</w:t>
      </w:r>
      <w:r w:rsidR="00AA43A0" w:rsidRPr="00277CE6">
        <w:rPr>
          <w:rFonts w:ascii="Times New Roman" w:eastAsia="宋体" w:hAnsi="Times New Roman" w:cs="Times New Roman"/>
          <w:sz w:val="24"/>
          <w:szCs w:val="24"/>
        </w:rPr>
        <w:t>中的各能量项</w:t>
      </w:r>
      <w:r w:rsidR="00AB5769" w:rsidRPr="00277CE6">
        <w:rPr>
          <w:rFonts w:ascii="Times New Roman" w:eastAsia="宋体" w:hAnsi="Times New Roman" w:cs="Times New Roman"/>
          <w:sz w:val="24"/>
          <w:szCs w:val="24"/>
        </w:rPr>
        <w:t>进行参数化</w:t>
      </w:r>
      <w:r w:rsidR="00AA43A0" w:rsidRPr="00277CE6">
        <w:rPr>
          <w:rFonts w:ascii="Times New Roman" w:eastAsia="宋体" w:hAnsi="Times New Roman" w:cs="Times New Roman"/>
          <w:sz w:val="24"/>
          <w:szCs w:val="24"/>
        </w:rPr>
        <w:t>，较好地模拟了</w:t>
      </w:r>
      <w:r w:rsidR="00086BDD" w:rsidRPr="00277CE6">
        <w:rPr>
          <w:rFonts w:ascii="Times New Roman" w:eastAsia="宋体" w:hAnsi="Times New Roman" w:cs="Times New Roman"/>
          <w:sz w:val="24"/>
          <w:szCs w:val="24"/>
        </w:rPr>
        <w:t>蛋白质主链局部构象</w:t>
      </w:r>
      <w:r w:rsidR="00702706" w:rsidRPr="00277CE6">
        <w:rPr>
          <w:rFonts w:ascii="Times New Roman" w:eastAsia="宋体" w:hAnsi="Times New Roman" w:cs="Times New Roman"/>
          <w:sz w:val="24"/>
          <w:szCs w:val="24"/>
        </w:rPr>
        <w:t>以及</w:t>
      </w:r>
      <w:r w:rsidR="00DF667B" w:rsidRPr="00277CE6">
        <w:rPr>
          <w:rFonts w:ascii="Times New Roman" w:eastAsia="宋体" w:hAnsi="Times New Roman" w:cs="Times New Roman"/>
          <w:sz w:val="24"/>
          <w:szCs w:val="24"/>
        </w:rPr>
        <w:t>主链氢键</w:t>
      </w:r>
      <w:r w:rsidR="00864762" w:rsidRPr="00277CE6">
        <w:rPr>
          <w:rFonts w:ascii="Times New Roman" w:eastAsia="宋体" w:hAnsi="Times New Roman" w:cs="Times New Roman"/>
          <w:sz w:val="24"/>
          <w:szCs w:val="24"/>
        </w:rPr>
        <w:t>。</w:t>
      </w:r>
      <w:r w:rsidR="00EB794C" w:rsidRPr="00277CE6">
        <w:rPr>
          <w:rFonts w:ascii="Times New Roman" w:eastAsia="宋体" w:hAnsi="Times New Roman" w:cs="Times New Roman"/>
          <w:sz w:val="24"/>
          <w:szCs w:val="24"/>
        </w:rPr>
        <w:t>该研究表明</w:t>
      </w:r>
      <w:r w:rsidR="00BE2BC3" w:rsidRPr="00277CE6">
        <w:rPr>
          <w:rFonts w:ascii="Times New Roman" w:eastAsia="宋体" w:hAnsi="Times New Roman" w:cs="Times New Roman"/>
          <w:sz w:val="24"/>
          <w:szCs w:val="24"/>
        </w:rPr>
        <w:t>在侧链无关的情况下，</w:t>
      </w:r>
      <w:r w:rsidR="008C41B8" w:rsidRPr="00277CE6">
        <w:rPr>
          <w:rFonts w:ascii="Times New Roman" w:eastAsia="宋体" w:hAnsi="Times New Roman" w:cs="Times New Roman"/>
          <w:sz w:val="24"/>
          <w:szCs w:val="24"/>
        </w:rPr>
        <w:t>在该</w:t>
      </w:r>
      <w:r w:rsidR="00D50DEB" w:rsidRPr="00277CE6">
        <w:rPr>
          <w:rFonts w:ascii="Times New Roman" w:eastAsia="宋体" w:hAnsi="Times New Roman" w:cs="Times New Roman"/>
          <w:sz w:val="24"/>
          <w:szCs w:val="24"/>
        </w:rPr>
        <w:t>能量函数</w:t>
      </w:r>
      <w:r w:rsidR="008C41B8" w:rsidRPr="00277CE6">
        <w:rPr>
          <w:rFonts w:ascii="Times New Roman" w:eastAsia="宋体" w:hAnsi="Times New Roman" w:cs="Times New Roman"/>
          <w:sz w:val="24"/>
          <w:szCs w:val="24"/>
        </w:rPr>
        <w:t>下的一些低能量结构仍能够很好地复现</w:t>
      </w:r>
      <w:r w:rsidR="001A64F6" w:rsidRPr="00277CE6">
        <w:rPr>
          <w:rFonts w:ascii="Times New Roman" w:eastAsia="宋体" w:hAnsi="Times New Roman" w:cs="Times New Roman"/>
          <w:sz w:val="24"/>
          <w:szCs w:val="24"/>
        </w:rPr>
        <w:t>天然蛋白质结构片段</w:t>
      </w:r>
      <w:r w:rsidR="0097047F" w:rsidRPr="00277CE6">
        <w:rPr>
          <w:rFonts w:ascii="Times New Roman" w:eastAsia="宋体" w:hAnsi="Times New Roman" w:cs="Times New Roman"/>
          <w:sz w:val="24"/>
          <w:szCs w:val="24"/>
        </w:rPr>
        <w:t>，</w:t>
      </w:r>
      <w:r w:rsidR="00676FAF" w:rsidRPr="00277CE6">
        <w:rPr>
          <w:rFonts w:ascii="Times New Roman" w:eastAsia="宋体" w:hAnsi="Times New Roman" w:cs="Times New Roman"/>
          <w:sz w:val="24"/>
          <w:szCs w:val="24"/>
        </w:rPr>
        <w:t>验证了</w:t>
      </w:r>
      <w:r w:rsidR="00F95659" w:rsidRPr="00277CE6">
        <w:rPr>
          <w:rFonts w:ascii="Times New Roman" w:eastAsia="宋体" w:hAnsi="Times New Roman" w:cs="Times New Roman"/>
          <w:sz w:val="24"/>
          <w:szCs w:val="24"/>
        </w:rPr>
        <w:t>经过优化后能量较低</w:t>
      </w:r>
      <w:r w:rsidR="00676FAF" w:rsidRPr="00277CE6">
        <w:rPr>
          <w:rFonts w:ascii="Times New Roman" w:eastAsia="宋体" w:hAnsi="Times New Roman" w:cs="Times New Roman"/>
          <w:sz w:val="24"/>
          <w:szCs w:val="24"/>
        </w:rPr>
        <w:t>的主链结构具有较高的可设计性。</w:t>
      </w:r>
      <w:r w:rsidR="00D02547" w:rsidRPr="00277CE6">
        <w:rPr>
          <w:rFonts w:ascii="Times New Roman" w:eastAsia="宋体" w:hAnsi="Times New Roman" w:cs="Times New Roman"/>
          <w:sz w:val="24"/>
          <w:szCs w:val="24"/>
        </w:rPr>
        <w:t>但是该模型</w:t>
      </w:r>
      <w:r w:rsidR="00C957D2" w:rsidRPr="00277CE6">
        <w:rPr>
          <w:rFonts w:ascii="Times New Roman" w:eastAsia="宋体" w:hAnsi="Times New Roman" w:cs="Times New Roman"/>
          <w:sz w:val="24"/>
          <w:szCs w:val="24"/>
        </w:rPr>
        <w:t>重点对</w:t>
      </w:r>
      <w:r w:rsidR="00243304" w:rsidRPr="00277CE6">
        <w:rPr>
          <w:rFonts w:ascii="Times New Roman" w:eastAsia="宋体" w:hAnsi="Times New Roman" w:cs="Times New Roman"/>
          <w:sz w:val="24"/>
          <w:szCs w:val="24"/>
        </w:rPr>
        <w:t>于</w:t>
      </w:r>
      <w:r w:rsidR="00EB6894" w:rsidRPr="00277CE6">
        <w:rPr>
          <w:rFonts w:ascii="Times New Roman" w:eastAsia="宋体" w:hAnsi="Times New Roman" w:cs="Times New Roman"/>
          <w:sz w:val="24"/>
          <w:szCs w:val="24"/>
        </w:rPr>
        <w:t>蛋白质局部骨架</w:t>
      </w:r>
      <w:r w:rsidR="00D5777B" w:rsidRPr="00277CE6">
        <w:rPr>
          <w:rFonts w:ascii="Times New Roman" w:eastAsia="宋体" w:hAnsi="Times New Roman" w:cs="Times New Roman"/>
          <w:sz w:val="24"/>
          <w:szCs w:val="24"/>
        </w:rPr>
        <w:t>进行</w:t>
      </w:r>
      <w:r w:rsidR="00EB6894" w:rsidRPr="00277CE6">
        <w:rPr>
          <w:rFonts w:ascii="Times New Roman" w:eastAsia="宋体" w:hAnsi="Times New Roman" w:cs="Times New Roman"/>
          <w:sz w:val="24"/>
          <w:szCs w:val="24"/>
        </w:rPr>
        <w:t>真实建模，</w:t>
      </w:r>
      <w:r w:rsidR="005604B5" w:rsidRPr="00277CE6">
        <w:rPr>
          <w:rFonts w:ascii="Times New Roman" w:eastAsia="宋体" w:hAnsi="Times New Roman" w:cs="Times New Roman"/>
          <w:sz w:val="24"/>
          <w:szCs w:val="24"/>
        </w:rPr>
        <w:t>而</w:t>
      </w:r>
      <w:r w:rsidR="00D02547" w:rsidRPr="00277CE6">
        <w:rPr>
          <w:rFonts w:ascii="Times New Roman" w:eastAsia="宋体" w:hAnsi="Times New Roman" w:cs="Times New Roman"/>
          <w:sz w:val="24"/>
          <w:szCs w:val="24"/>
        </w:rPr>
        <w:t>对于</w:t>
      </w:r>
      <w:r w:rsidR="00D92752" w:rsidRPr="00277CE6">
        <w:rPr>
          <w:rFonts w:ascii="Times New Roman" w:eastAsia="宋体" w:hAnsi="Times New Roman" w:cs="Times New Roman"/>
          <w:sz w:val="24"/>
          <w:szCs w:val="24"/>
        </w:rPr>
        <w:t>蛋白质中长距离</w:t>
      </w:r>
      <w:r w:rsidR="001636C8" w:rsidRPr="00277CE6">
        <w:rPr>
          <w:rFonts w:ascii="Times New Roman" w:eastAsia="宋体" w:hAnsi="Times New Roman" w:cs="Times New Roman"/>
          <w:sz w:val="24"/>
          <w:szCs w:val="24"/>
        </w:rPr>
        <w:t>相互作用</w:t>
      </w:r>
      <w:r w:rsidR="00D420D7" w:rsidRPr="00277CE6">
        <w:rPr>
          <w:rFonts w:ascii="Times New Roman" w:eastAsia="宋体" w:hAnsi="Times New Roman" w:cs="Times New Roman"/>
          <w:sz w:val="24"/>
          <w:szCs w:val="24"/>
        </w:rPr>
        <w:t>的描述较为粗糙</w:t>
      </w:r>
      <w:r w:rsidR="00E76664" w:rsidRPr="00277CE6">
        <w:rPr>
          <w:rFonts w:ascii="Times New Roman" w:eastAsia="宋体" w:hAnsi="Times New Roman" w:cs="Times New Roman"/>
          <w:sz w:val="24"/>
          <w:szCs w:val="24"/>
        </w:rPr>
        <w:t>，因此在优化完整的主链结构时</w:t>
      </w:r>
      <w:r w:rsidR="0069486C" w:rsidRPr="00277CE6">
        <w:rPr>
          <w:rFonts w:ascii="Times New Roman" w:eastAsia="宋体" w:hAnsi="Times New Roman" w:cs="Times New Roman"/>
          <w:sz w:val="24"/>
          <w:szCs w:val="24"/>
        </w:rPr>
        <w:t>相对</w:t>
      </w:r>
      <w:r w:rsidR="00AC1ACA" w:rsidRPr="00277CE6">
        <w:rPr>
          <w:rFonts w:ascii="Times New Roman" w:eastAsia="宋体" w:hAnsi="Times New Roman" w:cs="Times New Roman"/>
          <w:sz w:val="24"/>
          <w:szCs w:val="24"/>
        </w:rPr>
        <w:t>实际主链结构的偏差较大</w:t>
      </w:r>
      <w:r w:rsidR="00A34E4E" w:rsidRPr="00277CE6">
        <w:rPr>
          <w:rFonts w:ascii="Times New Roman" w:eastAsia="宋体" w:hAnsi="Times New Roman" w:cs="Times New Roman"/>
          <w:sz w:val="24"/>
          <w:szCs w:val="24"/>
        </w:rPr>
        <w:t>。</w:t>
      </w:r>
      <w:r w:rsidR="00A34E4E" w:rsidRPr="00277CE6">
        <w:rPr>
          <w:rFonts w:ascii="Times New Roman" w:eastAsia="宋体" w:hAnsi="Times New Roman" w:cs="Times New Roman"/>
          <w:sz w:val="24"/>
          <w:szCs w:val="24"/>
        </w:rPr>
        <w:t>2018</w:t>
      </w:r>
      <w:r w:rsidR="00A34E4E" w:rsidRPr="00277CE6">
        <w:rPr>
          <w:rFonts w:ascii="Times New Roman" w:eastAsia="宋体" w:hAnsi="Times New Roman" w:cs="Times New Roman"/>
          <w:sz w:val="24"/>
          <w:szCs w:val="24"/>
        </w:rPr>
        <w:t>年，</w:t>
      </w:r>
      <w:r w:rsidR="006A0488" w:rsidRPr="00277CE6">
        <w:rPr>
          <w:rFonts w:ascii="Times New Roman" w:eastAsia="宋体" w:hAnsi="Times New Roman" w:cs="Times New Roman"/>
          <w:sz w:val="24"/>
          <w:szCs w:val="24"/>
        </w:rPr>
        <w:t>Chu</w:t>
      </w:r>
      <w:r w:rsidR="006A0488" w:rsidRPr="00277CE6">
        <w:rPr>
          <w:rFonts w:ascii="Times New Roman" w:eastAsia="宋体" w:hAnsi="Times New Roman" w:cs="Times New Roman"/>
          <w:sz w:val="24"/>
          <w:szCs w:val="24"/>
        </w:rPr>
        <w:t>等</w:t>
      </w:r>
      <w:r w:rsidR="006A0488" w:rsidRPr="00277CE6">
        <w:rPr>
          <w:rFonts w:ascii="Times New Roman" w:eastAsia="宋体" w:hAnsi="Times New Roman" w:cs="Times New Roman"/>
          <w:sz w:val="24"/>
          <w:szCs w:val="24"/>
        </w:rPr>
        <w:fldChar w:fldCharType="begin"/>
      </w:r>
      <w:r w:rsidR="002D7F7A" w:rsidRPr="00277CE6">
        <w:rPr>
          <w:rFonts w:ascii="Times New Roman" w:eastAsia="宋体" w:hAnsi="Times New Roman" w:cs="Times New Roman"/>
          <w:sz w:val="24"/>
          <w:szCs w:val="24"/>
        </w:rPr>
        <w:instrText xml:space="preserve"> ADDIN ZOTERO_ITEM CSL_CITATION {"citationID":"t71SjUg9","properties":{"formattedCitation":"\\super 13\\nosupersub{}","plainCitation":"13","noteIndex":0},"citationItems":[{"id":9,"uris":["http://zotero.org/users/9340884/items/VIXZHG6F"],"itemData":{"id":9,"type":"article-journal","abstract":"To construct backbone structures of high designability is a primary aspect of computational protein design. We report here a side chain-independent statistical energy that aims at realistic modeling of through-space packing of polypeptide backbones. To mitigate the lack of explicit amino acid side chains, the model treats the interbackbone site packing as being dependent on peptide local conformation. In addition, new variables suitable for statistical analysis, one for relative orientation and another for distance, have been introduced to represent the intersite geometry based on the asymmetrical tetrahedron organization of distinct chemical groups surrounding the Cα-carbon atoms. The resulting tetrahedron-based backbone statistical energy (tetraBASE) model has been used to optimize the tertiary organizations of secondary structure elements (SSEs) of designated types with Monte Caro simulated annealing, starting from artiﬁcial initial conﬁgurations. The tetraBASE minimum energy structures can reproduce SSE packing frequently observed in native proteins with atomic root-mean-square deviations of 1−2 Å. The model has also been tested by examining the stability of native SSE arrangements under tetraBASE. The results suggest that tetraBASE model can be used to eﬀectively represent interbackbone packing when designing backbone structures without explicitly knowing side chain types.","container-title":"Journal of Chemical Information and Modeling","DOI":"10.1021/acs.jcim.7b00677","ISSN":"1549-9596, 1549-960X","issue":"2","journalAbbreviation":"J. Chem. Inf. Model.","language":"en","page":"430-442","source":"DOI.org (Crossref)","title":"TetraBASE: A Side Chain-Independent Statistical Energy for Designing Realistically Packed Protein Backbones","title-short":"TetraBASE","volume":"58","author":[{"family":"Chu","given":"Huanyu"},{"family":"Liu","given":"Haiyan"}],"issued":{"date-parts":[["2018",2,26]]}}}],"schema":"https://github.com/citation-style-language/schema/raw/master/csl-citation.json"} </w:instrText>
      </w:r>
      <w:r w:rsidR="006A0488" w:rsidRPr="00277CE6">
        <w:rPr>
          <w:rFonts w:ascii="Times New Roman" w:eastAsia="宋体" w:hAnsi="Times New Roman" w:cs="Times New Roman"/>
          <w:sz w:val="24"/>
          <w:szCs w:val="24"/>
        </w:rPr>
        <w:fldChar w:fldCharType="separate"/>
      </w:r>
      <w:r w:rsidR="002D7F7A" w:rsidRPr="00277CE6">
        <w:rPr>
          <w:rFonts w:ascii="Times New Roman" w:hAnsi="Times New Roman" w:cs="Times New Roman"/>
          <w:kern w:val="0"/>
          <w:sz w:val="24"/>
          <w:szCs w:val="24"/>
          <w:vertAlign w:val="superscript"/>
        </w:rPr>
        <w:t>13</w:t>
      </w:r>
      <w:r w:rsidR="006A0488" w:rsidRPr="00277CE6">
        <w:rPr>
          <w:rFonts w:ascii="Times New Roman" w:eastAsia="宋体" w:hAnsi="Times New Roman" w:cs="Times New Roman"/>
          <w:sz w:val="24"/>
          <w:szCs w:val="24"/>
        </w:rPr>
        <w:fldChar w:fldCharType="end"/>
      </w:r>
      <w:r w:rsidR="006A0488" w:rsidRPr="00277CE6">
        <w:rPr>
          <w:rFonts w:ascii="Times New Roman" w:eastAsia="宋体" w:hAnsi="Times New Roman" w:cs="Times New Roman"/>
          <w:sz w:val="24"/>
          <w:szCs w:val="24"/>
        </w:rPr>
        <w:t>发展了</w:t>
      </w:r>
      <w:r w:rsidR="00387C3F" w:rsidRPr="00277CE6">
        <w:rPr>
          <w:rFonts w:ascii="Times New Roman" w:eastAsia="宋体" w:hAnsi="Times New Roman" w:cs="Times New Roman"/>
          <w:sz w:val="24"/>
          <w:szCs w:val="24"/>
        </w:rPr>
        <w:t>基于统计的</w:t>
      </w:r>
      <w:r w:rsidR="0073546B" w:rsidRPr="00277CE6">
        <w:rPr>
          <w:rFonts w:ascii="Times New Roman" w:eastAsia="宋体" w:hAnsi="Times New Roman" w:cs="Times New Roman"/>
          <w:sz w:val="24"/>
          <w:szCs w:val="24"/>
        </w:rPr>
        <w:t>侧链无关的</w:t>
      </w:r>
      <w:r w:rsidR="00EF5713" w:rsidRPr="00277CE6">
        <w:rPr>
          <w:rFonts w:ascii="Times New Roman" w:eastAsia="宋体" w:hAnsi="Times New Roman" w:cs="Times New Roman"/>
          <w:sz w:val="24"/>
          <w:szCs w:val="24"/>
        </w:rPr>
        <w:t>能量</w:t>
      </w:r>
      <w:r w:rsidR="00387C3F" w:rsidRPr="00277CE6">
        <w:rPr>
          <w:rFonts w:ascii="Times New Roman" w:eastAsia="宋体" w:hAnsi="Times New Roman" w:cs="Times New Roman"/>
          <w:sz w:val="24"/>
          <w:szCs w:val="24"/>
        </w:rPr>
        <w:t>函数</w:t>
      </w:r>
      <w:proofErr w:type="spellStart"/>
      <w:r w:rsidR="0073546B" w:rsidRPr="00277CE6">
        <w:rPr>
          <w:rFonts w:ascii="Times New Roman" w:eastAsia="宋体" w:hAnsi="Times New Roman" w:cs="Times New Roman"/>
          <w:sz w:val="24"/>
          <w:szCs w:val="24"/>
        </w:rPr>
        <w:t>tetraBASE</w:t>
      </w:r>
      <w:proofErr w:type="spellEnd"/>
      <w:r w:rsidR="00C801FB" w:rsidRPr="00277CE6">
        <w:rPr>
          <w:rFonts w:ascii="Times New Roman" w:eastAsia="宋体" w:hAnsi="Times New Roman" w:cs="Times New Roman"/>
          <w:sz w:val="24"/>
          <w:szCs w:val="24"/>
        </w:rPr>
        <w:t>，</w:t>
      </w:r>
      <w:r w:rsidR="00F07932" w:rsidRPr="00277CE6">
        <w:rPr>
          <w:rFonts w:ascii="Times New Roman" w:eastAsia="宋体" w:hAnsi="Times New Roman" w:cs="Times New Roman"/>
          <w:sz w:val="24"/>
          <w:szCs w:val="24"/>
        </w:rPr>
        <w:t>对于</w:t>
      </w:r>
      <w:r w:rsidR="00DD5211" w:rsidRPr="00277CE6">
        <w:rPr>
          <w:rFonts w:ascii="Times New Roman" w:eastAsia="宋体" w:hAnsi="Times New Roman" w:cs="Times New Roman"/>
          <w:sz w:val="24"/>
          <w:szCs w:val="24"/>
        </w:rPr>
        <w:t>二级结构</w:t>
      </w:r>
      <w:r w:rsidR="00404EE9" w:rsidRPr="00277CE6">
        <w:rPr>
          <w:rFonts w:ascii="Times New Roman" w:eastAsia="宋体" w:hAnsi="Times New Roman" w:cs="Times New Roman"/>
          <w:sz w:val="24"/>
          <w:szCs w:val="24"/>
        </w:rPr>
        <w:t>单元（</w:t>
      </w:r>
      <w:r w:rsidR="00404EE9" w:rsidRPr="00277CE6">
        <w:rPr>
          <w:rFonts w:ascii="Times New Roman" w:eastAsia="宋体" w:hAnsi="Times New Roman" w:cs="Times New Roman"/>
          <w:sz w:val="24"/>
          <w:szCs w:val="24"/>
        </w:rPr>
        <w:t>Secondary Structure Element, SSE</w:t>
      </w:r>
      <w:r w:rsidR="00404EE9" w:rsidRPr="00277CE6">
        <w:rPr>
          <w:rFonts w:ascii="Times New Roman" w:eastAsia="宋体" w:hAnsi="Times New Roman" w:cs="Times New Roman"/>
          <w:sz w:val="24"/>
          <w:szCs w:val="24"/>
        </w:rPr>
        <w:t>）之间的空间堆积</w:t>
      </w:r>
      <w:r w:rsidR="00037D62" w:rsidRPr="00277CE6">
        <w:rPr>
          <w:rFonts w:ascii="Times New Roman" w:eastAsia="宋体" w:hAnsi="Times New Roman" w:cs="Times New Roman"/>
          <w:sz w:val="24"/>
          <w:szCs w:val="24"/>
        </w:rPr>
        <w:t>进行建模</w:t>
      </w:r>
      <w:r w:rsidR="002176E0" w:rsidRPr="00277CE6">
        <w:rPr>
          <w:rFonts w:ascii="Times New Roman" w:eastAsia="宋体" w:hAnsi="Times New Roman" w:cs="Times New Roman"/>
          <w:sz w:val="24"/>
          <w:szCs w:val="24"/>
        </w:rPr>
        <w:t>。</w:t>
      </w:r>
      <w:r w:rsidR="001D6904" w:rsidRPr="00277CE6">
        <w:rPr>
          <w:rFonts w:ascii="Times New Roman" w:eastAsia="宋体" w:hAnsi="Times New Roman" w:cs="Times New Roman"/>
          <w:sz w:val="24"/>
          <w:szCs w:val="24"/>
        </w:rPr>
        <w:t>如图</w:t>
      </w:r>
      <w:r w:rsidR="00AC5D70" w:rsidRPr="00277CE6">
        <w:rPr>
          <w:rFonts w:ascii="Times New Roman" w:eastAsia="宋体" w:hAnsi="Times New Roman" w:cs="Times New Roman"/>
          <w:sz w:val="24"/>
          <w:szCs w:val="24"/>
        </w:rPr>
        <w:t>1.4</w:t>
      </w:r>
      <w:r w:rsidR="00AC5D70" w:rsidRPr="00277CE6">
        <w:rPr>
          <w:rFonts w:ascii="Times New Roman" w:eastAsia="宋体" w:hAnsi="Times New Roman" w:cs="Times New Roman"/>
          <w:sz w:val="24"/>
          <w:szCs w:val="24"/>
        </w:rPr>
        <w:t>所示，</w:t>
      </w:r>
      <w:r w:rsidR="00C26278" w:rsidRPr="00277CE6">
        <w:rPr>
          <w:rFonts w:ascii="Times New Roman" w:eastAsia="宋体" w:hAnsi="Times New Roman" w:cs="Times New Roman"/>
          <w:sz w:val="24"/>
          <w:szCs w:val="24"/>
        </w:rPr>
        <w:t>该研究</w:t>
      </w:r>
      <w:r w:rsidR="002D7F7A" w:rsidRPr="00277CE6">
        <w:rPr>
          <w:rFonts w:ascii="Times New Roman" w:eastAsia="宋体" w:hAnsi="Times New Roman" w:cs="Times New Roman"/>
          <w:sz w:val="24"/>
          <w:szCs w:val="24"/>
        </w:rPr>
        <w:t>将主链</w:t>
      </w:r>
      <w:r w:rsidR="002D7F7A" w:rsidRPr="00277CE6">
        <w:rPr>
          <w:rFonts w:ascii="Times New Roman" w:eastAsia="宋体" w:hAnsi="Times New Roman" w:cs="Times New Roman"/>
          <w:sz w:val="24"/>
          <w:szCs w:val="24"/>
        </w:rPr>
        <w:t>Cα</w:t>
      </w:r>
      <w:r w:rsidR="002D7F7A" w:rsidRPr="00277CE6">
        <w:rPr>
          <w:rFonts w:ascii="Times New Roman" w:eastAsia="宋体" w:hAnsi="Times New Roman" w:cs="Times New Roman"/>
          <w:sz w:val="24"/>
          <w:szCs w:val="24"/>
        </w:rPr>
        <w:t>视为</w:t>
      </w:r>
      <w:r w:rsidR="007A1460" w:rsidRPr="00277CE6">
        <w:rPr>
          <w:rFonts w:ascii="Times New Roman" w:eastAsia="宋体" w:hAnsi="Times New Roman" w:cs="Times New Roman"/>
          <w:sz w:val="24"/>
          <w:szCs w:val="24"/>
        </w:rPr>
        <w:t>四面体，</w:t>
      </w:r>
      <w:r w:rsidR="000E4DC1" w:rsidRPr="00277CE6">
        <w:rPr>
          <w:rFonts w:ascii="Times New Roman" w:eastAsia="宋体" w:hAnsi="Times New Roman" w:cs="Times New Roman"/>
          <w:sz w:val="24"/>
          <w:szCs w:val="24"/>
        </w:rPr>
        <w:t>假设</w:t>
      </w:r>
      <w:r w:rsidR="000E4DC1" w:rsidRPr="00277CE6">
        <w:rPr>
          <w:rFonts w:ascii="Times New Roman" w:eastAsia="宋体" w:hAnsi="Times New Roman" w:cs="Times New Roman"/>
          <w:sz w:val="24"/>
          <w:szCs w:val="24"/>
        </w:rPr>
        <w:t>SSE</w:t>
      </w:r>
      <w:r w:rsidR="000E4DC1" w:rsidRPr="00277CE6">
        <w:rPr>
          <w:rFonts w:ascii="Times New Roman" w:eastAsia="宋体" w:hAnsi="Times New Roman" w:cs="Times New Roman"/>
          <w:sz w:val="24"/>
          <w:szCs w:val="24"/>
        </w:rPr>
        <w:t>之间的</w:t>
      </w:r>
      <w:r w:rsidR="00F42F30" w:rsidRPr="00277CE6">
        <w:rPr>
          <w:rFonts w:ascii="Times New Roman" w:eastAsia="宋体" w:hAnsi="Times New Roman" w:cs="Times New Roman"/>
          <w:sz w:val="24"/>
          <w:szCs w:val="24"/>
        </w:rPr>
        <w:t>相互作用取决于</w:t>
      </w:r>
      <w:r w:rsidR="00CB29AA" w:rsidRPr="00277CE6">
        <w:rPr>
          <w:rFonts w:ascii="Times New Roman" w:eastAsia="宋体" w:hAnsi="Times New Roman" w:cs="Times New Roman"/>
          <w:sz w:val="24"/>
          <w:szCs w:val="24"/>
        </w:rPr>
        <w:t>二级结构的类型、</w:t>
      </w:r>
      <w:r w:rsidR="00F562F0" w:rsidRPr="00277CE6">
        <w:rPr>
          <w:rFonts w:ascii="Times New Roman" w:eastAsia="宋体" w:hAnsi="Times New Roman" w:cs="Times New Roman"/>
          <w:sz w:val="24"/>
          <w:szCs w:val="24"/>
        </w:rPr>
        <w:t>原子间距离和</w:t>
      </w:r>
      <w:r w:rsidR="0033135B" w:rsidRPr="00277CE6">
        <w:rPr>
          <w:rFonts w:ascii="Times New Roman" w:eastAsia="宋体" w:hAnsi="Times New Roman" w:cs="Times New Roman"/>
          <w:sz w:val="24"/>
          <w:szCs w:val="24"/>
        </w:rPr>
        <w:t>主链</w:t>
      </w:r>
      <w:r w:rsidR="00D90142" w:rsidRPr="00277CE6">
        <w:rPr>
          <w:rFonts w:ascii="Times New Roman" w:eastAsia="宋体" w:hAnsi="Times New Roman" w:cs="Times New Roman"/>
          <w:sz w:val="24"/>
          <w:szCs w:val="24"/>
        </w:rPr>
        <w:t>Cα</w:t>
      </w:r>
      <w:r w:rsidR="00D90142" w:rsidRPr="00277CE6">
        <w:rPr>
          <w:rFonts w:ascii="Times New Roman" w:eastAsia="宋体" w:hAnsi="Times New Roman" w:cs="Times New Roman"/>
          <w:sz w:val="24"/>
          <w:szCs w:val="24"/>
        </w:rPr>
        <w:t>的相对取向</w:t>
      </w:r>
      <w:r w:rsidR="00C26278" w:rsidRPr="00277CE6">
        <w:rPr>
          <w:rFonts w:ascii="Times New Roman" w:eastAsia="宋体" w:hAnsi="Times New Roman" w:cs="Times New Roman"/>
          <w:sz w:val="24"/>
          <w:szCs w:val="24"/>
        </w:rPr>
        <w:t>，</w:t>
      </w:r>
      <w:r w:rsidR="003D2848" w:rsidRPr="00277CE6">
        <w:rPr>
          <w:rFonts w:ascii="Times New Roman" w:eastAsia="宋体" w:hAnsi="Times New Roman" w:cs="Times New Roman"/>
          <w:sz w:val="24"/>
          <w:szCs w:val="24"/>
        </w:rPr>
        <w:t>通过对天然蛋白质</w:t>
      </w:r>
      <w:r w:rsidR="00A40DF1" w:rsidRPr="00277CE6">
        <w:rPr>
          <w:rFonts w:ascii="Times New Roman" w:eastAsia="宋体" w:hAnsi="Times New Roman" w:cs="Times New Roman"/>
          <w:sz w:val="24"/>
          <w:szCs w:val="24"/>
        </w:rPr>
        <w:t>中</w:t>
      </w:r>
      <w:r w:rsidR="00A40DF1" w:rsidRPr="00277CE6">
        <w:rPr>
          <w:rFonts w:ascii="Times New Roman" w:eastAsia="宋体" w:hAnsi="Times New Roman" w:cs="Times New Roman"/>
          <w:sz w:val="24"/>
          <w:szCs w:val="24"/>
        </w:rPr>
        <w:t>SSE</w:t>
      </w:r>
      <w:r w:rsidR="00A40DF1" w:rsidRPr="00277CE6">
        <w:rPr>
          <w:rFonts w:ascii="Times New Roman" w:eastAsia="宋体" w:hAnsi="Times New Roman" w:cs="Times New Roman"/>
          <w:sz w:val="24"/>
          <w:szCs w:val="24"/>
        </w:rPr>
        <w:t>堆积情况的统计</w:t>
      </w:r>
      <w:r w:rsidR="00E5432C" w:rsidRPr="00277CE6">
        <w:rPr>
          <w:rFonts w:ascii="Times New Roman" w:eastAsia="宋体" w:hAnsi="Times New Roman" w:cs="Times New Roman"/>
          <w:sz w:val="24"/>
          <w:szCs w:val="24"/>
        </w:rPr>
        <w:t>，</w:t>
      </w:r>
      <w:r w:rsidR="00F150BA" w:rsidRPr="00277CE6">
        <w:rPr>
          <w:rFonts w:ascii="Times New Roman" w:eastAsia="宋体" w:hAnsi="Times New Roman" w:cs="Times New Roman"/>
          <w:sz w:val="24"/>
          <w:szCs w:val="24"/>
        </w:rPr>
        <w:t>确定不同</w:t>
      </w:r>
      <w:r w:rsidR="00F150BA" w:rsidRPr="00277CE6">
        <w:rPr>
          <w:rFonts w:ascii="Times New Roman" w:eastAsia="宋体" w:hAnsi="Times New Roman" w:cs="Times New Roman"/>
          <w:sz w:val="24"/>
          <w:szCs w:val="24"/>
        </w:rPr>
        <w:t>SSE</w:t>
      </w:r>
      <w:r w:rsidR="008468F1" w:rsidRPr="00277CE6">
        <w:rPr>
          <w:rFonts w:ascii="Times New Roman" w:eastAsia="宋体" w:hAnsi="Times New Roman" w:cs="Times New Roman"/>
          <w:sz w:val="24"/>
          <w:szCs w:val="24"/>
        </w:rPr>
        <w:t>堆积</w:t>
      </w:r>
      <w:r w:rsidR="003E414E" w:rsidRPr="00277CE6">
        <w:rPr>
          <w:rFonts w:ascii="Times New Roman" w:eastAsia="宋体" w:hAnsi="Times New Roman" w:cs="Times New Roman"/>
          <w:sz w:val="24"/>
          <w:szCs w:val="24"/>
        </w:rPr>
        <w:t>下</w:t>
      </w:r>
      <w:r w:rsidR="003713EB" w:rsidRPr="00277CE6">
        <w:rPr>
          <w:rFonts w:ascii="Times New Roman" w:eastAsia="宋体" w:hAnsi="Times New Roman" w:cs="Times New Roman"/>
          <w:sz w:val="24"/>
          <w:szCs w:val="24"/>
        </w:rPr>
        <w:t>不同取向的主链</w:t>
      </w:r>
      <w:r w:rsidR="003713EB" w:rsidRPr="00277CE6">
        <w:rPr>
          <w:rFonts w:ascii="Times New Roman" w:eastAsia="宋体" w:hAnsi="Times New Roman" w:cs="Times New Roman"/>
          <w:sz w:val="24"/>
          <w:szCs w:val="24"/>
        </w:rPr>
        <w:t>Cα</w:t>
      </w:r>
      <w:r w:rsidR="003713EB" w:rsidRPr="00277CE6">
        <w:rPr>
          <w:rFonts w:ascii="Times New Roman" w:eastAsia="宋体" w:hAnsi="Times New Roman" w:cs="Times New Roman"/>
          <w:sz w:val="24"/>
          <w:szCs w:val="24"/>
        </w:rPr>
        <w:t>之间</w:t>
      </w:r>
      <w:r w:rsidR="009B55A4" w:rsidRPr="00277CE6">
        <w:rPr>
          <w:rFonts w:ascii="Times New Roman" w:eastAsia="宋体" w:hAnsi="Times New Roman" w:cs="Times New Roman"/>
          <w:sz w:val="24"/>
          <w:szCs w:val="24"/>
        </w:rPr>
        <w:t>相互作用的势能曲线</w:t>
      </w:r>
      <w:r w:rsidR="008E5365" w:rsidRPr="00277CE6">
        <w:rPr>
          <w:rFonts w:ascii="Times New Roman" w:eastAsia="宋体" w:hAnsi="Times New Roman" w:cs="Times New Roman"/>
          <w:sz w:val="24"/>
          <w:szCs w:val="24"/>
        </w:rPr>
        <w:t>，</w:t>
      </w:r>
      <w:r w:rsidR="00F9402E" w:rsidRPr="00277CE6">
        <w:rPr>
          <w:rFonts w:ascii="Times New Roman" w:eastAsia="宋体" w:hAnsi="Times New Roman" w:cs="Times New Roman"/>
          <w:sz w:val="24"/>
          <w:szCs w:val="24"/>
        </w:rPr>
        <w:t>基于得到的能量函数</w:t>
      </w:r>
      <w:r w:rsidR="003C1B3B" w:rsidRPr="00277CE6">
        <w:rPr>
          <w:rFonts w:ascii="Times New Roman" w:eastAsia="宋体" w:hAnsi="Times New Roman" w:cs="Times New Roman"/>
          <w:sz w:val="24"/>
          <w:szCs w:val="24"/>
        </w:rPr>
        <w:t>通过蒙特卡洛（</w:t>
      </w:r>
      <w:r w:rsidR="003C1B3B" w:rsidRPr="00277CE6">
        <w:rPr>
          <w:rFonts w:ascii="Times New Roman" w:eastAsia="宋体" w:hAnsi="Times New Roman" w:cs="Times New Roman"/>
          <w:sz w:val="24"/>
          <w:szCs w:val="24"/>
        </w:rPr>
        <w:t>Monte Carlo, MC</w:t>
      </w:r>
      <w:r w:rsidR="003C1B3B" w:rsidRPr="00277CE6">
        <w:rPr>
          <w:rFonts w:ascii="Times New Roman" w:eastAsia="宋体" w:hAnsi="Times New Roman" w:cs="Times New Roman"/>
          <w:sz w:val="24"/>
          <w:szCs w:val="24"/>
        </w:rPr>
        <w:t>）模拟退火</w:t>
      </w:r>
      <w:r w:rsidR="00C63060" w:rsidRPr="00277CE6">
        <w:rPr>
          <w:rFonts w:ascii="Times New Roman" w:eastAsia="宋体" w:hAnsi="Times New Roman" w:cs="Times New Roman"/>
          <w:sz w:val="24"/>
          <w:szCs w:val="24"/>
        </w:rPr>
        <w:t>对初始结构</w:t>
      </w:r>
      <w:r w:rsidR="00BD7D7A" w:rsidRPr="00277CE6">
        <w:rPr>
          <w:rFonts w:ascii="Times New Roman" w:eastAsia="宋体" w:hAnsi="Times New Roman" w:cs="Times New Roman"/>
          <w:sz w:val="24"/>
          <w:szCs w:val="24"/>
        </w:rPr>
        <w:t>中的</w:t>
      </w:r>
      <w:r w:rsidR="00BD7D7A" w:rsidRPr="00277CE6">
        <w:rPr>
          <w:rFonts w:ascii="Times New Roman" w:eastAsia="宋体" w:hAnsi="Times New Roman" w:cs="Times New Roman"/>
          <w:sz w:val="24"/>
          <w:szCs w:val="24"/>
        </w:rPr>
        <w:t>SSE</w:t>
      </w:r>
      <w:r w:rsidR="00BD7D7A" w:rsidRPr="00277CE6">
        <w:rPr>
          <w:rFonts w:ascii="Times New Roman" w:eastAsia="宋体" w:hAnsi="Times New Roman" w:cs="Times New Roman"/>
          <w:sz w:val="24"/>
          <w:szCs w:val="24"/>
        </w:rPr>
        <w:t>相对位置</w:t>
      </w:r>
      <w:r w:rsidR="007973AD" w:rsidRPr="00277CE6">
        <w:rPr>
          <w:rFonts w:ascii="Times New Roman" w:eastAsia="宋体" w:hAnsi="Times New Roman" w:cs="Times New Roman"/>
          <w:sz w:val="24"/>
          <w:szCs w:val="24"/>
        </w:rPr>
        <w:t>进行优化</w:t>
      </w:r>
      <w:r w:rsidR="009655A9" w:rsidRPr="00277CE6">
        <w:rPr>
          <w:rFonts w:ascii="Times New Roman" w:eastAsia="宋体" w:hAnsi="Times New Roman" w:cs="Times New Roman"/>
          <w:sz w:val="24"/>
          <w:szCs w:val="24"/>
        </w:rPr>
        <w:t>，</w:t>
      </w:r>
      <w:r w:rsidR="00812777" w:rsidRPr="00277CE6">
        <w:rPr>
          <w:rFonts w:ascii="Times New Roman" w:eastAsia="宋体" w:hAnsi="Times New Roman" w:cs="Times New Roman"/>
          <w:sz w:val="24"/>
          <w:szCs w:val="24"/>
        </w:rPr>
        <w:t>高精度地再现了</w:t>
      </w:r>
      <w:r w:rsidR="008E7079" w:rsidRPr="00277CE6">
        <w:rPr>
          <w:rFonts w:ascii="Times New Roman" w:eastAsia="宋体" w:hAnsi="Times New Roman" w:cs="Times New Roman"/>
          <w:sz w:val="24"/>
          <w:szCs w:val="24"/>
        </w:rPr>
        <w:t>天然蛋白质中</w:t>
      </w:r>
      <w:r w:rsidR="00F65868" w:rsidRPr="00277CE6">
        <w:rPr>
          <w:rFonts w:ascii="Times New Roman" w:eastAsia="宋体" w:hAnsi="Times New Roman" w:cs="Times New Roman"/>
          <w:sz w:val="24"/>
          <w:szCs w:val="24"/>
        </w:rPr>
        <w:t>SSE</w:t>
      </w:r>
      <w:r w:rsidR="00F65868" w:rsidRPr="00277CE6">
        <w:rPr>
          <w:rFonts w:ascii="Times New Roman" w:eastAsia="宋体" w:hAnsi="Times New Roman" w:cs="Times New Roman"/>
          <w:sz w:val="24"/>
          <w:szCs w:val="24"/>
        </w:rPr>
        <w:t>的</w:t>
      </w:r>
      <w:r w:rsidR="00AE0A8A" w:rsidRPr="00277CE6">
        <w:rPr>
          <w:rFonts w:ascii="Times New Roman" w:eastAsia="宋体" w:hAnsi="Times New Roman" w:cs="Times New Roman"/>
          <w:sz w:val="24"/>
          <w:szCs w:val="24"/>
        </w:rPr>
        <w:t>堆积</w:t>
      </w:r>
      <w:r w:rsidR="00B20487" w:rsidRPr="00277CE6">
        <w:rPr>
          <w:rFonts w:ascii="Times New Roman" w:eastAsia="宋体" w:hAnsi="Times New Roman" w:cs="Times New Roman"/>
          <w:sz w:val="24"/>
          <w:szCs w:val="24"/>
        </w:rPr>
        <w:t>。但是，</w:t>
      </w:r>
      <w:proofErr w:type="spellStart"/>
      <w:r w:rsidR="00B20487" w:rsidRPr="00277CE6">
        <w:rPr>
          <w:rFonts w:ascii="Times New Roman" w:eastAsia="宋体" w:hAnsi="Times New Roman" w:cs="Times New Roman"/>
          <w:sz w:val="24"/>
          <w:szCs w:val="24"/>
        </w:rPr>
        <w:t>tetraBASE</w:t>
      </w:r>
      <w:proofErr w:type="spellEnd"/>
      <w:r w:rsidR="00B20487" w:rsidRPr="00277CE6">
        <w:rPr>
          <w:rFonts w:ascii="Times New Roman" w:eastAsia="宋体" w:hAnsi="Times New Roman" w:cs="Times New Roman"/>
          <w:sz w:val="24"/>
          <w:szCs w:val="24"/>
        </w:rPr>
        <w:t>能量函数</w:t>
      </w:r>
      <w:r w:rsidR="0058208F" w:rsidRPr="00277CE6">
        <w:rPr>
          <w:rFonts w:ascii="Times New Roman" w:eastAsia="宋体" w:hAnsi="Times New Roman" w:cs="Times New Roman"/>
          <w:sz w:val="24"/>
          <w:szCs w:val="24"/>
        </w:rPr>
        <w:t>对主链</w:t>
      </w:r>
      <w:r w:rsidR="0058208F" w:rsidRPr="00277CE6">
        <w:rPr>
          <w:rFonts w:ascii="Times New Roman" w:eastAsia="宋体" w:hAnsi="Times New Roman" w:cs="Times New Roman"/>
          <w:sz w:val="24"/>
          <w:szCs w:val="24"/>
        </w:rPr>
        <w:t>Cα</w:t>
      </w:r>
      <w:r w:rsidR="0058208F" w:rsidRPr="00277CE6">
        <w:rPr>
          <w:rFonts w:ascii="Times New Roman" w:eastAsia="宋体" w:hAnsi="Times New Roman" w:cs="Times New Roman"/>
          <w:sz w:val="24"/>
          <w:szCs w:val="24"/>
        </w:rPr>
        <w:t>的取向和原子间距离进行了离散划分，</w:t>
      </w:r>
      <w:r w:rsidR="0081390C" w:rsidRPr="00277CE6">
        <w:rPr>
          <w:rFonts w:ascii="Times New Roman" w:eastAsia="宋体" w:hAnsi="Times New Roman" w:cs="Times New Roman"/>
          <w:sz w:val="24"/>
          <w:szCs w:val="24"/>
        </w:rPr>
        <w:t>得到的能量函数不是连续</w:t>
      </w:r>
      <w:r w:rsidR="00EB14A1" w:rsidRPr="00277CE6">
        <w:rPr>
          <w:rFonts w:ascii="Times New Roman" w:eastAsia="宋体" w:hAnsi="Times New Roman" w:cs="Times New Roman"/>
          <w:sz w:val="24"/>
          <w:szCs w:val="24"/>
        </w:rPr>
        <w:t>可微</w:t>
      </w:r>
      <w:r w:rsidR="0081390C" w:rsidRPr="00277CE6">
        <w:rPr>
          <w:rFonts w:ascii="Times New Roman" w:eastAsia="宋体" w:hAnsi="Times New Roman" w:cs="Times New Roman"/>
          <w:sz w:val="24"/>
          <w:szCs w:val="24"/>
        </w:rPr>
        <w:t>的</w:t>
      </w:r>
      <w:r w:rsidR="00EB14A1" w:rsidRPr="00277CE6">
        <w:rPr>
          <w:rFonts w:ascii="Times New Roman" w:eastAsia="宋体" w:hAnsi="Times New Roman" w:cs="Times New Roman"/>
          <w:sz w:val="24"/>
          <w:szCs w:val="24"/>
        </w:rPr>
        <w:t>，</w:t>
      </w:r>
      <w:r w:rsidR="008E73B4" w:rsidRPr="00277CE6">
        <w:rPr>
          <w:rFonts w:ascii="Times New Roman" w:eastAsia="宋体" w:hAnsi="Times New Roman" w:cs="Times New Roman"/>
          <w:sz w:val="24"/>
          <w:szCs w:val="24"/>
        </w:rPr>
        <w:t>这</w:t>
      </w:r>
      <w:r w:rsidR="00473E69" w:rsidRPr="00277CE6">
        <w:rPr>
          <w:rFonts w:ascii="Times New Roman" w:eastAsia="宋体" w:hAnsi="Times New Roman" w:cs="Times New Roman"/>
          <w:sz w:val="24"/>
          <w:szCs w:val="24"/>
        </w:rPr>
        <w:t>对</w:t>
      </w:r>
      <w:r w:rsidR="007668C1" w:rsidRPr="00277CE6">
        <w:rPr>
          <w:rFonts w:ascii="Times New Roman" w:eastAsia="宋体" w:hAnsi="Times New Roman" w:cs="Times New Roman"/>
          <w:sz w:val="24"/>
          <w:szCs w:val="24"/>
        </w:rPr>
        <w:t>结构</w:t>
      </w:r>
      <w:r w:rsidR="008E73B4" w:rsidRPr="00277CE6">
        <w:rPr>
          <w:rFonts w:ascii="Times New Roman" w:eastAsia="宋体" w:hAnsi="Times New Roman" w:cs="Times New Roman"/>
          <w:sz w:val="24"/>
          <w:szCs w:val="24"/>
        </w:rPr>
        <w:t>优化过程</w:t>
      </w:r>
      <w:r w:rsidR="00CB7B06" w:rsidRPr="00277CE6">
        <w:rPr>
          <w:rFonts w:ascii="Times New Roman" w:eastAsia="宋体" w:hAnsi="Times New Roman" w:cs="Times New Roman"/>
          <w:sz w:val="24"/>
          <w:szCs w:val="24"/>
        </w:rPr>
        <w:t>造成</w:t>
      </w:r>
      <w:r w:rsidR="00473E69" w:rsidRPr="00277CE6">
        <w:rPr>
          <w:rFonts w:ascii="Times New Roman" w:eastAsia="宋体" w:hAnsi="Times New Roman" w:cs="Times New Roman"/>
          <w:sz w:val="24"/>
          <w:szCs w:val="24"/>
        </w:rPr>
        <w:t>了限制</w:t>
      </w:r>
      <w:r w:rsidR="008E73B4" w:rsidRPr="00277CE6">
        <w:rPr>
          <w:rFonts w:ascii="Times New Roman" w:eastAsia="宋体" w:hAnsi="Times New Roman" w:cs="Times New Roman"/>
          <w:sz w:val="24"/>
          <w:szCs w:val="24"/>
        </w:rPr>
        <w:t>。</w:t>
      </w:r>
    </w:p>
    <w:p w14:paraId="0D385EE1" w14:textId="469C8DB1" w:rsidR="00DA51C5" w:rsidRPr="00277CE6" w:rsidRDefault="00DA51C5" w:rsidP="00583C40">
      <w:pPr>
        <w:spacing w:line="300" w:lineRule="auto"/>
        <w:ind w:firstLineChars="200" w:firstLine="480"/>
        <w:rPr>
          <w:rFonts w:ascii="Times New Roman" w:eastAsia="宋体" w:hAnsi="Times New Roman" w:cs="Times New Roman"/>
          <w:sz w:val="24"/>
          <w:szCs w:val="24"/>
        </w:rPr>
      </w:pPr>
    </w:p>
    <w:p w14:paraId="7EF4A2BA" w14:textId="4BE2DE63" w:rsidR="00DA51C5" w:rsidRPr="00277CE6" w:rsidRDefault="002029C8" w:rsidP="001576D1">
      <w:pPr>
        <w:spacing w:line="300" w:lineRule="auto"/>
        <w:jc w:val="center"/>
        <w:rPr>
          <w:rFonts w:ascii="Times New Roman" w:eastAsia="宋体" w:hAnsi="Times New Roman" w:cs="Times New Roman"/>
          <w:sz w:val="24"/>
          <w:szCs w:val="24"/>
        </w:rPr>
      </w:pPr>
      <w:r w:rsidRPr="00277CE6">
        <w:rPr>
          <w:rFonts w:ascii="Times New Roman" w:eastAsia="宋体" w:hAnsi="Times New Roman" w:cs="Times New Roman"/>
          <w:noProof/>
          <w:sz w:val="24"/>
          <w:szCs w:val="24"/>
        </w:rPr>
        <w:drawing>
          <wp:inline distT="0" distB="0" distL="0" distR="0" wp14:anchorId="06D69F80" wp14:editId="3B8DD9A2">
            <wp:extent cx="5478780" cy="2045335"/>
            <wp:effectExtent l="0" t="0" r="7620" b="0"/>
            <wp:docPr id="7" name="图片 7" descr="C:\Users\22102\AppData\Local\Temp\WeChat Files\977661be6ab5274be57771da7624c9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22102\AppData\Local\Temp\WeChat Files\977661be6ab5274be57771da7624c96.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78780" cy="2045335"/>
                    </a:xfrm>
                    <a:prstGeom prst="rect">
                      <a:avLst/>
                    </a:prstGeom>
                    <a:noFill/>
                    <a:ln>
                      <a:noFill/>
                    </a:ln>
                  </pic:spPr>
                </pic:pic>
              </a:graphicData>
            </a:graphic>
          </wp:inline>
        </w:drawing>
      </w:r>
    </w:p>
    <w:p w14:paraId="597A6131" w14:textId="4A5D1033" w:rsidR="002029C8" w:rsidRPr="00277CE6" w:rsidRDefault="002029C8" w:rsidP="001576D1">
      <w:pPr>
        <w:spacing w:line="300" w:lineRule="auto"/>
        <w:jc w:val="center"/>
        <w:rPr>
          <w:rFonts w:ascii="Times New Roman" w:eastAsia="宋体" w:hAnsi="Times New Roman" w:cs="Times New Roman"/>
        </w:rPr>
      </w:pPr>
      <w:r w:rsidRPr="00277CE6">
        <w:rPr>
          <w:rFonts w:ascii="Times New Roman" w:eastAsia="宋体" w:hAnsi="Times New Roman" w:cs="Times New Roman"/>
        </w:rPr>
        <w:t>图</w:t>
      </w:r>
      <w:r w:rsidRPr="00277CE6">
        <w:rPr>
          <w:rFonts w:ascii="Times New Roman" w:eastAsia="宋体" w:hAnsi="Times New Roman" w:cs="Times New Roman"/>
        </w:rPr>
        <w:t xml:space="preserve">1.5 </w:t>
      </w:r>
      <w:r w:rsidR="00196894" w:rsidRPr="00277CE6">
        <w:rPr>
          <w:rFonts w:ascii="Times New Roman" w:eastAsia="宋体" w:hAnsi="Times New Roman" w:cs="Times New Roman"/>
        </w:rPr>
        <w:t>SCUBA</w:t>
      </w:r>
      <w:r w:rsidR="00CA489F" w:rsidRPr="00277CE6">
        <w:rPr>
          <w:rFonts w:ascii="Times New Roman" w:eastAsia="宋体" w:hAnsi="Times New Roman" w:cs="Times New Roman"/>
        </w:rPr>
        <w:t>模型</w:t>
      </w:r>
      <w:r w:rsidR="006E0389" w:rsidRPr="00277CE6">
        <w:rPr>
          <w:rFonts w:ascii="Times New Roman" w:eastAsia="宋体" w:hAnsi="Times New Roman" w:cs="Times New Roman"/>
        </w:rPr>
        <w:t>中</w:t>
      </w:r>
      <w:r w:rsidR="005757A2" w:rsidRPr="00277CE6">
        <w:rPr>
          <w:rFonts w:ascii="Times New Roman" w:eastAsia="宋体" w:hAnsi="Times New Roman" w:cs="Times New Roman"/>
        </w:rPr>
        <w:t>近邻计数</w:t>
      </w:r>
      <w:r w:rsidR="005757A2" w:rsidRPr="00277CE6">
        <w:rPr>
          <w:rFonts w:ascii="Times New Roman" w:eastAsia="宋体" w:hAnsi="Times New Roman" w:cs="Times New Roman"/>
        </w:rPr>
        <w:t>-</w:t>
      </w:r>
      <w:r w:rsidR="005757A2" w:rsidRPr="00277CE6">
        <w:rPr>
          <w:rFonts w:ascii="Times New Roman" w:eastAsia="宋体" w:hAnsi="Times New Roman" w:cs="Times New Roman"/>
        </w:rPr>
        <w:t>神经网络</w:t>
      </w:r>
      <w:r w:rsidR="00A3181A" w:rsidRPr="00277CE6">
        <w:rPr>
          <w:rFonts w:ascii="Times New Roman" w:eastAsia="宋体" w:hAnsi="Times New Roman" w:cs="Times New Roman"/>
        </w:rPr>
        <w:t>的</w:t>
      </w:r>
      <w:r w:rsidR="00CA489F" w:rsidRPr="00277CE6">
        <w:rPr>
          <w:rFonts w:ascii="Times New Roman" w:eastAsia="宋体" w:hAnsi="Times New Roman" w:cs="Times New Roman"/>
        </w:rPr>
        <w:t>原理</w:t>
      </w:r>
      <w:r w:rsidR="00A3181A" w:rsidRPr="00277CE6">
        <w:rPr>
          <w:rFonts w:ascii="Times New Roman" w:eastAsia="宋体" w:hAnsi="Times New Roman" w:cs="Times New Roman"/>
        </w:rPr>
        <w:fldChar w:fldCharType="begin"/>
      </w:r>
      <w:r w:rsidR="00A3181A" w:rsidRPr="00277CE6">
        <w:rPr>
          <w:rFonts w:ascii="Times New Roman" w:eastAsia="宋体" w:hAnsi="Times New Roman" w:cs="Times New Roman"/>
        </w:rPr>
        <w:instrText xml:space="preserve"> ADDIN ZOTERO_ITEM CSL_CITATION {"citationID":"4iVbHQPz","properties":{"formattedCitation":"\\super 9\\nosupersub{}","plainCitation":"9","noteIndex":0},"citationItems":[{"id":10,"uris":["http://zotero.org/users/9340884/items/9G3ZBZME"],"itemData":{"id":10,"type":"article-journal","container-title":"Nature","DOI":"10.1038/s41586-021-04383-5","ISSN":"0028-0836, 1476-4687","issue":"7897","journalAbbreviation":"Nature","language":"en","page":"523-528","source":"DOI.org (Crossref)","title":"A backbone-centred energy function of neural networks for protein design","volume":"602","author":[{"family":"Huang","given":"Bin"},{"family":"Xu","given":"Yang"},{"family":"Hu","given":"Xiuhong"},{"family":"Liu","given":"Yongrui"},{"family":"Liao","given":"Shanhui"},{"family":"Zhang","given":"Jiahai"},{"family":"Huang","given":"Chengdong"},{"family":"Hong","given":"Jingjun"},{"family":"Chen","given":"Quan"},{"family":"Liu","given":"Haiyan"}],"issued":{"date-parts":[["2022",2,17]]}}}],"schema":"https://github.com/citation-style-language/schema/raw/master/csl-citation.json"} </w:instrText>
      </w:r>
      <w:r w:rsidR="00A3181A" w:rsidRPr="00277CE6">
        <w:rPr>
          <w:rFonts w:ascii="Times New Roman" w:eastAsia="宋体" w:hAnsi="Times New Roman" w:cs="Times New Roman"/>
        </w:rPr>
        <w:fldChar w:fldCharType="separate"/>
      </w:r>
      <w:r w:rsidR="00A3181A" w:rsidRPr="00277CE6">
        <w:rPr>
          <w:rFonts w:ascii="Times New Roman" w:hAnsi="Times New Roman" w:cs="Times New Roman"/>
          <w:kern w:val="0"/>
          <w:szCs w:val="24"/>
          <w:vertAlign w:val="superscript"/>
        </w:rPr>
        <w:t>9</w:t>
      </w:r>
      <w:r w:rsidR="00A3181A" w:rsidRPr="00277CE6">
        <w:rPr>
          <w:rFonts w:ascii="Times New Roman" w:eastAsia="宋体" w:hAnsi="Times New Roman" w:cs="Times New Roman"/>
        </w:rPr>
        <w:fldChar w:fldCharType="end"/>
      </w:r>
    </w:p>
    <w:p w14:paraId="3201504C" w14:textId="77777777" w:rsidR="00DA51C5" w:rsidRPr="00277CE6" w:rsidRDefault="00DA51C5" w:rsidP="00583C40">
      <w:pPr>
        <w:spacing w:line="300" w:lineRule="auto"/>
        <w:ind w:firstLineChars="200" w:firstLine="480"/>
        <w:rPr>
          <w:rFonts w:ascii="Times New Roman" w:eastAsia="宋体" w:hAnsi="Times New Roman" w:cs="Times New Roman"/>
          <w:sz w:val="24"/>
          <w:szCs w:val="24"/>
        </w:rPr>
      </w:pPr>
    </w:p>
    <w:p w14:paraId="3411CC33" w14:textId="4C68EB62" w:rsidR="00D07497" w:rsidRPr="00277CE6" w:rsidRDefault="000D1EE3" w:rsidP="00D07497">
      <w:pPr>
        <w:spacing w:line="300" w:lineRule="auto"/>
        <w:ind w:firstLineChars="200" w:firstLine="480"/>
        <w:rPr>
          <w:rFonts w:ascii="Times New Roman" w:eastAsia="宋体" w:hAnsi="Times New Roman" w:cs="Times New Roman"/>
          <w:sz w:val="24"/>
          <w:szCs w:val="24"/>
        </w:rPr>
      </w:pPr>
      <w:r w:rsidRPr="00277CE6">
        <w:rPr>
          <w:rFonts w:ascii="Times New Roman" w:eastAsia="宋体" w:hAnsi="Times New Roman" w:cs="Times New Roman"/>
          <w:sz w:val="24"/>
          <w:szCs w:val="24"/>
        </w:rPr>
        <w:t>2022</w:t>
      </w:r>
      <w:r w:rsidRPr="00277CE6">
        <w:rPr>
          <w:rFonts w:ascii="Times New Roman" w:eastAsia="宋体" w:hAnsi="Times New Roman" w:cs="Times New Roman"/>
          <w:sz w:val="24"/>
          <w:szCs w:val="24"/>
        </w:rPr>
        <w:t>年，</w:t>
      </w:r>
      <w:r w:rsidRPr="00277CE6">
        <w:rPr>
          <w:rFonts w:ascii="Times New Roman" w:eastAsia="宋体" w:hAnsi="Times New Roman" w:cs="Times New Roman"/>
          <w:sz w:val="24"/>
          <w:szCs w:val="24"/>
        </w:rPr>
        <w:t>Huang</w:t>
      </w:r>
      <w:r w:rsidRPr="00277CE6">
        <w:rPr>
          <w:rFonts w:ascii="Times New Roman" w:eastAsia="宋体" w:hAnsi="Times New Roman" w:cs="Times New Roman"/>
          <w:sz w:val="24"/>
          <w:szCs w:val="24"/>
        </w:rPr>
        <w:t>等</w:t>
      </w:r>
      <w:r w:rsidRPr="00277CE6">
        <w:rPr>
          <w:rFonts w:ascii="Times New Roman" w:eastAsia="宋体" w:hAnsi="Times New Roman" w:cs="Times New Roman"/>
          <w:sz w:val="24"/>
          <w:szCs w:val="24"/>
        </w:rPr>
        <w:fldChar w:fldCharType="begin"/>
      </w:r>
      <w:r w:rsidRPr="00277CE6">
        <w:rPr>
          <w:rFonts w:ascii="Times New Roman" w:eastAsia="宋体" w:hAnsi="Times New Roman" w:cs="Times New Roman"/>
          <w:sz w:val="24"/>
          <w:szCs w:val="24"/>
        </w:rPr>
        <w:instrText xml:space="preserve"> ADDIN ZOTERO_ITEM CSL_CITATION {"citationID":"egGXuJcm","properties":{"formattedCitation":"\\super 9\\nosupersub{}","plainCitation":"9","noteIndex":0},"citationItems":[{"id":10,"uris":["http://zotero.org/users/9340884/items/9G3ZBZME"],"itemData":{"id":10,"type":"article-journal","container-title":"Nature","DOI":"10.1038/s41586-021-04383-5","ISSN":"0028-0836, 1476-4687","issue":"7897","journalAbbreviation":"Nature","language":"en","page":"523-528","source":"DOI.org (Crossref)","title":"A backbone-centred energy function of neural networks for protein design","volume":"602","author":[{"family":"Huang","given":"Bin"},{"family":"Xu","given":"Yang"},{"family":"Hu","given":"Xiuhong"},{"family":"Liu","given":"Yongrui"},{"family":"Liao","given":"Shanhui"},{"family":"Zhang","given":"Jiahai"},{"family":"Huang","given":"Chengdong"},{"family":"Hong","given":"Jingjun"},{"family":"Chen","given":"Quan"},{"family":"Liu","given":"Haiyan"}],"issued":{"date-parts":[["2022",2,17]]}}}],"schema":"https://github.com/citation-style-language/schema/raw/master/csl-citation.json"} </w:instrText>
      </w:r>
      <w:r w:rsidRPr="00277CE6">
        <w:rPr>
          <w:rFonts w:ascii="Times New Roman" w:eastAsia="宋体" w:hAnsi="Times New Roman" w:cs="Times New Roman"/>
          <w:sz w:val="24"/>
          <w:szCs w:val="24"/>
        </w:rPr>
        <w:fldChar w:fldCharType="separate"/>
      </w:r>
      <w:r w:rsidRPr="00277CE6">
        <w:rPr>
          <w:rFonts w:ascii="Times New Roman" w:hAnsi="Times New Roman" w:cs="Times New Roman"/>
          <w:kern w:val="0"/>
          <w:sz w:val="24"/>
          <w:szCs w:val="24"/>
          <w:vertAlign w:val="superscript"/>
        </w:rPr>
        <w:t>9</w:t>
      </w:r>
      <w:r w:rsidRPr="00277CE6">
        <w:rPr>
          <w:rFonts w:ascii="Times New Roman" w:eastAsia="宋体" w:hAnsi="Times New Roman" w:cs="Times New Roman"/>
          <w:sz w:val="24"/>
          <w:szCs w:val="24"/>
        </w:rPr>
        <w:fldChar w:fldCharType="end"/>
      </w:r>
      <w:r w:rsidRPr="00277CE6">
        <w:rPr>
          <w:rFonts w:ascii="Times New Roman" w:eastAsia="宋体" w:hAnsi="Times New Roman" w:cs="Times New Roman"/>
          <w:sz w:val="24"/>
          <w:szCs w:val="24"/>
        </w:rPr>
        <w:t>在</w:t>
      </w:r>
      <w:proofErr w:type="spellStart"/>
      <w:r w:rsidRPr="00277CE6">
        <w:rPr>
          <w:rFonts w:ascii="Times New Roman" w:eastAsia="宋体" w:hAnsi="Times New Roman" w:cs="Times New Roman"/>
          <w:sz w:val="24"/>
          <w:szCs w:val="24"/>
        </w:rPr>
        <w:t>tetraBASE</w:t>
      </w:r>
      <w:proofErr w:type="spellEnd"/>
      <w:r w:rsidRPr="00277CE6">
        <w:rPr>
          <w:rFonts w:ascii="Times New Roman" w:eastAsia="宋体" w:hAnsi="Times New Roman" w:cs="Times New Roman"/>
          <w:sz w:val="24"/>
          <w:szCs w:val="24"/>
        </w:rPr>
        <w:t>的基础上</w:t>
      </w:r>
      <w:r w:rsidR="00192240" w:rsidRPr="00277CE6">
        <w:rPr>
          <w:rFonts w:ascii="Times New Roman" w:eastAsia="宋体" w:hAnsi="Times New Roman" w:cs="Times New Roman"/>
          <w:sz w:val="24"/>
          <w:szCs w:val="24"/>
        </w:rPr>
        <w:t>，</w:t>
      </w:r>
      <w:r w:rsidR="006C321E" w:rsidRPr="00277CE6">
        <w:rPr>
          <w:rFonts w:ascii="Times New Roman" w:eastAsia="宋体" w:hAnsi="Times New Roman" w:cs="Times New Roman"/>
          <w:sz w:val="24"/>
          <w:szCs w:val="24"/>
        </w:rPr>
        <w:t>使用</w:t>
      </w:r>
      <w:r w:rsidR="007674AC" w:rsidRPr="00277CE6">
        <w:rPr>
          <w:rFonts w:ascii="Times New Roman" w:eastAsia="宋体" w:hAnsi="Times New Roman" w:cs="Times New Roman"/>
          <w:sz w:val="24"/>
          <w:szCs w:val="24"/>
        </w:rPr>
        <w:t>近邻计数</w:t>
      </w:r>
      <w:r w:rsidR="00F8575D" w:rsidRPr="00277CE6">
        <w:rPr>
          <w:rFonts w:ascii="Times New Roman" w:eastAsia="宋体" w:hAnsi="Times New Roman" w:cs="Times New Roman"/>
          <w:sz w:val="24"/>
          <w:szCs w:val="24"/>
        </w:rPr>
        <w:t>-</w:t>
      </w:r>
      <w:r w:rsidR="006C321E" w:rsidRPr="00277CE6">
        <w:rPr>
          <w:rFonts w:ascii="Times New Roman" w:eastAsia="宋体" w:hAnsi="Times New Roman" w:cs="Times New Roman"/>
          <w:sz w:val="24"/>
          <w:szCs w:val="24"/>
        </w:rPr>
        <w:t>神经网络</w:t>
      </w:r>
      <w:r w:rsidR="007674AC" w:rsidRPr="00277CE6">
        <w:rPr>
          <w:rFonts w:ascii="Times New Roman" w:eastAsia="宋体" w:hAnsi="Times New Roman" w:cs="Times New Roman"/>
          <w:sz w:val="24"/>
          <w:szCs w:val="24"/>
        </w:rPr>
        <w:t>（</w:t>
      </w:r>
      <w:r w:rsidR="007674AC" w:rsidRPr="00277CE6">
        <w:rPr>
          <w:rFonts w:ascii="Times New Roman" w:eastAsia="宋体" w:hAnsi="Times New Roman" w:cs="Times New Roman"/>
          <w:sz w:val="24"/>
          <w:szCs w:val="24"/>
        </w:rPr>
        <w:t>Neighbor Counting-Neural Network, NC-NN</w:t>
      </w:r>
      <w:r w:rsidR="007674AC" w:rsidRPr="00277CE6">
        <w:rPr>
          <w:rFonts w:ascii="Times New Roman" w:eastAsia="宋体" w:hAnsi="Times New Roman" w:cs="Times New Roman"/>
          <w:sz w:val="24"/>
          <w:szCs w:val="24"/>
        </w:rPr>
        <w:t>）</w:t>
      </w:r>
      <w:r w:rsidR="00F8575D" w:rsidRPr="00277CE6">
        <w:rPr>
          <w:rFonts w:ascii="Times New Roman" w:eastAsia="宋体" w:hAnsi="Times New Roman" w:cs="Times New Roman"/>
          <w:sz w:val="24"/>
          <w:szCs w:val="24"/>
        </w:rPr>
        <w:t>方法</w:t>
      </w:r>
      <w:r w:rsidR="00576DCC" w:rsidRPr="00277CE6">
        <w:rPr>
          <w:rFonts w:ascii="Times New Roman" w:eastAsia="宋体" w:hAnsi="Times New Roman" w:cs="Times New Roman"/>
          <w:sz w:val="24"/>
          <w:szCs w:val="24"/>
        </w:rPr>
        <w:t>拟合侧链无关的能量函数</w:t>
      </w:r>
      <w:r w:rsidR="00481BFD" w:rsidRPr="00277CE6">
        <w:rPr>
          <w:rFonts w:ascii="Times New Roman" w:eastAsia="宋体" w:hAnsi="Times New Roman" w:cs="Times New Roman"/>
          <w:sz w:val="24"/>
          <w:szCs w:val="24"/>
        </w:rPr>
        <w:t>中的各能量项，</w:t>
      </w:r>
      <w:r w:rsidR="006E060B" w:rsidRPr="00277CE6">
        <w:rPr>
          <w:rFonts w:ascii="Times New Roman" w:eastAsia="宋体" w:hAnsi="Times New Roman" w:cs="Times New Roman"/>
          <w:sz w:val="24"/>
          <w:szCs w:val="24"/>
        </w:rPr>
        <w:t>实现了对柔性主链结构的完整描述，</w:t>
      </w:r>
      <w:r w:rsidR="00DC03B6" w:rsidRPr="00277CE6">
        <w:rPr>
          <w:rFonts w:ascii="Times New Roman" w:eastAsia="宋体" w:hAnsi="Times New Roman" w:cs="Times New Roman"/>
          <w:sz w:val="24"/>
          <w:szCs w:val="24"/>
        </w:rPr>
        <w:t>并</w:t>
      </w:r>
      <w:r w:rsidR="00210D74" w:rsidRPr="00277CE6">
        <w:rPr>
          <w:rFonts w:ascii="Times New Roman" w:eastAsia="宋体" w:hAnsi="Times New Roman" w:cs="Times New Roman"/>
          <w:sz w:val="24"/>
          <w:szCs w:val="24"/>
        </w:rPr>
        <w:t>基于</w:t>
      </w:r>
      <w:r w:rsidR="007015C1" w:rsidRPr="00277CE6">
        <w:rPr>
          <w:rFonts w:ascii="Times New Roman" w:eastAsia="宋体" w:hAnsi="Times New Roman" w:cs="Times New Roman"/>
          <w:sz w:val="24"/>
          <w:szCs w:val="24"/>
        </w:rPr>
        <w:t>该</w:t>
      </w:r>
      <w:r w:rsidR="008008FE" w:rsidRPr="00277CE6">
        <w:rPr>
          <w:rFonts w:ascii="Times New Roman" w:eastAsia="宋体" w:hAnsi="Times New Roman" w:cs="Times New Roman"/>
          <w:sz w:val="24"/>
          <w:szCs w:val="24"/>
        </w:rPr>
        <w:t>统计能量函数</w:t>
      </w:r>
      <w:r w:rsidR="0073687C" w:rsidRPr="00277CE6">
        <w:rPr>
          <w:rFonts w:ascii="Times New Roman" w:eastAsia="宋体" w:hAnsi="Times New Roman" w:cs="Times New Roman"/>
          <w:sz w:val="24"/>
          <w:szCs w:val="24"/>
        </w:rPr>
        <w:t>发展</w:t>
      </w:r>
      <w:r w:rsidR="00190D74" w:rsidRPr="00277CE6">
        <w:rPr>
          <w:rFonts w:ascii="Times New Roman" w:eastAsia="宋体" w:hAnsi="Times New Roman" w:cs="Times New Roman"/>
          <w:sz w:val="24"/>
          <w:szCs w:val="24"/>
        </w:rPr>
        <w:t>了</w:t>
      </w:r>
      <w:r w:rsidR="009F1EB3" w:rsidRPr="00277CE6">
        <w:rPr>
          <w:rFonts w:ascii="Times New Roman" w:eastAsia="宋体" w:hAnsi="Times New Roman" w:cs="Times New Roman"/>
          <w:sz w:val="24"/>
          <w:szCs w:val="24"/>
        </w:rPr>
        <w:t>蛋白质主链结构优化方法</w:t>
      </w:r>
      <w:r w:rsidR="00321B63" w:rsidRPr="00277CE6">
        <w:rPr>
          <w:rFonts w:ascii="Times New Roman" w:eastAsia="宋体" w:hAnsi="Times New Roman" w:cs="Times New Roman"/>
          <w:sz w:val="24"/>
          <w:szCs w:val="24"/>
        </w:rPr>
        <w:t>SCUBA</w:t>
      </w:r>
      <w:r w:rsidR="00321B63" w:rsidRPr="00277CE6">
        <w:rPr>
          <w:rFonts w:ascii="Times New Roman" w:eastAsia="宋体" w:hAnsi="Times New Roman" w:cs="Times New Roman"/>
          <w:sz w:val="24"/>
          <w:szCs w:val="24"/>
        </w:rPr>
        <w:t>，</w:t>
      </w:r>
      <w:r w:rsidR="00DB6DE9" w:rsidRPr="00277CE6">
        <w:rPr>
          <w:rFonts w:ascii="Times New Roman" w:eastAsia="宋体" w:hAnsi="Times New Roman" w:cs="Times New Roman"/>
          <w:sz w:val="24"/>
          <w:szCs w:val="24"/>
        </w:rPr>
        <w:t>能够</w:t>
      </w:r>
      <w:r w:rsidR="00225248" w:rsidRPr="00277CE6">
        <w:rPr>
          <w:rFonts w:ascii="Times New Roman" w:eastAsia="宋体" w:hAnsi="Times New Roman" w:cs="Times New Roman"/>
          <w:sz w:val="24"/>
          <w:szCs w:val="24"/>
        </w:rPr>
        <w:t>通过随机动力学模拟</w:t>
      </w:r>
      <w:r w:rsidR="00084817" w:rsidRPr="00277CE6">
        <w:rPr>
          <w:rFonts w:ascii="Times New Roman" w:eastAsia="宋体" w:hAnsi="Times New Roman" w:cs="Times New Roman"/>
          <w:sz w:val="24"/>
          <w:szCs w:val="24"/>
        </w:rPr>
        <w:t>（</w:t>
      </w:r>
      <w:r w:rsidR="006E0389" w:rsidRPr="00277CE6">
        <w:rPr>
          <w:rFonts w:ascii="Times New Roman" w:eastAsia="宋体" w:hAnsi="Times New Roman" w:cs="Times New Roman"/>
          <w:sz w:val="24"/>
          <w:szCs w:val="24"/>
        </w:rPr>
        <w:t>Stochastic Dynamics, SD</w:t>
      </w:r>
      <w:r w:rsidR="00084817" w:rsidRPr="00277CE6">
        <w:rPr>
          <w:rFonts w:ascii="Times New Roman" w:eastAsia="宋体" w:hAnsi="Times New Roman" w:cs="Times New Roman"/>
          <w:sz w:val="24"/>
          <w:szCs w:val="24"/>
        </w:rPr>
        <w:t>）</w:t>
      </w:r>
      <w:r w:rsidR="006E0389" w:rsidRPr="00277CE6">
        <w:rPr>
          <w:rFonts w:ascii="Times New Roman" w:eastAsia="宋体" w:hAnsi="Times New Roman" w:cs="Times New Roman"/>
          <w:sz w:val="24"/>
          <w:szCs w:val="24"/>
        </w:rPr>
        <w:t>方法</w:t>
      </w:r>
      <w:r w:rsidR="004F0D87" w:rsidRPr="00277CE6">
        <w:rPr>
          <w:rFonts w:ascii="Times New Roman" w:eastAsia="宋体" w:hAnsi="Times New Roman" w:cs="Times New Roman"/>
          <w:sz w:val="24"/>
          <w:szCs w:val="24"/>
        </w:rPr>
        <w:t>对主链结构高效地进行优化。</w:t>
      </w:r>
      <w:r w:rsidR="004B675E" w:rsidRPr="00277CE6">
        <w:rPr>
          <w:rFonts w:ascii="Times New Roman" w:eastAsia="宋体" w:hAnsi="Times New Roman" w:cs="Times New Roman"/>
          <w:sz w:val="24"/>
          <w:szCs w:val="24"/>
        </w:rPr>
        <w:t>具体地，如图</w:t>
      </w:r>
      <w:r w:rsidR="004B675E" w:rsidRPr="00277CE6">
        <w:rPr>
          <w:rFonts w:ascii="Times New Roman" w:eastAsia="宋体" w:hAnsi="Times New Roman" w:cs="Times New Roman"/>
          <w:sz w:val="24"/>
          <w:szCs w:val="24"/>
        </w:rPr>
        <w:t>1.5</w:t>
      </w:r>
      <w:r w:rsidR="004B675E" w:rsidRPr="00277CE6">
        <w:rPr>
          <w:rFonts w:ascii="Times New Roman" w:eastAsia="宋体" w:hAnsi="Times New Roman" w:cs="Times New Roman"/>
          <w:sz w:val="24"/>
          <w:szCs w:val="24"/>
        </w:rPr>
        <w:t>所示，</w:t>
      </w:r>
      <w:r w:rsidR="00362D76" w:rsidRPr="00277CE6">
        <w:rPr>
          <w:rFonts w:ascii="Times New Roman" w:eastAsia="宋体" w:hAnsi="Times New Roman" w:cs="Times New Roman"/>
          <w:sz w:val="24"/>
          <w:szCs w:val="24"/>
        </w:rPr>
        <w:t>考虑</w:t>
      </w:r>
      <w:r w:rsidR="009C3B37" w:rsidRPr="00277CE6">
        <w:rPr>
          <w:rFonts w:ascii="Times New Roman" w:eastAsia="宋体" w:hAnsi="Times New Roman" w:cs="Times New Roman"/>
          <w:sz w:val="24"/>
          <w:szCs w:val="24"/>
        </w:rPr>
        <w:t>结构变量</w:t>
      </w:r>
      <m:oMath>
        <m:r>
          <m:rPr>
            <m:sty m:val="bi"/>
          </m:rPr>
          <w:rPr>
            <w:rFonts w:ascii="Cambria Math" w:eastAsia="宋体" w:hAnsi="Cambria Math" w:cs="Times New Roman"/>
            <w:sz w:val="24"/>
            <w:szCs w:val="24"/>
          </w:rPr>
          <m:t>Q</m:t>
        </m:r>
      </m:oMath>
      <w:r w:rsidR="00AC5CC9" w:rsidRPr="00277CE6">
        <w:rPr>
          <w:rFonts w:ascii="Times New Roman" w:eastAsia="宋体" w:hAnsi="Times New Roman" w:cs="Times New Roman"/>
          <w:sz w:val="24"/>
          <w:szCs w:val="24"/>
        </w:rPr>
        <w:t>的</w:t>
      </w:r>
      <w:r w:rsidR="00940E4E" w:rsidRPr="00277CE6">
        <w:rPr>
          <w:rFonts w:ascii="Times New Roman" w:eastAsia="宋体" w:hAnsi="Times New Roman" w:cs="Times New Roman"/>
          <w:sz w:val="24"/>
          <w:szCs w:val="24"/>
        </w:rPr>
        <w:t>高维</w:t>
      </w:r>
      <w:r w:rsidR="008623BF" w:rsidRPr="00277CE6">
        <w:rPr>
          <w:rFonts w:ascii="Times New Roman" w:eastAsia="宋体" w:hAnsi="Times New Roman" w:cs="Times New Roman"/>
          <w:sz w:val="24"/>
          <w:szCs w:val="24"/>
        </w:rPr>
        <w:t>变量</w:t>
      </w:r>
      <w:r w:rsidR="00940E4E" w:rsidRPr="00277CE6">
        <w:rPr>
          <w:rFonts w:ascii="Times New Roman" w:eastAsia="宋体" w:hAnsi="Times New Roman" w:cs="Times New Roman"/>
          <w:sz w:val="24"/>
          <w:szCs w:val="24"/>
        </w:rPr>
        <w:t>空间</w:t>
      </w:r>
      <w:r w:rsidR="00B442BE" w:rsidRPr="00277CE6">
        <w:rPr>
          <w:rFonts w:ascii="Times New Roman" w:eastAsia="宋体" w:hAnsi="Times New Roman" w:cs="Times New Roman"/>
          <w:sz w:val="24"/>
          <w:szCs w:val="24"/>
        </w:rPr>
        <w:t>，作为训练</w:t>
      </w:r>
      <w:r w:rsidR="00DB4AE1" w:rsidRPr="00277CE6">
        <w:rPr>
          <w:rFonts w:ascii="Times New Roman" w:eastAsia="宋体" w:hAnsi="Times New Roman" w:cs="Times New Roman"/>
          <w:sz w:val="24"/>
          <w:szCs w:val="24"/>
        </w:rPr>
        <w:t>数据</w:t>
      </w:r>
      <w:r w:rsidR="00A26212" w:rsidRPr="00277CE6">
        <w:rPr>
          <w:rFonts w:ascii="Times New Roman" w:eastAsia="宋体" w:hAnsi="Times New Roman" w:cs="Times New Roman"/>
          <w:sz w:val="24"/>
          <w:szCs w:val="24"/>
        </w:rPr>
        <w:t>的</w:t>
      </w:r>
      <w:r w:rsidR="00683BAF" w:rsidRPr="00277CE6">
        <w:rPr>
          <w:rFonts w:ascii="Times New Roman" w:eastAsia="宋体" w:hAnsi="Times New Roman" w:cs="Times New Roman"/>
          <w:sz w:val="24"/>
          <w:szCs w:val="24"/>
        </w:rPr>
        <w:t>天然蛋白质</w:t>
      </w:r>
      <w:r w:rsidR="00DB4AE1" w:rsidRPr="00277CE6">
        <w:rPr>
          <w:rFonts w:ascii="Times New Roman" w:eastAsia="宋体" w:hAnsi="Times New Roman" w:cs="Times New Roman"/>
          <w:sz w:val="24"/>
          <w:szCs w:val="24"/>
        </w:rPr>
        <w:t>结构</w:t>
      </w:r>
      <w:r w:rsidR="009D4A2E" w:rsidRPr="00277CE6">
        <w:rPr>
          <w:rFonts w:ascii="Times New Roman" w:eastAsia="宋体" w:hAnsi="Times New Roman" w:cs="Times New Roman"/>
          <w:sz w:val="24"/>
          <w:szCs w:val="24"/>
        </w:rPr>
        <w:t>数据</w:t>
      </w:r>
      <w:r w:rsidR="00C05AE0" w:rsidRPr="00277CE6">
        <w:rPr>
          <w:rFonts w:ascii="Times New Roman" w:eastAsia="宋体" w:hAnsi="Times New Roman" w:cs="Times New Roman"/>
          <w:sz w:val="24"/>
          <w:szCs w:val="24"/>
        </w:rPr>
        <w:t>在该空间</w:t>
      </w:r>
      <w:r w:rsidR="00DE22EB" w:rsidRPr="00277CE6">
        <w:rPr>
          <w:rFonts w:ascii="Times New Roman" w:eastAsia="宋体" w:hAnsi="Times New Roman" w:cs="Times New Roman"/>
          <w:sz w:val="24"/>
          <w:szCs w:val="24"/>
        </w:rPr>
        <w:t>中</w:t>
      </w:r>
      <w:r w:rsidR="002E70C9" w:rsidRPr="00277CE6">
        <w:rPr>
          <w:rFonts w:ascii="Times New Roman" w:eastAsia="宋体" w:hAnsi="Times New Roman" w:cs="Times New Roman"/>
          <w:sz w:val="24"/>
          <w:szCs w:val="24"/>
        </w:rPr>
        <w:t>以灰色实心圆点</w:t>
      </w:r>
      <w:r w:rsidR="00356928" w:rsidRPr="00277CE6">
        <w:rPr>
          <w:rFonts w:ascii="Times New Roman" w:eastAsia="宋体" w:hAnsi="Times New Roman" w:cs="Times New Roman"/>
          <w:sz w:val="24"/>
          <w:szCs w:val="24"/>
        </w:rPr>
        <w:t>示意</w:t>
      </w:r>
      <w:r w:rsidR="002E70C9" w:rsidRPr="00277CE6">
        <w:rPr>
          <w:rFonts w:ascii="Times New Roman" w:eastAsia="宋体" w:hAnsi="Times New Roman" w:cs="Times New Roman"/>
          <w:sz w:val="24"/>
          <w:szCs w:val="24"/>
        </w:rPr>
        <w:t>，而</w:t>
      </w:r>
      <w:r w:rsidR="00927AE4" w:rsidRPr="00277CE6">
        <w:rPr>
          <w:rFonts w:ascii="Times New Roman" w:eastAsia="宋体" w:hAnsi="Times New Roman" w:cs="Times New Roman"/>
          <w:sz w:val="24"/>
          <w:szCs w:val="24"/>
        </w:rPr>
        <w:t>从</w:t>
      </w:r>
      <w:r w:rsidR="005B2312" w:rsidRPr="00277CE6">
        <w:rPr>
          <w:rFonts w:ascii="Times New Roman" w:eastAsia="宋体" w:hAnsi="Times New Roman" w:cs="Times New Roman"/>
          <w:sz w:val="24"/>
          <w:szCs w:val="24"/>
        </w:rPr>
        <w:t>人为构建的</w:t>
      </w:r>
      <w:r w:rsidR="00566DED" w:rsidRPr="00277CE6">
        <w:rPr>
          <w:rFonts w:ascii="Times New Roman" w:eastAsia="宋体" w:hAnsi="Times New Roman" w:cs="Times New Roman"/>
          <w:sz w:val="24"/>
          <w:szCs w:val="24"/>
        </w:rPr>
        <w:t>无相互作用下</w:t>
      </w:r>
      <w:r w:rsidR="00197330" w:rsidRPr="00277CE6">
        <w:rPr>
          <w:rFonts w:ascii="Times New Roman" w:eastAsia="宋体" w:hAnsi="Times New Roman" w:cs="Times New Roman"/>
          <w:sz w:val="24"/>
          <w:szCs w:val="24"/>
        </w:rPr>
        <w:t>的参考分布</w:t>
      </w:r>
      <w:r w:rsidR="00927AE4" w:rsidRPr="00277CE6">
        <w:rPr>
          <w:rFonts w:ascii="Times New Roman" w:eastAsia="宋体" w:hAnsi="Times New Roman" w:cs="Times New Roman"/>
          <w:sz w:val="24"/>
          <w:szCs w:val="24"/>
        </w:rPr>
        <w:t>中采样获得的结构</w:t>
      </w:r>
      <w:r w:rsidR="00655D0E" w:rsidRPr="00277CE6">
        <w:rPr>
          <w:rFonts w:ascii="Times New Roman" w:eastAsia="宋体" w:hAnsi="Times New Roman" w:cs="Times New Roman"/>
          <w:sz w:val="24"/>
          <w:szCs w:val="24"/>
        </w:rPr>
        <w:t>数据</w:t>
      </w:r>
      <w:r w:rsidR="00BB0E05" w:rsidRPr="00277CE6">
        <w:rPr>
          <w:rFonts w:ascii="Times New Roman" w:eastAsia="宋体" w:hAnsi="Times New Roman" w:cs="Times New Roman"/>
          <w:sz w:val="24"/>
          <w:szCs w:val="24"/>
        </w:rPr>
        <w:t>表示为</w:t>
      </w:r>
      <w:r w:rsidR="003325CD" w:rsidRPr="00277CE6">
        <w:rPr>
          <w:rFonts w:ascii="Times New Roman" w:eastAsia="宋体" w:hAnsi="Times New Roman" w:cs="Times New Roman"/>
          <w:sz w:val="24"/>
          <w:szCs w:val="24"/>
        </w:rPr>
        <w:t>空心圆点</w:t>
      </w:r>
      <w:r w:rsidR="00617194" w:rsidRPr="00277CE6">
        <w:rPr>
          <w:rFonts w:ascii="Times New Roman" w:eastAsia="宋体" w:hAnsi="Times New Roman" w:cs="Times New Roman"/>
          <w:sz w:val="24"/>
          <w:szCs w:val="24"/>
        </w:rPr>
        <w:t>；选定</w:t>
      </w:r>
      <w:r w:rsidR="00AA1118" w:rsidRPr="00277CE6">
        <w:rPr>
          <w:rFonts w:ascii="Times New Roman" w:eastAsia="宋体" w:hAnsi="Times New Roman" w:cs="Times New Roman"/>
          <w:sz w:val="24"/>
          <w:szCs w:val="24"/>
        </w:rPr>
        <w:t>空间中</w:t>
      </w:r>
      <w:r w:rsidR="00636229" w:rsidRPr="00277CE6">
        <w:rPr>
          <w:rFonts w:ascii="Times New Roman" w:eastAsia="宋体" w:hAnsi="Times New Roman" w:cs="Times New Roman"/>
          <w:sz w:val="24"/>
          <w:szCs w:val="24"/>
        </w:rPr>
        <w:t>特定</w:t>
      </w:r>
      <w:r w:rsidR="008E7CDB" w:rsidRPr="00277CE6">
        <w:rPr>
          <w:rFonts w:ascii="Times New Roman" w:eastAsia="宋体" w:hAnsi="Times New Roman" w:cs="Times New Roman"/>
          <w:sz w:val="24"/>
          <w:szCs w:val="24"/>
        </w:rPr>
        <w:t>探测</w:t>
      </w:r>
      <w:r w:rsidR="00AA1118" w:rsidRPr="00277CE6">
        <w:rPr>
          <w:rFonts w:ascii="Times New Roman" w:eastAsia="宋体" w:hAnsi="Times New Roman" w:cs="Times New Roman"/>
          <w:sz w:val="24"/>
          <w:szCs w:val="24"/>
        </w:rPr>
        <w:t>点</w:t>
      </w:r>
      <m:oMath>
        <m:sSub>
          <m:sSubPr>
            <m:ctrlPr>
              <w:rPr>
                <w:rFonts w:ascii="Cambria Math" w:eastAsia="宋体" w:hAnsi="Cambria Math" w:cs="Times New Roman"/>
                <w:b/>
                <w:i/>
                <w:sz w:val="24"/>
                <w:szCs w:val="24"/>
              </w:rPr>
            </m:ctrlPr>
          </m:sSubPr>
          <m:e>
            <m:r>
              <m:rPr>
                <m:sty m:val="bi"/>
              </m:rPr>
              <w:rPr>
                <w:rFonts w:ascii="Cambria Math" w:eastAsia="宋体" w:hAnsi="Cambria Math" w:cs="Times New Roman"/>
                <w:sz w:val="24"/>
                <w:szCs w:val="24"/>
              </w:rPr>
              <m:t>Q</m:t>
            </m:r>
          </m:e>
          <m:sub>
            <m:r>
              <m:rPr>
                <m:nor/>
              </m:rPr>
              <w:rPr>
                <w:rFonts w:ascii="Times New Roman" w:eastAsia="宋体" w:hAnsi="Times New Roman" w:cs="Times New Roman"/>
                <w:sz w:val="24"/>
                <w:szCs w:val="24"/>
              </w:rPr>
              <m:t>probe</m:t>
            </m:r>
          </m:sub>
        </m:sSub>
      </m:oMath>
      <w:r w:rsidR="00AA1118" w:rsidRPr="00277CE6">
        <w:rPr>
          <w:rFonts w:ascii="Times New Roman" w:eastAsia="宋体" w:hAnsi="Times New Roman" w:cs="Times New Roman"/>
          <w:sz w:val="24"/>
          <w:szCs w:val="24"/>
        </w:rPr>
        <w:t>进行</w:t>
      </w:r>
      <w:r w:rsidR="00C23522" w:rsidRPr="00277CE6">
        <w:rPr>
          <w:rFonts w:ascii="Times New Roman" w:eastAsia="宋体" w:hAnsi="Times New Roman" w:cs="Times New Roman"/>
          <w:sz w:val="24"/>
          <w:szCs w:val="24"/>
        </w:rPr>
        <w:t>近邻计数</w:t>
      </w:r>
      <w:r w:rsidR="00E12D3D" w:rsidRPr="00277CE6">
        <w:rPr>
          <w:rFonts w:ascii="Times New Roman" w:eastAsia="宋体" w:hAnsi="Times New Roman" w:cs="Times New Roman"/>
          <w:sz w:val="24"/>
          <w:szCs w:val="24"/>
        </w:rPr>
        <w:t>，</w:t>
      </w:r>
      <w:r w:rsidR="00B54B51" w:rsidRPr="00277CE6">
        <w:rPr>
          <w:rFonts w:ascii="Times New Roman" w:eastAsia="宋体" w:hAnsi="Times New Roman" w:cs="Times New Roman"/>
          <w:sz w:val="24"/>
          <w:szCs w:val="24"/>
        </w:rPr>
        <w:t>分别</w:t>
      </w:r>
      <w:r w:rsidR="00E12D3D" w:rsidRPr="00277CE6">
        <w:rPr>
          <w:rFonts w:ascii="Times New Roman" w:eastAsia="宋体" w:hAnsi="Times New Roman" w:cs="Times New Roman"/>
          <w:sz w:val="24"/>
          <w:szCs w:val="24"/>
        </w:rPr>
        <w:t>计算</w:t>
      </w:r>
      <w:r w:rsidR="009B6D42" w:rsidRPr="00277CE6">
        <w:rPr>
          <w:rFonts w:ascii="Times New Roman" w:eastAsia="宋体" w:hAnsi="Times New Roman" w:cs="Times New Roman"/>
          <w:sz w:val="24"/>
          <w:szCs w:val="24"/>
        </w:rPr>
        <w:t>近邻的</w:t>
      </w:r>
      <w:r w:rsidR="00F42C07" w:rsidRPr="00277CE6">
        <w:rPr>
          <w:rFonts w:ascii="Times New Roman" w:eastAsia="宋体" w:hAnsi="Times New Roman" w:cs="Times New Roman"/>
          <w:sz w:val="24"/>
          <w:szCs w:val="24"/>
        </w:rPr>
        <w:t>训练数据</w:t>
      </w:r>
      <w:r w:rsidR="00D07497" w:rsidRPr="00277CE6">
        <w:rPr>
          <w:rFonts w:ascii="Times New Roman" w:eastAsia="宋体" w:hAnsi="Times New Roman" w:cs="Times New Roman"/>
          <w:sz w:val="24"/>
          <w:szCs w:val="24"/>
        </w:rPr>
        <w:t>点</w:t>
      </w:r>
      <w:r w:rsidR="00F42C07" w:rsidRPr="00277CE6">
        <w:rPr>
          <w:rFonts w:ascii="Times New Roman" w:eastAsia="宋体" w:hAnsi="Times New Roman" w:cs="Times New Roman"/>
          <w:sz w:val="24"/>
          <w:szCs w:val="24"/>
        </w:rPr>
        <w:t>和参考数据</w:t>
      </w:r>
      <w:r w:rsidR="00D07497" w:rsidRPr="00277CE6">
        <w:rPr>
          <w:rFonts w:ascii="Times New Roman" w:eastAsia="宋体" w:hAnsi="Times New Roman" w:cs="Times New Roman"/>
          <w:sz w:val="24"/>
          <w:szCs w:val="24"/>
        </w:rPr>
        <w:t>点</w:t>
      </w:r>
      <w:r w:rsidR="008227A4" w:rsidRPr="00277CE6">
        <w:rPr>
          <w:rFonts w:ascii="Times New Roman" w:eastAsia="宋体" w:hAnsi="Times New Roman" w:cs="Times New Roman"/>
          <w:sz w:val="24"/>
          <w:szCs w:val="24"/>
        </w:rPr>
        <w:t>的</w:t>
      </w:r>
      <w:r w:rsidR="00D07497" w:rsidRPr="00277CE6">
        <w:rPr>
          <w:rFonts w:ascii="Times New Roman" w:eastAsia="宋体" w:hAnsi="Times New Roman" w:cs="Times New Roman"/>
          <w:sz w:val="24"/>
          <w:szCs w:val="24"/>
        </w:rPr>
        <w:t>数量</w:t>
      </w:r>
      <m:oMath>
        <m:sSubSup>
          <m:sSubSupPr>
            <m:ctrlPr>
              <w:rPr>
                <w:rFonts w:ascii="Cambria Math" w:eastAsia="宋体" w:hAnsi="Cambria Math" w:cs="Times New Roman"/>
                <w:sz w:val="24"/>
                <w:szCs w:val="24"/>
              </w:rPr>
            </m:ctrlPr>
          </m:sSubSupPr>
          <m:e>
            <m:r>
              <w:rPr>
                <w:rFonts w:ascii="Cambria Math" w:eastAsia="宋体" w:hAnsi="Cambria Math" w:cs="Times New Roman"/>
                <w:sz w:val="24"/>
                <w:szCs w:val="24"/>
              </w:rPr>
              <m:t>n</m:t>
            </m:r>
          </m:e>
          <m:sub>
            <m:r>
              <m:rPr>
                <m:nor/>
              </m:rPr>
              <w:rPr>
                <w:rFonts w:ascii="Times New Roman" w:eastAsia="宋体" w:hAnsi="Times New Roman" w:cs="Times New Roman"/>
                <w:sz w:val="24"/>
                <w:szCs w:val="24"/>
              </w:rPr>
              <m:t>neighbors</m:t>
            </m:r>
          </m:sub>
          <m:sup>
            <m:r>
              <m:rPr>
                <m:sty m:val="p"/>
              </m:rPr>
              <w:rPr>
                <w:rFonts w:ascii="Cambria Math" w:eastAsia="宋体" w:hAnsi="Cambria Math" w:cs="Times New Roman"/>
                <w:sz w:val="24"/>
                <w:szCs w:val="24"/>
              </w:rPr>
              <m:t>observed</m:t>
            </m:r>
          </m:sup>
        </m:sSubSup>
        <m:d>
          <m:dPr>
            <m:ctrlPr>
              <w:rPr>
                <w:rFonts w:ascii="Cambria Math" w:eastAsia="宋体" w:hAnsi="Cambria Math" w:cs="Times New Roman"/>
                <w:i/>
                <w:sz w:val="24"/>
                <w:szCs w:val="24"/>
              </w:rPr>
            </m:ctrlPr>
          </m:dPr>
          <m:e>
            <m:sSub>
              <m:sSubPr>
                <m:ctrlPr>
                  <w:rPr>
                    <w:rFonts w:ascii="Cambria Math" w:eastAsia="宋体" w:hAnsi="Cambria Math" w:cs="Times New Roman"/>
                    <w:b/>
                    <w:i/>
                    <w:sz w:val="24"/>
                    <w:szCs w:val="24"/>
                  </w:rPr>
                </m:ctrlPr>
              </m:sSubPr>
              <m:e>
                <m:r>
                  <m:rPr>
                    <m:sty m:val="bi"/>
                  </m:rPr>
                  <w:rPr>
                    <w:rFonts w:ascii="Cambria Math" w:eastAsia="宋体" w:hAnsi="Cambria Math" w:cs="Times New Roman"/>
                    <w:sz w:val="24"/>
                    <w:szCs w:val="24"/>
                  </w:rPr>
                  <m:t>Q</m:t>
                </m:r>
              </m:e>
              <m:sub>
                <m:r>
                  <m:rPr>
                    <m:nor/>
                  </m:rPr>
                  <w:rPr>
                    <w:rFonts w:ascii="Times New Roman" w:eastAsia="宋体" w:hAnsi="Times New Roman" w:cs="Times New Roman"/>
                    <w:sz w:val="24"/>
                    <w:szCs w:val="24"/>
                  </w:rPr>
                  <m:t>probe</m:t>
                </m:r>
              </m:sub>
            </m:sSub>
          </m:e>
        </m:d>
      </m:oMath>
      <w:r w:rsidR="00614B12" w:rsidRPr="00277CE6">
        <w:rPr>
          <w:rFonts w:ascii="Times New Roman" w:eastAsia="宋体" w:hAnsi="Times New Roman" w:cs="Times New Roman"/>
          <w:sz w:val="24"/>
          <w:szCs w:val="24"/>
        </w:rPr>
        <w:t>和</w:t>
      </w:r>
      <m:oMath>
        <m:sSubSup>
          <m:sSubSupPr>
            <m:ctrlPr>
              <w:rPr>
                <w:rFonts w:ascii="Cambria Math" w:eastAsia="宋体" w:hAnsi="Cambria Math" w:cs="Times New Roman"/>
                <w:sz w:val="24"/>
                <w:szCs w:val="24"/>
              </w:rPr>
            </m:ctrlPr>
          </m:sSubSupPr>
          <m:e>
            <m:r>
              <w:rPr>
                <w:rFonts w:ascii="Cambria Math" w:eastAsia="宋体" w:hAnsi="Cambria Math" w:cs="Times New Roman"/>
                <w:sz w:val="24"/>
                <w:szCs w:val="24"/>
              </w:rPr>
              <m:t>n</m:t>
            </m:r>
          </m:e>
          <m:sub>
            <m:r>
              <m:rPr>
                <m:nor/>
              </m:rPr>
              <w:rPr>
                <w:rFonts w:ascii="Times New Roman" w:eastAsia="宋体" w:hAnsi="Times New Roman" w:cs="Times New Roman"/>
                <w:sz w:val="24"/>
                <w:szCs w:val="24"/>
              </w:rPr>
              <m:t>neighbors</m:t>
            </m:r>
          </m:sub>
          <m:sup>
            <m:r>
              <m:rPr>
                <m:sty m:val="p"/>
              </m:rPr>
              <w:rPr>
                <w:rFonts w:ascii="Cambria Math" w:eastAsia="宋体" w:hAnsi="Cambria Math" w:cs="Times New Roman"/>
                <w:sz w:val="24"/>
                <w:szCs w:val="24"/>
              </w:rPr>
              <m:t>reference</m:t>
            </m:r>
          </m:sup>
        </m:sSubSup>
        <m:d>
          <m:dPr>
            <m:ctrlPr>
              <w:rPr>
                <w:rFonts w:ascii="Cambria Math" w:eastAsia="宋体" w:hAnsi="Cambria Math" w:cs="Times New Roman"/>
                <w:i/>
                <w:sz w:val="24"/>
                <w:szCs w:val="24"/>
              </w:rPr>
            </m:ctrlPr>
          </m:dPr>
          <m:e>
            <m:sSub>
              <m:sSubPr>
                <m:ctrlPr>
                  <w:rPr>
                    <w:rFonts w:ascii="Cambria Math" w:eastAsia="宋体" w:hAnsi="Cambria Math" w:cs="Times New Roman"/>
                    <w:b/>
                    <w:i/>
                    <w:sz w:val="24"/>
                    <w:szCs w:val="24"/>
                  </w:rPr>
                </m:ctrlPr>
              </m:sSubPr>
              <m:e>
                <m:r>
                  <m:rPr>
                    <m:sty m:val="bi"/>
                  </m:rPr>
                  <w:rPr>
                    <w:rFonts w:ascii="Cambria Math" w:eastAsia="宋体" w:hAnsi="Cambria Math" w:cs="Times New Roman"/>
                    <w:sz w:val="24"/>
                    <w:szCs w:val="24"/>
                  </w:rPr>
                  <m:t>Q</m:t>
                </m:r>
              </m:e>
              <m:sub>
                <m:r>
                  <m:rPr>
                    <m:nor/>
                  </m:rPr>
                  <w:rPr>
                    <w:rFonts w:ascii="Times New Roman" w:eastAsia="宋体" w:hAnsi="Times New Roman" w:cs="Times New Roman"/>
                    <w:sz w:val="24"/>
                    <w:szCs w:val="24"/>
                  </w:rPr>
                  <m:t>probe</m:t>
                </m:r>
              </m:sub>
            </m:sSub>
          </m:e>
        </m:d>
      </m:oMath>
      <w:r w:rsidR="00025540" w:rsidRPr="00277CE6">
        <w:rPr>
          <w:rFonts w:ascii="Times New Roman" w:eastAsia="宋体" w:hAnsi="Times New Roman" w:cs="Times New Roman"/>
          <w:sz w:val="24"/>
          <w:szCs w:val="24"/>
        </w:rPr>
        <w:t>，</w:t>
      </w:r>
      <w:r w:rsidR="00644FAA" w:rsidRPr="00277CE6">
        <w:rPr>
          <w:rFonts w:ascii="Times New Roman" w:eastAsia="宋体" w:hAnsi="Times New Roman" w:cs="Times New Roman"/>
          <w:sz w:val="24"/>
          <w:szCs w:val="24"/>
        </w:rPr>
        <w:t>从而得到</w:t>
      </w:r>
      <w:r w:rsidR="00F746EA" w:rsidRPr="00277CE6">
        <w:rPr>
          <w:rFonts w:ascii="Times New Roman" w:eastAsia="宋体" w:hAnsi="Times New Roman" w:cs="Times New Roman"/>
          <w:sz w:val="24"/>
          <w:szCs w:val="24"/>
        </w:rPr>
        <w:t>单点</w:t>
      </w:r>
      <w:r w:rsidR="00D07497" w:rsidRPr="00277CE6">
        <w:rPr>
          <w:rFonts w:ascii="Times New Roman" w:eastAsia="宋体" w:hAnsi="Times New Roman" w:cs="Times New Roman"/>
          <w:sz w:val="24"/>
          <w:szCs w:val="24"/>
        </w:rPr>
        <w:t>统计能量</w:t>
      </w:r>
    </w:p>
    <w:p w14:paraId="0100A31F" w14:textId="254EC57D" w:rsidR="00D07497" w:rsidRPr="00277CE6" w:rsidRDefault="00F01CB0" w:rsidP="00D07497">
      <w:pPr>
        <w:spacing w:line="300" w:lineRule="auto"/>
        <w:ind w:firstLineChars="200" w:firstLine="480"/>
        <w:rPr>
          <w:rFonts w:ascii="Times New Roman" w:eastAsia="宋体" w:hAnsi="Times New Roman" w:cs="Times New Roman"/>
          <w:sz w:val="24"/>
          <w:szCs w:val="24"/>
        </w:rPr>
      </w:pPr>
      <m:oMathPara>
        <m:oMath>
          <m:r>
            <w:rPr>
              <w:rFonts w:ascii="Cambria Math" w:eastAsia="宋体" w:hAnsi="Cambria Math" w:cs="Times New Roman"/>
              <w:sz w:val="24"/>
              <w:szCs w:val="24"/>
            </w:rPr>
            <w:lastRenderedPageBreak/>
            <m:t>e</m:t>
          </m:r>
          <m:d>
            <m:dPr>
              <m:ctrlPr>
                <w:rPr>
                  <w:rFonts w:ascii="Cambria Math" w:eastAsia="宋体" w:hAnsi="Cambria Math" w:cs="Times New Roman"/>
                  <w:sz w:val="24"/>
                  <w:szCs w:val="24"/>
                </w:rPr>
              </m:ctrlPr>
            </m:dPr>
            <m:e>
              <m:sSub>
                <m:sSubPr>
                  <m:ctrlPr>
                    <w:rPr>
                      <w:rFonts w:ascii="Cambria Math" w:eastAsia="宋体" w:hAnsi="Cambria Math" w:cs="Times New Roman"/>
                      <w:b/>
                      <w:i/>
                      <w:sz w:val="24"/>
                      <w:szCs w:val="24"/>
                    </w:rPr>
                  </m:ctrlPr>
                </m:sSubPr>
                <m:e>
                  <m:r>
                    <m:rPr>
                      <m:sty m:val="bi"/>
                    </m:rPr>
                    <w:rPr>
                      <w:rFonts w:ascii="Cambria Math" w:eastAsia="宋体" w:hAnsi="Cambria Math" w:cs="Times New Roman"/>
                      <w:sz w:val="24"/>
                      <w:szCs w:val="24"/>
                    </w:rPr>
                    <m:t>Q</m:t>
                  </m:r>
                </m:e>
                <m:sub>
                  <m:r>
                    <m:rPr>
                      <m:nor/>
                    </m:rPr>
                    <w:rPr>
                      <w:rFonts w:ascii="Times New Roman" w:eastAsia="宋体" w:hAnsi="Times New Roman" w:cs="Times New Roman"/>
                      <w:sz w:val="24"/>
                      <w:szCs w:val="24"/>
                    </w:rPr>
                    <m:t>probe</m:t>
                  </m:r>
                </m:sub>
              </m:sSub>
            </m:e>
          </m:d>
          <m:r>
            <m:rPr>
              <m:sty m:val="p"/>
            </m:rPr>
            <w:rPr>
              <w:rFonts w:ascii="Cambria Math" w:eastAsia="宋体" w:hAnsi="Cambria Math" w:cs="Times New Roman"/>
              <w:sz w:val="24"/>
              <w:szCs w:val="24"/>
            </w:rPr>
            <m:t>=-</m:t>
          </m:r>
          <m:func>
            <m:funcPr>
              <m:ctrlPr>
                <w:rPr>
                  <w:rFonts w:ascii="Cambria Math" w:eastAsia="宋体" w:hAnsi="Cambria Math" w:cs="Times New Roman"/>
                  <w:sz w:val="24"/>
                  <w:szCs w:val="24"/>
                </w:rPr>
              </m:ctrlPr>
            </m:funcPr>
            <m:fName>
              <m:r>
                <m:rPr>
                  <m:sty m:val="p"/>
                </m:rPr>
                <w:rPr>
                  <w:rFonts w:ascii="Cambria Math" w:eastAsia="宋体" w:hAnsi="Cambria Math" w:cs="Times New Roman"/>
                  <w:sz w:val="24"/>
                  <w:szCs w:val="24"/>
                </w:rPr>
                <m:t>ln</m:t>
              </m:r>
            </m:fName>
            <m:e>
              <m:d>
                <m:dPr>
                  <m:ctrlPr>
                    <w:rPr>
                      <w:rFonts w:ascii="Cambria Math" w:eastAsia="宋体" w:hAnsi="Cambria Math" w:cs="Times New Roman"/>
                      <w:sz w:val="24"/>
                      <w:szCs w:val="24"/>
                    </w:rPr>
                  </m:ctrlPr>
                </m:dPr>
                <m:e>
                  <m:f>
                    <m:fPr>
                      <m:ctrlPr>
                        <w:rPr>
                          <w:rFonts w:ascii="Cambria Math" w:eastAsia="宋体" w:hAnsi="Cambria Math" w:cs="Times New Roman"/>
                          <w:sz w:val="24"/>
                          <w:szCs w:val="24"/>
                        </w:rPr>
                      </m:ctrlPr>
                    </m:fPr>
                    <m:num>
                      <m:sSubSup>
                        <m:sSubSupPr>
                          <m:ctrlPr>
                            <w:rPr>
                              <w:rFonts w:ascii="Cambria Math" w:eastAsia="宋体" w:hAnsi="Cambria Math" w:cs="Times New Roman"/>
                              <w:sz w:val="24"/>
                              <w:szCs w:val="24"/>
                            </w:rPr>
                          </m:ctrlPr>
                        </m:sSubSupPr>
                        <m:e>
                          <m:r>
                            <w:rPr>
                              <w:rFonts w:ascii="Cambria Math" w:eastAsia="宋体" w:hAnsi="Cambria Math" w:cs="Times New Roman"/>
                              <w:sz w:val="24"/>
                              <w:szCs w:val="24"/>
                            </w:rPr>
                            <m:t>n</m:t>
                          </m:r>
                        </m:e>
                        <m:sub>
                          <m:r>
                            <m:rPr>
                              <m:nor/>
                            </m:rPr>
                            <w:rPr>
                              <w:rFonts w:ascii="Times New Roman" w:eastAsia="宋体" w:hAnsi="Times New Roman" w:cs="Times New Roman"/>
                              <w:sz w:val="24"/>
                              <w:szCs w:val="24"/>
                            </w:rPr>
                            <m:t>neighbors</m:t>
                          </m:r>
                        </m:sub>
                        <m:sup>
                          <m:r>
                            <m:rPr>
                              <m:sty m:val="p"/>
                            </m:rPr>
                            <w:rPr>
                              <w:rFonts w:ascii="Cambria Math" w:eastAsia="宋体" w:hAnsi="Cambria Math" w:cs="Times New Roman"/>
                              <w:sz w:val="24"/>
                              <w:szCs w:val="24"/>
                            </w:rPr>
                            <m:t>observed</m:t>
                          </m:r>
                        </m:sup>
                      </m:sSubSup>
                      <m:d>
                        <m:dPr>
                          <m:ctrlPr>
                            <w:rPr>
                              <w:rFonts w:ascii="Cambria Math" w:eastAsia="宋体" w:hAnsi="Cambria Math" w:cs="Times New Roman"/>
                              <w:i/>
                              <w:sz w:val="24"/>
                              <w:szCs w:val="24"/>
                            </w:rPr>
                          </m:ctrlPr>
                        </m:dPr>
                        <m:e>
                          <m:sSub>
                            <m:sSubPr>
                              <m:ctrlPr>
                                <w:rPr>
                                  <w:rFonts w:ascii="Cambria Math" w:eastAsia="宋体" w:hAnsi="Cambria Math" w:cs="Times New Roman"/>
                                  <w:b/>
                                  <w:i/>
                                  <w:sz w:val="24"/>
                                  <w:szCs w:val="24"/>
                                </w:rPr>
                              </m:ctrlPr>
                            </m:sSubPr>
                            <m:e>
                              <m:r>
                                <m:rPr>
                                  <m:sty m:val="bi"/>
                                </m:rPr>
                                <w:rPr>
                                  <w:rFonts w:ascii="Cambria Math" w:eastAsia="宋体" w:hAnsi="Cambria Math" w:cs="Times New Roman"/>
                                  <w:sz w:val="24"/>
                                  <w:szCs w:val="24"/>
                                </w:rPr>
                                <m:t>Q</m:t>
                              </m:r>
                            </m:e>
                            <m:sub>
                              <m:r>
                                <m:rPr>
                                  <m:nor/>
                                </m:rPr>
                                <w:rPr>
                                  <w:rFonts w:ascii="Times New Roman" w:eastAsia="宋体" w:hAnsi="Times New Roman" w:cs="Times New Roman"/>
                                  <w:sz w:val="24"/>
                                  <w:szCs w:val="24"/>
                                </w:rPr>
                                <m:t>probe</m:t>
                              </m:r>
                            </m:sub>
                          </m:sSub>
                        </m:e>
                      </m:d>
                    </m:num>
                    <m:den>
                      <m:sSubSup>
                        <m:sSubSupPr>
                          <m:ctrlPr>
                            <w:rPr>
                              <w:rFonts w:ascii="Cambria Math" w:eastAsia="宋体" w:hAnsi="Cambria Math" w:cs="Times New Roman"/>
                              <w:sz w:val="24"/>
                              <w:szCs w:val="24"/>
                            </w:rPr>
                          </m:ctrlPr>
                        </m:sSubSupPr>
                        <m:e>
                          <m:r>
                            <w:rPr>
                              <w:rFonts w:ascii="Cambria Math" w:eastAsia="宋体" w:hAnsi="Cambria Math" w:cs="Times New Roman"/>
                              <w:sz w:val="24"/>
                              <w:szCs w:val="24"/>
                            </w:rPr>
                            <m:t>n</m:t>
                          </m:r>
                        </m:e>
                        <m:sub>
                          <m:r>
                            <m:rPr>
                              <m:nor/>
                            </m:rPr>
                            <w:rPr>
                              <w:rFonts w:ascii="Times New Roman" w:eastAsia="宋体" w:hAnsi="Times New Roman" w:cs="Times New Roman"/>
                              <w:sz w:val="24"/>
                              <w:szCs w:val="24"/>
                            </w:rPr>
                            <m:t>neighbors</m:t>
                          </m:r>
                        </m:sub>
                        <m:sup>
                          <m:r>
                            <m:rPr>
                              <m:sty m:val="p"/>
                            </m:rPr>
                            <w:rPr>
                              <w:rFonts w:ascii="Cambria Math" w:eastAsia="宋体" w:hAnsi="Cambria Math" w:cs="Times New Roman"/>
                              <w:sz w:val="24"/>
                              <w:szCs w:val="24"/>
                            </w:rPr>
                            <m:t>reference</m:t>
                          </m:r>
                        </m:sup>
                      </m:sSubSup>
                      <m:d>
                        <m:dPr>
                          <m:ctrlPr>
                            <w:rPr>
                              <w:rFonts w:ascii="Cambria Math" w:eastAsia="宋体" w:hAnsi="Cambria Math" w:cs="Times New Roman"/>
                              <w:i/>
                              <w:sz w:val="24"/>
                              <w:szCs w:val="24"/>
                            </w:rPr>
                          </m:ctrlPr>
                        </m:dPr>
                        <m:e>
                          <m:sSub>
                            <m:sSubPr>
                              <m:ctrlPr>
                                <w:rPr>
                                  <w:rFonts w:ascii="Cambria Math" w:eastAsia="宋体" w:hAnsi="Cambria Math" w:cs="Times New Roman"/>
                                  <w:b/>
                                  <w:i/>
                                  <w:sz w:val="24"/>
                                  <w:szCs w:val="24"/>
                                </w:rPr>
                              </m:ctrlPr>
                            </m:sSubPr>
                            <m:e>
                              <m:r>
                                <m:rPr>
                                  <m:sty m:val="bi"/>
                                </m:rPr>
                                <w:rPr>
                                  <w:rFonts w:ascii="Cambria Math" w:eastAsia="宋体" w:hAnsi="Cambria Math" w:cs="Times New Roman"/>
                                  <w:sz w:val="24"/>
                                  <w:szCs w:val="24"/>
                                </w:rPr>
                                <m:t>Q</m:t>
                              </m:r>
                            </m:e>
                            <m:sub>
                              <m:r>
                                <m:rPr>
                                  <m:nor/>
                                </m:rPr>
                                <w:rPr>
                                  <w:rFonts w:ascii="Times New Roman" w:eastAsia="宋体" w:hAnsi="Times New Roman" w:cs="Times New Roman"/>
                                  <w:sz w:val="24"/>
                                  <w:szCs w:val="24"/>
                                </w:rPr>
                                <m:t>probe</m:t>
                              </m:r>
                            </m:sub>
                          </m:sSub>
                        </m:e>
                      </m:d>
                    </m:den>
                  </m:f>
                </m:e>
              </m:d>
            </m:e>
          </m:func>
        </m:oMath>
      </m:oMathPara>
    </w:p>
    <w:p w14:paraId="3B4098E7" w14:textId="47557131" w:rsidR="008A580F" w:rsidRPr="00277CE6" w:rsidRDefault="00D07497" w:rsidP="006A295E">
      <w:pPr>
        <w:spacing w:line="300" w:lineRule="auto"/>
        <w:rPr>
          <w:rFonts w:ascii="Times New Roman" w:eastAsia="宋体" w:hAnsi="Times New Roman" w:cs="Times New Roman"/>
          <w:sz w:val="24"/>
          <w:szCs w:val="24"/>
        </w:rPr>
      </w:pPr>
      <w:r w:rsidRPr="00277CE6">
        <w:rPr>
          <w:rFonts w:ascii="Times New Roman" w:eastAsia="宋体" w:hAnsi="Times New Roman" w:cs="Times New Roman"/>
          <w:sz w:val="24"/>
          <w:szCs w:val="24"/>
        </w:rPr>
        <w:t>将</w:t>
      </w:r>
      <w:r w:rsidR="00A449F7" w:rsidRPr="00277CE6">
        <w:rPr>
          <w:rFonts w:ascii="Times New Roman" w:eastAsia="宋体" w:hAnsi="Times New Roman" w:cs="Times New Roman"/>
          <w:sz w:val="24"/>
          <w:szCs w:val="24"/>
        </w:rPr>
        <w:t>大量</w:t>
      </w:r>
      <w:r w:rsidR="002D4FB1" w:rsidRPr="00277CE6">
        <w:rPr>
          <w:rFonts w:ascii="Times New Roman" w:eastAsia="宋体" w:hAnsi="Times New Roman" w:cs="Times New Roman"/>
          <w:sz w:val="24"/>
          <w:szCs w:val="24"/>
        </w:rPr>
        <w:t>根据上述方法得到的</w:t>
      </w:r>
      <w:r w:rsidR="00EB5EDB" w:rsidRPr="00277CE6">
        <w:rPr>
          <w:rFonts w:ascii="Times New Roman" w:eastAsia="宋体" w:hAnsi="Times New Roman" w:cs="Times New Roman"/>
          <w:sz w:val="24"/>
          <w:szCs w:val="24"/>
        </w:rPr>
        <w:t>单点</w:t>
      </w:r>
      <w:r w:rsidR="002D4FB1" w:rsidRPr="00277CE6">
        <w:rPr>
          <w:rFonts w:ascii="Times New Roman" w:eastAsia="宋体" w:hAnsi="Times New Roman" w:cs="Times New Roman"/>
          <w:sz w:val="24"/>
          <w:szCs w:val="24"/>
        </w:rPr>
        <w:t>统计能量</w:t>
      </w:r>
      <w:r w:rsidR="00201B6E" w:rsidRPr="00277CE6">
        <w:rPr>
          <w:rFonts w:ascii="Times New Roman" w:eastAsia="宋体" w:hAnsi="Times New Roman" w:cs="Times New Roman"/>
          <w:sz w:val="24"/>
          <w:szCs w:val="24"/>
        </w:rPr>
        <w:t>输入</w:t>
      </w:r>
      <w:r w:rsidR="00781C91" w:rsidRPr="00277CE6">
        <w:rPr>
          <w:rFonts w:ascii="Times New Roman" w:eastAsia="宋体" w:hAnsi="Times New Roman" w:cs="Times New Roman"/>
          <w:sz w:val="24"/>
          <w:szCs w:val="24"/>
        </w:rPr>
        <w:t>神经网络，</w:t>
      </w:r>
      <w:r w:rsidR="00127C35" w:rsidRPr="00277CE6">
        <w:rPr>
          <w:rFonts w:ascii="Times New Roman" w:eastAsia="宋体" w:hAnsi="Times New Roman" w:cs="Times New Roman"/>
          <w:sz w:val="24"/>
          <w:szCs w:val="24"/>
        </w:rPr>
        <w:t>从而</w:t>
      </w:r>
      <w:r w:rsidR="009906B7" w:rsidRPr="00277CE6">
        <w:rPr>
          <w:rFonts w:ascii="Times New Roman" w:eastAsia="宋体" w:hAnsi="Times New Roman" w:cs="Times New Roman"/>
          <w:sz w:val="24"/>
          <w:szCs w:val="24"/>
        </w:rPr>
        <w:t>对</w:t>
      </w:r>
      <w:r w:rsidR="00402896" w:rsidRPr="00277CE6">
        <w:rPr>
          <w:rFonts w:ascii="Times New Roman" w:eastAsia="宋体" w:hAnsi="Times New Roman" w:cs="Times New Roman"/>
          <w:sz w:val="24"/>
          <w:szCs w:val="24"/>
        </w:rPr>
        <w:t>能量函数的不同能量项进行拟合。</w:t>
      </w:r>
      <w:r w:rsidR="00DD0B97" w:rsidRPr="00277CE6">
        <w:rPr>
          <w:rFonts w:ascii="Times New Roman" w:eastAsia="宋体" w:hAnsi="Times New Roman" w:cs="Times New Roman"/>
          <w:sz w:val="24"/>
          <w:szCs w:val="24"/>
        </w:rPr>
        <w:t>该研究通过上述方法</w:t>
      </w:r>
      <w:r w:rsidR="0097397E" w:rsidRPr="00277CE6">
        <w:rPr>
          <w:rFonts w:ascii="Times New Roman" w:eastAsia="宋体" w:hAnsi="Times New Roman" w:cs="Times New Roman"/>
          <w:sz w:val="24"/>
          <w:szCs w:val="24"/>
        </w:rPr>
        <w:t>得到了连续可微的</w:t>
      </w:r>
      <w:r w:rsidR="00B52F16" w:rsidRPr="00277CE6">
        <w:rPr>
          <w:rFonts w:ascii="Times New Roman" w:eastAsia="宋体" w:hAnsi="Times New Roman" w:cs="Times New Roman"/>
          <w:sz w:val="24"/>
          <w:szCs w:val="24"/>
        </w:rPr>
        <w:t>侧链无关的</w:t>
      </w:r>
      <w:r w:rsidR="00A26677" w:rsidRPr="00277CE6">
        <w:rPr>
          <w:rFonts w:ascii="Times New Roman" w:eastAsia="宋体" w:hAnsi="Times New Roman" w:cs="Times New Roman"/>
          <w:sz w:val="24"/>
          <w:szCs w:val="24"/>
        </w:rPr>
        <w:t>能量</w:t>
      </w:r>
      <w:r w:rsidR="001F1CBA" w:rsidRPr="00277CE6">
        <w:rPr>
          <w:rFonts w:ascii="Times New Roman" w:eastAsia="宋体" w:hAnsi="Times New Roman" w:cs="Times New Roman"/>
          <w:sz w:val="24"/>
          <w:szCs w:val="24"/>
        </w:rPr>
        <w:t>函数</w:t>
      </w:r>
      <w:r w:rsidR="00A26677" w:rsidRPr="00277CE6">
        <w:rPr>
          <w:rFonts w:ascii="Times New Roman" w:eastAsia="宋体" w:hAnsi="Times New Roman" w:cs="Times New Roman"/>
          <w:sz w:val="24"/>
          <w:szCs w:val="24"/>
        </w:rPr>
        <w:t>，</w:t>
      </w:r>
      <w:r w:rsidR="00DB2352" w:rsidRPr="00277CE6">
        <w:rPr>
          <w:rFonts w:ascii="Times New Roman" w:eastAsia="宋体" w:hAnsi="Times New Roman" w:cs="Times New Roman"/>
          <w:sz w:val="24"/>
          <w:szCs w:val="24"/>
        </w:rPr>
        <w:t>能够很好地学习到高维结构数据中的</w:t>
      </w:r>
      <w:r w:rsidR="004D01F8" w:rsidRPr="00277CE6">
        <w:rPr>
          <w:rFonts w:ascii="Times New Roman" w:eastAsia="宋体" w:hAnsi="Times New Roman" w:cs="Times New Roman"/>
          <w:sz w:val="24"/>
          <w:szCs w:val="24"/>
        </w:rPr>
        <w:t>能量相关</w:t>
      </w:r>
      <w:r w:rsidR="00DB2352" w:rsidRPr="00277CE6">
        <w:rPr>
          <w:rFonts w:ascii="Times New Roman" w:eastAsia="宋体" w:hAnsi="Times New Roman" w:cs="Times New Roman"/>
          <w:sz w:val="24"/>
          <w:szCs w:val="24"/>
        </w:rPr>
        <w:t>信息</w:t>
      </w:r>
      <w:r w:rsidR="00B06EBF" w:rsidRPr="00277CE6">
        <w:rPr>
          <w:rFonts w:ascii="Times New Roman" w:eastAsia="宋体" w:hAnsi="Times New Roman" w:cs="Times New Roman"/>
          <w:sz w:val="24"/>
          <w:szCs w:val="24"/>
        </w:rPr>
        <w:t>。</w:t>
      </w:r>
      <w:r w:rsidR="00211F34" w:rsidRPr="00277CE6">
        <w:rPr>
          <w:rFonts w:ascii="Times New Roman" w:eastAsia="宋体" w:hAnsi="Times New Roman" w:cs="Times New Roman"/>
          <w:sz w:val="24"/>
          <w:szCs w:val="24"/>
        </w:rPr>
        <w:t>但是</w:t>
      </w:r>
      <w:r w:rsidR="0026123F" w:rsidRPr="00277CE6">
        <w:rPr>
          <w:rFonts w:ascii="Times New Roman" w:eastAsia="宋体" w:hAnsi="Times New Roman" w:cs="Times New Roman"/>
          <w:sz w:val="24"/>
          <w:szCs w:val="24"/>
        </w:rPr>
        <w:t>，上述方法本质上仍然</w:t>
      </w:r>
      <w:r w:rsidR="002B61BA" w:rsidRPr="00277CE6">
        <w:rPr>
          <w:rFonts w:ascii="Times New Roman" w:eastAsia="宋体" w:hAnsi="Times New Roman" w:cs="Times New Roman"/>
          <w:sz w:val="24"/>
          <w:szCs w:val="24"/>
        </w:rPr>
        <w:t>构建了</w:t>
      </w:r>
      <w:r w:rsidR="00670229" w:rsidRPr="00277CE6">
        <w:rPr>
          <w:rFonts w:ascii="Times New Roman" w:eastAsia="宋体" w:hAnsi="Times New Roman" w:cs="Times New Roman"/>
          <w:sz w:val="24"/>
          <w:szCs w:val="24"/>
        </w:rPr>
        <w:t>传统的</w:t>
      </w:r>
      <w:r w:rsidR="0026123F" w:rsidRPr="00277CE6">
        <w:rPr>
          <w:rFonts w:ascii="Times New Roman" w:eastAsia="宋体" w:hAnsi="Times New Roman" w:cs="Times New Roman"/>
          <w:sz w:val="24"/>
          <w:szCs w:val="24"/>
        </w:rPr>
        <w:t>基于统计</w:t>
      </w:r>
      <w:r w:rsidR="001F4463" w:rsidRPr="00277CE6">
        <w:rPr>
          <w:rFonts w:ascii="Times New Roman" w:eastAsia="宋体" w:hAnsi="Times New Roman" w:cs="Times New Roman"/>
          <w:sz w:val="24"/>
          <w:szCs w:val="24"/>
        </w:rPr>
        <w:t>的能量函数</w:t>
      </w:r>
      <w:r w:rsidR="00377878" w:rsidRPr="00277CE6">
        <w:rPr>
          <w:rFonts w:ascii="Times New Roman" w:eastAsia="宋体" w:hAnsi="Times New Roman" w:cs="Times New Roman"/>
          <w:sz w:val="24"/>
          <w:szCs w:val="24"/>
        </w:rPr>
        <w:t>，</w:t>
      </w:r>
      <w:r w:rsidR="00AD0137" w:rsidRPr="00277CE6">
        <w:rPr>
          <w:rFonts w:ascii="Times New Roman" w:eastAsia="宋体" w:hAnsi="Times New Roman" w:cs="Times New Roman"/>
          <w:sz w:val="24"/>
          <w:szCs w:val="24"/>
        </w:rPr>
        <w:t>在学习高维空间中的联合分布时</w:t>
      </w:r>
      <w:r w:rsidR="00CB1BC2" w:rsidRPr="00277CE6">
        <w:rPr>
          <w:rFonts w:ascii="Times New Roman" w:eastAsia="宋体" w:hAnsi="Times New Roman" w:cs="Times New Roman"/>
          <w:sz w:val="24"/>
          <w:szCs w:val="24"/>
        </w:rPr>
        <w:t>对数据量有着</w:t>
      </w:r>
      <w:r w:rsidR="00E932FC" w:rsidRPr="00277CE6">
        <w:rPr>
          <w:rFonts w:ascii="Times New Roman" w:eastAsia="宋体" w:hAnsi="Times New Roman" w:cs="Times New Roman"/>
          <w:sz w:val="24"/>
          <w:szCs w:val="24"/>
        </w:rPr>
        <w:t>较高</w:t>
      </w:r>
      <w:r w:rsidR="00CB1BC2" w:rsidRPr="00277CE6">
        <w:rPr>
          <w:rFonts w:ascii="Times New Roman" w:eastAsia="宋体" w:hAnsi="Times New Roman" w:cs="Times New Roman"/>
          <w:sz w:val="24"/>
          <w:szCs w:val="24"/>
        </w:rPr>
        <w:t>要求</w:t>
      </w:r>
      <w:r w:rsidR="00D44066" w:rsidRPr="00277CE6">
        <w:rPr>
          <w:rFonts w:ascii="Times New Roman" w:eastAsia="宋体" w:hAnsi="Times New Roman" w:cs="Times New Roman"/>
          <w:sz w:val="24"/>
          <w:szCs w:val="24"/>
        </w:rPr>
        <w:t>。</w:t>
      </w:r>
    </w:p>
    <w:p w14:paraId="04B073E4" w14:textId="6BC6D7E7" w:rsidR="00CA3C90" w:rsidRPr="00277CE6" w:rsidRDefault="00C61FD3" w:rsidP="00CA3C90">
      <w:pPr>
        <w:pStyle w:val="2"/>
        <w:rPr>
          <w:rFonts w:eastAsiaTheme="minorEastAsia" w:cs="Times New Roman"/>
          <w:sz w:val="28"/>
          <w:szCs w:val="28"/>
        </w:rPr>
      </w:pPr>
      <w:bookmarkStart w:id="88" w:name="_Toc105009168"/>
      <w:r w:rsidRPr="00277CE6">
        <w:rPr>
          <w:rFonts w:eastAsiaTheme="minorEastAsia" w:cs="Times New Roman"/>
          <w:sz w:val="28"/>
          <w:szCs w:val="28"/>
        </w:rPr>
        <w:t>1.</w:t>
      </w:r>
      <w:r w:rsidR="00634CFE" w:rsidRPr="00277CE6">
        <w:rPr>
          <w:rFonts w:eastAsiaTheme="minorEastAsia" w:cs="Times New Roman"/>
          <w:sz w:val="28"/>
          <w:szCs w:val="28"/>
        </w:rPr>
        <w:t>3</w:t>
      </w:r>
      <w:r w:rsidRPr="00277CE6">
        <w:rPr>
          <w:rFonts w:eastAsiaTheme="minorEastAsia" w:cs="Times New Roman"/>
          <w:sz w:val="28"/>
          <w:szCs w:val="28"/>
        </w:rPr>
        <w:t xml:space="preserve"> </w:t>
      </w:r>
      <w:r w:rsidRPr="00277CE6">
        <w:rPr>
          <w:rFonts w:eastAsiaTheme="minorEastAsia" w:cs="Times New Roman"/>
          <w:sz w:val="28"/>
          <w:szCs w:val="28"/>
        </w:rPr>
        <w:fldChar w:fldCharType="begin"/>
      </w:r>
      <w:r w:rsidRPr="00277CE6">
        <w:rPr>
          <w:rFonts w:eastAsiaTheme="minorEastAsia" w:cs="Times New Roman"/>
          <w:sz w:val="28"/>
          <w:szCs w:val="28"/>
        </w:rPr>
        <w:instrText xml:space="preserve"> TITLE  [</w:instrText>
      </w:r>
      <w:r w:rsidRPr="00277CE6">
        <w:rPr>
          <w:rFonts w:eastAsiaTheme="minorEastAsia" w:cs="Times New Roman"/>
          <w:sz w:val="28"/>
          <w:szCs w:val="28"/>
        </w:rPr>
        <w:instrText>此处键入二级标题</w:instrText>
      </w:r>
      <w:r w:rsidRPr="00277CE6">
        <w:rPr>
          <w:rFonts w:eastAsiaTheme="minorEastAsia" w:cs="Times New Roman"/>
          <w:sz w:val="28"/>
          <w:szCs w:val="28"/>
        </w:rPr>
        <w:instrText xml:space="preserve">]  \* MERGEFORMAT </w:instrText>
      </w:r>
      <w:r w:rsidRPr="00277CE6">
        <w:rPr>
          <w:rFonts w:eastAsiaTheme="minorEastAsia" w:cs="Times New Roman"/>
          <w:sz w:val="28"/>
          <w:szCs w:val="28"/>
        </w:rPr>
        <w:fldChar w:fldCharType="separate"/>
      </w:r>
      <w:r w:rsidR="00C1553B" w:rsidRPr="00277CE6">
        <w:rPr>
          <w:rFonts w:eastAsiaTheme="minorEastAsia" w:cs="Times New Roman"/>
          <w:sz w:val="28"/>
          <w:szCs w:val="28"/>
        </w:rPr>
        <w:t>基于</w:t>
      </w:r>
      <w:r w:rsidRPr="00277CE6">
        <w:rPr>
          <w:rFonts w:eastAsiaTheme="minorEastAsia" w:cs="Times New Roman"/>
          <w:sz w:val="28"/>
          <w:szCs w:val="28"/>
        </w:rPr>
        <w:t>图神经</w:t>
      </w:r>
      <w:r w:rsidR="00C1553B" w:rsidRPr="00277CE6">
        <w:rPr>
          <w:rFonts w:eastAsiaTheme="minorEastAsia" w:cs="Times New Roman"/>
          <w:sz w:val="28"/>
          <w:szCs w:val="28"/>
        </w:rPr>
        <w:t>网络的</w:t>
      </w:r>
      <w:r w:rsidR="002F22AC" w:rsidRPr="00277CE6">
        <w:rPr>
          <w:rFonts w:eastAsiaTheme="minorEastAsia" w:cs="Times New Roman"/>
          <w:sz w:val="28"/>
          <w:szCs w:val="28"/>
        </w:rPr>
        <w:t>构象</w:t>
      </w:r>
      <w:r w:rsidR="00DF2AF9" w:rsidRPr="00277CE6">
        <w:rPr>
          <w:rFonts w:eastAsiaTheme="minorEastAsia" w:cs="Times New Roman"/>
          <w:sz w:val="28"/>
          <w:szCs w:val="28"/>
        </w:rPr>
        <w:t>生成</w:t>
      </w:r>
      <w:bookmarkEnd w:id="88"/>
      <w:r w:rsidRPr="00277CE6">
        <w:rPr>
          <w:rFonts w:eastAsiaTheme="minorEastAsia" w:cs="Times New Roman"/>
          <w:sz w:val="28"/>
          <w:szCs w:val="28"/>
        </w:rPr>
        <w:fldChar w:fldCharType="end"/>
      </w:r>
    </w:p>
    <w:p w14:paraId="54CE0A7C" w14:textId="59B1AF60" w:rsidR="007674AC" w:rsidRPr="00277CE6" w:rsidRDefault="002B18FA" w:rsidP="007674AC">
      <w:pPr>
        <w:spacing w:line="300" w:lineRule="auto"/>
        <w:ind w:firstLineChars="200" w:firstLine="480"/>
        <w:rPr>
          <w:rFonts w:ascii="Times New Roman" w:eastAsia="宋体" w:hAnsi="Times New Roman" w:cs="Times New Roman"/>
          <w:sz w:val="24"/>
          <w:szCs w:val="24"/>
        </w:rPr>
      </w:pPr>
      <w:r w:rsidRPr="00277CE6">
        <w:rPr>
          <w:rFonts w:ascii="Times New Roman" w:eastAsia="宋体" w:hAnsi="Times New Roman" w:cs="Times New Roman"/>
          <w:sz w:val="24"/>
          <w:szCs w:val="24"/>
        </w:rPr>
        <w:t>深度学习</w:t>
      </w:r>
      <w:r w:rsidR="000E41B9" w:rsidRPr="00277CE6">
        <w:rPr>
          <w:rFonts w:ascii="Times New Roman" w:eastAsia="宋体" w:hAnsi="Times New Roman" w:cs="Times New Roman"/>
          <w:sz w:val="24"/>
          <w:szCs w:val="24"/>
        </w:rPr>
        <w:t>（</w:t>
      </w:r>
      <w:r w:rsidR="000E41B9" w:rsidRPr="00277CE6">
        <w:rPr>
          <w:rFonts w:ascii="Times New Roman" w:eastAsia="宋体" w:hAnsi="Times New Roman" w:cs="Times New Roman"/>
          <w:sz w:val="24"/>
          <w:szCs w:val="24"/>
        </w:rPr>
        <w:t>Deep Learning, DL</w:t>
      </w:r>
      <w:r w:rsidR="000E41B9" w:rsidRPr="00277CE6">
        <w:rPr>
          <w:rFonts w:ascii="Times New Roman" w:eastAsia="宋体" w:hAnsi="Times New Roman" w:cs="Times New Roman"/>
          <w:sz w:val="24"/>
          <w:szCs w:val="24"/>
        </w:rPr>
        <w:t>）</w:t>
      </w:r>
      <w:r w:rsidR="002B5733" w:rsidRPr="00277CE6">
        <w:rPr>
          <w:rFonts w:ascii="Times New Roman" w:eastAsia="宋体" w:hAnsi="Times New Roman" w:cs="Times New Roman"/>
          <w:sz w:val="24"/>
          <w:szCs w:val="24"/>
        </w:rPr>
        <w:t>作为机器学习（</w:t>
      </w:r>
      <w:r w:rsidR="002B5733" w:rsidRPr="00277CE6">
        <w:rPr>
          <w:rFonts w:ascii="Times New Roman" w:eastAsia="宋体" w:hAnsi="Times New Roman" w:cs="Times New Roman"/>
          <w:sz w:val="24"/>
          <w:szCs w:val="24"/>
        </w:rPr>
        <w:t>Machine Learning</w:t>
      </w:r>
      <w:r w:rsidR="002B5733" w:rsidRPr="00277CE6">
        <w:rPr>
          <w:rFonts w:ascii="Times New Roman" w:eastAsia="宋体" w:hAnsi="Times New Roman" w:cs="Times New Roman"/>
          <w:sz w:val="24"/>
          <w:szCs w:val="24"/>
        </w:rPr>
        <w:t>）的重要分支，</w:t>
      </w:r>
      <w:r w:rsidR="00CC7044" w:rsidRPr="00277CE6">
        <w:rPr>
          <w:rFonts w:ascii="Times New Roman" w:eastAsia="宋体" w:hAnsi="Times New Roman" w:cs="Times New Roman"/>
          <w:sz w:val="24"/>
          <w:szCs w:val="24"/>
        </w:rPr>
        <w:t>通过多层神经元</w:t>
      </w:r>
      <w:r w:rsidR="007922D2" w:rsidRPr="00277CE6">
        <w:rPr>
          <w:rFonts w:ascii="Times New Roman" w:eastAsia="宋体" w:hAnsi="Times New Roman" w:cs="Times New Roman"/>
          <w:sz w:val="24"/>
          <w:szCs w:val="24"/>
        </w:rPr>
        <w:t>的</w:t>
      </w:r>
      <w:r w:rsidR="00CC7044" w:rsidRPr="00277CE6">
        <w:rPr>
          <w:rFonts w:ascii="Times New Roman" w:eastAsia="宋体" w:hAnsi="Times New Roman" w:cs="Times New Roman"/>
          <w:sz w:val="24"/>
          <w:szCs w:val="24"/>
        </w:rPr>
        <w:t>连接</w:t>
      </w:r>
      <w:r w:rsidR="00E64B4F" w:rsidRPr="00277CE6">
        <w:rPr>
          <w:rFonts w:ascii="Times New Roman" w:eastAsia="宋体" w:hAnsi="Times New Roman" w:cs="Times New Roman"/>
          <w:sz w:val="24"/>
          <w:szCs w:val="24"/>
        </w:rPr>
        <w:t>提取</w:t>
      </w:r>
      <w:r w:rsidR="00A52593" w:rsidRPr="00277CE6">
        <w:rPr>
          <w:rFonts w:ascii="Times New Roman" w:eastAsia="宋体" w:hAnsi="Times New Roman" w:cs="Times New Roman"/>
          <w:sz w:val="24"/>
          <w:szCs w:val="24"/>
        </w:rPr>
        <w:t>数据中</w:t>
      </w:r>
      <w:r w:rsidR="00DE61A1" w:rsidRPr="00277CE6">
        <w:rPr>
          <w:rFonts w:ascii="Times New Roman" w:eastAsia="宋体" w:hAnsi="Times New Roman" w:cs="Times New Roman"/>
          <w:sz w:val="24"/>
          <w:szCs w:val="24"/>
        </w:rPr>
        <w:t>隐藏</w:t>
      </w:r>
      <w:r w:rsidR="00A52593" w:rsidRPr="00277CE6">
        <w:rPr>
          <w:rFonts w:ascii="Times New Roman" w:eastAsia="宋体" w:hAnsi="Times New Roman" w:cs="Times New Roman"/>
          <w:sz w:val="24"/>
          <w:szCs w:val="24"/>
        </w:rPr>
        <w:t>的</w:t>
      </w:r>
      <w:r w:rsidR="00595343" w:rsidRPr="00277CE6">
        <w:rPr>
          <w:rFonts w:ascii="Times New Roman" w:eastAsia="宋体" w:hAnsi="Times New Roman" w:cs="Times New Roman"/>
          <w:sz w:val="24"/>
          <w:szCs w:val="24"/>
        </w:rPr>
        <w:t>模式</w:t>
      </w:r>
      <w:r w:rsidR="007B24C8" w:rsidRPr="00277CE6">
        <w:rPr>
          <w:rFonts w:ascii="Times New Roman" w:eastAsia="宋体" w:hAnsi="Times New Roman" w:cs="Times New Roman"/>
          <w:sz w:val="24"/>
          <w:szCs w:val="24"/>
        </w:rPr>
        <w:t>特征</w:t>
      </w:r>
      <w:r w:rsidR="00595343" w:rsidRPr="00277CE6">
        <w:rPr>
          <w:rFonts w:ascii="Times New Roman" w:eastAsia="宋体" w:hAnsi="Times New Roman" w:cs="Times New Roman"/>
          <w:sz w:val="24"/>
          <w:szCs w:val="24"/>
        </w:rPr>
        <w:t>，</w:t>
      </w:r>
      <w:r w:rsidR="003864B2" w:rsidRPr="00277CE6">
        <w:rPr>
          <w:rFonts w:ascii="Times New Roman" w:eastAsia="宋体" w:hAnsi="Times New Roman" w:cs="Times New Roman"/>
          <w:sz w:val="24"/>
          <w:szCs w:val="24"/>
        </w:rPr>
        <w:t>具有</w:t>
      </w:r>
      <w:r w:rsidR="00E50A33" w:rsidRPr="00277CE6">
        <w:rPr>
          <w:rFonts w:ascii="Times New Roman" w:eastAsia="宋体" w:hAnsi="Times New Roman" w:cs="Times New Roman"/>
          <w:sz w:val="24"/>
          <w:szCs w:val="24"/>
        </w:rPr>
        <w:t>强大</w:t>
      </w:r>
      <w:r w:rsidR="00133E9B" w:rsidRPr="00277CE6">
        <w:rPr>
          <w:rFonts w:ascii="Times New Roman" w:eastAsia="宋体" w:hAnsi="Times New Roman" w:cs="Times New Roman"/>
          <w:sz w:val="24"/>
          <w:szCs w:val="24"/>
        </w:rPr>
        <w:t>的</w:t>
      </w:r>
      <w:r w:rsidR="003864B2" w:rsidRPr="00277CE6">
        <w:rPr>
          <w:rFonts w:ascii="Times New Roman" w:eastAsia="宋体" w:hAnsi="Times New Roman" w:cs="Times New Roman"/>
          <w:sz w:val="24"/>
          <w:szCs w:val="24"/>
        </w:rPr>
        <w:t>学习能力，</w:t>
      </w:r>
      <w:r w:rsidR="009552E5" w:rsidRPr="00277CE6">
        <w:rPr>
          <w:rFonts w:ascii="Times New Roman" w:eastAsia="宋体" w:hAnsi="Times New Roman" w:cs="Times New Roman"/>
          <w:sz w:val="24"/>
          <w:szCs w:val="24"/>
        </w:rPr>
        <w:t>近年来</w:t>
      </w:r>
      <w:r w:rsidR="00AC2D78" w:rsidRPr="00277CE6">
        <w:rPr>
          <w:rFonts w:ascii="Times New Roman" w:eastAsia="宋体" w:hAnsi="Times New Roman" w:cs="Times New Roman"/>
          <w:sz w:val="24"/>
          <w:szCs w:val="24"/>
        </w:rPr>
        <w:t>在</w:t>
      </w:r>
      <w:r w:rsidR="002202B7" w:rsidRPr="00277CE6">
        <w:rPr>
          <w:rFonts w:ascii="Times New Roman" w:eastAsia="宋体" w:hAnsi="Times New Roman" w:cs="Times New Roman"/>
          <w:sz w:val="24"/>
          <w:szCs w:val="24"/>
        </w:rPr>
        <w:t>机器视觉</w:t>
      </w:r>
      <w:r w:rsidR="00521677" w:rsidRPr="00277CE6">
        <w:rPr>
          <w:rFonts w:ascii="Times New Roman" w:eastAsia="宋体" w:hAnsi="Times New Roman" w:cs="Times New Roman"/>
          <w:sz w:val="24"/>
          <w:szCs w:val="24"/>
        </w:rPr>
        <w:t>、自然语言处理等一系列领域</w:t>
      </w:r>
      <w:r w:rsidR="00AC2D78" w:rsidRPr="00277CE6">
        <w:rPr>
          <w:rFonts w:ascii="Times New Roman" w:eastAsia="宋体" w:hAnsi="Times New Roman" w:cs="Times New Roman"/>
          <w:sz w:val="24"/>
          <w:szCs w:val="24"/>
        </w:rPr>
        <w:t>取得了巨大的成功</w:t>
      </w:r>
      <w:r w:rsidR="00D84FB8" w:rsidRPr="00277CE6">
        <w:rPr>
          <w:rFonts w:ascii="Times New Roman" w:eastAsia="宋体" w:hAnsi="Times New Roman" w:cs="Times New Roman"/>
          <w:sz w:val="24"/>
          <w:szCs w:val="24"/>
        </w:rPr>
        <w:t>。图神经网络（</w:t>
      </w:r>
      <w:r w:rsidR="00D84FB8" w:rsidRPr="00277CE6">
        <w:rPr>
          <w:rFonts w:ascii="Times New Roman" w:eastAsia="宋体" w:hAnsi="Times New Roman" w:cs="Times New Roman"/>
          <w:sz w:val="24"/>
          <w:szCs w:val="24"/>
        </w:rPr>
        <w:t>Graph Neural Network, GNN</w:t>
      </w:r>
      <w:r w:rsidR="00D84FB8" w:rsidRPr="00277CE6">
        <w:rPr>
          <w:rFonts w:ascii="Times New Roman" w:eastAsia="宋体" w:hAnsi="Times New Roman" w:cs="Times New Roman"/>
          <w:sz w:val="24"/>
          <w:szCs w:val="24"/>
        </w:rPr>
        <w:t>）能够</w:t>
      </w:r>
      <w:r w:rsidR="00E76DC1" w:rsidRPr="00277CE6">
        <w:rPr>
          <w:rFonts w:ascii="Times New Roman" w:eastAsia="宋体" w:hAnsi="Times New Roman" w:cs="Times New Roman"/>
          <w:sz w:val="24"/>
          <w:szCs w:val="24"/>
        </w:rPr>
        <w:t>处理</w:t>
      </w:r>
      <w:r w:rsidR="00950D70" w:rsidRPr="00277CE6">
        <w:rPr>
          <w:rFonts w:ascii="Times New Roman" w:eastAsia="宋体" w:hAnsi="Times New Roman" w:cs="Times New Roman"/>
          <w:sz w:val="24"/>
          <w:szCs w:val="24"/>
        </w:rPr>
        <w:t>以图的形式表示</w:t>
      </w:r>
      <w:r w:rsidR="00186B28" w:rsidRPr="00277CE6">
        <w:rPr>
          <w:rFonts w:ascii="Times New Roman" w:eastAsia="宋体" w:hAnsi="Times New Roman" w:cs="Times New Roman"/>
          <w:sz w:val="24"/>
          <w:szCs w:val="24"/>
        </w:rPr>
        <w:t>的数据</w:t>
      </w:r>
      <w:r w:rsidR="00E4663D" w:rsidRPr="00277CE6">
        <w:rPr>
          <w:rFonts w:ascii="Times New Roman" w:eastAsia="宋体" w:hAnsi="Times New Roman" w:cs="Times New Roman"/>
          <w:sz w:val="24"/>
          <w:szCs w:val="24"/>
        </w:rPr>
        <w:t>，</w:t>
      </w:r>
      <w:r w:rsidR="002E6E03" w:rsidRPr="00277CE6">
        <w:rPr>
          <w:rFonts w:ascii="Times New Roman" w:eastAsia="宋体" w:hAnsi="Times New Roman" w:cs="Times New Roman"/>
          <w:sz w:val="24"/>
          <w:szCs w:val="24"/>
        </w:rPr>
        <w:t>通过</w:t>
      </w:r>
      <w:r w:rsidR="00C90300" w:rsidRPr="00277CE6">
        <w:rPr>
          <w:rFonts w:ascii="Times New Roman" w:eastAsia="宋体" w:hAnsi="Times New Roman" w:cs="Times New Roman"/>
          <w:sz w:val="24"/>
          <w:szCs w:val="24"/>
        </w:rPr>
        <w:t>在</w:t>
      </w:r>
      <w:r w:rsidR="004048AB" w:rsidRPr="00277CE6">
        <w:rPr>
          <w:rFonts w:ascii="Times New Roman" w:eastAsia="宋体" w:hAnsi="Times New Roman" w:cs="Times New Roman"/>
          <w:sz w:val="24"/>
          <w:szCs w:val="24"/>
        </w:rPr>
        <w:t>大量图</w:t>
      </w:r>
      <w:r w:rsidR="009025B5" w:rsidRPr="00277CE6">
        <w:rPr>
          <w:rFonts w:ascii="Times New Roman" w:eastAsia="宋体" w:hAnsi="Times New Roman" w:cs="Times New Roman"/>
          <w:sz w:val="24"/>
          <w:szCs w:val="24"/>
        </w:rPr>
        <w:t>构成</w:t>
      </w:r>
      <w:r w:rsidR="004048AB" w:rsidRPr="00277CE6">
        <w:rPr>
          <w:rFonts w:ascii="Times New Roman" w:eastAsia="宋体" w:hAnsi="Times New Roman" w:cs="Times New Roman"/>
          <w:sz w:val="24"/>
          <w:szCs w:val="24"/>
        </w:rPr>
        <w:t>的数据</w:t>
      </w:r>
      <w:r w:rsidR="00C90300" w:rsidRPr="00277CE6">
        <w:rPr>
          <w:rFonts w:ascii="Times New Roman" w:eastAsia="宋体" w:hAnsi="Times New Roman" w:cs="Times New Roman"/>
          <w:sz w:val="24"/>
          <w:szCs w:val="24"/>
        </w:rPr>
        <w:t>集上进行训练，</w:t>
      </w:r>
      <w:r w:rsidR="008F69C9" w:rsidRPr="00277CE6">
        <w:rPr>
          <w:rFonts w:ascii="Times New Roman" w:eastAsia="宋体" w:hAnsi="Times New Roman" w:cs="Times New Roman"/>
          <w:sz w:val="24"/>
          <w:szCs w:val="24"/>
        </w:rPr>
        <w:t>学习</w:t>
      </w:r>
      <w:r w:rsidR="006D66D3" w:rsidRPr="00277CE6">
        <w:rPr>
          <w:rFonts w:ascii="Times New Roman" w:eastAsia="宋体" w:hAnsi="Times New Roman" w:cs="Times New Roman"/>
          <w:sz w:val="24"/>
          <w:szCs w:val="24"/>
        </w:rPr>
        <w:t>与</w:t>
      </w:r>
      <w:r w:rsidR="00002001" w:rsidRPr="00277CE6">
        <w:rPr>
          <w:rFonts w:ascii="Times New Roman" w:eastAsia="宋体" w:hAnsi="Times New Roman" w:cs="Times New Roman"/>
          <w:sz w:val="24"/>
          <w:szCs w:val="24"/>
        </w:rPr>
        <w:t>图的结构</w:t>
      </w:r>
      <w:r w:rsidR="00D513A4" w:rsidRPr="00277CE6">
        <w:rPr>
          <w:rFonts w:ascii="Times New Roman" w:eastAsia="宋体" w:hAnsi="Times New Roman" w:cs="Times New Roman"/>
          <w:sz w:val="24"/>
          <w:szCs w:val="24"/>
        </w:rPr>
        <w:t>相关</w:t>
      </w:r>
      <w:r w:rsidR="00F72753" w:rsidRPr="00277CE6">
        <w:rPr>
          <w:rFonts w:ascii="Times New Roman" w:eastAsia="宋体" w:hAnsi="Times New Roman" w:cs="Times New Roman"/>
          <w:sz w:val="24"/>
          <w:szCs w:val="24"/>
        </w:rPr>
        <w:t>的信息</w:t>
      </w:r>
      <w:r w:rsidR="00AF0160" w:rsidRPr="00277CE6">
        <w:rPr>
          <w:rFonts w:ascii="Times New Roman" w:eastAsia="宋体" w:hAnsi="Times New Roman" w:cs="Times New Roman"/>
          <w:sz w:val="24"/>
          <w:szCs w:val="24"/>
        </w:rPr>
        <w:t>。</w:t>
      </w:r>
    </w:p>
    <w:p w14:paraId="10A1E0CD" w14:textId="2D39D3AB" w:rsidR="00AF0160" w:rsidRPr="00277CE6" w:rsidRDefault="00AF0160" w:rsidP="007674AC">
      <w:pPr>
        <w:spacing w:line="300" w:lineRule="auto"/>
        <w:ind w:firstLineChars="200" w:firstLine="480"/>
        <w:rPr>
          <w:rFonts w:ascii="Times New Roman" w:eastAsia="宋体" w:hAnsi="Times New Roman" w:cs="Times New Roman"/>
          <w:sz w:val="24"/>
          <w:szCs w:val="24"/>
        </w:rPr>
      </w:pPr>
    </w:p>
    <w:p w14:paraId="1E7A0DA2" w14:textId="008CCFCD" w:rsidR="00AF0160" w:rsidRPr="00277CE6" w:rsidRDefault="00D21D0E" w:rsidP="00D21D0E">
      <w:pPr>
        <w:spacing w:line="300" w:lineRule="auto"/>
        <w:jc w:val="center"/>
        <w:rPr>
          <w:rFonts w:ascii="Times New Roman" w:eastAsia="宋体" w:hAnsi="Times New Roman" w:cs="Times New Roman"/>
          <w:sz w:val="24"/>
          <w:szCs w:val="24"/>
        </w:rPr>
      </w:pPr>
      <w:r w:rsidRPr="00277CE6">
        <w:rPr>
          <w:rFonts w:ascii="Times New Roman" w:eastAsia="宋体" w:hAnsi="Times New Roman" w:cs="Times New Roman"/>
          <w:noProof/>
          <w:sz w:val="24"/>
          <w:szCs w:val="24"/>
        </w:rPr>
        <w:drawing>
          <wp:inline distT="0" distB="0" distL="0" distR="0" wp14:anchorId="032B5432" wp14:editId="4B5E6D1D">
            <wp:extent cx="5481320" cy="1886585"/>
            <wp:effectExtent l="0" t="0" r="5080" b="0"/>
            <wp:docPr id="8" name="图片 8" descr="C:\Users\22102\AppData\Local\Temp\WeChat Files\54045230085b87f52cbc5b9735cc2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22102\AppData\Local\Temp\WeChat Files\54045230085b87f52cbc5b9735cc200.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81320" cy="1886585"/>
                    </a:xfrm>
                    <a:prstGeom prst="rect">
                      <a:avLst/>
                    </a:prstGeom>
                    <a:noFill/>
                    <a:ln>
                      <a:noFill/>
                    </a:ln>
                  </pic:spPr>
                </pic:pic>
              </a:graphicData>
            </a:graphic>
          </wp:inline>
        </w:drawing>
      </w:r>
    </w:p>
    <w:p w14:paraId="350C8BEB" w14:textId="5401FB29" w:rsidR="00D21D0E" w:rsidRPr="00277CE6" w:rsidRDefault="00D21D0E" w:rsidP="00D21D0E">
      <w:pPr>
        <w:spacing w:line="300" w:lineRule="auto"/>
        <w:jc w:val="center"/>
        <w:rPr>
          <w:rFonts w:ascii="Times New Roman" w:eastAsia="宋体" w:hAnsi="Times New Roman" w:cs="Times New Roman"/>
        </w:rPr>
      </w:pPr>
      <w:r w:rsidRPr="00277CE6">
        <w:rPr>
          <w:rFonts w:ascii="Times New Roman" w:eastAsia="宋体" w:hAnsi="Times New Roman" w:cs="Times New Roman"/>
        </w:rPr>
        <w:t>图</w:t>
      </w:r>
      <w:r w:rsidRPr="00277CE6">
        <w:rPr>
          <w:rFonts w:ascii="Times New Roman" w:eastAsia="宋体" w:hAnsi="Times New Roman" w:cs="Times New Roman"/>
        </w:rPr>
        <w:t xml:space="preserve">1.6 </w:t>
      </w:r>
      <w:r w:rsidR="00C31273" w:rsidRPr="00277CE6">
        <w:rPr>
          <w:rFonts w:ascii="Times New Roman" w:eastAsia="宋体" w:hAnsi="Times New Roman" w:cs="Times New Roman"/>
        </w:rPr>
        <w:t>咖啡因分子的三维结构</w:t>
      </w:r>
      <w:r w:rsidR="00C31273" w:rsidRPr="00277CE6">
        <w:rPr>
          <w:rFonts w:ascii="Times New Roman" w:eastAsia="宋体" w:hAnsi="Times New Roman" w:cs="Times New Roman"/>
        </w:rPr>
        <w:t>(a)</w:t>
      </w:r>
      <w:r w:rsidR="00C2110E" w:rsidRPr="00277CE6">
        <w:rPr>
          <w:rFonts w:ascii="Times New Roman" w:eastAsia="宋体" w:hAnsi="Times New Roman" w:cs="Times New Roman"/>
        </w:rPr>
        <w:t>、</w:t>
      </w:r>
      <w:r w:rsidR="00220650" w:rsidRPr="00277CE6">
        <w:rPr>
          <w:rFonts w:ascii="Times New Roman" w:eastAsia="宋体" w:hAnsi="Times New Roman" w:cs="Times New Roman"/>
        </w:rPr>
        <w:t>化学</w:t>
      </w:r>
      <w:r w:rsidR="00C31273" w:rsidRPr="00277CE6">
        <w:rPr>
          <w:rFonts w:ascii="Times New Roman" w:eastAsia="宋体" w:hAnsi="Times New Roman" w:cs="Times New Roman"/>
        </w:rPr>
        <w:t>键</w:t>
      </w:r>
      <w:r w:rsidR="00C2110E" w:rsidRPr="00277CE6">
        <w:rPr>
          <w:rFonts w:ascii="Times New Roman" w:eastAsia="宋体" w:hAnsi="Times New Roman" w:cs="Times New Roman"/>
        </w:rPr>
        <w:t>的</w:t>
      </w:r>
      <w:r w:rsidR="00C31273" w:rsidRPr="00277CE6">
        <w:rPr>
          <w:rFonts w:ascii="Times New Roman" w:eastAsia="宋体" w:hAnsi="Times New Roman" w:cs="Times New Roman"/>
        </w:rPr>
        <w:t>邻接矩阵</w:t>
      </w:r>
      <w:r w:rsidR="002423FB" w:rsidRPr="00277CE6">
        <w:rPr>
          <w:rFonts w:ascii="Times New Roman" w:eastAsia="宋体" w:hAnsi="Times New Roman" w:cs="Times New Roman"/>
        </w:rPr>
        <w:t>(b)</w:t>
      </w:r>
      <w:r w:rsidR="002423FB" w:rsidRPr="00277CE6">
        <w:rPr>
          <w:rFonts w:ascii="Times New Roman" w:eastAsia="宋体" w:hAnsi="Times New Roman" w:cs="Times New Roman"/>
        </w:rPr>
        <w:t>及分子图</w:t>
      </w:r>
      <w:r w:rsidR="001B71AF" w:rsidRPr="00277CE6">
        <w:rPr>
          <w:rFonts w:ascii="Times New Roman" w:eastAsia="宋体" w:hAnsi="Times New Roman" w:cs="Times New Roman"/>
        </w:rPr>
        <w:t>表示</w:t>
      </w:r>
      <w:r w:rsidR="002423FB" w:rsidRPr="00277CE6">
        <w:rPr>
          <w:rFonts w:ascii="Times New Roman" w:eastAsia="宋体" w:hAnsi="Times New Roman" w:cs="Times New Roman"/>
        </w:rPr>
        <w:t>(c)</w:t>
      </w:r>
    </w:p>
    <w:p w14:paraId="30A1543C" w14:textId="38293C18" w:rsidR="00AF0160" w:rsidRPr="00277CE6" w:rsidRDefault="00AF0160" w:rsidP="007674AC">
      <w:pPr>
        <w:spacing w:line="300" w:lineRule="auto"/>
        <w:ind w:firstLineChars="200" w:firstLine="480"/>
        <w:rPr>
          <w:rFonts w:ascii="Times New Roman" w:eastAsia="宋体" w:hAnsi="Times New Roman" w:cs="Times New Roman"/>
          <w:sz w:val="24"/>
          <w:szCs w:val="24"/>
        </w:rPr>
      </w:pPr>
    </w:p>
    <w:p w14:paraId="20F32456" w14:textId="4839B147" w:rsidR="00AF0160" w:rsidRPr="00277CE6" w:rsidRDefault="00AF0160" w:rsidP="00AA6A13">
      <w:pPr>
        <w:spacing w:line="300" w:lineRule="auto"/>
        <w:ind w:firstLineChars="200" w:firstLine="480"/>
        <w:rPr>
          <w:rFonts w:ascii="Times New Roman" w:eastAsia="宋体" w:hAnsi="Times New Roman" w:cs="Times New Roman"/>
          <w:sz w:val="24"/>
          <w:szCs w:val="24"/>
        </w:rPr>
      </w:pPr>
      <w:r w:rsidRPr="00277CE6">
        <w:rPr>
          <w:rFonts w:ascii="Times New Roman" w:eastAsia="宋体" w:hAnsi="Times New Roman" w:cs="Times New Roman"/>
          <w:sz w:val="24"/>
          <w:szCs w:val="24"/>
        </w:rPr>
        <w:t>化学</w:t>
      </w:r>
      <w:r w:rsidR="00F5557E" w:rsidRPr="00277CE6">
        <w:rPr>
          <w:rFonts w:ascii="Times New Roman" w:eastAsia="宋体" w:hAnsi="Times New Roman" w:cs="Times New Roman"/>
          <w:sz w:val="24"/>
          <w:szCs w:val="24"/>
        </w:rPr>
        <w:t>分子</w:t>
      </w:r>
      <w:r w:rsidR="00395666" w:rsidRPr="00277CE6">
        <w:rPr>
          <w:rFonts w:ascii="Times New Roman" w:eastAsia="宋体" w:hAnsi="Times New Roman" w:cs="Times New Roman"/>
          <w:sz w:val="24"/>
          <w:szCs w:val="24"/>
        </w:rPr>
        <w:t>的结构</w:t>
      </w:r>
      <w:r w:rsidR="006F53DF" w:rsidRPr="00277CE6">
        <w:rPr>
          <w:rFonts w:ascii="Times New Roman" w:eastAsia="宋体" w:hAnsi="Times New Roman" w:cs="Times New Roman"/>
          <w:sz w:val="24"/>
          <w:szCs w:val="24"/>
        </w:rPr>
        <w:t>可以用分子图（</w:t>
      </w:r>
      <w:r w:rsidR="006F53DF" w:rsidRPr="00277CE6">
        <w:rPr>
          <w:rFonts w:ascii="Times New Roman" w:eastAsia="宋体" w:hAnsi="Times New Roman" w:cs="Times New Roman"/>
          <w:sz w:val="24"/>
          <w:szCs w:val="24"/>
        </w:rPr>
        <w:t>Molecule Graph</w:t>
      </w:r>
      <w:r w:rsidR="006F53DF" w:rsidRPr="00277CE6">
        <w:rPr>
          <w:rFonts w:ascii="Times New Roman" w:eastAsia="宋体" w:hAnsi="Times New Roman" w:cs="Times New Roman"/>
          <w:sz w:val="24"/>
          <w:szCs w:val="24"/>
        </w:rPr>
        <w:t>）的形式表示</w:t>
      </w:r>
      <w:r w:rsidR="00BB22EB" w:rsidRPr="00277CE6">
        <w:rPr>
          <w:rFonts w:ascii="Times New Roman" w:eastAsia="宋体" w:hAnsi="Times New Roman" w:cs="Times New Roman"/>
          <w:sz w:val="24"/>
          <w:szCs w:val="24"/>
        </w:rPr>
        <w:t>，</w:t>
      </w:r>
      <w:r w:rsidR="00ED450D" w:rsidRPr="00277CE6">
        <w:rPr>
          <w:rFonts w:ascii="Times New Roman" w:eastAsia="宋体" w:hAnsi="Times New Roman" w:cs="Times New Roman"/>
          <w:sz w:val="24"/>
          <w:szCs w:val="24"/>
        </w:rPr>
        <w:t>分子图能够</w:t>
      </w:r>
      <w:r w:rsidR="0083387D" w:rsidRPr="00277CE6">
        <w:rPr>
          <w:rFonts w:ascii="Times New Roman" w:eastAsia="宋体" w:hAnsi="Times New Roman" w:cs="Times New Roman"/>
          <w:sz w:val="24"/>
          <w:szCs w:val="24"/>
        </w:rPr>
        <w:t>直观高效</w:t>
      </w:r>
      <w:r w:rsidR="00ED450D" w:rsidRPr="00277CE6">
        <w:rPr>
          <w:rFonts w:ascii="Times New Roman" w:eastAsia="宋体" w:hAnsi="Times New Roman" w:cs="Times New Roman"/>
          <w:sz w:val="24"/>
          <w:szCs w:val="24"/>
        </w:rPr>
        <w:t>地</w:t>
      </w:r>
      <w:r w:rsidR="00D42ADC" w:rsidRPr="00277CE6">
        <w:rPr>
          <w:rFonts w:ascii="Times New Roman" w:eastAsia="宋体" w:hAnsi="Times New Roman" w:cs="Times New Roman"/>
          <w:sz w:val="24"/>
          <w:szCs w:val="24"/>
        </w:rPr>
        <w:t>保存和</w:t>
      </w:r>
      <w:r w:rsidR="00556E59" w:rsidRPr="00277CE6">
        <w:rPr>
          <w:rFonts w:ascii="Times New Roman" w:eastAsia="宋体" w:hAnsi="Times New Roman" w:cs="Times New Roman"/>
          <w:sz w:val="24"/>
          <w:szCs w:val="24"/>
        </w:rPr>
        <w:t>传递</w:t>
      </w:r>
      <w:r w:rsidR="001D5A76" w:rsidRPr="00277CE6">
        <w:rPr>
          <w:rFonts w:ascii="Times New Roman" w:eastAsia="宋体" w:hAnsi="Times New Roman" w:cs="Times New Roman"/>
          <w:sz w:val="24"/>
          <w:szCs w:val="24"/>
        </w:rPr>
        <w:t>化学分子的信息，</w:t>
      </w:r>
      <w:r w:rsidR="001966A5" w:rsidRPr="00277CE6">
        <w:rPr>
          <w:rFonts w:ascii="Times New Roman" w:eastAsia="宋体" w:hAnsi="Times New Roman" w:cs="Times New Roman"/>
          <w:sz w:val="24"/>
          <w:szCs w:val="24"/>
        </w:rPr>
        <w:t>因此</w:t>
      </w:r>
      <w:r w:rsidR="009A0AA4" w:rsidRPr="00277CE6">
        <w:rPr>
          <w:rFonts w:ascii="Times New Roman" w:eastAsia="宋体" w:hAnsi="Times New Roman" w:cs="Times New Roman"/>
          <w:sz w:val="24"/>
          <w:szCs w:val="24"/>
        </w:rPr>
        <w:t>GNN</w:t>
      </w:r>
      <w:r w:rsidR="001966A5" w:rsidRPr="00277CE6">
        <w:rPr>
          <w:rFonts w:ascii="Times New Roman" w:eastAsia="宋体" w:hAnsi="Times New Roman" w:cs="Times New Roman"/>
          <w:sz w:val="24"/>
          <w:szCs w:val="24"/>
        </w:rPr>
        <w:t>在</w:t>
      </w:r>
      <w:r w:rsidR="003A5DA6" w:rsidRPr="00277CE6">
        <w:rPr>
          <w:rFonts w:ascii="Times New Roman" w:eastAsia="宋体" w:hAnsi="Times New Roman" w:cs="Times New Roman"/>
          <w:sz w:val="24"/>
          <w:szCs w:val="24"/>
        </w:rPr>
        <w:t>化学信息学中得到了极其广泛的应用，</w:t>
      </w:r>
      <w:r w:rsidR="005B40E7" w:rsidRPr="00277CE6">
        <w:rPr>
          <w:rFonts w:ascii="Times New Roman" w:eastAsia="宋体" w:hAnsi="Times New Roman" w:cs="Times New Roman"/>
          <w:sz w:val="24"/>
          <w:szCs w:val="24"/>
        </w:rPr>
        <w:t>在</w:t>
      </w:r>
      <w:r w:rsidR="00D0193D" w:rsidRPr="00277CE6">
        <w:rPr>
          <w:rFonts w:ascii="Times New Roman" w:eastAsia="宋体" w:hAnsi="Times New Roman" w:cs="Times New Roman"/>
          <w:sz w:val="24"/>
          <w:szCs w:val="24"/>
        </w:rPr>
        <w:t>化学分子性质预测、</w:t>
      </w:r>
      <w:r w:rsidR="00FC31BF" w:rsidRPr="00277CE6">
        <w:rPr>
          <w:rFonts w:ascii="Times New Roman" w:eastAsia="宋体" w:hAnsi="Times New Roman" w:cs="Times New Roman"/>
          <w:sz w:val="24"/>
          <w:szCs w:val="24"/>
        </w:rPr>
        <w:t>分子力场拟合、药物分子虚拟筛选等</w:t>
      </w:r>
      <w:r w:rsidR="003D58AE" w:rsidRPr="00277CE6">
        <w:rPr>
          <w:rFonts w:ascii="Times New Roman" w:eastAsia="宋体" w:hAnsi="Times New Roman" w:cs="Times New Roman"/>
          <w:sz w:val="24"/>
          <w:szCs w:val="24"/>
        </w:rPr>
        <w:t>领域</w:t>
      </w:r>
      <w:r w:rsidR="004A07C2" w:rsidRPr="00277CE6">
        <w:rPr>
          <w:rFonts w:ascii="Times New Roman" w:eastAsia="宋体" w:hAnsi="Times New Roman" w:cs="Times New Roman"/>
          <w:sz w:val="24"/>
          <w:szCs w:val="24"/>
        </w:rPr>
        <w:t>都表现出了优异的性能。</w:t>
      </w:r>
      <w:r w:rsidR="006301D7" w:rsidRPr="00277CE6">
        <w:rPr>
          <w:rFonts w:ascii="Times New Roman" w:eastAsia="宋体" w:hAnsi="Times New Roman" w:cs="Times New Roman"/>
          <w:sz w:val="24"/>
          <w:szCs w:val="24"/>
        </w:rPr>
        <w:t>本</w:t>
      </w:r>
      <w:r w:rsidR="00465B50" w:rsidRPr="00277CE6">
        <w:rPr>
          <w:rFonts w:ascii="Times New Roman" w:eastAsia="宋体" w:hAnsi="Times New Roman" w:cs="Times New Roman"/>
          <w:sz w:val="24"/>
          <w:szCs w:val="24"/>
        </w:rPr>
        <w:t>文</w:t>
      </w:r>
      <w:r w:rsidR="00FA7D6C" w:rsidRPr="00277CE6">
        <w:rPr>
          <w:rFonts w:ascii="Times New Roman" w:eastAsia="宋体" w:hAnsi="Times New Roman" w:cs="Times New Roman"/>
          <w:sz w:val="24"/>
          <w:szCs w:val="24"/>
        </w:rPr>
        <w:t>以</w:t>
      </w:r>
      <w:r w:rsidR="006301D7" w:rsidRPr="00277CE6">
        <w:rPr>
          <w:rFonts w:ascii="Times New Roman" w:eastAsia="宋体" w:hAnsi="Times New Roman" w:cs="Times New Roman"/>
          <w:sz w:val="24"/>
          <w:szCs w:val="24"/>
        </w:rPr>
        <w:t>咖啡因（</w:t>
      </w:r>
      <w:r w:rsidR="006301D7" w:rsidRPr="00277CE6">
        <w:rPr>
          <w:rFonts w:ascii="Times New Roman" w:eastAsia="宋体" w:hAnsi="Times New Roman" w:cs="Times New Roman"/>
          <w:sz w:val="24"/>
          <w:szCs w:val="24"/>
        </w:rPr>
        <w:t>Caffeine</w:t>
      </w:r>
      <w:r w:rsidR="006301D7" w:rsidRPr="00277CE6">
        <w:rPr>
          <w:rFonts w:ascii="Times New Roman" w:eastAsia="宋体" w:hAnsi="Times New Roman" w:cs="Times New Roman"/>
          <w:sz w:val="24"/>
          <w:szCs w:val="24"/>
        </w:rPr>
        <w:t>）分子为例，</w:t>
      </w:r>
      <w:r w:rsidR="00CE4043" w:rsidRPr="00277CE6">
        <w:rPr>
          <w:rFonts w:ascii="Times New Roman" w:eastAsia="宋体" w:hAnsi="Times New Roman" w:cs="Times New Roman"/>
          <w:sz w:val="24"/>
          <w:szCs w:val="24"/>
        </w:rPr>
        <w:t>简要介绍</w:t>
      </w:r>
      <w:r w:rsidR="00525D80" w:rsidRPr="00277CE6">
        <w:rPr>
          <w:rFonts w:ascii="Times New Roman" w:eastAsia="宋体" w:hAnsi="Times New Roman" w:cs="Times New Roman"/>
          <w:sz w:val="24"/>
          <w:szCs w:val="24"/>
        </w:rPr>
        <w:t>与</w:t>
      </w:r>
      <w:r w:rsidR="00CE4043" w:rsidRPr="00277CE6">
        <w:rPr>
          <w:rFonts w:ascii="Times New Roman" w:eastAsia="宋体" w:hAnsi="Times New Roman" w:cs="Times New Roman"/>
          <w:sz w:val="24"/>
          <w:szCs w:val="24"/>
        </w:rPr>
        <w:t>分子图相关的基本概念</w:t>
      </w:r>
      <w:r w:rsidR="00AB0FB7" w:rsidRPr="00277CE6">
        <w:rPr>
          <w:rFonts w:ascii="Times New Roman" w:eastAsia="宋体" w:hAnsi="Times New Roman" w:cs="Times New Roman"/>
          <w:sz w:val="24"/>
          <w:szCs w:val="24"/>
        </w:rPr>
        <w:t>，以便后文</w:t>
      </w:r>
      <w:r w:rsidR="006F4012" w:rsidRPr="00277CE6">
        <w:rPr>
          <w:rFonts w:ascii="Times New Roman" w:eastAsia="宋体" w:hAnsi="Times New Roman" w:cs="Times New Roman"/>
          <w:sz w:val="24"/>
          <w:szCs w:val="24"/>
        </w:rPr>
        <w:t>对</w:t>
      </w:r>
      <w:r w:rsidR="00BB563F" w:rsidRPr="00277CE6">
        <w:rPr>
          <w:rFonts w:ascii="Times New Roman" w:eastAsia="宋体" w:hAnsi="Times New Roman" w:cs="Times New Roman"/>
          <w:sz w:val="24"/>
          <w:szCs w:val="24"/>
        </w:rPr>
        <w:t>本</w:t>
      </w:r>
      <w:r w:rsidR="00753392" w:rsidRPr="00277CE6">
        <w:rPr>
          <w:rFonts w:ascii="Times New Roman" w:eastAsia="宋体" w:hAnsi="Times New Roman" w:cs="Times New Roman"/>
          <w:sz w:val="24"/>
          <w:szCs w:val="24"/>
        </w:rPr>
        <w:t>课题</w:t>
      </w:r>
      <w:r w:rsidR="00EC0DEB" w:rsidRPr="00277CE6">
        <w:rPr>
          <w:rFonts w:ascii="Times New Roman" w:eastAsia="宋体" w:hAnsi="Times New Roman" w:cs="Times New Roman"/>
          <w:sz w:val="24"/>
          <w:szCs w:val="24"/>
        </w:rPr>
        <w:t>所建立的</w:t>
      </w:r>
      <w:r w:rsidR="00BB563F" w:rsidRPr="00277CE6">
        <w:rPr>
          <w:rFonts w:ascii="Times New Roman" w:eastAsia="宋体" w:hAnsi="Times New Roman" w:cs="Times New Roman"/>
          <w:sz w:val="24"/>
          <w:szCs w:val="24"/>
        </w:rPr>
        <w:t>模型的表述</w:t>
      </w:r>
      <w:r w:rsidR="00D441BA" w:rsidRPr="00277CE6">
        <w:rPr>
          <w:rFonts w:ascii="Times New Roman" w:eastAsia="宋体" w:hAnsi="Times New Roman" w:cs="Times New Roman"/>
          <w:sz w:val="24"/>
          <w:szCs w:val="24"/>
        </w:rPr>
        <w:t>。</w:t>
      </w:r>
      <w:r w:rsidR="00983CDE" w:rsidRPr="00277CE6">
        <w:rPr>
          <w:rFonts w:ascii="Times New Roman" w:eastAsia="宋体" w:hAnsi="Times New Roman" w:cs="Times New Roman"/>
          <w:sz w:val="24"/>
          <w:szCs w:val="24"/>
        </w:rPr>
        <w:t>如图</w:t>
      </w:r>
      <w:r w:rsidR="00983CDE" w:rsidRPr="00277CE6">
        <w:rPr>
          <w:rFonts w:ascii="Times New Roman" w:eastAsia="宋体" w:hAnsi="Times New Roman" w:cs="Times New Roman"/>
          <w:sz w:val="24"/>
          <w:szCs w:val="24"/>
        </w:rPr>
        <w:t>1.6</w:t>
      </w:r>
      <w:r w:rsidR="00983CDE" w:rsidRPr="00277CE6">
        <w:rPr>
          <w:rFonts w:ascii="Times New Roman" w:eastAsia="宋体" w:hAnsi="Times New Roman" w:cs="Times New Roman"/>
          <w:sz w:val="24"/>
          <w:szCs w:val="24"/>
        </w:rPr>
        <w:t>所示，</w:t>
      </w:r>
      <w:r w:rsidR="00424091" w:rsidRPr="00277CE6">
        <w:rPr>
          <w:rFonts w:ascii="Times New Roman" w:eastAsia="宋体" w:hAnsi="Times New Roman" w:cs="Times New Roman"/>
          <w:sz w:val="24"/>
          <w:szCs w:val="24"/>
        </w:rPr>
        <w:t>咖啡因分子</w:t>
      </w:r>
      <w:r w:rsidR="00962755" w:rsidRPr="00277CE6">
        <w:rPr>
          <w:rFonts w:ascii="Times New Roman" w:eastAsia="宋体" w:hAnsi="Times New Roman" w:cs="Times New Roman"/>
          <w:sz w:val="24"/>
          <w:szCs w:val="24"/>
        </w:rPr>
        <w:t>三维结构中的每个原子</w:t>
      </w:r>
      <m:oMath>
        <m:r>
          <m:rPr>
            <m:sty m:val="p"/>
          </m:rPr>
          <w:rPr>
            <w:rFonts w:ascii="Cambria Math" w:eastAsia="宋体" w:hAnsi="Cambria Math" w:cs="Times New Roman"/>
            <w:sz w:val="24"/>
            <w:szCs w:val="24"/>
          </w:rPr>
          <m:t>i</m:t>
        </m:r>
      </m:oMath>
      <w:r w:rsidR="00962755" w:rsidRPr="00277CE6">
        <w:rPr>
          <w:rFonts w:ascii="Times New Roman" w:eastAsia="宋体" w:hAnsi="Times New Roman" w:cs="Times New Roman"/>
          <w:sz w:val="24"/>
          <w:szCs w:val="24"/>
        </w:rPr>
        <w:t>视为</w:t>
      </w:r>
      <w:r w:rsidR="006D0A4B" w:rsidRPr="00277CE6">
        <w:rPr>
          <w:rFonts w:ascii="Times New Roman" w:eastAsia="宋体" w:hAnsi="Times New Roman" w:cs="Times New Roman"/>
          <w:sz w:val="24"/>
          <w:szCs w:val="24"/>
        </w:rPr>
        <w:t>无向</w:t>
      </w:r>
      <w:r w:rsidR="005E229B" w:rsidRPr="00277CE6">
        <w:rPr>
          <w:rFonts w:ascii="Times New Roman" w:eastAsia="宋体" w:hAnsi="Times New Roman" w:cs="Times New Roman"/>
          <w:sz w:val="24"/>
          <w:szCs w:val="24"/>
        </w:rPr>
        <w:t>分子</w:t>
      </w:r>
      <w:r w:rsidR="00962755" w:rsidRPr="00277CE6">
        <w:rPr>
          <w:rFonts w:ascii="Times New Roman" w:eastAsia="宋体" w:hAnsi="Times New Roman" w:cs="Times New Roman"/>
          <w:sz w:val="24"/>
          <w:szCs w:val="24"/>
        </w:rPr>
        <w:t>图</w:t>
      </w:r>
      <m:oMath>
        <m:r>
          <w:rPr>
            <w:rFonts w:ascii="Cambria Math" w:eastAsia="宋体" w:hAnsi="Cambria Math" w:cs="Times New Roman"/>
            <w:sz w:val="24"/>
            <w:szCs w:val="24"/>
          </w:rPr>
          <m:t>G=</m:t>
        </m:r>
        <m:d>
          <m:dPr>
            <m:ctrlPr>
              <w:rPr>
                <w:rFonts w:ascii="Cambria Math" w:eastAsia="宋体" w:hAnsi="Cambria Math" w:cs="Times New Roman"/>
                <w:i/>
                <w:sz w:val="24"/>
                <w:szCs w:val="24"/>
              </w:rPr>
            </m:ctrlPr>
          </m:dPr>
          <m:e>
            <m:r>
              <w:rPr>
                <w:rFonts w:ascii="Cambria Math" w:eastAsia="宋体" w:hAnsi="Cambria Math" w:cs="Times New Roman"/>
                <w:sz w:val="24"/>
                <w:szCs w:val="24"/>
              </w:rPr>
              <m:t>V,E</m:t>
            </m:r>
          </m:e>
        </m:d>
      </m:oMath>
      <w:r w:rsidR="00962755" w:rsidRPr="00277CE6">
        <w:rPr>
          <w:rFonts w:ascii="Times New Roman" w:eastAsia="宋体" w:hAnsi="Times New Roman" w:cs="Times New Roman"/>
          <w:sz w:val="24"/>
          <w:szCs w:val="24"/>
        </w:rPr>
        <w:t>中的一个节点（</w:t>
      </w:r>
      <w:r w:rsidR="00962755" w:rsidRPr="00277CE6">
        <w:rPr>
          <w:rFonts w:ascii="Times New Roman" w:eastAsia="宋体" w:hAnsi="Times New Roman" w:cs="Times New Roman"/>
          <w:sz w:val="24"/>
          <w:szCs w:val="24"/>
        </w:rPr>
        <w:t>Node</w:t>
      </w:r>
      <w:r w:rsidR="00962755" w:rsidRPr="00277CE6">
        <w:rPr>
          <w:rFonts w:ascii="Times New Roman" w:eastAsia="宋体" w:hAnsi="Times New Roman" w:cs="Times New Roman"/>
          <w:sz w:val="24"/>
          <w:szCs w:val="24"/>
        </w:rPr>
        <w:t>）</w:t>
      </w:r>
      <m:oMath>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v</m:t>
            </m:r>
          </m:e>
          <m:sub>
            <m:r>
              <w:rPr>
                <w:rFonts w:ascii="Cambria Math" w:eastAsia="宋体" w:hAnsi="Cambria Math" w:cs="Times New Roman"/>
                <w:sz w:val="24"/>
                <w:szCs w:val="24"/>
              </w:rPr>
              <m:t>i</m:t>
            </m:r>
          </m:sub>
        </m:sSub>
        <m:r>
          <m:rPr>
            <m:sty m:val="p"/>
          </m:rPr>
          <w:rPr>
            <w:rFonts w:ascii="Cambria Math" w:eastAsia="宋体" w:hAnsi="Cambria Math" w:cs="Times New Roman"/>
            <w:sz w:val="24"/>
            <w:szCs w:val="24"/>
          </w:rPr>
          <m:t>∈</m:t>
        </m:r>
        <m:r>
          <w:rPr>
            <w:rFonts w:ascii="Cambria Math" w:eastAsia="宋体" w:hAnsi="Cambria Math" w:cs="Times New Roman"/>
            <w:sz w:val="24"/>
            <w:szCs w:val="24"/>
          </w:rPr>
          <m:t>V</m:t>
        </m:r>
      </m:oMath>
      <w:r w:rsidR="00962755" w:rsidRPr="00277CE6">
        <w:rPr>
          <w:rFonts w:ascii="Times New Roman" w:eastAsia="宋体" w:hAnsi="Times New Roman" w:cs="Times New Roman"/>
          <w:sz w:val="24"/>
          <w:szCs w:val="24"/>
        </w:rPr>
        <w:t>，连接两个原子</w:t>
      </w:r>
      <m:oMath>
        <m:r>
          <w:rPr>
            <w:rFonts w:ascii="Cambria Math" w:eastAsia="宋体" w:hAnsi="Cambria Math" w:cs="Times New Roman"/>
            <w:sz w:val="24"/>
            <w:szCs w:val="24"/>
          </w:rPr>
          <m:t>i,j</m:t>
        </m:r>
      </m:oMath>
      <w:r w:rsidR="00962755" w:rsidRPr="00277CE6">
        <w:rPr>
          <w:rFonts w:ascii="Times New Roman" w:eastAsia="宋体" w:hAnsi="Times New Roman" w:cs="Times New Roman"/>
          <w:sz w:val="24"/>
          <w:szCs w:val="24"/>
        </w:rPr>
        <w:t>的化学键</w:t>
      </w:r>
      <w:r w:rsidR="00AA6A13" w:rsidRPr="00277CE6">
        <w:rPr>
          <w:rFonts w:ascii="Times New Roman" w:eastAsia="宋体" w:hAnsi="Times New Roman" w:cs="Times New Roman"/>
          <w:sz w:val="24"/>
          <w:szCs w:val="24"/>
        </w:rPr>
        <w:t>视为分子图中连接两个节点的边（</w:t>
      </w:r>
      <w:r w:rsidR="00AA6A13" w:rsidRPr="00277CE6">
        <w:rPr>
          <w:rFonts w:ascii="Times New Roman" w:eastAsia="宋体" w:hAnsi="Times New Roman" w:cs="Times New Roman"/>
          <w:sz w:val="24"/>
          <w:szCs w:val="24"/>
        </w:rPr>
        <w:t>Edge</w:t>
      </w:r>
      <w:r w:rsidR="00AA6A13" w:rsidRPr="00277CE6">
        <w:rPr>
          <w:rFonts w:ascii="Times New Roman" w:eastAsia="宋体" w:hAnsi="Times New Roman" w:cs="Times New Roman"/>
          <w:sz w:val="24"/>
          <w:szCs w:val="24"/>
        </w:rPr>
        <w:t>）</w:t>
      </w:r>
      <m:oMath>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e</m:t>
            </m:r>
          </m:e>
          <m:sub>
            <m:r>
              <w:rPr>
                <w:rFonts w:ascii="Cambria Math" w:eastAsia="宋体" w:hAnsi="Cambria Math" w:cs="Times New Roman"/>
                <w:sz w:val="24"/>
                <w:szCs w:val="24"/>
              </w:rPr>
              <m:t>ij</m:t>
            </m:r>
          </m:sub>
        </m:sSub>
        <m:r>
          <m:rPr>
            <m:sty m:val="p"/>
          </m:rPr>
          <w:rPr>
            <w:rFonts w:ascii="Cambria Math" w:eastAsia="宋体" w:hAnsi="Cambria Math" w:cs="Times New Roman"/>
            <w:sz w:val="24"/>
            <w:szCs w:val="24"/>
          </w:rPr>
          <m:t>∈</m:t>
        </m:r>
        <m:r>
          <w:rPr>
            <w:rFonts w:ascii="Cambria Math" w:eastAsia="宋体" w:hAnsi="Cambria Math" w:cs="Times New Roman"/>
            <w:sz w:val="24"/>
            <w:szCs w:val="24"/>
          </w:rPr>
          <m:t>E</m:t>
        </m:r>
      </m:oMath>
      <w:r w:rsidR="00AA6A13" w:rsidRPr="00277CE6">
        <w:rPr>
          <w:rFonts w:ascii="Times New Roman" w:eastAsia="宋体" w:hAnsi="Times New Roman" w:cs="Times New Roman"/>
          <w:sz w:val="24"/>
          <w:szCs w:val="24"/>
        </w:rPr>
        <w:t>，节点间边的连接情况由邻接矩阵（</w:t>
      </w:r>
      <w:r w:rsidR="00AA6A13" w:rsidRPr="00277CE6">
        <w:rPr>
          <w:rFonts w:ascii="Times New Roman" w:eastAsia="宋体" w:hAnsi="Times New Roman" w:cs="Times New Roman"/>
          <w:sz w:val="24"/>
          <w:szCs w:val="24"/>
        </w:rPr>
        <w:t>Adjacent Matrix</w:t>
      </w:r>
      <w:r w:rsidR="00AA6A13" w:rsidRPr="00277CE6">
        <w:rPr>
          <w:rFonts w:ascii="Times New Roman" w:eastAsia="宋体" w:hAnsi="Times New Roman" w:cs="Times New Roman"/>
          <w:sz w:val="24"/>
          <w:szCs w:val="24"/>
        </w:rPr>
        <w:t>）</w:t>
      </w:r>
      <m:oMath>
        <m:r>
          <m:rPr>
            <m:sty m:val="bi"/>
          </m:rPr>
          <w:rPr>
            <w:rFonts w:ascii="Cambria Math" w:eastAsia="宋体" w:hAnsi="Cambria Math" w:cs="Times New Roman"/>
            <w:sz w:val="24"/>
            <w:szCs w:val="24"/>
          </w:rPr>
          <m:t>A</m:t>
        </m:r>
      </m:oMath>
      <w:r w:rsidR="00AA6A13" w:rsidRPr="00277CE6">
        <w:rPr>
          <w:rFonts w:ascii="Times New Roman" w:eastAsia="宋体" w:hAnsi="Times New Roman" w:cs="Times New Roman"/>
          <w:sz w:val="24"/>
          <w:szCs w:val="24"/>
        </w:rPr>
        <w:t>表示，定义为</w:t>
      </w:r>
    </w:p>
    <w:p w14:paraId="1F92C070" w14:textId="165F0C59" w:rsidR="00AA6A13" w:rsidRPr="00277CE6" w:rsidRDefault="006910C1" w:rsidP="00AA6A13">
      <w:pPr>
        <w:spacing w:line="300" w:lineRule="auto"/>
        <w:rPr>
          <w:rFonts w:ascii="Times New Roman" w:eastAsia="宋体" w:hAnsi="Times New Roman" w:cs="Times New Roman"/>
          <w:sz w:val="24"/>
          <w:szCs w:val="24"/>
        </w:rPr>
      </w:pPr>
      <m:oMathPara>
        <m:oMath>
          <m:sSub>
            <m:sSubPr>
              <m:ctrlPr>
                <w:rPr>
                  <w:rFonts w:ascii="Cambria Math" w:eastAsia="宋体" w:hAnsi="Cambria Math" w:cs="Times New Roman"/>
                  <w:sz w:val="24"/>
                  <w:szCs w:val="24"/>
                </w:rPr>
              </m:ctrlPr>
            </m:sSubPr>
            <m:e>
              <m:r>
                <m:rPr>
                  <m:sty m:val="bi"/>
                </m:rPr>
                <w:rPr>
                  <w:rFonts w:ascii="Cambria Math" w:eastAsia="宋体" w:hAnsi="Cambria Math" w:cs="Times New Roman"/>
                  <w:sz w:val="24"/>
                  <w:szCs w:val="24"/>
                </w:rPr>
                <m:t>A</m:t>
              </m:r>
            </m:e>
            <m:sub>
              <m:r>
                <m:rPr>
                  <m:sty m:val="p"/>
                </m:rPr>
                <w:rPr>
                  <w:rFonts w:ascii="Cambria Math" w:eastAsia="宋体" w:hAnsi="Cambria Math" w:cs="Times New Roman"/>
                  <w:sz w:val="24"/>
                  <w:szCs w:val="24"/>
                </w:rPr>
                <m:t>ij</m:t>
              </m:r>
            </m:sub>
          </m:sSub>
          <m:r>
            <m:rPr>
              <m:sty m:val="p"/>
            </m:rPr>
            <w:rPr>
              <w:rFonts w:ascii="Cambria Math" w:eastAsia="宋体" w:hAnsi="Cambria Math" w:cs="Times New Roman"/>
              <w:sz w:val="24"/>
              <w:szCs w:val="24"/>
            </w:rPr>
            <m:t>=</m:t>
          </m:r>
          <m:d>
            <m:dPr>
              <m:begChr m:val="{"/>
              <m:endChr m:val=""/>
              <m:ctrlPr>
                <w:rPr>
                  <w:rFonts w:ascii="Cambria Math" w:eastAsia="宋体" w:hAnsi="Cambria Math" w:cs="Times New Roman"/>
                  <w:sz w:val="24"/>
                  <w:szCs w:val="24"/>
                </w:rPr>
              </m:ctrlPr>
            </m:dPr>
            <m:e>
              <m:eqArr>
                <m:eqArrPr>
                  <m:ctrlPr>
                    <w:rPr>
                      <w:rFonts w:ascii="Cambria Math" w:eastAsia="宋体" w:hAnsi="Cambria Math" w:cs="Times New Roman"/>
                      <w:sz w:val="24"/>
                      <w:szCs w:val="24"/>
                    </w:rPr>
                  </m:ctrlPr>
                </m:eqArrPr>
                <m:e>
                  <m:r>
                    <w:rPr>
                      <w:rFonts w:ascii="Cambria Math" w:eastAsia="宋体" w:hAnsi="Cambria Math" w:cs="Times New Roman"/>
                      <w:sz w:val="24"/>
                      <w:szCs w:val="24"/>
                    </w:rPr>
                    <m:t xml:space="preserve">1, </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e</m:t>
                      </m:r>
                    </m:e>
                    <m:sub>
                      <m:r>
                        <w:rPr>
                          <w:rFonts w:ascii="Cambria Math" w:eastAsia="宋体" w:hAnsi="Cambria Math" w:cs="Times New Roman"/>
                          <w:sz w:val="24"/>
                          <w:szCs w:val="24"/>
                        </w:rPr>
                        <m:t>ij</m:t>
                      </m:r>
                    </m:sub>
                  </m:sSub>
                  <m:r>
                    <m:rPr>
                      <m:sty m:val="p"/>
                    </m:rPr>
                    <w:rPr>
                      <w:rFonts w:ascii="Cambria Math" w:eastAsia="宋体" w:hAnsi="Cambria Math" w:cs="Times New Roman"/>
                      <w:sz w:val="24"/>
                      <w:szCs w:val="24"/>
                    </w:rPr>
                    <m:t>∈</m:t>
                  </m:r>
                  <m:r>
                    <w:rPr>
                      <w:rFonts w:ascii="Cambria Math" w:eastAsia="宋体" w:hAnsi="Cambria Math" w:cs="Times New Roman"/>
                      <w:sz w:val="24"/>
                      <w:szCs w:val="24"/>
                    </w:rPr>
                    <m:t>G</m:t>
                  </m:r>
                </m:e>
                <m:e>
                  <m:r>
                    <w:rPr>
                      <w:rFonts w:ascii="Cambria Math" w:eastAsia="宋体" w:hAnsi="Cambria Math" w:cs="Times New Roman"/>
                      <w:sz w:val="24"/>
                      <w:szCs w:val="24"/>
                    </w:rPr>
                    <m:t>0,</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e</m:t>
                      </m:r>
                    </m:e>
                    <m:sub>
                      <m:r>
                        <w:rPr>
                          <w:rFonts w:ascii="Cambria Math" w:eastAsia="宋体" w:hAnsi="Cambria Math" w:cs="Times New Roman"/>
                          <w:sz w:val="24"/>
                          <w:szCs w:val="24"/>
                        </w:rPr>
                        <m:t>ij</m:t>
                      </m:r>
                    </m:sub>
                  </m:sSub>
                  <m:r>
                    <m:rPr>
                      <m:sty m:val="p"/>
                    </m:rPr>
                    <w:rPr>
                      <w:rFonts w:ascii="Cambria Math" w:eastAsia="宋体" w:hAnsi="Cambria Math" w:cs="Times New Roman"/>
                      <w:sz w:val="24"/>
                      <w:szCs w:val="24"/>
                    </w:rPr>
                    <m:t>∉</m:t>
                  </m:r>
                  <m:r>
                    <w:rPr>
                      <w:rFonts w:ascii="Cambria Math" w:eastAsia="宋体" w:hAnsi="Cambria Math" w:cs="Times New Roman"/>
                      <w:sz w:val="24"/>
                      <w:szCs w:val="24"/>
                    </w:rPr>
                    <m:t>G</m:t>
                  </m:r>
                </m:e>
              </m:eqArr>
            </m:e>
          </m:d>
        </m:oMath>
      </m:oMathPara>
    </w:p>
    <w:p w14:paraId="5B25E8CD" w14:textId="5860F6A2" w:rsidR="008A5FA9" w:rsidRPr="00277CE6" w:rsidRDefault="00AA6A13" w:rsidP="00AA6A13">
      <w:pPr>
        <w:spacing w:line="300" w:lineRule="auto"/>
        <w:rPr>
          <w:rFonts w:ascii="Times New Roman" w:eastAsia="宋体" w:hAnsi="Times New Roman" w:cs="Times New Roman"/>
          <w:sz w:val="24"/>
          <w:szCs w:val="24"/>
        </w:rPr>
      </w:pPr>
      <w:r w:rsidRPr="00277CE6">
        <w:rPr>
          <w:rFonts w:ascii="Times New Roman" w:eastAsia="宋体" w:hAnsi="Times New Roman" w:cs="Times New Roman"/>
          <w:sz w:val="24"/>
          <w:szCs w:val="24"/>
        </w:rPr>
        <w:t>分子图</w:t>
      </w:r>
      <m:oMath>
        <m:r>
          <w:rPr>
            <w:rFonts w:ascii="Cambria Math" w:eastAsia="宋体" w:hAnsi="Cambria Math" w:cs="Times New Roman"/>
            <w:sz w:val="24"/>
            <w:szCs w:val="24"/>
          </w:rPr>
          <m:t>G</m:t>
        </m:r>
      </m:oMath>
      <w:r w:rsidRPr="00277CE6">
        <w:rPr>
          <w:rFonts w:ascii="Times New Roman" w:eastAsia="宋体" w:hAnsi="Times New Roman" w:cs="Times New Roman"/>
          <w:sz w:val="24"/>
          <w:szCs w:val="24"/>
        </w:rPr>
        <w:t>的每个节点</w:t>
      </w:r>
      <w:r w:rsidR="00BA12AE" w:rsidRPr="00277CE6">
        <w:rPr>
          <w:rFonts w:ascii="Times New Roman" w:eastAsia="宋体" w:hAnsi="Times New Roman" w:cs="Times New Roman"/>
          <w:sz w:val="24"/>
          <w:szCs w:val="24"/>
        </w:rPr>
        <w:t>赋予特征向量</w:t>
      </w:r>
      <w:r w:rsidR="00833F4C" w:rsidRPr="00277CE6">
        <w:rPr>
          <w:rFonts w:ascii="Times New Roman" w:eastAsia="宋体" w:hAnsi="Times New Roman" w:cs="Times New Roman"/>
          <w:sz w:val="24"/>
          <w:szCs w:val="24"/>
        </w:rPr>
        <w:t>，表示</w:t>
      </w:r>
      <w:r w:rsidR="005C196D" w:rsidRPr="00277CE6">
        <w:rPr>
          <w:rFonts w:ascii="Times New Roman" w:eastAsia="宋体" w:hAnsi="Times New Roman" w:cs="Times New Roman"/>
          <w:sz w:val="24"/>
          <w:szCs w:val="24"/>
        </w:rPr>
        <w:t>节点对应的原子的信息；每条边赋予特征向量，表示边所对应的</w:t>
      </w:r>
      <w:r w:rsidR="004F0DEB" w:rsidRPr="00277CE6">
        <w:rPr>
          <w:rFonts w:ascii="Times New Roman" w:eastAsia="宋体" w:hAnsi="Times New Roman" w:cs="Times New Roman"/>
          <w:sz w:val="24"/>
          <w:szCs w:val="24"/>
        </w:rPr>
        <w:t>化学键的信息。</w:t>
      </w:r>
      <w:r w:rsidR="00B17C78" w:rsidRPr="00277CE6">
        <w:rPr>
          <w:rFonts w:ascii="Times New Roman" w:eastAsia="宋体" w:hAnsi="Times New Roman" w:cs="Times New Roman"/>
          <w:sz w:val="24"/>
          <w:szCs w:val="24"/>
        </w:rPr>
        <w:t>事实上，</w:t>
      </w:r>
      <w:r w:rsidR="00C615C7" w:rsidRPr="00277CE6">
        <w:rPr>
          <w:rFonts w:ascii="Times New Roman" w:eastAsia="宋体" w:hAnsi="Times New Roman" w:cs="Times New Roman"/>
          <w:sz w:val="24"/>
          <w:szCs w:val="24"/>
        </w:rPr>
        <w:t>图的表示不仅可以应用于</w:t>
      </w:r>
      <w:r w:rsidR="009E0602" w:rsidRPr="00277CE6">
        <w:rPr>
          <w:rFonts w:ascii="Times New Roman" w:eastAsia="宋体" w:hAnsi="Times New Roman" w:cs="Times New Roman"/>
          <w:sz w:val="24"/>
          <w:szCs w:val="24"/>
        </w:rPr>
        <w:t>记录</w:t>
      </w:r>
      <w:r w:rsidR="00C615C7" w:rsidRPr="00277CE6">
        <w:rPr>
          <w:rFonts w:ascii="Times New Roman" w:eastAsia="宋体" w:hAnsi="Times New Roman" w:cs="Times New Roman"/>
          <w:sz w:val="24"/>
          <w:szCs w:val="24"/>
        </w:rPr>
        <w:t>化学分子结构</w:t>
      </w:r>
      <w:r w:rsidR="001D71E7" w:rsidRPr="00277CE6">
        <w:rPr>
          <w:rFonts w:ascii="Times New Roman" w:eastAsia="宋体" w:hAnsi="Times New Roman" w:cs="Times New Roman"/>
          <w:sz w:val="24"/>
          <w:szCs w:val="24"/>
        </w:rPr>
        <w:t>信息</w:t>
      </w:r>
      <w:r w:rsidR="00C615C7" w:rsidRPr="00277CE6">
        <w:rPr>
          <w:rFonts w:ascii="Times New Roman" w:eastAsia="宋体" w:hAnsi="Times New Roman" w:cs="Times New Roman"/>
          <w:sz w:val="24"/>
          <w:szCs w:val="24"/>
        </w:rPr>
        <w:t>，</w:t>
      </w:r>
      <w:r w:rsidR="009E0602" w:rsidRPr="00277CE6">
        <w:rPr>
          <w:rFonts w:ascii="Times New Roman" w:eastAsia="宋体" w:hAnsi="Times New Roman" w:cs="Times New Roman"/>
          <w:sz w:val="24"/>
          <w:szCs w:val="24"/>
        </w:rPr>
        <w:lastRenderedPageBreak/>
        <w:t>同样可以对</w:t>
      </w:r>
      <w:r w:rsidR="00B378B0" w:rsidRPr="00277CE6">
        <w:rPr>
          <w:rFonts w:ascii="Times New Roman" w:eastAsia="宋体" w:hAnsi="Times New Roman" w:cs="Times New Roman"/>
          <w:sz w:val="24"/>
          <w:szCs w:val="24"/>
        </w:rPr>
        <w:t>蛋白质等大分子的</w:t>
      </w:r>
      <w:r w:rsidR="00CE1F87" w:rsidRPr="00277CE6">
        <w:rPr>
          <w:rFonts w:ascii="Times New Roman" w:eastAsia="宋体" w:hAnsi="Times New Roman" w:cs="Times New Roman"/>
          <w:sz w:val="24"/>
          <w:szCs w:val="24"/>
        </w:rPr>
        <w:t>结构</w:t>
      </w:r>
      <w:r w:rsidR="00B378B0" w:rsidRPr="00277CE6">
        <w:rPr>
          <w:rFonts w:ascii="Times New Roman" w:eastAsia="宋体" w:hAnsi="Times New Roman" w:cs="Times New Roman"/>
          <w:sz w:val="24"/>
          <w:szCs w:val="24"/>
        </w:rPr>
        <w:t>信息加以</w:t>
      </w:r>
      <w:r w:rsidR="00CE1F87" w:rsidRPr="00277CE6">
        <w:rPr>
          <w:rFonts w:ascii="Times New Roman" w:eastAsia="宋体" w:hAnsi="Times New Roman" w:cs="Times New Roman"/>
          <w:sz w:val="24"/>
          <w:szCs w:val="24"/>
        </w:rPr>
        <w:t>表示</w:t>
      </w:r>
      <w:r w:rsidR="008F66B5" w:rsidRPr="00277CE6">
        <w:rPr>
          <w:rFonts w:ascii="Times New Roman" w:eastAsia="宋体" w:hAnsi="Times New Roman" w:cs="Times New Roman"/>
          <w:sz w:val="24"/>
          <w:szCs w:val="24"/>
        </w:rPr>
        <w:t>，相应的图的构建方法是类似的。</w:t>
      </w:r>
    </w:p>
    <w:p w14:paraId="45F34BA8" w14:textId="0F0BBA76" w:rsidR="008A5FA9" w:rsidRPr="00277CE6" w:rsidRDefault="00B66894" w:rsidP="008A5FA9">
      <w:pPr>
        <w:spacing w:line="300" w:lineRule="auto"/>
        <w:ind w:firstLineChars="200" w:firstLine="480"/>
        <w:rPr>
          <w:rFonts w:ascii="Times New Roman" w:eastAsia="宋体" w:hAnsi="Times New Roman" w:cs="Times New Roman"/>
          <w:sz w:val="24"/>
          <w:szCs w:val="24"/>
        </w:rPr>
      </w:pPr>
      <w:r w:rsidRPr="00277CE6">
        <w:rPr>
          <w:rFonts w:ascii="Times New Roman" w:eastAsia="宋体" w:hAnsi="Times New Roman" w:cs="Times New Roman"/>
          <w:sz w:val="24"/>
          <w:szCs w:val="24"/>
        </w:rPr>
        <w:t>在化学信息学领域，</w:t>
      </w:r>
      <w:r w:rsidR="00114EBC" w:rsidRPr="00277CE6">
        <w:rPr>
          <w:rFonts w:ascii="Times New Roman" w:eastAsia="宋体" w:hAnsi="Times New Roman" w:cs="Times New Roman"/>
          <w:sz w:val="24"/>
          <w:szCs w:val="24"/>
        </w:rPr>
        <w:t>已有</w:t>
      </w:r>
      <w:r w:rsidR="00E8145D" w:rsidRPr="00277CE6">
        <w:rPr>
          <w:rFonts w:ascii="Times New Roman" w:eastAsia="宋体" w:hAnsi="Times New Roman" w:cs="Times New Roman"/>
          <w:sz w:val="24"/>
          <w:szCs w:val="24"/>
        </w:rPr>
        <w:t>研究</w:t>
      </w:r>
      <w:r w:rsidR="0018784A" w:rsidRPr="00277CE6">
        <w:rPr>
          <w:rFonts w:ascii="Times New Roman" w:eastAsia="宋体" w:hAnsi="Times New Roman" w:cs="Times New Roman"/>
          <w:sz w:val="24"/>
          <w:szCs w:val="24"/>
        </w:rPr>
        <w:t>基于</w:t>
      </w:r>
      <w:r w:rsidR="009A0AA4" w:rsidRPr="00277CE6">
        <w:rPr>
          <w:rFonts w:ascii="Times New Roman" w:eastAsia="宋体" w:hAnsi="Times New Roman" w:cs="Times New Roman"/>
          <w:sz w:val="24"/>
          <w:szCs w:val="24"/>
        </w:rPr>
        <w:t>GNN</w:t>
      </w:r>
      <w:r w:rsidR="001E28FA" w:rsidRPr="00277CE6">
        <w:rPr>
          <w:rFonts w:ascii="Times New Roman" w:eastAsia="宋体" w:hAnsi="Times New Roman" w:cs="Times New Roman"/>
          <w:sz w:val="24"/>
          <w:szCs w:val="24"/>
        </w:rPr>
        <w:t>实现</w:t>
      </w:r>
      <w:r w:rsidR="001775D6" w:rsidRPr="00277CE6">
        <w:rPr>
          <w:rFonts w:ascii="Times New Roman" w:eastAsia="宋体" w:hAnsi="Times New Roman" w:cs="Times New Roman"/>
          <w:sz w:val="24"/>
          <w:szCs w:val="24"/>
        </w:rPr>
        <w:t>小</w:t>
      </w:r>
      <w:r w:rsidR="001E28FA" w:rsidRPr="00277CE6">
        <w:rPr>
          <w:rFonts w:ascii="Times New Roman" w:eastAsia="宋体" w:hAnsi="Times New Roman" w:cs="Times New Roman"/>
          <w:sz w:val="24"/>
          <w:szCs w:val="24"/>
        </w:rPr>
        <w:t>分子</w:t>
      </w:r>
      <w:r w:rsidR="001775D6" w:rsidRPr="00277CE6">
        <w:rPr>
          <w:rFonts w:ascii="Times New Roman" w:eastAsia="宋体" w:hAnsi="Times New Roman" w:cs="Times New Roman"/>
          <w:sz w:val="24"/>
          <w:szCs w:val="24"/>
        </w:rPr>
        <w:t>的构象生成。例如，</w:t>
      </w:r>
      <w:proofErr w:type="spellStart"/>
      <w:r w:rsidR="00BF6BB5" w:rsidRPr="00277CE6">
        <w:rPr>
          <w:rFonts w:ascii="Times New Roman" w:eastAsia="宋体" w:hAnsi="Times New Roman" w:cs="Times New Roman"/>
          <w:sz w:val="24"/>
          <w:szCs w:val="24"/>
        </w:rPr>
        <w:t>Mansimov</w:t>
      </w:r>
      <w:proofErr w:type="spellEnd"/>
      <w:r w:rsidR="00BF6BB5" w:rsidRPr="00277CE6">
        <w:rPr>
          <w:rFonts w:ascii="Times New Roman" w:eastAsia="宋体" w:hAnsi="Times New Roman" w:cs="Times New Roman"/>
          <w:sz w:val="24"/>
          <w:szCs w:val="24"/>
        </w:rPr>
        <w:t>等</w:t>
      </w:r>
      <w:r w:rsidR="00BF6BB5" w:rsidRPr="00277CE6">
        <w:rPr>
          <w:rFonts w:ascii="Times New Roman" w:eastAsia="宋体" w:hAnsi="Times New Roman" w:cs="Times New Roman"/>
          <w:sz w:val="24"/>
          <w:szCs w:val="24"/>
        </w:rPr>
        <w:fldChar w:fldCharType="begin"/>
      </w:r>
      <w:r w:rsidR="00BF6BB5" w:rsidRPr="00277CE6">
        <w:rPr>
          <w:rFonts w:ascii="Times New Roman" w:eastAsia="宋体" w:hAnsi="Times New Roman" w:cs="Times New Roman"/>
          <w:sz w:val="24"/>
          <w:szCs w:val="24"/>
        </w:rPr>
        <w:instrText xml:space="preserve"> ADDIN ZOTERO_ITEM CSL_CITATION {"citationID":"I5LgBVAq","properties":{"formattedCitation":"\\super 15\\nosupersub{}","plainCitation":"15","noteIndex":0},"citationItems":[{"id":266,"uris":["http://zotero.org/users/9340884/items/JDQ32LZV"],"itemData":{"id":266,"type":"article-journal","abstract":"Abstract\n            A molecule’s geometry, also known as conformation, is one of a molecule’s most important properties, determining the reactions it participates in, the bonds it forms, and the interactions it has with other molecules. Conventional conformation generation methods minimize hand-designed molecular force field energy functions that are often not well correlated with the true energy function of a molecule observed in nature. They generate geometrically diverse sets of conformations, some of which are very similar to the lowest-energy conformations and others of which are very different. In this paper, we propose a conditional deep generative graph neural network that learns an energy function by directly learning to generate molecular conformations that are energetically favorable and more likely to be observed experimentally in data-driven manner. On three large-scale datasets containing small molecules, we show that our method generates a set of conformations that on average is far more likely to be close to the corresponding reference conformations than are those obtained from conventional force field methods. Our method maintains geometrical diversity by generating conformations that are not too similar to each other, and is also computationally faster. We also show that our method can be used to provide initial coordinates for conventional force field methods. On one of the evaluated datasets we show that this combination allows us to combine the best of both methods, yielding generated conformations that are on average close to reference conformations with some very similar to reference conformations.","container-title":"Scientific Reports","DOI":"10.1038/s41598-019-56773-5","ISSN":"2045-2322","issue":"1","journalAbbreviation":"Sci Rep","language":"en","page":"20381","source":"DOI.org (Crossref)","title":"Molecular Geometry Prediction using a Deep Generative Graph Neural Network","volume":"9","author":[{"family":"Mansimov","given":"Elman"},{"family":"Mahmood","given":"Omar"},{"family":"Kang","given":"Seokho"},{"family":"Cho","given":"Kyunghyun"}],"issued":{"date-parts":[["2019",12]]}}}],"schema":"https://github.com/citation-style-language/schema/raw/master/csl-citation.json"} </w:instrText>
      </w:r>
      <w:r w:rsidR="00BF6BB5" w:rsidRPr="00277CE6">
        <w:rPr>
          <w:rFonts w:ascii="Times New Roman" w:eastAsia="宋体" w:hAnsi="Times New Roman" w:cs="Times New Roman"/>
          <w:sz w:val="24"/>
          <w:szCs w:val="24"/>
        </w:rPr>
        <w:fldChar w:fldCharType="separate"/>
      </w:r>
      <w:r w:rsidR="00BF6BB5" w:rsidRPr="00277CE6">
        <w:rPr>
          <w:rFonts w:ascii="Times New Roman" w:hAnsi="Times New Roman" w:cs="Times New Roman"/>
          <w:kern w:val="0"/>
          <w:sz w:val="24"/>
          <w:szCs w:val="24"/>
          <w:vertAlign w:val="superscript"/>
        </w:rPr>
        <w:t>15</w:t>
      </w:r>
      <w:r w:rsidR="00BF6BB5" w:rsidRPr="00277CE6">
        <w:rPr>
          <w:rFonts w:ascii="Times New Roman" w:eastAsia="宋体" w:hAnsi="Times New Roman" w:cs="Times New Roman"/>
          <w:sz w:val="24"/>
          <w:szCs w:val="24"/>
        </w:rPr>
        <w:fldChar w:fldCharType="end"/>
      </w:r>
      <w:r w:rsidR="00BF6BB5" w:rsidRPr="00277CE6">
        <w:rPr>
          <w:rFonts w:ascii="Times New Roman" w:eastAsia="宋体" w:hAnsi="Times New Roman" w:cs="Times New Roman"/>
          <w:sz w:val="24"/>
          <w:szCs w:val="24"/>
        </w:rPr>
        <w:t>使用条件生成图神经网络（</w:t>
      </w:r>
      <w:r w:rsidR="00BF6BB5" w:rsidRPr="00277CE6">
        <w:rPr>
          <w:rFonts w:ascii="Times New Roman" w:eastAsia="宋体" w:hAnsi="Times New Roman" w:cs="Times New Roman"/>
          <w:sz w:val="24"/>
          <w:szCs w:val="24"/>
        </w:rPr>
        <w:t>Conditional Deep Generative Neural Network</w:t>
      </w:r>
      <w:r w:rsidR="00BF6BB5" w:rsidRPr="00277CE6">
        <w:rPr>
          <w:rFonts w:ascii="Times New Roman" w:eastAsia="宋体" w:hAnsi="Times New Roman" w:cs="Times New Roman"/>
          <w:sz w:val="24"/>
          <w:szCs w:val="24"/>
        </w:rPr>
        <w:t>）直接</w:t>
      </w:r>
      <w:r w:rsidR="00991957" w:rsidRPr="00277CE6">
        <w:rPr>
          <w:rFonts w:ascii="Times New Roman" w:eastAsia="宋体" w:hAnsi="Times New Roman" w:cs="Times New Roman"/>
          <w:sz w:val="24"/>
          <w:szCs w:val="24"/>
        </w:rPr>
        <w:t>在</w:t>
      </w:r>
      <w:r w:rsidR="00827160" w:rsidRPr="00277CE6">
        <w:rPr>
          <w:rFonts w:ascii="Times New Roman" w:eastAsia="宋体" w:hAnsi="Times New Roman" w:cs="Times New Roman"/>
          <w:sz w:val="24"/>
          <w:szCs w:val="24"/>
        </w:rPr>
        <w:t>小分子数据集上学习</w:t>
      </w:r>
      <w:r w:rsidR="00663C8D" w:rsidRPr="00277CE6">
        <w:rPr>
          <w:rFonts w:ascii="Times New Roman" w:eastAsia="宋体" w:hAnsi="Times New Roman" w:cs="Times New Roman"/>
          <w:sz w:val="24"/>
          <w:szCs w:val="24"/>
        </w:rPr>
        <w:t>能量函数</w:t>
      </w:r>
      <w:r w:rsidR="00CE19BD" w:rsidRPr="00277CE6">
        <w:rPr>
          <w:rFonts w:ascii="Times New Roman" w:eastAsia="宋体" w:hAnsi="Times New Roman" w:cs="Times New Roman"/>
          <w:sz w:val="24"/>
          <w:szCs w:val="24"/>
        </w:rPr>
        <w:t>，</w:t>
      </w:r>
      <w:r w:rsidR="00560D2D" w:rsidRPr="00277CE6">
        <w:rPr>
          <w:rFonts w:ascii="Times New Roman" w:eastAsia="宋体" w:hAnsi="Times New Roman" w:cs="Times New Roman"/>
          <w:sz w:val="24"/>
          <w:szCs w:val="24"/>
        </w:rPr>
        <w:t>从而</w:t>
      </w:r>
      <w:r w:rsidR="00CE19BD" w:rsidRPr="00277CE6">
        <w:rPr>
          <w:rFonts w:ascii="Times New Roman" w:eastAsia="宋体" w:hAnsi="Times New Roman" w:cs="Times New Roman"/>
          <w:sz w:val="24"/>
          <w:szCs w:val="24"/>
        </w:rPr>
        <w:t>高效地生成</w:t>
      </w:r>
      <w:r w:rsidR="001725DF" w:rsidRPr="00277CE6">
        <w:rPr>
          <w:rFonts w:ascii="Times New Roman" w:eastAsia="宋体" w:hAnsi="Times New Roman" w:cs="Times New Roman"/>
          <w:sz w:val="24"/>
          <w:szCs w:val="24"/>
        </w:rPr>
        <w:t>具有较高几何多样性的</w:t>
      </w:r>
      <w:r w:rsidR="00D27288" w:rsidRPr="00277CE6">
        <w:rPr>
          <w:rFonts w:ascii="Times New Roman" w:eastAsia="宋体" w:hAnsi="Times New Roman" w:cs="Times New Roman"/>
          <w:sz w:val="24"/>
          <w:szCs w:val="24"/>
        </w:rPr>
        <w:t>分子</w:t>
      </w:r>
      <w:r w:rsidR="001725DF" w:rsidRPr="00277CE6">
        <w:rPr>
          <w:rFonts w:ascii="Times New Roman" w:eastAsia="宋体" w:hAnsi="Times New Roman" w:cs="Times New Roman"/>
          <w:sz w:val="24"/>
          <w:szCs w:val="24"/>
        </w:rPr>
        <w:t>构象</w:t>
      </w:r>
      <w:r w:rsidR="0029386C" w:rsidRPr="00277CE6">
        <w:rPr>
          <w:rFonts w:ascii="Times New Roman" w:eastAsia="宋体" w:hAnsi="Times New Roman" w:cs="Times New Roman"/>
          <w:sz w:val="24"/>
          <w:szCs w:val="24"/>
        </w:rPr>
        <w:t>；</w:t>
      </w:r>
      <w:proofErr w:type="spellStart"/>
      <w:r w:rsidR="0029386C" w:rsidRPr="00277CE6">
        <w:rPr>
          <w:rFonts w:ascii="Times New Roman" w:eastAsia="宋体" w:hAnsi="Times New Roman" w:cs="Times New Roman"/>
          <w:sz w:val="24"/>
          <w:szCs w:val="24"/>
        </w:rPr>
        <w:t>Simm</w:t>
      </w:r>
      <w:proofErr w:type="spellEnd"/>
      <w:r w:rsidR="0029386C" w:rsidRPr="00277CE6">
        <w:rPr>
          <w:rFonts w:ascii="Times New Roman" w:eastAsia="宋体" w:hAnsi="Times New Roman" w:cs="Times New Roman"/>
          <w:sz w:val="24"/>
          <w:szCs w:val="24"/>
        </w:rPr>
        <w:t>等</w:t>
      </w:r>
      <w:r w:rsidR="0029386C" w:rsidRPr="00277CE6">
        <w:rPr>
          <w:rFonts w:ascii="Times New Roman" w:eastAsia="宋体" w:hAnsi="Times New Roman" w:cs="Times New Roman"/>
          <w:sz w:val="24"/>
          <w:szCs w:val="24"/>
        </w:rPr>
        <w:fldChar w:fldCharType="begin"/>
      </w:r>
      <w:r w:rsidR="0029386C" w:rsidRPr="00277CE6">
        <w:rPr>
          <w:rFonts w:ascii="Times New Roman" w:eastAsia="宋体" w:hAnsi="Times New Roman" w:cs="Times New Roman"/>
          <w:sz w:val="24"/>
          <w:szCs w:val="24"/>
        </w:rPr>
        <w:instrText xml:space="preserve"> ADDIN ZOTERO_ITEM CSL_CITATION {"citationID":"BgrcAT31","properties":{"formattedCitation":"\\super 16\\nosupersub{}","plainCitation":"16","noteIndex":0},"citationItems":[{"id":279,"uris":["http://zotero.org/users/9340884/items/JPGEV666"],"itemData":{"id":279,"type":"paper-conference","abstract":"Great computational effort is invested in generating equilibrium states for molecular systems using, for example, Markov chain Monte Carlo. We present a probabilistic model that generates statistically independent samples for molecules from their graph representations. Our model learns a low-dimensional manifold that preserves the geometry of local atomic neighborhoods through a principled learning representation that is based on Euclidean distance geometry. In a new benchmark for molecular conformation generation, we show experimentally that our generative model achieves state-of-the-art accuracy. Finally, we show how to use our model as a proposal distribution in an importance sampling scheme to compute molecular properties.","container-title":"Proceedings of the 37th International Conference on Machine Learning","event":"International Conference on Machine Learning","language":"en","note":"ISSN: 2640-3498","page":"8949-8958","publisher":"PMLR","source":"proceedings.mlr.press","title":"A Generative Model for Molecular Distance Geometry","URL":"https://proceedings.mlr.press/v119/simm20a.html","author":[{"family":"Simm","given":"Gregor"},{"family":"Hernandez-Lobato","given":"Jose Miguel"}],"accessed":{"date-parts":[["2022",5,28]]},"issued":{"date-parts":[["2020",11,21]]}}}],"schema":"https://github.com/citation-style-language/schema/raw/master/csl-citation.json"} </w:instrText>
      </w:r>
      <w:r w:rsidR="0029386C" w:rsidRPr="00277CE6">
        <w:rPr>
          <w:rFonts w:ascii="Times New Roman" w:eastAsia="宋体" w:hAnsi="Times New Roman" w:cs="Times New Roman"/>
          <w:sz w:val="24"/>
          <w:szCs w:val="24"/>
        </w:rPr>
        <w:fldChar w:fldCharType="separate"/>
      </w:r>
      <w:r w:rsidR="0029386C" w:rsidRPr="00277CE6">
        <w:rPr>
          <w:rFonts w:ascii="Times New Roman" w:hAnsi="Times New Roman" w:cs="Times New Roman"/>
          <w:kern w:val="0"/>
          <w:sz w:val="24"/>
          <w:szCs w:val="24"/>
          <w:vertAlign w:val="superscript"/>
        </w:rPr>
        <w:t>16</w:t>
      </w:r>
      <w:r w:rsidR="0029386C" w:rsidRPr="00277CE6">
        <w:rPr>
          <w:rFonts w:ascii="Times New Roman" w:eastAsia="宋体" w:hAnsi="Times New Roman" w:cs="Times New Roman"/>
          <w:sz w:val="24"/>
          <w:szCs w:val="24"/>
        </w:rPr>
        <w:fldChar w:fldCharType="end"/>
      </w:r>
      <w:r w:rsidR="0029386C" w:rsidRPr="00277CE6">
        <w:rPr>
          <w:rFonts w:ascii="Times New Roman" w:eastAsia="宋体" w:hAnsi="Times New Roman" w:cs="Times New Roman"/>
          <w:sz w:val="24"/>
          <w:szCs w:val="24"/>
        </w:rPr>
        <w:t>和</w:t>
      </w:r>
      <w:r w:rsidR="0029386C" w:rsidRPr="00277CE6">
        <w:rPr>
          <w:rFonts w:ascii="Times New Roman" w:eastAsia="宋体" w:hAnsi="Times New Roman" w:cs="Times New Roman"/>
          <w:sz w:val="24"/>
          <w:szCs w:val="24"/>
        </w:rPr>
        <w:t>Xu</w:t>
      </w:r>
      <w:r w:rsidR="0029386C" w:rsidRPr="00277CE6">
        <w:rPr>
          <w:rFonts w:ascii="Times New Roman" w:eastAsia="宋体" w:hAnsi="Times New Roman" w:cs="Times New Roman"/>
          <w:sz w:val="24"/>
          <w:szCs w:val="24"/>
        </w:rPr>
        <w:t>等</w:t>
      </w:r>
      <w:r w:rsidR="001531EE">
        <w:rPr>
          <w:rFonts w:ascii="Times New Roman" w:eastAsia="宋体" w:hAnsi="Times New Roman" w:cs="Times New Roman"/>
          <w:sz w:val="24"/>
          <w:szCs w:val="24"/>
        </w:rPr>
        <w:fldChar w:fldCharType="begin"/>
      </w:r>
      <w:r w:rsidR="001531EE">
        <w:rPr>
          <w:rFonts w:ascii="Times New Roman" w:eastAsia="宋体" w:hAnsi="Times New Roman" w:cs="Times New Roman"/>
          <w:sz w:val="24"/>
          <w:szCs w:val="24"/>
        </w:rPr>
        <w:instrText xml:space="preserve"> ADDIN ZOTERO_ITEM CSL_CITATION {"citationID":"uSdY538y","properties":{"formattedCitation":"\\super 17\\nosupersub{}","plainCitation":"17","noteIndex":0},"citationItems":[{"id":323,"uris":["http://zotero.org/users/9340884/items/UYW95RBP"],"itemData":{"id":323,"type":"report","abstract":"We study how to generate molecule conformations (i.e., 3D structures) from a molecular graph. Traditional methods, such as molecular dynamics, sample conformations via computationally expensive simulations. Recently, machine learning methods have shown great potential by training on a large collection of conformation data. Challenges arise from the limited model capacity for capturing complex distributions of conformations and the difficulty in modeling long-range dependencies between atoms. Inspired by the recent progress in deep generative models, in this paper, we propose a novel probabilistic framework to generate valid and diverse conformations given a molecular graph. We propose a method combining the advantages of both flow-based and energy-based models, enjoying: (1) a high model capacity to estimate the multimodal conformation distribution; (2) explicitly capturing the complex long-range dependencies between atoms in the observation space. Extensive experiments demonstrate the superior performance of the proposed method on several benchmarks, including conformation generation and distance modeling tasks, with a significant improvement over existing generative models for molecular conformation sampling.","note":"arXiv:2102.10240 [physics]\ntype: article","number":"arXiv:2102.10240","publisher":"arXiv","source":"arXiv.org","title":"Learning Neural Generative Dynamics for Molecular Conformation Generation","URL":"http://arxiv.org/abs/2102.10240","author":[{"family":"Xu","given":"Minkai"},{"family":"Luo","given":"Shitong"},{"family":"Bengio","given":"Yoshua"},{"family":"Peng","given":"Jian"},{"family":"Tang","given":"Jian"}],"accessed":{"date-parts":[["2022",5,31]]},"issued":{"date-parts":[["2021",3,30]]}}}],"schema":"https://github.com/citation-style-language/schema/raw/master/csl-citation.json"} </w:instrText>
      </w:r>
      <w:r w:rsidR="001531EE">
        <w:rPr>
          <w:rFonts w:ascii="Times New Roman" w:eastAsia="宋体" w:hAnsi="Times New Roman" w:cs="Times New Roman"/>
          <w:sz w:val="24"/>
          <w:szCs w:val="24"/>
        </w:rPr>
        <w:fldChar w:fldCharType="separate"/>
      </w:r>
      <w:r w:rsidR="001531EE" w:rsidRPr="001531EE">
        <w:rPr>
          <w:rFonts w:ascii="Times New Roman" w:hAnsi="Times New Roman" w:cs="Times New Roman"/>
          <w:kern w:val="0"/>
          <w:sz w:val="24"/>
          <w:szCs w:val="24"/>
          <w:vertAlign w:val="superscript"/>
        </w:rPr>
        <w:t>17</w:t>
      </w:r>
      <w:r w:rsidR="001531EE">
        <w:rPr>
          <w:rFonts w:ascii="Times New Roman" w:eastAsia="宋体" w:hAnsi="Times New Roman" w:cs="Times New Roman"/>
          <w:sz w:val="24"/>
          <w:szCs w:val="24"/>
        </w:rPr>
        <w:fldChar w:fldCharType="end"/>
      </w:r>
      <w:r w:rsidR="00FC4DD2" w:rsidRPr="00277CE6">
        <w:rPr>
          <w:rFonts w:ascii="Times New Roman" w:eastAsia="宋体" w:hAnsi="Times New Roman" w:cs="Times New Roman"/>
          <w:sz w:val="24"/>
          <w:szCs w:val="24"/>
        </w:rPr>
        <w:t>发展了</w:t>
      </w:r>
      <w:r w:rsidR="00B6614F" w:rsidRPr="00277CE6">
        <w:rPr>
          <w:rFonts w:ascii="Times New Roman" w:eastAsia="宋体" w:hAnsi="Times New Roman" w:cs="Times New Roman"/>
          <w:sz w:val="24"/>
          <w:szCs w:val="24"/>
        </w:rPr>
        <w:t>基于</w:t>
      </w:r>
      <w:r w:rsidR="00104240" w:rsidRPr="00277CE6">
        <w:rPr>
          <w:rFonts w:ascii="Times New Roman" w:eastAsia="宋体" w:hAnsi="Times New Roman" w:cs="Times New Roman"/>
          <w:sz w:val="24"/>
          <w:szCs w:val="24"/>
        </w:rPr>
        <w:t>变分自编码器（</w:t>
      </w:r>
      <w:r w:rsidR="00104240" w:rsidRPr="00277CE6">
        <w:rPr>
          <w:rFonts w:ascii="Times New Roman" w:eastAsia="宋体" w:hAnsi="Times New Roman" w:cs="Times New Roman"/>
          <w:sz w:val="24"/>
          <w:szCs w:val="24"/>
        </w:rPr>
        <w:t>Variational Autoencoder, VAE</w:t>
      </w:r>
      <w:r w:rsidR="00104240" w:rsidRPr="00277CE6">
        <w:rPr>
          <w:rFonts w:ascii="Times New Roman" w:eastAsia="宋体" w:hAnsi="Times New Roman" w:cs="Times New Roman"/>
          <w:sz w:val="24"/>
          <w:szCs w:val="24"/>
        </w:rPr>
        <w:t>）和连续流（</w:t>
      </w:r>
      <w:r w:rsidR="00104240" w:rsidRPr="00277CE6">
        <w:rPr>
          <w:rFonts w:ascii="Times New Roman" w:eastAsia="宋体" w:hAnsi="Times New Roman" w:cs="Times New Roman"/>
          <w:sz w:val="24"/>
          <w:szCs w:val="24"/>
        </w:rPr>
        <w:t>Continuous Flow</w:t>
      </w:r>
      <w:r w:rsidR="00104240" w:rsidRPr="00277CE6">
        <w:rPr>
          <w:rFonts w:ascii="Times New Roman" w:eastAsia="宋体" w:hAnsi="Times New Roman" w:cs="Times New Roman"/>
          <w:sz w:val="24"/>
          <w:szCs w:val="24"/>
        </w:rPr>
        <w:t>）和</w:t>
      </w:r>
      <w:r w:rsidR="00104240" w:rsidRPr="00277CE6">
        <w:rPr>
          <w:rFonts w:ascii="Times New Roman" w:eastAsia="宋体" w:hAnsi="Times New Roman" w:cs="Times New Roman"/>
          <w:sz w:val="24"/>
          <w:szCs w:val="24"/>
        </w:rPr>
        <w:t>GNN</w:t>
      </w:r>
      <w:r w:rsidR="00B6614F" w:rsidRPr="00277CE6">
        <w:rPr>
          <w:rFonts w:ascii="Times New Roman" w:eastAsia="宋体" w:hAnsi="Times New Roman" w:cs="Times New Roman"/>
          <w:sz w:val="24"/>
          <w:szCs w:val="24"/>
        </w:rPr>
        <w:t>两步生成分子构象的算法，</w:t>
      </w:r>
      <w:r w:rsidR="00FF6C00" w:rsidRPr="00277CE6">
        <w:rPr>
          <w:rFonts w:ascii="Times New Roman" w:eastAsia="宋体" w:hAnsi="Times New Roman" w:cs="Times New Roman"/>
          <w:sz w:val="24"/>
          <w:szCs w:val="24"/>
        </w:rPr>
        <w:t>即首先预测原子间距离，再</w:t>
      </w:r>
      <w:r w:rsidR="00576141" w:rsidRPr="00277CE6">
        <w:rPr>
          <w:rFonts w:ascii="Times New Roman" w:eastAsia="宋体" w:hAnsi="Times New Roman" w:cs="Times New Roman"/>
          <w:sz w:val="24"/>
          <w:szCs w:val="24"/>
        </w:rPr>
        <w:t>把原子间距离转换成</w:t>
      </w:r>
      <w:r w:rsidR="00F17204" w:rsidRPr="00277CE6">
        <w:rPr>
          <w:rFonts w:ascii="Times New Roman" w:eastAsia="宋体" w:hAnsi="Times New Roman" w:cs="Times New Roman"/>
          <w:sz w:val="24"/>
          <w:szCs w:val="24"/>
        </w:rPr>
        <w:t>整个分子的三维坐标。</w:t>
      </w:r>
      <w:r w:rsidR="004A5AD7" w:rsidRPr="00277CE6">
        <w:rPr>
          <w:rFonts w:ascii="Times New Roman" w:eastAsia="宋体" w:hAnsi="Times New Roman" w:cs="Times New Roman"/>
          <w:sz w:val="24"/>
          <w:szCs w:val="24"/>
        </w:rPr>
        <w:t>但是，</w:t>
      </w:r>
      <w:r w:rsidR="00810E23" w:rsidRPr="00277CE6">
        <w:rPr>
          <w:rFonts w:ascii="Times New Roman" w:eastAsia="宋体" w:hAnsi="Times New Roman" w:cs="Times New Roman"/>
          <w:sz w:val="24"/>
          <w:szCs w:val="24"/>
        </w:rPr>
        <w:t>对于</w:t>
      </w:r>
      <w:r w:rsidR="00681650" w:rsidRPr="00277CE6">
        <w:rPr>
          <w:rFonts w:ascii="Times New Roman" w:eastAsia="宋体" w:hAnsi="Times New Roman" w:cs="Times New Roman"/>
          <w:sz w:val="24"/>
          <w:szCs w:val="24"/>
        </w:rPr>
        <w:t>分子构象生成问题，</w:t>
      </w:r>
      <w:r w:rsidR="00CF1DE8" w:rsidRPr="00277CE6">
        <w:rPr>
          <w:rFonts w:ascii="Times New Roman" w:eastAsia="宋体" w:hAnsi="Times New Roman" w:cs="Times New Roman"/>
          <w:sz w:val="24"/>
          <w:szCs w:val="24"/>
        </w:rPr>
        <w:t>需要</w:t>
      </w:r>
      <w:r w:rsidR="004843DD" w:rsidRPr="00277CE6">
        <w:rPr>
          <w:rFonts w:ascii="Times New Roman" w:eastAsia="宋体" w:hAnsi="Times New Roman" w:cs="Times New Roman"/>
          <w:sz w:val="24"/>
          <w:szCs w:val="24"/>
        </w:rPr>
        <w:t>实现</w:t>
      </w:r>
      <w:r w:rsidR="007C7941" w:rsidRPr="00277CE6">
        <w:rPr>
          <w:rFonts w:ascii="Times New Roman" w:eastAsia="宋体" w:hAnsi="Times New Roman" w:cs="Times New Roman"/>
          <w:sz w:val="24"/>
          <w:szCs w:val="24"/>
        </w:rPr>
        <w:t>分子</w:t>
      </w:r>
      <w:r w:rsidR="00104240" w:rsidRPr="00277CE6">
        <w:rPr>
          <w:rFonts w:ascii="Times New Roman" w:eastAsia="宋体" w:hAnsi="Times New Roman" w:cs="Times New Roman"/>
          <w:sz w:val="24"/>
          <w:szCs w:val="24"/>
        </w:rPr>
        <w:t>构象</w:t>
      </w:r>
      <w:r w:rsidR="007C7941" w:rsidRPr="00277CE6">
        <w:rPr>
          <w:rFonts w:ascii="Times New Roman" w:eastAsia="宋体" w:hAnsi="Times New Roman" w:cs="Times New Roman"/>
          <w:sz w:val="24"/>
          <w:szCs w:val="24"/>
        </w:rPr>
        <w:t>信息在</w:t>
      </w:r>
      <w:r w:rsidR="00E512E1" w:rsidRPr="00277CE6">
        <w:rPr>
          <w:rFonts w:ascii="Times New Roman" w:eastAsia="宋体" w:hAnsi="Times New Roman" w:cs="Times New Roman"/>
          <w:sz w:val="24"/>
          <w:szCs w:val="24"/>
        </w:rPr>
        <w:t>三维空间中的旋转不变性</w:t>
      </w:r>
      <w:r w:rsidR="007C7941" w:rsidRPr="00277CE6">
        <w:rPr>
          <w:rFonts w:ascii="Times New Roman" w:eastAsia="宋体" w:hAnsi="Times New Roman" w:cs="Times New Roman"/>
          <w:sz w:val="24"/>
          <w:szCs w:val="24"/>
        </w:rPr>
        <w:t>（</w:t>
      </w:r>
      <w:r w:rsidR="007C7941" w:rsidRPr="00277CE6">
        <w:rPr>
          <w:rFonts w:ascii="Times New Roman" w:eastAsia="宋体" w:hAnsi="Times New Roman" w:cs="Times New Roman"/>
          <w:sz w:val="24"/>
          <w:szCs w:val="24"/>
        </w:rPr>
        <w:t>Roto-translation Equivariance</w:t>
      </w:r>
      <w:r w:rsidR="007C7941" w:rsidRPr="00277CE6">
        <w:rPr>
          <w:rFonts w:ascii="Times New Roman" w:eastAsia="宋体" w:hAnsi="Times New Roman" w:cs="Times New Roman"/>
          <w:sz w:val="24"/>
          <w:szCs w:val="24"/>
        </w:rPr>
        <w:t>），</w:t>
      </w:r>
      <w:r w:rsidR="00FB3E65" w:rsidRPr="00277CE6">
        <w:rPr>
          <w:rFonts w:ascii="Times New Roman" w:eastAsia="宋体" w:hAnsi="Times New Roman" w:cs="Times New Roman"/>
          <w:sz w:val="24"/>
          <w:szCs w:val="24"/>
        </w:rPr>
        <w:t>先前的算法</w:t>
      </w:r>
      <w:r w:rsidR="00AF2C47" w:rsidRPr="00277CE6">
        <w:rPr>
          <w:rFonts w:ascii="Times New Roman" w:eastAsia="宋体" w:hAnsi="Times New Roman" w:cs="Times New Roman"/>
          <w:sz w:val="24"/>
          <w:szCs w:val="24"/>
        </w:rPr>
        <w:t>或者未能实现</w:t>
      </w:r>
      <w:r w:rsidR="00104240" w:rsidRPr="00277CE6">
        <w:rPr>
          <w:rFonts w:ascii="Times New Roman" w:eastAsia="宋体" w:hAnsi="Times New Roman" w:cs="Times New Roman"/>
          <w:sz w:val="24"/>
          <w:szCs w:val="24"/>
        </w:rPr>
        <w:t>分子构象的旋转不变性，或者</w:t>
      </w:r>
      <w:r w:rsidR="00051860" w:rsidRPr="00277CE6">
        <w:rPr>
          <w:rFonts w:ascii="Times New Roman" w:eastAsia="宋体" w:hAnsi="Times New Roman" w:cs="Times New Roman"/>
          <w:sz w:val="24"/>
          <w:szCs w:val="24"/>
        </w:rPr>
        <w:t>为了实现旋转不变性而向模型中引入大量噪声</w:t>
      </w:r>
      <w:r w:rsidR="00031914" w:rsidRPr="00277CE6">
        <w:rPr>
          <w:rFonts w:ascii="Times New Roman" w:eastAsia="宋体" w:hAnsi="Times New Roman" w:cs="Times New Roman"/>
          <w:sz w:val="24"/>
          <w:szCs w:val="24"/>
        </w:rPr>
        <w:t>，极大影响了模型的表现。</w:t>
      </w:r>
    </w:p>
    <w:p w14:paraId="145E1B6A" w14:textId="38990203" w:rsidR="002E3329" w:rsidRPr="00277CE6" w:rsidRDefault="002E3329" w:rsidP="008A5FA9">
      <w:pPr>
        <w:spacing w:line="300" w:lineRule="auto"/>
        <w:ind w:firstLineChars="200" w:firstLine="480"/>
        <w:rPr>
          <w:rFonts w:ascii="Times New Roman" w:eastAsia="宋体" w:hAnsi="Times New Roman" w:cs="Times New Roman"/>
          <w:sz w:val="24"/>
          <w:szCs w:val="24"/>
        </w:rPr>
      </w:pPr>
    </w:p>
    <w:p w14:paraId="60EEF339" w14:textId="4CB18AE6" w:rsidR="00653141" w:rsidRPr="00277CE6" w:rsidRDefault="00505FFB" w:rsidP="001C16DD">
      <w:pPr>
        <w:spacing w:line="300" w:lineRule="auto"/>
        <w:jc w:val="center"/>
        <w:rPr>
          <w:rFonts w:ascii="Times New Roman" w:eastAsia="宋体" w:hAnsi="Times New Roman" w:cs="Times New Roman"/>
          <w:sz w:val="24"/>
          <w:szCs w:val="24"/>
        </w:rPr>
      </w:pPr>
      <w:r w:rsidRPr="00277CE6">
        <w:rPr>
          <w:rFonts w:ascii="Times New Roman" w:eastAsia="宋体" w:hAnsi="Times New Roman" w:cs="Times New Roman"/>
          <w:noProof/>
          <w:sz w:val="24"/>
          <w:szCs w:val="24"/>
        </w:rPr>
        <w:drawing>
          <wp:inline distT="0" distB="0" distL="0" distR="0" wp14:anchorId="2DDD4766" wp14:editId="1FB1BFA1">
            <wp:extent cx="5781016" cy="3194050"/>
            <wp:effectExtent l="0" t="0" r="0" b="6350"/>
            <wp:docPr id="11" name="图片 11" descr="C:\Users\22102\AppData\Local\Temp\WeChat Files\040cbcdd3e2be993945cd35e9df732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22102\AppData\Local\Temp\WeChat Files\040cbcdd3e2be993945cd35e9df732f.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83025" cy="3195160"/>
                    </a:xfrm>
                    <a:prstGeom prst="rect">
                      <a:avLst/>
                    </a:prstGeom>
                    <a:noFill/>
                    <a:ln>
                      <a:noFill/>
                    </a:ln>
                  </pic:spPr>
                </pic:pic>
              </a:graphicData>
            </a:graphic>
          </wp:inline>
        </w:drawing>
      </w:r>
    </w:p>
    <w:p w14:paraId="1C679EB8" w14:textId="1EDBE30E" w:rsidR="001C16DD" w:rsidRPr="00277CE6" w:rsidRDefault="001C16DD" w:rsidP="001C16DD">
      <w:pPr>
        <w:spacing w:line="300" w:lineRule="auto"/>
        <w:jc w:val="center"/>
        <w:rPr>
          <w:rFonts w:ascii="Times New Roman" w:eastAsia="宋体" w:hAnsi="Times New Roman" w:cs="Times New Roman"/>
        </w:rPr>
      </w:pPr>
      <w:commentRangeStart w:id="89"/>
      <w:r w:rsidRPr="00277CE6">
        <w:rPr>
          <w:rFonts w:ascii="Times New Roman" w:eastAsia="宋体" w:hAnsi="Times New Roman" w:cs="Times New Roman"/>
        </w:rPr>
        <w:t>图</w:t>
      </w:r>
      <w:r w:rsidRPr="00277CE6">
        <w:rPr>
          <w:rFonts w:ascii="Times New Roman" w:eastAsia="宋体" w:hAnsi="Times New Roman" w:cs="Times New Roman"/>
        </w:rPr>
        <w:t>1.7 ConfGF</w:t>
      </w:r>
      <w:r w:rsidRPr="00277CE6">
        <w:rPr>
          <w:rFonts w:ascii="Times New Roman" w:eastAsia="宋体" w:hAnsi="Times New Roman" w:cs="Times New Roman"/>
        </w:rPr>
        <w:t>模型的原理。</w:t>
      </w:r>
      <w:r w:rsidR="00C62BFA" w:rsidRPr="00277CE6">
        <w:rPr>
          <w:rFonts w:ascii="Times New Roman" w:eastAsia="宋体" w:hAnsi="Times New Roman" w:cs="Times New Roman"/>
        </w:rPr>
        <w:t xml:space="preserve">(a) </w:t>
      </w:r>
      <w:r w:rsidR="00C62BFA" w:rsidRPr="00277CE6">
        <w:rPr>
          <w:rFonts w:ascii="Times New Roman" w:eastAsia="宋体" w:hAnsi="Times New Roman" w:cs="Times New Roman"/>
        </w:rPr>
        <w:t>模</w:t>
      </w:r>
      <w:commentRangeEnd w:id="89"/>
      <w:r w:rsidR="00C7744E">
        <w:rPr>
          <w:rStyle w:val="af1"/>
        </w:rPr>
        <w:commentReference w:id="89"/>
      </w:r>
      <w:r w:rsidR="00C62BFA" w:rsidRPr="00277CE6">
        <w:rPr>
          <w:rFonts w:ascii="Times New Roman" w:eastAsia="宋体" w:hAnsi="Times New Roman" w:cs="Times New Roman"/>
        </w:rPr>
        <w:t>型训练过程；</w:t>
      </w:r>
      <w:r w:rsidR="00C62BFA" w:rsidRPr="00277CE6">
        <w:rPr>
          <w:rFonts w:ascii="Times New Roman" w:eastAsia="宋体" w:hAnsi="Times New Roman" w:cs="Times New Roman"/>
        </w:rPr>
        <w:t xml:space="preserve">(b) </w:t>
      </w:r>
      <w:r w:rsidR="0063512F" w:rsidRPr="00277CE6">
        <w:rPr>
          <w:rFonts w:ascii="Times New Roman" w:eastAsia="宋体" w:hAnsi="Times New Roman" w:cs="Times New Roman"/>
        </w:rPr>
        <w:t>降噪分数匹配</w:t>
      </w:r>
      <w:r w:rsidR="00C62BFA" w:rsidRPr="00277CE6">
        <w:rPr>
          <w:rFonts w:ascii="Times New Roman" w:eastAsia="宋体" w:hAnsi="Times New Roman" w:cs="Times New Roman"/>
        </w:rPr>
        <w:t>过程</w:t>
      </w:r>
      <w:r w:rsidR="0063512F" w:rsidRPr="00277CE6">
        <w:rPr>
          <w:rFonts w:ascii="Times New Roman" w:eastAsia="宋体" w:hAnsi="Times New Roman" w:cs="Times New Roman"/>
        </w:rPr>
        <w:t>；</w:t>
      </w:r>
      <w:r w:rsidR="0063512F" w:rsidRPr="00277CE6">
        <w:rPr>
          <w:rFonts w:ascii="Times New Roman" w:eastAsia="宋体" w:hAnsi="Times New Roman" w:cs="Times New Roman"/>
        </w:rPr>
        <w:t xml:space="preserve">(c) </w:t>
      </w:r>
      <w:r w:rsidR="0063512F" w:rsidRPr="00277CE6">
        <w:rPr>
          <w:rFonts w:ascii="Times New Roman" w:eastAsia="宋体" w:hAnsi="Times New Roman" w:cs="Times New Roman"/>
        </w:rPr>
        <w:t>分子构象生成过程。</w:t>
      </w:r>
    </w:p>
    <w:p w14:paraId="70D9EA7E" w14:textId="7305E8EB" w:rsidR="00653141" w:rsidRPr="00277CE6" w:rsidRDefault="00653141" w:rsidP="000322C0">
      <w:pPr>
        <w:spacing w:line="300" w:lineRule="auto"/>
        <w:rPr>
          <w:rFonts w:ascii="Times New Roman" w:eastAsia="宋体" w:hAnsi="Times New Roman" w:cs="Times New Roman"/>
          <w:sz w:val="24"/>
          <w:szCs w:val="24"/>
        </w:rPr>
      </w:pPr>
    </w:p>
    <w:p w14:paraId="44C57708" w14:textId="5516B86F" w:rsidR="00653141" w:rsidRPr="00277CE6" w:rsidRDefault="00653141" w:rsidP="00982414">
      <w:pPr>
        <w:spacing w:line="300" w:lineRule="auto"/>
        <w:ind w:firstLineChars="200" w:firstLine="480"/>
        <w:rPr>
          <w:rFonts w:ascii="Times New Roman" w:eastAsia="宋体" w:hAnsi="Times New Roman" w:cs="Times New Roman"/>
          <w:sz w:val="24"/>
          <w:szCs w:val="24"/>
        </w:rPr>
      </w:pPr>
      <w:r w:rsidRPr="00277CE6">
        <w:rPr>
          <w:rFonts w:ascii="Times New Roman" w:eastAsia="宋体" w:hAnsi="Times New Roman" w:cs="Times New Roman"/>
          <w:sz w:val="24"/>
          <w:szCs w:val="24"/>
        </w:rPr>
        <w:t>2021</w:t>
      </w:r>
      <w:r w:rsidRPr="00277CE6">
        <w:rPr>
          <w:rFonts w:ascii="Times New Roman" w:eastAsia="宋体" w:hAnsi="Times New Roman" w:cs="Times New Roman"/>
          <w:sz w:val="24"/>
          <w:szCs w:val="24"/>
        </w:rPr>
        <w:t>年</w:t>
      </w:r>
      <w:r w:rsidR="000322C0" w:rsidRPr="00277CE6">
        <w:rPr>
          <w:rFonts w:ascii="Times New Roman" w:eastAsia="宋体" w:hAnsi="Times New Roman" w:cs="Times New Roman"/>
          <w:sz w:val="24"/>
          <w:szCs w:val="24"/>
        </w:rPr>
        <w:t>，</w:t>
      </w:r>
      <w:r w:rsidR="000C756A" w:rsidRPr="00277CE6">
        <w:rPr>
          <w:rFonts w:ascii="Times New Roman" w:eastAsia="宋体" w:hAnsi="Times New Roman" w:cs="Times New Roman"/>
          <w:sz w:val="24"/>
          <w:szCs w:val="24"/>
        </w:rPr>
        <w:t>Shi</w:t>
      </w:r>
      <w:r w:rsidR="000C756A" w:rsidRPr="00277CE6">
        <w:rPr>
          <w:rFonts w:ascii="Times New Roman" w:eastAsia="宋体" w:hAnsi="Times New Roman" w:cs="Times New Roman"/>
          <w:sz w:val="24"/>
          <w:szCs w:val="24"/>
        </w:rPr>
        <w:t>等</w:t>
      </w:r>
      <w:r w:rsidR="000C756A" w:rsidRPr="00277CE6">
        <w:rPr>
          <w:rFonts w:ascii="Times New Roman" w:eastAsia="宋体" w:hAnsi="Times New Roman" w:cs="Times New Roman"/>
          <w:sz w:val="24"/>
          <w:szCs w:val="24"/>
        </w:rPr>
        <w:fldChar w:fldCharType="begin"/>
      </w:r>
      <w:r w:rsidR="000C756A" w:rsidRPr="00277CE6">
        <w:rPr>
          <w:rFonts w:ascii="Times New Roman" w:eastAsia="宋体" w:hAnsi="Times New Roman" w:cs="Times New Roman"/>
          <w:sz w:val="24"/>
          <w:szCs w:val="24"/>
        </w:rPr>
        <w:instrText xml:space="preserve"> ADDIN ZOTERO_ITEM CSL_CITATION {"citationID":"BE9ZosMi","properties":{"formattedCitation":"\\super 18\\nosupersub{}","plainCitation":"18","noteIndex":0},"citationItems":[{"id":290,"uris":["http://zotero.org/users/9340884/items/J484BCHP"],"itemData":{"id":290,"type":"paper-conference","abstract":"We study a fundamental problem in computational chemistry known as molecular conformation generation, trying to predict stable 3D structures from 2D molecular graphs. Existing machine learning approaches usually first predict distances between atoms and then generate a 3D structure satisfying the distances, where noise in predicted distances may induce extra errors during 3D coordinate generation. Inspired by the traditional force field methods for molecular dynamics simulation, in this paper, we propose a novel approach called ConfGF by directly estimating the gradient fields of the log density of atomic coordinates. The estimated gradient fields allow directly generating stable conformations via Langevin dynamics. However, the problem is very challenging as the gradient fields are roto-translation equivariant. We notice that estimating the gradient fields of atomic coordinates can be translated to estimating the gradient fields of interatomic distances, and hence develop a novel algorithm based on recent score-based generative models to effectively estimate these gradients. Experimental results across multiple tasks show that ConfGF outperforms previous state-of-the-art baselines by a significant margin.","container-title":"Proceedings of the 38th International Conference on Machine Learning","event":"International Conference on Machine Learning","language":"en","note":"ISSN: 2640-3498","page":"9558-9568","publisher":"PMLR","source":"proceedings.mlr.press","title":"Learning Gradient Fields for Molecular Conformation Generation","URL":"https://proceedings.mlr.press/v139/shi21b.html","author":[{"family":"Shi","given":"Chence"},{"family":"Luo","given":"Shitong"},{"family":"Xu","given":"Minkai"},{"family":"Tang","given":"Jian"}],"accessed":{"date-parts":[["2022",5,28]]},"issued":{"date-parts":[["2021",7,1]]}}}],"schema":"https://github.com/citation-style-language/schema/raw/master/csl-citation.json"} </w:instrText>
      </w:r>
      <w:r w:rsidR="000C756A" w:rsidRPr="00277CE6">
        <w:rPr>
          <w:rFonts w:ascii="Times New Roman" w:eastAsia="宋体" w:hAnsi="Times New Roman" w:cs="Times New Roman"/>
          <w:sz w:val="24"/>
          <w:szCs w:val="24"/>
        </w:rPr>
        <w:fldChar w:fldCharType="separate"/>
      </w:r>
      <w:r w:rsidR="000C756A" w:rsidRPr="00277CE6">
        <w:rPr>
          <w:rFonts w:ascii="Times New Roman" w:hAnsi="Times New Roman" w:cs="Times New Roman"/>
          <w:kern w:val="0"/>
          <w:sz w:val="24"/>
          <w:szCs w:val="24"/>
          <w:vertAlign w:val="superscript"/>
        </w:rPr>
        <w:t>18</w:t>
      </w:r>
      <w:r w:rsidR="000C756A" w:rsidRPr="00277CE6">
        <w:rPr>
          <w:rFonts w:ascii="Times New Roman" w:eastAsia="宋体" w:hAnsi="Times New Roman" w:cs="Times New Roman"/>
          <w:sz w:val="24"/>
          <w:szCs w:val="24"/>
        </w:rPr>
        <w:fldChar w:fldCharType="end"/>
      </w:r>
      <w:r w:rsidR="00C24A84" w:rsidRPr="00277CE6">
        <w:rPr>
          <w:rFonts w:ascii="Times New Roman" w:eastAsia="宋体" w:hAnsi="Times New Roman" w:cs="Times New Roman"/>
          <w:sz w:val="24"/>
          <w:szCs w:val="24"/>
        </w:rPr>
        <w:t>基于等变图神经网络（</w:t>
      </w:r>
      <w:r w:rsidR="00C24A84" w:rsidRPr="00277CE6">
        <w:rPr>
          <w:rFonts w:ascii="Times New Roman" w:eastAsia="宋体" w:hAnsi="Times New Roman" w:cs="Times New Roman"/>
          <w:sz w:val="24"/>
          <w:szCs w:val="24"/>
        </w:rPr>
        <w:t>Equivariant Graph Neural Network, EGNN</w:t>
      </w:r>
      <w:r w:rsidR="00C24A84" w:rsidRPr="00277CE6">
        <w:rPr>
          <w:rFonts w:ascii="Times New Roman" w:eastAsia="宋体" w:hAnsi="Times New Roman" w:cs="Times New Roman"/>
          <w:sz w:val="24"/>
          <w:szCs w:val="24"/>
        </w:rPr>
        <w:t>）和</w:t>
      </w:r>
      <w:r w:rsidR="007B4C1D" w:rsidRPr="00277CE6">
        <w:rPr>
          <w:rFonts w:ascii="Times New Roman" w:eastAsia="宋体" w:hAnsi="Times New Roman" w:cs="Times New Roman"/>
          <w:sz w:val="24"/>
          <w:szCs w:val="24"/>
        </w:rPr>
        <w:t>降</w:t>
      </w:r>
      <w:r w:rsidR="00C24A84" w:rsidRPr="00277CE6">
        <w:rPr>
          <w:rFonts w:ascii="Times New Roman" w:eastAsia="宋体" w:hAnsi="Times New Roman" w:cs="Times New Roman"/>
          <w:sz w:val="24"/>
          <w:szCs w:val="24"/>
        </w:rPr>
        <w:t>噪分数匹配（</w:t>
      </w:r>
      <w:r w:rsidR="00C24A84" w:rsidRPr="00277CE6">
        <w:rPr>
          <w:rFonts w:ascii="Times New Roman" w:eastAsia="宋体" w:hAnsi="Times New Roman" w:cs="Times New Roman"/>
          <w:sz w:val="24"/>
          <w:szCs w:val="24"/>
        </w:rPr>
        <w:t>Denoising Score Matching</w:t>
      </w:r>
      <w:r w:rsidR="00C24A84" w:rsidRPr="00277CE6">
        <w:rPr>
          <w:rFonts w:ascii="Times New Roman" w:eastAsia="宋体" w:hAnsi="Times New Roman" w:cs="Times New Roman"/>
          <w:sz w:val="24"/>
          <w:szCs w:val="24"/>
        </w:rPr>
        <w:t>）方法</w:t>
      </w:r>
      <w:r w:rsidR="00A34D06" w:rsidRPr="00277CE6">
        <w:rPr>
          <w:rFonts w:ascii="Times New Roman" w:eastAsia="宋体" w:hAnsi="Times New Roman" w:cs="Times New Roman"/>
          <w:sz w:val="24"/>
          <w:szCs w:val="24"/>
        </w:rPr>
        <w:t>提出了分子构象生成模型</w:t>
      </w:r>
      <w:r w:rsidR="00A34D06" w:rsidRPr="00277CE6">
        <w:rPr>
          <w:rFonts w:ascii="Times New Roman" w:eastAsia="宋体" w:hAnsi="Times New Roman" w:cs="Times New Roman"/>
          <w:sz w:val="24"/>
          <w:szCs w:val="24"/>
        </w:rPr>
        <w:t>ConfGF</w:t>
      </w:r>
      <w:r w:rsidR="00A34D06" w:rsidRPr="00277CE6">
        <w:rPr>
          <w:rFonts w:ascii="Times New Roman" w:eastAsia="宋体" w:hAnsi="Times New Roman" w:cs="Times New Roman"/>
          <w:sz w:val="24"/>
          <w:szCs w:val="24"/>
        </w:rPr>
        <w:t>，</w:t>
      </w:r>
      <w:r w:rsidR="00CE04D1" w:rsidRPr="00277CE6">
        <w:rPr>
          <w:rFonts w:ascii="Times New Roman" w:eastAsia="宋体" w:hAnsi="Times New Roman" w:cs="Times New Roman"/>
          <w:sz w:val="24"/>
          <w:szCs w:val="24"/>
        </w:rPr>
        <w:t>一定程度上解决了</w:t>
      </w:r>
      <w:r w:rsidR="008B6E7D" w:rsidRPr="00277CE6">
        <w:rPr>
          <w:rFonts w:ascii="Times New Roman" w:eastAsia="宋体" w:hAnsi="Times New Roman" w:cs="Times New Roman"/>
          <w:sz w:val="24"/>
          <w:szCs w:val="24"/>
        </w:rPr>
        <w:t>先前</w:t>
      </w:r>
      <w:r w:rsidR="00CE04D1" w:rsidRPr="00277CE6">
        <w:rPr>
          <w:rFonts w:ascii="Times New Roman" w:eastAsia="宋体" w:hAnsi="Times New Roman" w:cs="Times New Roman"/>
          <w:sz w:val="24"/>
          <w:szCs w:val="24"/>
        </w:rPr>
        <w:t>模型</w:t>
      </w:r>
      <w:r w:rsidR="00B94EE5" w:rsidRPr="00277CE6">
        <w:rPr>
          <w:rFonts w:ascii="Times New Roman" w:eastAsia="宋体" w:hAnsi="Times New Roman" w:cs="Times New Roman"/>
          <w:sz w:val="24"/>
          <w:szCs w:val="24"/>
        </w:rPr>
        <w:t>的缺陷</w:t>
      </w:r>
      <w:r w:rsidR="008B6E7D" w:rsidRPr="00277CE6">
        <w:rPr>
          <w:rFonts w:ascii="Times New Roman" w:eastAsia="宋体" w:hAnsi="Times New Roman" w:cs="Times New Roman"/>
          <w:sz w:val="24"/>
          <w:szCs w:val="24"/>
        </w:rPr>
        <w:t>，对本课题</w:t>
      </w:r>
      <w:r w:rsidR="00786C5B" w:rsidRPr="00277CE6">
        <w:rPr>
          <w:rFonts w:ascii="Times New Roman" w:eastAsia="宋体" w:hAnsi="Times New Roman" w:cs="Times New Roman"/>
          <w:sz w:val="24"/>
          <w:szCs w:val="24"/>
        </w:rPr>
        <w:t>的研究具有</w:t>
      </w:r>
      <w:r w:rsidR="00A96AFF" w:rsidRPr="00277CE6">
        <w:rPr>
          <w:rFonts w:ascii="Times New Roman" w:eastAsia="宋体" w:hAnsi="Times New Roman" w:cs="Times New Roman"/>
          <w:sz w:val="24"/>
          <w:szCs w:val="24"/>
        </w:rPr>
        <w:t>关键</w:t>
      </w:r>
      <w:r w:rsidR="00786C5B" w:rsidRPr="00277CE6">
        <w:rPr>
          <w:rFonts w:ascii="Times New Roman" w:eastAsia="宋体" w:hAnsi="Times New Roman" w:cs="Times New Roman"/>
          <w:sz w:val="24"/>
          <w:szCs w:val="24"/>
        </w:rPr>
        <w:t>的启发意义。</w:t>
      </w:r>
      <w:r w:rsidR="00201CE4" w:rsidRPr="00277CE6">
        <w:rPr>
          <w:rFonts w:ascii="Times New Roman" w:eastAsia="宋体" w:hAnsi="Times New Roman" w:cs="Times New Roman"/>
          <w:sz w:val="24"/>
          <w:szCs w:val="24"/>
        </w:rPr>
        <w:t>如图</w:t>
      </w:r>
      <w:r w:rsidR="00201CE4" w:rsidRPr="00277CE6">
        <w:rPr>
          <w:rFonts w:ascii="Times New Roman" w:eastAsia="宋体" w:hAnsi="Times New Roman" w:cs="Times New Roman"/>
          <w:sz w:val="24"/>
          <w:szCs w:val="24"/>
        </w:rPr>
        <w:t>1.7</w:t>
      </w:r>
      <w:r w:rsidR="00357A21" w:rsidRPr="00277CE6">
        <w:rPr>
          <w:rFonts w:ascii="Times New Roman" w:eastAsia="宋体" w:hAnsi="Times New Roman" w:cs="Times New Roman"/>
          <w:sz w:val="24"/>
          <w:szCs w:val="24"/>
        </w:rPr>
        <w:t>(a)</w:t>
      </w:r>
      <w:r w:rsidR="00201CE4" w:rsidRPr="00277CE6">
        <w:rPr>
          <w:rFonts w:ascii="Times New Roman" w:eastAsia="宋体" w:hAnsi="Times New Roman" w:cs="Times New Roman"/>
          <w:sz w:val="24"/>
          <w:szCs w:val="24"/>
        </w:rPr>
        <w:t>所示，</w:t>
      </w:r>
      <w:r w:rsidR="009C2137" w:rsidRPr="00277CE6">
        <w:rPr>
          <w:rFonts w:ascii="Times New Roman" w:eastAsia="宋体" w:hAnsi="Times New Roman" w:cs="Times New Roman"/>
          <w:sz w:val="24"/>
          <w:szCs w:val="24"/>
        </w:rPr>
        <w:t>该模型的</w:t>
      </w:r>
      <w:r w:rsidR="00304DCC" w:rsidRPr="00277CE6">
        <w:rPr>
          <w:rFonts w:ascii="Times New Roman" w:eastAsia="宋体" w:hAnsi="Times New Roman" w:cs="Times New Roman"/>
          <w:sz w:val="24"/>
          <w:szCs w:val="24"/>
        </w:rPr>
        <w:t>核心原理是</w:t>
      </w:r>
      <w:r w:rsidR="00304DCC" w:rsidRPr="00277CE6">
        <w:rPr>
          <w:rFonts w:ascii="Times New Roman" w:eastAsia="宋体" w:hAnsi="Times New Roman" w:cs="Times New Roman"/>
          <w:sz w:val="24"/>
          <w:szCs w:val="24"/>
        </w:rPr>
        <w:t>Song</w:t>
      </w:r>
      <w:r w:rsidR="00304DCC" w:rsidRPr="00277CE6">
        <w:rPr>
          <w:rFonts w:ascii="Times New Roman" w:eastAsia="宋体" w:hAnsi="Times New Roman" w:cs="Times New Roman"/>
          <w:sz w:val="24"/>
          <w:szCs w:val="24"/>
        </w:rPr>
        <w:t>等</w:t>
      </w:r>
      <w:r w:rsidR="00982414" w:rsidRPr="00277CE6">
        <w:rPr>
          <w:rFonts w:ascii="Times New Roman" w:eastAsia="宋体" w:hAnsi="Times New Roman" w:cs="Times New Roman"/>
          <w:sz w:val="24"/>
          <w:szCs w:val="24"/>
        </w:rPr>
        <w:fldChar w:fldCharType="begin"/>
      </w:r>
      <w:r w:rsidR="00982414" w:rsidRPr="00277CE6">
        <w:rPr>
          <w:rFonts w:ascii="Times New Roman" w:eastAsia="宋体" w:hAnsi="Times New Roman" w:cs="Times New Roman"/>
          <w:sz w:val="24"/>
          <w:szCs w:val="24"/>
        </w:rPr>
        <w:instrText xml:space="preserve"> ADDIN ZOTERO_ITEM CSL_CITATION {"citationID":"YnjAM9rj","properties":{"formattedCitation":"\\super 19,20\\nosupersub{}","plainCitation":"19,20","noteIndex":0},"citationItems":[{"id":293,"uris":["http://zotero.org/users/9340884/items/67PPXRLW"],"itemData":{"id":293,"type":"paper-conference","abstract":"We introduce a new generative model where samples are produced via Langevin dynamics using gradients of the data distribution estimated with score matching. Because gradients can be ill-defined and hard to estimate when the data resides on low-dimensional manifolds, we perturb the data with different levels of Gaussian noise, and jointly estimate the corresponding scores, i.e., the vector fields of gradients of the perturbed data distribution for all noise levels. For sampling, we propose an annealed Langevin dynamics where we use gradients corresponding to gradually decreasing noise levels as the sampling process gets closer to the data manifold. Our framework allows flexible model architectures, requires no sampling during training or the use of adversarial methods, and provides a learning objective that can be used for principled model comparisons. Our models produce samples \ncomparable to GANs on MNIST, CelebA and CIFAR-10 datasets, achieving a new state-of-the-art inception score of 8.87 on CIFAR-10. Additionally, we demonstrate that our models learn effective representations via image inpainting experiments.","container-title":"Advances in Neural Information Processing Systems","publisher":"Curran Associates, Inc.","source":"Neural Information Processing Systems","title":"Generative Modeling by Estimating Gradients of the Data Distribution","URL":"https://proceedings.neurips.cc/paper/2019/hash/3001ef257407d5a371a96dcd947c7d93-Abstract.html","volume":"32","author":[{"family":"Song","given":"Yang"},{"family":"Ermon","given":"Stefano"}],"accessed":{"date-parts":[["2022",5,28]]},"issued":{"date-parts":[["2019"]]}}},{"id":295,"uris":["http://zotero.org/users/9340884/items/A9Y6VQYJ"],"itemData":{"id":295,"type":"paper-conference","abstract":"Score matching is a popular method for estimating unnormalized statistical models. However, it has been so far limited to simple, shallow models or low-dimensional data, due to the difficulty of computing the Hessian of log-density functions. We show this difficulty can be mitigated by projecting the scores onto random vectors before comparing them. This objective, called sliced score matching, only involves Hessian-vector products, which can be easily implemented using reverse-mode automatic differentiation. Therefore, sliced score matching is amenable to more complex models and higher dimensional data compared to score matching. Theoretically, we prove the consistency and asymptotic normality of sliced score matching estimators. Moreover, we demonstrate that sliced score matching can be used to learn deep score estimators for implicit distributions. In our experiments, we show sliced score matching can learn deep energy-based models effectively, and can produce accurate score estimates for applications such as variational inference with implicit distributions and training Wasserstein Auto-Encoders.","container-title":"Proceedings of The 35th Uncertainty in Artificial Intelligence Conference","event":"Uncertainty in Artificial Intelligence","language":"en","note":"ISSN: 2640-3498","page":"574-584","publisher":"PMLR","source":"proceedings.mlr.press","title":"Sliced Score Matching: A Scalable Approach to Density and Score Estimation","title-short":"Sliced Score Matching","URL":"https://proceedings.mlr.press/v115/song20a.html","author":[{"family":"Song","given":"Yang"},{"family":"Garg","given":"Sahaj"},{"family":"Shi","given":"Jiaxin"},{"family":"Ermon","given":"Stefano"}],"accessed":{"date-parts":[["2022",5,28]]},"issued":{"date-parts":[["2020",8,6]]}}}],"schema":"https://github.com/citation-style-language/schema/raw/master/csl-citation.json"} </w:instrText>
      </w:r>
      <w:r w:rsidR="00982414" w:rsidRPr="00277CE6">
        <w:rPr>
          <w:rFonts w:ascii="Times New Roman" w:eastAsia="宋体" w:hAnsi="Times New Roman" w:cs="Times New Roman"/>
          <w:sz w:val="24"/>
          <w:szCs w:val="24"/>
        </w:rPr>
        <w:fldChar w:fldCharType="separate"/>
      </w:r>
      <w:r w:rsidR="00982414" w:rsidRPr="00277CE6">
        <w:rPr>
          <w:rFonts w:ascii="Times New Roman" w:hAnsi="Times New Roman" w:cs="Times New Roman"/>
          <w:kern w:val="0"/>
          <w:sz w:val="24"/>
          <w:szCs w:val="24"/>
          <w:vertAlign w:val="superscript"/>
        </w:rPr>
        <w:t>19,20</w:t>
      </w:r>
      <w:r w:rsidR="00982414" w:rsidRPr="00277CE6">
        <w:rPr>
          <w:rFonts w:ascii="Times New Roman" w:eastAsia="宋体" w:hAnsi="Times New Roman" w:cs="Times New Roman"/>
          <w:sz w:val="24"/>
          <w:szCs w:val="24"/>
        </w:rPr>
        <w:fldChar w:fldCharType="end"/>
      </w:r>
      <w:r w:rsidR="00304DCC" w:rsidRPr="00277CE6">
        <w:rPr>
          <w:rFonts w:ascii="Times New Roman" w:eastAsia="宋体" w:hAnsi="Times New Roman" w:cs="Times New Roman"/>
          <w:sz w:val="24"/>
          <w:szCs w:val="24"/>
        </w:rPr>
        <w:t>提出的</w:t>
      </w:r>
      <w:r w:rsidR="00E02A4C" w:rsidRPr="00277CE6">
        <w:rPr>
          <w:rFonts w:ascii="Times New Roman" w:eastAsia="宋体" w:hAnsi="Times New Roman" w:cs="Times New Roman"/>
          <w:sz w:val="24"/>
          <w:szCs w:val="24"/>
        </w:rPr>
        <w:t>降噪分数匹配方法，</w:t>
      </w:r>
      <w:r w:rsidR="00982414" w:rsidRPr="00277CE6">
        <w:rPr>
          <w:rFonts w:ascii="Times New Roman" w:eastAsia="宋体" w:hAnsi="Times New Roman" w:cs="Times New Roman"/>
          <w:sz w:val="24"/>
          <w:szCs w:val="24"/>
        </w:rPr>
        <w:t>具体地，</w:t>
      </w:r>
      <w:r w:rsidR="00982414" w:rsidRPr="00277CE6">
        <w:rPr>
          <w:rFonts w:ascii="Times New Roman" w:eastAsia="宋体" w:hAnsi="Times New Roman" w:cs="Times New Roman"/>
          <w:sz w:val="24"/>
          <w:szCs w:val="24"/>
        </w:rPr>
        <w:t>EGNN</w:t>
      </w:r>
      <w:r w:rsidR="00982414" w:rsidRPr="00277CE6">
        <w:rPr>
          <w:rFonts w:ascii="Times New Roman" w:eastAsia="宋体" w:hAnsi="Times New Roman" w:cs="Times New Roman"/>
          <w:sz w:val="24"/>
          <w:szCs w:val="24"/>
        </w:rPr>
        <w:t>的输入是分子图和分子构象信息即原子间的距离，</w:t>
      </w:r>
      <w:r w:rsidR="002F62D1" w:rsidRPr="00277CE6">
        <w:rPr>
          <w:rFonts w:ascii="Times New Roman" w:eastAsia="宋体" w:hAnsi="Times New Roman" w:cs="Times New Roman"/>
          <w:sz w:val="24"/>
          <w:szCs w:val="24"/>
        </w:rPr>
        <w:t>将原子间距</w:t>
      </w:r>
      <w:proofErr w:type="gramStart"/>
      <w:r w:rsidR="002F62D1" w:rsidRPr="00277CE6">
        <w:rPr>
          <w:rFonts w:ascii="Times New Roman" w:eastAsia="宋体" w:hAnsi="Times New Roman" w:cs="Times New Roman"/>
          <w:sz w:val="24"/>
          <w:szCs w:val="24"/>
        </w:rPr>
        <w:t>离</w:t>
      </w:r>
      <w:r w:rsidR="00856406" w:rsidRPr="00277CE6">
        <w:rPr>
          <w:rFonts w:ascii="Times New Roman" w:eastAsia="宋体" w:hAnsi="Times New Roman" w:cs="Times New Roman"/>
          <w:sz w:val="24"/>
          <w:szCs w:val="24"/>
        </w:rPr>
        <w:t>使用</w:t>
      </w:r>
      <w:proofErr w:type="gramEnd"/>
      <w:r w:rsidR="00856406" w:rsidRPr="00277CE6">
        <w:rPr>
          <w:rFonts w:ascii="Times New Roman" w:eastAsia="宋体" w:hAnsi="Times New Roman" w:cs="Times New Roman"/>
          <w:sz w:val="24"/>
          <w:szCs w:val="24"/>
        </w:rPr>
        <w:t>不同强度的高斯噪声（</w:t>
      </w:r>
      <w:r w:rsidR="00856406" w:rsidRPr="00277CE6">
        <w:rPr>
          <w:rFonts w:ascii="Times New Roman" w:eastAsia="宋体" w:hAnsi="Times New Roman" w:cs="Times New Roman"/>
          <w:sz w:val="24"/>
          <w:szCs w:val="24"/>
        </w:rPr>
        <w:t>Gaussian Noise</w:t>
      </w:r>
      <w:r w:rsidR="00856406" w:rsidRPr="00277CE6">
        <w:rPr>
          <w:rFonts w:ascii="Times New Roman" w:eastAsia="宋体" w:hAnsi="Times New Roman" w:cs="Times New Roman"/>
          <w:sz w:val="24"/>
          <w:szCs w:val="24"/>
        </w:rPr>
        <w:t>）进行扰动，</w:t>
      </w:r>
      <w:r w:rsidR="001869CB" w:rsidRPr="00277CE6">
        <w:rPr>
          <w:rFonts w:ascii="Times New Roman" w:eastAsia="宋体" w:hAnsi="Times New Roman" w:cs="Times New Roman"/>
          <w:sz w:val="24"/>
          <w:szCs w:val="24"/>
        </w:rPr>
        <w:t>使用</w:t>
      </w:r>
      <w:r w:rsidR="001869CB" w:rsidRPr="00277CE6">
        <w:rPr>
          <w:rFonts w:ascii="Times New Roman" w:eastAsia="宋体" w:hAnsi="Times New Roman" w:cs="Times New Roman"/>
          <w:sz w:val="24"/>
          <w:szCs w:val="24"/>
        </w:rPr>
        <w:t>EGNN</w:t>
      </w:r>
      <w:r w:rsidR="005218C9" w:rsidRPr="00277CE6">
        <w:rPr>
          <w:rFonts w:ascii="Times New Roman" w:eastAsia="宋体" w:hAnsi="Times New Roman" w:cs="Times New Roman"/>
          <w:sz w:val="24"/>
          <w:szCs w:val="24"/>
        </w:rPr>
        <w:t>训练</w:t>
      </w:r>
      <w:r w:rsidR="005C662C" w:rsidRPr="00277CE6">
        <w:rPr>
          <w:rFonts w:ascii="Times New Roman" w:eastAsia="宋体" w:hAnsi="Times New Roman" w:cs="Times New Roman"/>
          <w:sz w:val="24"/>
          <w:szCs w:val="24"/>
        </w:rPr>
        <w:t>一系列由小到大的</w:t>
      </w:r>
      <w:r w:rsidR="001663A5" w:rsidRPr="00277CE6">
        <w:rPr>
          <w:rFonts w:ascii="Times New Roman" w:eastAsia="宋体" w:hAnsi="Times New Roman" w:cs="Times New Roman"/>
          <w:sz w:val="24"/>
          <w:szCs w:val="24"/>
        </w:rPr>
        <w:t>高斯噪声扰动下</w:t>
      </w:r>
      <w:r w:rsidR="001869CB" w:rsidRPr="00277CE6">
        <w:rPr>
          <w:rFonts w:ascii="Times New Roman" w:eastAsia="宋体" w:hAnsi="Times New Roman" w:cs="Times New Roman"/>
          <w:sz w:val="24"/>
          <w:szCs w:val="24"/>
        </w:rPr>
        <w:t>作为</w:t>
      </w:r>
      <w:proofErr w:type="gramStart"/>
      <w:r w:rsidR="001869CB" w:rsidRPr="00277CE6">
        <w:rPr>
          <w:rFonts w:ascii="Times New Roman" w:eastAsia="宋体" w:hAnsi="Times New Roman" w:cs="Times New Roman"/>
          <w:sz w:val="24"/>
          <w:szCs w:val="24"/>
        </w:rPr>
        <w:t>梯度</w:t>
      </w:r>
      <w:r w:rsidR="00F16462" w:rsidRPr="00277CE6">
        <w:rPr>
          <w:rFonts w:ascii="Times New Roman" w:eastAsia="宋体" w:hAnsi="Times New Roman" w:cs="Times New Roman"/>
          <w:sz w:val="24"/>
          <w:szCs w:val="24"/>
        </w:rPr>
        <w:t>场</w:t>
      </w:r>
      <w:proofErr w:type="gramEnd"/>
      <w:r w:rsidR="001869CB" w:rsidRPr="00277CE6">
        <w:rPr>
          <w:rFonts w:ascii="Times New Roman" w:eastAsia="宋体" w:hAnsi="Times New Roman" w:cs="Times New Roman"/>
          <w:sz w:val="24"/>
          <w:szCs w:val="24"/>
        </w:rPr>
        <w:t>的</w:t>
      </w:r>
      <w:r w:rsidR="00914F50" w:rsidRPr="00277CE6">
        <w:rPr>
          <w:rFonts w:ascii="Times New Roman" w:eastAsia="宋体" w:hAnsi="Times New Roman" w:cs="Times New Roman"/>
          <w:sz w:val="24"/>
          <w:szCs w:val="24"/>
        </w:rPr>
        <w:t>一系列</w:t>
      </w:r>
      <w:r w:rsidR="001869CB" w:rsidRPr="00277CE6">
        <w:rPr>
          <w:rFonts w:ascii="Times New Roman" w:eastAsia="宋体" w:hAnsi="Times New Roman" w:cs="Times New Roman"/>
          <w:sz w:val="24"/>
          <w:szCs w:val="24"/>
        </w:rPr>
        <w:t>得分函数（</w:t>
      </w:r>
      <w:r w:rsidR="001869CB" w:rsidRPr="00277CE6">
        <w:rPr>
          <w:rFonts w:ascii="Times New Roman" w:eastAsia="宋体" w:hAnsi="Times New Roman" w:cs="Times New Roman"/>
          <w:sz w:val="24"/>
          <w:szCs w:val="24"/>
        </w:rPr>
        <w:t>score function</w:t>
      </w:r>
      <w:r w:rsidR="001869CB" w:rsidRPr="00277CE6">
        <w:rPr>
          <w:rFonts w:ascii="Times New Roman" w:eastAsia="宋体" w:hAnsi="Times New Roman" w:cs="Times New Roman"/>
          <w:sz w:val="24"/>
          <w:szCs w:val="24"/>
        </w:rPr>
        <w:t>）</w:t>
      </w:r>
      <m:oMath>
        <m:sSub>
          <m:sSubPr>
            <m:ctrlPr>
              <w:rPr>
                <w:rFonts w:ascii="Cambria Math" w:eastAsia="宋体" w:hAnsi="Cambria Math" w:cs="Times New Roman"/>
                <w:b/>
                <w:i/>
                <w:sz w:val="24"/>
                <w:szCs w:val="24"/>
              </w:rPr>
            </m:ctrlPr>
          </m:sSubPr>
          <m:e>
            <m:r>
              <m:rPr>
                <m:sty m:val="bi"/>
              </m:rPr>
              <w:rPr>
                <w:rFonts w:ascii="Cambria Math" w:eastAsia="宋体" w:hAnsi="Cambria Math" w:cs="Times New Roman"/>
                <w:sz w:val="24"/>
                <w:szCs w:val="24"/>
              </w:rPr>
              <m:t>s</m:t>
            </m:r>
          </m:e>
          <m:sub>
            <m:r>
              <m:rPr>
                <m:sty m:val="bi"/>
              </m:rPr>
              <w:rPr>
                <w:rFonts w:ascii="Cambria Math" w:eastAsia="宋体" w:hAnsi="Cambria Math" w:cs="Times New Roman"/>
                <w:sz w:val="24"/>
                <w:szCs w:val="24"/>
              </w:rPr>
              <m:t>θ</m:t>
            </m:r>
          </m:sub>
        </m:sSub>
      </m:oMath>
      <w:r w:rsidR="00357A21" w:rsidRPr="00277CE6">
        <w:rPr>
          <w:rFonts w:ascii="Times New Roman" w:eastAsia="宋体" w:hAnsi="Times New Roman" w:cs="Times New Roman"/>
          <w:sz w:val="24"/>
          <w:szCs w:val="24"/>
        </w:rPr>
        <w:t>；如图</w:t>
      </w:r>
      <w:r w:rsidR="00357A21" w:rsidRPr="00277CE6">
        <w:rPr>
          <w:rFonts w:ascii="Times New Roman" w:eastAsia="宋体" w:hAnsi="Times New Roman" w:cs="Times New Roman"/>
          <w:sz w:val="24"/>
          <w:szCs w:val="24"/>
        </w:rPr>
        <w:t>1.7(b)</w:t>
      </w:r>
      <w:r w:rsidR="00357A21" w:rsidRPr="00277CE6">
        <w:rPr>
          <w:rFonts w:ascii="Times New Roman" w:eastAsia="宋体" w:hAnsi="Times New Roman" w:cs="Times New Roman"/>
          <w:sz w:val="24"/>
          <w:szCs w:val="24"/>
        </w:rPr>
        <w:t>所示，</w:t>
      </w:r>
      <w:r w:rsidR="00CC6F8C" w:rsidRPr="00277CE6">
        <w:rPr>
          <w:rFonts w:ascii="Times New Roman" w:eastAsia="宋体" w:hAnsi="Times New Roman" w:cs="Times New Roman"/>
          <w:sz w:val="24"/>
          <w:szCs w:val="24"/>
        </w:rPr>
        <w:t>训练得到的</w:t>
      </w:r>
      <w:r w:rsidR="00357A21" w:rsidRPr="00277CE6">
        <w:rPr>
          <w:rFonts w:ascii="Times New Roman" w:eastAsia="宋体" w:hAnsi="Times New Roman" w:cs="Times New Roman"/>
          <w:sz w:val="24"/>
          <w:szCs w:val="24"/>
        </w:rPr>
        <w:t>基于</w:t>
      </w:r>
      <w:r w:rsidR="00CC6F8C" w:rsidRPr="00277CE6">
        <w:rPr>
          <w:rFonts w:ascii="Times New Roman" w:eastAsia="宋体" w:hAnsi="Times New Roman" w:cs="Times New Roman"/>
          <w:sz w:val="24"/>
          <w:szCs w:val="24"/>
        </w:rPr>
        <w:t>原子间相对距离</w:t>
      </w:r>
      <w:r w:rsidR="00357A21" w:rsidRPr="00277CE6">
        <w:rPr>
          <w:rFonts w:ascii="Times New Roman" w:eastAsia="宋体" w:hAnsi="Times New Roman" w:cs="Times New Roman"/>
          <w:sz w:val="24"/>
          <w:szCs w:val="24"/>
        </w:rPr>
        <w:t>的</w:t>
      </w:r>
      <w:r w:rsidR="00CC6F8C" w:rsidRPr="00277CE6">
        <w:rPr>
          <w:rFonts w:ascii="Times New Roman" w:eastAsia="宋体" w:hAnsi="Times New Roman" w:cs="Times New Roman"/>
          <w:sz w:val="24"/>
          <w:szCs w:val="24"/>
        </w:rPr>
        <w:t>初始得分函数</w:t>
      </w:r>
      <m:oMath>
        <m:sSub>
          <m:sSubPr>
            <m:ctrlPr>
              <w:rPr>
                <w:rFonts w:ascii="Cambria Math" w:eastAsia="宋体" w:hAnsi="Cambria Math" w:cs="Times New Roman"/>
                <w:b/>
                <w:i/>
                <w:sz w:val="24"/>
                <w:szCs w:val="24"/>
              </w:rPr>
            </m:ctrlPr>
          </m:sSubPr>
          <m:e>
            <m:r>
              <m:rPr>
                <m:sty m:val="bi"/>
              </m:rPr>
              <w:rPr>
                <w:rFonts w:ascii="Cambria Math" w:eastAsia="宋体" w:hAnsi="Cambria Math" w:cs="Times New Roman"/>
                <w:sz w:val="24"/>
                <w:szCs w:val="24"/>
              </w:rPr>
              <m:t>s</m:t>
            </m:r>
          </m:e>
          <m:sub>
            <m:r>
              <m:rPr>
                <m:sty m:val="bi"/>
              </m:rPr>
              <w:rPr>
                <w:rFonts w:ascii="Cambria Math" w:eastAsia="宋体" w:hAnsi="Cambria Math" w:cs="Times New Roman"/>
                <w:sz w:val="24"/>
                <w:szCs w:val="24"/>
              </w:rPr>
              <m:t>θ</m:t>
            </m:r>
          </m:sub>
        </m:sSub>
        <m:d>
          <m:dPr>
            <m:ctrlPr>
              <w:rPr>
                <w:rFonts w:ascii="Cambria Math" w:eastAsia="宋体" w:hAnsi="Cambria Math" w:cs="Times New Roman"/>
                <w:i/>
                <w:sz w:val="24"/>
                <w:szCs w:val="24"/>
              </w:rPr>
            </m:ctrlPr>
          </m:dPr>
          <m:e>
            <m:acc>
              <m:accPr>
                <m:chr m:val="̃"/>
                <m:ctrlPr>
                  <w:rPr>
                    <w:rFonts w:ascii="Cambria Math" w:eastAsia="宋体" w:hAnsi="Cambria Math" w:cs="Times New Roman"/>
                    <w:b/>
                    <w:sz w:val="24"/>
                    <w:szCs w:val="24"/>
                  </w:rPr>
                </m:ctrlPr>
              </m:accPr>
              <m:e>
                <m:r>
                  <m:rPr>
                    <m:sty m:val="bi"/>
                  </m:rPr>
                  <w:rPr>
                    <w:rFonts w:ascii="Cambria Math" w:eastAsia="宋体" w:hAnsi="Cambria Math" w:cs="Times New Roman"/>
                    <w:sz w:val="24"/>
                    <w:szCs w:val="24"/>
                  </w:rPr>
                  <m:t>d</m:t>
                </m:r>
              </m:e>
            </m:acc>
          </m:e>
        </m:d>
      </m:oMath>
      <w:r w:rsidR="00CC6F8C" w:rsidRPr="00277CE6">
        <w:rPr>
          <w:rFonts w:ascii="Times New Roman" w:eastAsia="宋体" w:hAnsi="Times New Roman" w:cs="Times New Roman"/>
          <w:sz w:val="24"/>
          <w:szCs w:val="24"/>
        </w:rPr>
        <w:t>经过链式法则（</w:t>
      </w:r>
      <w:r w:rsidR="00CC6F8C" w:rsidRPr="00277CE6">
        <w:rPr>
          <w:rFonts w:ascii="Times New Roman" w:eastAsia="宋体" w:hAnsi="Times New Roman" w:cs="Times New Roman"/>
          <w:sz w:val="24"/>
          <w:szCs w:val="24"/>
        </w:rPr>
        <w:t>Chain Rule</w:t>
      </w:r>
      <w:r w:rsidR="00CC6F8C" w:rsidRPr="00277CE6">
        <w:rPr>
          <w:rFonts w:ascii="Times New Roman" w:eastAsia="宋体" w:hAnsi="Times New Roman" w:cs="Times New Roman"/>
          <w:sz w:val="24"/>
          <w:szCs w:val="24"/>
        </w:rPr>
        <w:t>）转换成基于原子三维坐标的得分函数</w:t>
      </w:r>
      <m:oMath>
        <m:sSub>
          <m:sSubPr>
            <m:ctrlPr>
              <w:rPr>
                <w:rFonts w:ascii="Cambria Math" w:eastAsia="宋体" w:hAnsi="Cambria Math" w:cs="Times New Roman"/>
                <w:b/>
                <w:i/>
                <w:sz w:val="24"/>
                <w:szCs w:val="24"/>
              </w:rPr>
            </m:ctrlPr>
          </m:sSubPr>
          <m:e>
            <m:r>
              <m:rPr>
                <m:sty m:val="bi"/>
              </m:rPr>
              <w:rPr>
                <w:rFonts w:ascii="Cambria Math" w:eastAsia="宋体" w:hAnsi="Cambria Math" w:cs="Times New Roman"/>
                <w:sz w:val="24"/>
                <w:szCs w:val="24"/>
              </w:rPr>
              <m:t>s</m:t>
            </m:r>
          </m:e>
          <m:sub>
            <m:r>
              <m:rPr>
                <m:sty m:val="bi"/>
              </m:rPr>
              <w:rPr>
                <w:rFonts w:ascii="Cambria Math" w:eastAsia="宋体" w:hAnsi="Cambria Math" w:cs="Times New Roman"/>
                <w:sz w:val="24"/>
                <w:szCs w:val="24"/>
              </w:rPr>
              <m:t>θ</m:t>
            </m:r>
          </m:sub>
        </m:sSub>
        <m:d>
          <m:dPr>
            <m:ctrlPr>
              <w:rPr>
                <w:rFonts w:ascii="Cambria Math" w:eastAsia="宋体" w:hAnsi="Cambria Math" w:cs="Times New Roman"/>
                <w:i/>
                <w:sz w:val="24"/>
                <w:szCs w:val="24"/>
              </w:rPr>
            </m:ctrlPr>
          </m:dPr>
          <m:e>
            <m:r>
              <m:rPr>
                <m:sty m:val="bi"/>
              </m:rPr>
              <w:rPr>
                <w:rFonts w:ascii="Cambria Math" w:eastAsia="宋体" w:hAnsi="Cambria Math" w:cs="Times New Roman"/>
                <w:sz w:val="24"/>
                <w:szCs w:val="24"/>
              </w:rPr>
              <m:t>R</m:t>
            </m:r>
          </m:e>
        </m:d>
      </m:oMath>
      <w:r w:rsidR="00CC6F8C" w:rsidRPr="00277CE6">
        <w:rPr>
          <w:rFonts w:ascii="Times New Roman" w:eastAsia="宋体" w:hAnsi="Times New Roman" w:cs="Times New Roman"/>
          <w:sz w:val="24"/>
          <w:szCs w:val="24"/>
        </w:rPr>
        <w:t>，前者保持了模型训练过程的旋转不变性</w:t>
      </w:r>
      <w:r w:rsidR="00674133" w:rsidRPr="00277CE6">
        <w:rPr>
          <w:rFonts w:ascii="Times New Roman" w:eastAsia="宋体" w:hAnsi="Times New Roman" w:cs="Times New Roman"/>
          <w:sz w:val="24"/>
          <w:szCs w:val="24"/>
        </w:rPr>
        <w:fldChar w:fldCharType="begin"/>
      </w:r>
      <w:r w:rsidR="00674133" w:rsidRPr="00277CE6">
        <w:rPr>
          <w:rFonts w:ascii="Times New Roman" w:eastAsia="宋体" w:hAnsi="Times New Roman" w:cs="Times New Roman"/>
          <w:sz w:val="24"/>
          <w:szCs w:val="24"/>
        </w:rPr>
        <w:instrText xml:space="preserve"> ADDIN ZOTERO_ITEM CSL_CITATION {"citationID":"W87No594","properties":{"formattedCitation":"\\super 21\\nosupersub{}","plainCitation":"21","noteIndex":0},"citationItems":[{"id":186,"uris":["http://zotero.org/users/9340884/items/8HZ8CKUH"],"itemData":{"id":186,"type":"report","abstract":"Many scientific problems require to process data in the form of geometric graphs. Unlike generic graph data, geometric graphs exhibit symmetries of translations, rotations, and/or reflections. Researchers have leveraged such inductive bias and developed geometrically equivariant Graph Neural Networks (GNNs) to better characterize the geometry and topology of geometric graphs. Despite fruitful achievements, it still lacks a survey to depict how equivariant GNNs are progressed, which in turn hinders the further development of equivariant GNNs. To this end, based on the necessary but concise mathematical preliminaries, we analyze and classify existing methods into three groups regarding how the message passing and aggregation in GNNs are represented. We also summarize the benchmarks as well as the related datasets to facilitate later researches for methodology development and experimental evaluation. The prospect for future potential directions is also provided.","note":"arXiv:2202.07230 [cs]\ntype: article","number":"arXiv:2202.07230","publisher":"arXiv","source":"arXiv.org","title":"Geometrically Equivariant Graph Neural Networks: A Survey","title-short":"Geometrically Equivariant Graph Neural Networks","URL":"http://arxiv.org/abs/2202.07230","author":[{"family":"Han","given":"Jiaqi"},{"family":"Rong","given":"Yu"},{"family":"Xu","given":"Tingyang"},{"family":"Huang","given":"Wenbing"}],"accessed":{"date-parts":[["2022",5,22]]},"issued":{"date-parts":[["2022",2,21]]}}}],"schema":"https://github.com/citation-style-language/schema/raw/master/csl-citation.json"} </w:instrText>
      </w:r>
      <w:r w:rsidR="00674133" w:rsidRPr="00277CE6">
        <w:rPr>
          <w:rFonts w:ascii="Times New Roman" w:eastAsia="宋体" w:hAnsi="Times New Roman" w:cs="Times New Roman"/>
          <w:sz w:val="24"/>
          <w:szCs w:val="24"/>
        </w:rPr>
        <w:fldChar w:fldCharType="separate"/>
      </w:r>
      <w:r w:rsidR="00674133" w:rsidRPr="00277CE6">
        <w:rPr>
          <w:rFonts w:ascii="Times New Roman" w:hAnsi="Times New Roman" w:cs="Times New Roman"/>
          <w:kern w:val="0"/>
          <w:sz w:val="24"/>
          <w:szCs w:val="24"/>
          <w:vertAlign w:val="superscript"/>
        </w:rPr>
        <w:t>21</w:t>
      </w:r>
      <w:r w:rsidR="00674133" w:rsidRPr="00277CE6">
        <w:rPr>
          <w:rFonts w:ascii="Times New Roman" w:eastAsia="宋体" w:hAnsi="Times New Roman" w:cs="Times New Roman"/>
          <w:sz w:val="24"/>
          <w:szCs w:val="24"/>
        </w:rPr>
        <w:fldChar w:fldCharType="end"/>
      </w:r>
      <w:r w:rsidR="00CC6F8C" w:rsidRPr="00277CE6">
        <w:rPr>
          <w:rFonts w:ascii="Times New Roman" w:eastAsia="宋体" w:hAnsi="Times New Roman" w:cs="Times New Roman"/>
          <w:sz w:val="24"/>
          <w:szCs w:val="24"/>
        </w:rPr>
        <w:t>，后者便于进行</w:t>
      </w:r>
      <w:r w:rsidR="000642EB" w:rsidRPr="00277CE6">
        <w:rPr>
          <w:rFonts w:ascii="Times New Roman" w:eastAsia="宋体" w:hAnsi="Times New Roman" w:cs="Times New Roman"/>
          <w:sz w:val="24"/>
          <w:szCs w:val="24"/>
        </w:rPr>
        <w:t>实际的</w:t>
      </w:r>
      <w:r w:rsidR="00CC6F8C" w:rsidRPr="00277CE6">
        <w:rPr>
          <w:rFonts w:ascii="Times New Roman" w:eastAsia="宋体" w:hAnsi="Times New Roman" w:cs="Times New Roman"/>
          <w:sz w:val="24"/>
          <w:szCs w:val="24"/>
        </w:rPr>
        <w:t>坐标更新</w:t>
      </w:r>
      <w:r w:rsidR="00674133" w:rsidRPr="00277CE6">
        <w:rPr>
          <w:rFonts w:ascii="Times New Roman" w:eastAsia="宋体" w:hAnsi="Times New Roman" w:cs="Times New Roman"/>
          <w:sz w:val="24"/>
          <w:szCs w:val="24"/>
        </w:rPr>
        <w:t>；</w:t>
      </w:r>
      <w:r w:rsidR="00C16020" w:rsidRPr="00277CE6">
        <w:rPr>
          <w:rFonts w:ascii="Times New Roman" w:eastAsia="宋体" w:hAnsi="Times New Roman" w:cs="Times New Roman"/>
          <w:sz w:val="24"/>
          <w:szCs w:val="24"/>
        </w:rPr>
        <w:t>如图</w:t>
      </w:r>
      <w:r w:rsidR="00C16020" w:rsidRPr="00277CE6">
        <w:rPr>
          <w:rFonts w:ascii="Times New Roman" w:eastAsia="宋体" w:hAnsi="Times New Roman" w:cs="Times New Roman"/>
          <w:sz w:val="24"/>
          <w:szCs w:val="24"/>
        </w:rPr>
        <w:t>1.7(c)</w:t>
      </w:r>
      <w:r w:rsidR="00C16020" w:rsidRPr="00277CE6">
        <w:rPr>
          <w:rFonts w:ascii="Times New Roman" w:eastAsia="宋体" w:hAnsi="Times New Roman" w:cs="Times New Roman"/>
          <w:sz w:val="24"/>
          <w:szCs w:val="24"/>
        </w:rPr>
        <w:t>所示，</w:t>
      </w:r>
      <w:r w:rsidR="00674133" w:rsidRPr="00277CE6">
        <w:rPr>
          <w:rFonts w:ascii="Times New Roman" w:eastAsia="宋体" w:hAnsi="Times New Roman" w:cs="Times New Roman"/>
          <w:sz w:val="24"/>
          <w:szCs w:val="24"/>
        </w:rPr>
        <w:t>在训练得</w:t>
      </w:r>
      <w:r w:rsidR="00674133" w:rsidRPr="00277CE6">
        <w:rPr>
          <w:rFonts w:ascii="Times New Roman" w:eastAsia="宋体" w:hAnsi="Times New Roman" w:cs="Times New Roman"/>
          <w:sz w:val="24"/>
          <w:szCs w:val="24"/>
        </w:rPr>
        <w:lastRenderedPageBreak/>
        <w:t>到一系列得分函数</w:t>
      </w:r>
      <m:oMath>
        <m:sSub>
          <m:sSubPr>
            <m:ctrlPr>
              <w:rPr>
                <w:rFonts w:ascii="Cambria Math" w:eastAsia="宋体" w:hAnsi="Cambria Math" w:cs="Times New Roman"/>
                <w:b/>
                <w:i/>
                <w:sz w:val="24"/>
                <w:szCs w:val="24"/>
              </w:rPr>
            </m:ctrlPr>
          </m:sSubPr>
          <m:e>
            <m:r>
              <m:rPr>
                <m:sty m:val="bi"/>
              </m:rPr>
              <w:rPr>
                <w:rFonts w:ascii="Cambria Math" w:eastAsia="宋体" w:hAnsi="Cambria Math" w:cs="Times New Roman"/>
                <w:sz w:val="24"/>
                <w:szCs w:val="24"/>
              </w:rPr>
              <m:t>s</m:t>
            </m:r>
          </m:e>
          <m:sub>
            <m:r>
              <m:rPr>
                <m:sty m:val="bi"/>
              </m:rPr>
              <w:rPr>
                <w:rFonts w:ascii="Cambria Math" w:eastAsia="宋体" w:hAnsi="Cambria Math" w:cs="Times New Roman"/>
                <w:sz w:val="24"/>
                <w:szCs w:val="24"/>
              </w:rPr>
              <m:t>θ</m:t>
            </m:r>
          </m:sub>
        </m:sSub>
        <m:d>
          <m:dPr>
            <m:ctrlPr>
              <w:rPr>
                <w:rFonts w:ascii="Cambria Math" w:eastAsia="宋体" w:hAnsi="Cambria Math" w:cs="Times New Roman"/>
                <w:i/>
                <w:sz w:val="24"/>
                <w:szCs w:val="24"/>
              </w:rPr>
            </m:ctrlPr>
          </m:dPr>
          <m:e>
            <m:r>
              <m:rPr>
                <m:sty m:val="bi"/>
              </m:rPr>
              <w:rPr>
                <w:rFonts w:ascii="Cambria Math" w:eastAsia="宋体" w:hAnsi="Cambria Math" w:cs="Times New Roman"/>
                <w:sz w:val="24"/>
                <w:szCs w:val="24"/>
              </w:rPr>
              <m:t>R</m:t>
            </m:r>
          </m:e>
        </m:d>
      </m:oMath>
      <w:r w:rsidR="00674133" w:rsidRPr="00277CE6">
        <w:rPr>
          <w:rFonts w:ascii="Times New Roman" w:eastAsia="宋体" w:hAnsi="Times New Roman" w:cs="Times New Roman"/>
          <w:sz w:val="24"/>
          <w:szCs w:val="24"/>
        </w:rPr>
        <w:t>后，</w:t>
      </w:r>
      <w:r w:rsidR="002F4D30" w:rsidRPr="00277CE6">
        <w:rPr>
          <w:rFonts w:ascii="Times New Roman" w:eastAsia="宋体" w:hAnsi="Times New Roman" w:cs="Times New Roman"/>
          <w:sz w:val="24"/>
          <w:szCs w:val="24"/>
        </w:rPr>
        <w:t>对输入的分子图进行坐标随机初始化</w:t>
      </w:r>
      <w:r w:rsidR="00C16020" w:rsidRPr="00277CE6">
        <w:rPr>
          <w:rFonts w:ascii="Times New Roman" w:eastAsia="宋体" w:hAnsi="Times New Roman" w:cs="Times New Roman"/>
          <w:sz w:val="24"/>
          <w:szCs w:val="24"/>
        </w:rPr>
        <w:t>输入模型</w:t>
      </w:r>
      <w:r w:rsidR="00034A97" w:rsidRPr="00277CE6">
        <w:rPr>
          <w:rFonts w:ascii="Times New Roman" w:eastAsia="宋体" w:hAnsi="Times New Roman" w:cs="Times New Roman"/>
          <w:sz w:val="24"/>
          <w:szCs w:val="24"/>
        </w:rPr>
        <w:t>，</w:t>
      </w:r>
      <w:r w:rsidR="004E4D91" w:rsidRPr="00277CE6">
        <w:rPr>
          <w:rFonts w:ascii="Times New Roman" w:eastAsia="宋体" w:hAnsi="Times New Roman" w:cs="Times New Roman"/>
          <w:sz w:val="24"/>
          <w:szCs w:val="24"/>
        </w:rPr>
        <w:t>通过朗之万动力学（</w:t>
      </w:r>
      <w:r w:rsidR="004E4D91" w:rsidRPr="00277CE6">
        <w:rPr>
          <w:rFonts w:ascii="Times New Roman" w:eastAsia="宋体" w:hAnsi="Times New Roman" w:cs="Times New Roman"/>
          <w:sz w:val="24"/>
          <w:szCs w:val="24"/>
        </w:rPr>
        <w:t>Langevin Dynamics</w:t>
      </w:r>
      <w:r w:rsidR="004E4D91" w:rsidRPr="00277CE6">
        <w:rPr>
          <w:rFonts w:ascii="Times New Roman" w:eastAsia="宋体" w:hAnsi="Times New Roman" w:cs="Times New Roman"/>
          <w:sz w:val="24"/>
          <w:szCs w:val="24"/>
        </w:rPr>
        <w:t>）对</w:t>
      </w:r>
      <w:r w:rsidR="00825A1A" w:rsidRPr="00277CE6">
        <w:rPr>
          <w:rFonts w:ascii="Times New Roman" w:eastAsia="宋体" w:hAnsi="Times New Roman" w:cs="Times New Roman"/>
          <w:sz w:val="24"/>
          <w:szCs w:val="24"/>
        </w:rPr>
        <w:t>原子</w:t>
      </w:r>
      <w:r w:rsidR="004E4D91" w:rsidRPr="00277CE6">
        <w:rPr>
          <w:rFonts w:ascii="Times New Roman" w:eastAsia="宋体" w:hAnsi="Times New Roman" w:cs="Times New Roman"/>
          <w:sz w:val="24"/>
          <w:szCs w:val="24"/>
        </w:rPr>
        <w:t>坐标进行更新</w:t>
      </w:r>
      <w:r w:rsidR="00825A1A" w:rsidRPr="00277CE6">
        <w:rPr>
          <w:rFonts w:ascii="Times New Roman" w:eastAsia="宋体" w:hAnsi="Times New Roman" w:cs="Times New Roman"/>
          <w:sz w:val="24"/>
          <w:szCs w:val="24"/>
        </w:rPr>
        <w:t>，</w:t>
      </w:r>
      <w:r w:rsidR="005B2D32" w:rsidRPr="00277CE6">
        <w:rPr>
          <w:rFonts w:ascii="Times New Roman" w:eastAsia="宋体" w:hAnsi="Times New Roman" w:cs="Times New Roman"/>
          <w:sz w:val="24"/>
          <w:szCs w:val="24"/>
        </w:rPr>
        <w:t>经过一系列的</w:t>
      </w:r>
      <w:r w:rsidR="00F13150" w:rsidRPr="00277CE6">
        <w:rPr>
          <w:rFonts w:ascii="Times New Roman" w:eastAsia="宋体" w:hAnsi="Times New Roman" w:cs="Times New Roman"/>
          <w:sz w:val="24"/>
          <w:szCs w:val="24"/>
        </w:rPr>
        <w:t>降噪得分函数</w:t>
      </w:r>
      <m:oMath>
        <m:sSub>
          <m:sSubPr>
            <m:ctrlPr>
              <w:rPr>
                <w:rFonts w:ascii="Cambria Math" w:eastAsia="宋体" w:hAnsi="Cambria Math" w:cs="Times New Roman"/>
                <w:b/>
                <w:i/>
                <w:sz w:val="24"/>
                <w:szCs w:val="24"/>
              </w:rPr>
            </m:ctrlPr>
          </m:sSubPr>
          <m:e>
            <m:r>
              <m:rPr>
                <m:sty m:val="bi"/>
              </m:rPr>
              <w:rPr>
                <w:rFonts w:ascii="Cambria Math" w:eastAsia="宋体" w:hAnsi="Cambria Math" w:cs="Times New Roman"/>
                <w:sz w:val="24"/>
                <w:szCs w:val="24"/>
              </w:rPr>
              <m:t>s</m:t>
            </m:r>
          </m:e>
          <m:sub>
            <m:r>
              <m:rPr>
                <m:sty m:val="bi"/>
              </m:rPr>
              <w:rPr>
                <w:rFonts w:ascii="Cambria Math" w:eastAsia="宋体" w:hAnsi="Cambria Math" w:cs="Times New Roman"/>
                <w:sz w:val="24"/>
                <w:szCs w:val="24"/>
              </w:rPr>
              <m:t>θ</m:t>
            </m:r>
          </m:sub>
        </m:sSub>
        <m:d>
          <m:dPr>
            <m:ctrlPr>
              <w:rPr>
                <w:rFonts w:ascii="Cambria Math" w:eastAsia="宋体" w:hAnsi="Cambria Math" w:cs="Times New Roman"/>
                <w:i/>
                <w:sz w:val="24"/>
                <w:szCs w:val="24"/>
              </w:rPr>
            </m:ctrlPr>
          </m:dPr>
          <m:e>
            <m:r>
              <m:rPr>
                <m:sty m:val="bi"/>
              </m:rPr>
              <w:rPr>
                <w:rFonts w:ascii="Cambria Math" w:eastAsia="宋体" w:hAnsi="Cambria Math" w:cs="Times New Roman"/>
                <w:sz w:val="24"/>
                <w:szCs w:val="24"/>
              </w:rPr>
              <m:t>R</m:t>
            </m:r>
          </m:e>
        </m:d>
      </m:oMath>
      <w:r w:rsidR="00F13150" w:rsidRPr="00277CE6">
        <w:rPr>
          <w:rFonts w:ascii="Times New Roman" w:eastAsia="宋体" w:hAnsi="Times New Roman" w:cs="Times New Roman"/>
          <w:sz w:val="24"/>
          <w:szCs w:val="24"/>
        </w:rPr>
        <w:t>的梯度更新，</w:t>
      </w:r>
      <w:r w:rsidR="00825A1A" w:rsidRPr="00277CE6">
        <w:rPr>
          <w:rFonts w:ascii="Times New Roman" w:eastAsia="宋体" w:hAnsi="Times New Roman" w:cs="Times New Roman"/>
          <w:sz w:val="24"/>
          <w:szCs w:val="24"/>
        </w:rPr>
        <w:t>最终生成合理的</w:t>
      </w:r>
      <w:r w:rsidR="00E279EC" w:rsidRPr="00277CE6">
        <w:rPr>
          <w:rFonts w:ascii="Times New Roman" w:eastAsia="宋体" w:hAnsi="Times New Roman" w:cs="Times New Roman"/>
          <w:sz w:val="24"/>
          <w:szCs w:val="24"/>
        </w:rPr>
        <w:t>分子</w:t>
      </w:r>
      <w:r w:rsidR="00825A1A" w:rsidRPr="00277CE6">
        <w:rPr>
          <w:rFonts w:ascii="Times New Roman" w:eastAsia="宋体" w:hAnsi="Times New Roman" w:cs="Times New Roman"/>
          <w:sz w:val="24"/>
          <w:szCs w:val="24"/>
        </w:rPr>
        <w:t>构象。</w:t>
      </w:r>
      <w:r w:rsidR="00641590" w:rsidRPr="00277CE6">
        <w:rPr>
          <w:rFonts w:ascii="Times New Roman" w:eastAsia="宋体" w:hAnsi="Times New Roman" w:cs="Times New Roman"/>
          <w:sz w:val="24"/>
          <w:szCs w:val="24"/>
        </w:rPr>
        <w:t>该研究在分子构象生成问题上取得了突破性进展，对后续研究具有高度的启发性。</w:t>
      </w:r>
    </w:p>
    <w:p w14:paraId="48584979" w14:textId="44560C8B" w:rsidR="00B0788D" w:rsidRPr="00277CE6" w:rsidRDefault="001A324E" w:rsidP="00982414">
      <w:pPr>
        <w:spacing w:line="300" w:lineRule="auto"/>
        <w:ind w:firstLineChars="200" w:firstLine="480"/>
        <w:rPr>
          <w:rFonts w:ascii="Times New Roman" w:eastAsia="宋体" w:hAnsi="Times New Roman" w:cs="Times New Roman"/>
          <w:sz w:val="24"/>
          <w:szCs w:val="24"/>
        </w:rPr>
      </w:pPr>
      <w:r w:rsidRPr="00277CE6">
        <w:rPr>
          <w:rFonts w:ascii="Times New Roman" w:eastAsia="宋体" w:hAnsi="Times New Roman" w:cs="Times New Roman"/>
          <w:sz w:val="24"/>
          <w:szCs w:val="24"/>
        </w:rPr>
        <w:t>2021</w:t>
      </w:r>
      <w:r w:rsidRPr="00277CE6">
        <w:rPr>
          <w:rFonts w:ascii="Times New Roman" w:eastAsia="宋体" w:hAnsi="Times New Roman" w:cs="Times New Roman"/>
          <w:sz w:val="24"/>
          <w:szCs w:val="24"/>
        </w:rPr>
        <w:t>年，</w:t>
      </w:r>
      <w:r w:rsidRPr="00277CE6">
        <w:rPr>
          <w:rFonts w:ascii="Times New Roman" w:eastAsia="宋体" w:hAnsi="Times New Roman" w:cs="Times New Roman"/>
          <w:sz w:val="24"/>
          <w:szCs w:val="24"/>
        </w:rPr>
        <w:t>Wu</w:t>
      </w:r>
      <w:r w:rsidRPr="00277CE6">
        <w:rPr>
          <w:rFonts w:ascii="Times New Roman" w:eastAsia="宋体" w:hAnsi="Times New Roman" w:cs="Times New Roman"/>
          <w:sz w:val="24"/>
          <w:szCs w:val="24"/>
        </w:rPr>
        <w:t>等</w:t>
      </w:r>
      <w:r w:rsidRPr="00277CE6">
        <w:rPr>
          <w:rFonts w:ascii="Times New Roman" w:eastAsia="宋体" w:hAnsi="Times New Roman" w:cs="Times New Roman"/>
          <w:sz w:val="24"/>
          <w:szCs w:val="24"/>
        </w:rPr>
        <w:fldChar w:fldCharType="begin"/>
      </w:r>
      <w:r w:rsidRPr="00277CE6">
        <w:rPr>
          <w:rFonts w:ascii="Times New Roman" w:eastAsia="宋体" w:hAnsi="Times New Roman" w:cs="Times New Roman"/>
          <w:sz w:val="24"/>
          <w:szCs w:val="24"/>
        </w:rPr>
        <w:instrText xml:space="preserve"> ADDIN ZOTERO_ITEM CSL_CITATION {"citationID":"LwHYHkjL","properties":{"formattedCitation":"\\super 22\\nosupersub{}","plainCitation":"22","noteIndex":0},"citationItems":[{"id":15,"uris":["http://zotero.org/users/9340884/items/N92VST9H"],"itemData":{"id":15,"type":"report","abstract":"Accurate prediction of protein structures is critical for understanding the biological function of proteins. Nevertheless, most structure optimization methods are built upon pre-deﬁned statistical energy functions, which may be sub-optimal in formulating the conformation space. In this paper, we propose an end-to-end approach for protein structure optimization, powered by SE(3)-equivariant energy-based models. The conformation space is characterized by a SE(3)-equivariant graph neural network, with substantial modiﬁcations to embed the protein-speciﬁc domain knowledge. Furthermore, we introduce continuously-annealed Langevin dynamics as a novel sampling algorithm, and demonstrate that such process converges to native protein structures with theoretical guarantees. Extensive experiments indicate that SE(3)-Fold achieves comparable structure optimization accuracy, compared against state-of-the-art baselines, with over 1-2 orders of magnitude speed-up.","genre":"preprint","language":"en","note":"DOI: 10.1101/2021.06.06.447297","publisher":"Bioinformatics","source":"DOI.org (Crossref)","title":"SE(3)-Equivariant Energy-based Models for End-to-End Protein Folding","URL":"http://biorxiv.org/lookup/doi/10.1101/2021.06.06.447297","author":[{"family":"Wu","given":"Jiaxiang"},{"family":"Shen","given":"Tao"},{"family":"Lan","given":"Haidong"},{"family":"Bian","given":"Yatao"},{"family":"Huang","given":"Junzhou"}],"accessed":{"date-parts":[["2022",4,7]]},"issued":{"date-parts":[["2021",6,7]]}}}],"schema":"https://github.com/citation-style-language/schema/raw/master/csl-citation.json"} </w:instrText>
      </w:r>
      <w:r w:rsidRPr="00277CE6">
        <w:rPr>
          <w:rFonts w:ascii="Times New Roman" w:eastAsia="宋体" w:hAnsi="Times New Roman" w:cs="Times New Roman"/>
          <w:sz w:val="24"/>
          <w:szCs w:val="24"/>
        </w:rPr>
        <w:fldChar w:fldCharType="separate"/>
      </w:r>
      <w:r w:rsidRPr="00277CE6">
        <w:rPr>
          <w:rFonts w:ascii="Times New Roman" w:hAnsi="Times New Roman" w:cs="Times New Roman"/>
          <w:kern w:val="0"/>
          <w:sz w:val="24"/>
          <w:szCs w:val="24"/>
          <w:vertAlign w:val="superscript"/>
        </w:rPr>
        <w:t>22</w:t>
      </w:r>
      <w:r w:rsidRPr="00277CE6">
        <w:rPr>
          <w:rFonts w:ascii="Times New Roman" w:eastAsia="宋体" w:hAnsi="Times New Roman" w:cs="Times New Roman"/>
          <w:sz w:val="24"/>
          <w:szCs w:val="24"/>
        </w:rPr>
        <w:fldChar w:fldCharType="end"/>
      </w:r>
      <w:r w:rsidRPr="00277CE6">
        <w:rPr>
          <w:rFonts w:ascii="Times New Roman" w:eastAsia="宋体" w:hAnsi="Times New Roman" w:cs="Times New Roman"/>
          <w:sz w:val="24"/>
          <w:szCs w:val="24"/>
        </w:rPr>
        <w:t>在上述研究的基础上把相似的模型应用于</w:t>
      </w:r>
      <w:r w:rsidR="00F14B49" w:rsidRPr="00277CE6">
        <w:rPr>
          <w:rFonts w:ascii="Times New Roman" w:eastAsia="宋体" w:hAnsi="Times New Roman" w:cs="Times New Roman"/>
          <w:sz w:val="24"/>
          <w:szCs w:val="24"/>
        </w:rPr>
        <w:t>蛋白质折叠问题上，</w:t>
      </w:r>
      <w:r w:rsidR="00FF4353" w:rsidRPr="00277CE6">
        <w:rPr>
          <w:rFonts w:ascii="Times New Roman" w:eastAsia="宋体" w:hAnsi="Times New Roman" w:cs="Times New Roman"/>
          <w:sz w:val="24"/>
          <w:szCs w:val="24"/>
        </w:rPr>
        <w:t>考虑</w:t>
      </w:r>
      <w:r w:rsidR="00D16C41" w:rsidRPr="00277CE6">
        <w:rPr>
          <w:rFonts w:ascii="Times New Roman" w:eastAsia="宋体" w:hAnsi="Times New Roman" w:cs="Times New Roman"/>
          <w:sz w:val="24"/>
          <w:szCs w:val="24"/>
        </w:rPr>
        <w:t>通过</w:t>
      </w:r>
      <w:r w:rsidR="00FF4353" w:rsidRPr="00277CE6">
        <w:rPr>
          <w:rFonts w:ascii="Times New Roman" w:eastAsia="宋体" w:hAnsi="Times New Roman" w:cs="Times New Roman"/>
          <w:sz w:val="24"/>
          <w:szCs w:val="24"/>
        </w:rPr>
        <w:t>结合</w:t>
      </w:r>
      <w:r w:rsidR="00FF4353" w:rsidRPr="00277CE6">
        <w:rPr>
          <w:rFonts w:ascii="Times New Roman" w:eastAsia="宋体" w:hAnsi="Times New Roman" w:cs="Times New Roman"/>
          <w:sz w:val="24"/>
          <w:szCs w:val="24"/>
        </w:rPr>
        <w:t>EGNN</w:t>
      </w:r>
      <w:r w:rsidR="00FF4353" w:rsidRPr="00277CE6">
        <w:rPr>
          <w:rFonts w:ascii="Times New Roman" w:eastAsia="宋体" w:hAnsi="Times New Roman" w:cs="Times New Roman"/>
          <w:sz w:val="24"/>
          <w:szCs w:val="24"/>
        </w:rPr>
        <w:t>与降噪分数匹配方法实现蛋白质的</w:t>
      </w:r>
      <w:r w:rsidR="005138C8" w:rsidRPr="00277CE6">
        <w:rPr>
          <w:rFonts w:ascii="Times New Roman" w:eastAsia="宋体" w:hAnsi="Times New Roman" w:cs="Times New Roman"/>
          <w:sz w:val="24"/>
          <w:szCs w:val="24"/>
        </w:rPr>
        <w:t>结构优化和从头</w:t>
      </w:r>
      <w:r w:rsidR="0028478F" w:rsidRPr="00277CE6">
        <w:rPr>
          <w:rFonts w:ascii="Times New Roman" w:eastAsia="宋体" w:hAnsi="Times New Roman" w:cs="Times New Roman"/>
          <w:sz w:val="24"/>
          <w:szCs w:val="24"/>
        </w:rPr>
        <w:t>折叠</w:t>
      </w:r>
      <w:r w:rsidR="00D16C41" w:rsidRPr="00277CE6">
        <w:rPr>
          <w:rFonts w:ascii="Times New Roman" w:eastAsia="宋体" w:hAnsi="Times New Roman" w:cs="Times New Roman"/>
          <w:sz w:val="24"/>
          <w:szCs w:val="24"/>
        </w:rPr>
        <w:t>，</w:t>
      </w:r>
      <w:r w:rsidR="00A50002" w:rsidRPr="00277CE6">
        <w:rPr>
          <w:rFonts w:ascii="Times New Roman" w:eastAsia="宋体" w:hAnsi="Times New Roman" w:cs="Times New Roman"/>
          <w:sz w:val="24"/>
          <w:szCs w:val="24"/>
        </w:rPr>
        <w:t>获得了较好的结果。该研究</w:t>
      </w:r>
      <w:r w:rsidR="00255744" w:rsidRPr="00277CE6">
        <w:rPr>
          <w:rFonts w:ascii="Times New Roman" w:eastAsia="宋体" w:hAnsi="Times New Roman" w:cs="Times New Roman"/>
          <w:sz w:val="24"/>
          <w:szCs w:val="24"/>
        </w:rPr>
        <w:t>把蛋白质视为图，</w:t>
      </w:r>
      <w:r w:rsidR="00DB1563" w:rsidRPr="00277CE6">
        <w:rPr>
          <w:rFonts w:ascii="Times New Roman" w:eastAsia="宋体" w:hAnsi="Times New Roman" w:cs="Times New Roman"/>
          <w:sz w:val="24"/>
          <w:szCs w:val="24"/>
        </w:rPr>
        <w:t>每个</w:t>
      </w:r>
      <w:r w:rsidR="00E87430" w:rsidRPr="00277CE6">
        <w:rPr>
          <w:rFonts w:ascii="Times New Roman" w:eastAsia="宋体" w:hAnsi="Times New Roman" w:cs="Times New Roman"/>
          <w:sz w:val="24"/>
          <w:szCs w:val="24"/>
        </w:rPr>
        <w:t>残基</w:t>
      </w:r>
      <w:r w:rsidR="00DB1563" w:rsidRPr="00277CE6">
        <w:rPr>
          <w:rFonts w:ascii="Times New Roman" w:eastAsia="宋体" w:hAnsi="Times New Roman" w:cs="Times New Roman"/>
          <w:sz w:val="24"/>
          <w:szCs w:val="24"/>
        </w:rPr>
        <w:t>视为</w:t>
      </w:r>
      <w:r w:rsidR="00E87430" w:rsidRPr="00277CE6">
        <w:rPr>
          <w:rFonts w:ascii="Times New Roman" w:eastAsia="宋体" w:hAnsi="Times New Roman" w:cs="Times New Roman"/>
          <w:sz w:val="24"/>
          <w:szCs w:val="24"/>
        </w:rPr>
        <w:t>图的</w:t>
      </w:r>
      <w:r w:rsidR="001929A3" w:rsidRPr="00277CE6">
        <w:rPr>
          <w:rFonts w:ascii="Times New Roman" w:eastAsia="宋体" w:hAnsi="Times New Roman" w:cs="Times New Roman"/>
          <w:sz w:val="24"/>
          <w:szCs w:val="24"/>
        </w:rPr>
        <w:t>一个</w:t>
      </w:r>
      <w:r w:rsidR="00DB1563" w:rsidRPr="00277CE6">
        <w:rPr>
          <w:rFonts w:ascii="Times New Roman" w:eastAsia="宋体" w:hAnsi="Times New Roman" w:cs="Times New Roman"/>
          <w:sz w:val="24"/>
          <w:szCs w:val="24"/>
        </w:rPr>
        <w:t>节点，</w:t>
      </w:r>
      <w:r w:rsidR="00E87430" w:rsidRPr="00277CE6">
        <w:rPr>
          <w:rFonts w:ascii="Times New Roman" w:eastAsia="宋体" w:hAnsi="Times New Roman" w:cs="Times New Roman"/>
          <w:sz w:val="24"/>
          <w:szCs w:val="24"/>
        </w:rPr>
        <w:t>基于</w:t>
      </w:r>
      <w:r w:rsidR="001929A3" w:rsidRPr="00277CE6">
        <w:rPr>
          <w:rFonts w:ascii="Times New Roman" w:eastAsia="宋体" w:hAnsi="Times New Roman" w:cs="Times New Roman"/>
          <w:sz w:val="24"/>
          <w:szCs w:val="24"/>
        </w:rPr>
        <w:t>残基</w:t>
      </w:r>
      <w:r w:rsidR="0037449E" w:rsidRPr="00277CE6">
        <w:rPr>
          <w:rFonts w:ascii="Times New Roman" w:eastAsia="宋体" w:hAnsi="Times New Roman" w:cs="Times New Roman"/>
          <w:sz w:val="24"/>
          <w:szCs w:val="24"/>
        </w:rPr>
        <w:t>之间的</w:t>
      </w:r>
      <w:r w:rsidR="000630CF" w:rsidRPr="00277CE6">
        <w:rPr>
          <w:rFonts w:ascii="Times New Roman" w:eastAsia="宋体" w:hAnsi="Times New Roman" w:cs="Times New Roman"/>
          <w:sz w:val="24"/>
          <w:szCs w:val="24"/>
        </w:rPr>
        <w:t>共价</w:t>
      </w:r>
      <w:r w:rsidR="0037449E" w:rsidRPr="00277CE6">
        <w:rPr>
          <w:rFonts w:ascii="Times New Roman" w:eastAsia="宋体" w:hAnsi="Times New Roman" w:cs="Times New Roman"/>
          <w:sz w:val="24"/>
          <w:szCs w:val="24"/>
        </w:rPr>
        <w:t>连接</w:t>
      </w:r>
      <w:r w:rsidR="00E87430" w:rsidRPr="00277CE6">
        <w:rPr>
          <w:rFonts w:ascii="Times New Roman" w:eastAsia="宋体" w:hAnsi="Times New Roman" w:cs="Times New Roman"/>
          <w:sz w:val="24"/>
          <w:szCs w:val="24"/>
        </w:rPr>
        <w:t>、残基</w:t>
      </w:r>
      <w:r w:rsidR="001929A3" w:rsidRPr="00277CE6">
        <w:rPr>
          <w:rFonts w:ascii="Times New Roman" w:eastAsia="宋体" w:hAnsi="Times New Roman" w:cs="Times New Roman"/>
          <w:sz w:val="24"/>
          <w:szCs w:val="24"/>
        </w:rPr>
        <w:t>空间位置上的接近和</w:t>
      </w:r>
      <w:r w:rsidR="00A63195" w:rsidRPr="00277CE6">
        <w:rPr>
          <w:rFonts w:ascii="Times New Roman" w:eastAsia="宋体" w:hAnsi="Times New Roman" w:cs="Times New Roman"/>
          <w:sz w:val="24"/>
          <w:szCs w:val="24"/>
        </w:rPr>
        <w:t>残基在序列中的位置</w:t>
      </w:r>
      <w:r w:rsidR="00BB4ECF" w:rsidRPr="00277CE6">
        <w:rPr>
          <w:rFonts w:ascii="Times New Roman" w:eastAsia="宋体" w:hAnsi="Times New Roman" w:cs="Times New Roman"/>
          <w:sz w:val="24"/>
          <w:szCs w:val="24"/>
        </w:rPr>
        <w:t>三个标准构建了图的边，</w:t>
      </w:r>
      <w:r w:rsidR="003F66EE" w:rsidRPr="00277CE6">
        <w:rPr>
          <w:rFonts w:ascii="Times New Roman" w:eastAsia="宋体" w:hAnsi="Times New Roman" w:cs="Times New Roman"/>
          <w:sz w:val="24"/>
          <w:szCs w:val="24"/>
        </w:rPr>
        <w:t>训练得到了能够高效实现</w:t>
      </w:r>
      <w:r w:rsidR="00F01C98" w:rsidRPr="00277CE6">
        <w:rPr>
          <w:rFonts w:ascii="Times New Roman" w:eastAsia="宋体" w:hAnsi="Times New Roman" w:cs="Times New Roman"/>
          <w:sz w:val="24"/>
          <w:szCs w:val="24"/>
        </w:rPr>
        <w:t>蛋白质结构优化的模型</w:t>
      </w:r>
      <w:r w:rsidR="00F01C98" w:rsidRPr="00277CE6">
        <w:rPr>
          <w:rFonts w:ascii="Times New Roman" w:eastAsia="宋体" w:hAnsi="Times New Roman" w:cs="Times New Roman"/>
          <w:sz w:val="24"/>
          <w:szCs w:val="24"/>
        </w:rPr>
        <w:t>EBM-Fold</w:t>
      </w:r>
      <w:r w:rsidR="00573A72" w:rsidRPr="00277CE6">
        <w:rPr>
          <w:rFonts w:ascii="Times New Roman" w:eastAsia="宋体" w:hAnsi="Times New Roman" w:cs="Times New Roman"/>
          <w:sz w:val="24"/>
          <w:szCs w:val="24"/>
        </w:rPr>
        <w:t>，验证了</w:t>
      </w:r>
      <w:r w:rsidR="00573A72" w:rsidRPr="00277CE6">
        <w:rPr>
          <w:rFonts w:ascii="Times New Roman" w:eastAsia="宋体" w:hAnsi="Times New Roman" w:cs="Times New Roman"/>
          <w:sz w:val="24"/>
          <w:szCs w:val="24"/>
        </w:rPr>
        <w:t>EGNN</w:t>
      </w:r>
      <w:r w:rsidR="00573A72" w:rsidRPr="00277CE6">
        <w:rPr>
          <w:rFonts w:ascii="Times New Roman" w:eastAsia="宋体" w:hAnsi="Times New Roman" w:cs="Times New Roman"/>
          <w:sz w:val="24"/>
          <w:szCs w:val="24"/>
        </w:rPr>
        <w:t>结合降噪分数匹配方法的架构对于蛋白质结构优化问题的可行性。</w:t>
      </w:r>
    </w:p>
    <w:p w14:paraId="3941444D" w14:textId="26EAF0EE" w:rsidR="001F23DD" w:rsidRPr="00277CE6" w:rsidRDefault="001F23DD" w:rsidP="001F23DD">
      <w:pPr>
        <w:pStyle w:val="2"/>
        <w:rPr>
          <w:rFonts w:eastAsiaTheme="minorEastAsia" w:cs="Times New Roman"/>
          <w:sz w:val="28"/>
          <w:szCs w:val="28"/>
        </w:rPr>
      </w:pPr>
      <w:bookmarkStart w:id="90" w:name="_Toc105009169"/>
      <w:r w:rsidRPr="00277CE6">
        <w:rPr>
          <w:rFonts w:eastAsiaTheme="minorEastAsia" w:cs="Times New Roman"/>
          <w:sz w:val="28"/>
          <w:szCs w:val="28"/>
        </w:rPr>
        <w:t xml:space="preserve">1.4 </w:t>
      </w:r>
      <w:r w:rsidRPr="00277CE6">
        <w:rPr>
          <w:rFonts w:eastAsiaTheme="minorEastAsia" w:cs="Times New Roman"/>
          <w:sz w:val="28"/>
          <w:szCs w:val="28"/>
        </w:rPr>
        <w:fldChar w:fldCharType="begin"/>
      </w:r>
      <w:r w:rsidRPr="00277CE6">
        <w:rPr>
          <w:rFonts w:eastAsiaTheme="minorEastAsia" w:cs="Times New Roman"/>
          <w:sz w:val="28"/>
          <w:szCs w:val="28"/>
        </w:rPr>
        <w:instrText xml:space="preserve"> TITLE  [</w:instrText>
      </w:r>
      <w:r w:rsidRPr="00277CE6">
        <w:rPr>
          <w:rFonts w:eastAsiaTheme="minorEastAsia" w:cs="Times New Roman"/>
          <w:sz w:val="28"/>
          <w:szCs w:val="28"/>
        </w:rPr>
        <w:instrText>此处键入二级标题</w:instrText>
      </w:r>
      <w:r w:rsidRPr="00277CE6">
        <w:rPr>
          <w:rFonts w:eastAsiaTheme="minorEastAsia" w:cs="Times New Roman"/>
          <w:sz w:val="28"/>
          <w:szCs w:val="28"/>
        </w:rPr>
        <w:instrText xml:space="preserve">]  \* MERGEFORMAT </w:instrText>
      </w:r>
      <w:r w:rsidRPr="00277CE6">
        <w:rPr>
          <w:rFonts w:eastAsiaTheme="minorEastAsia" w:cs="Times New Roman"/>
          <w:sz w:val="28"/>
          <w:szCs w:val="28"/>
        </w:rPr>
        <w:fldChar w:fldCharType="separate"/>
      </w:r>
      <w:r w:rsidR="00EB164B" w:rsidRPr="00277CE6">
        <w:rPr>
          <w:rFonts w:eastAsiaTheme="minorEastAsia" w:cs="Times New Roman"/>
          <w:sz w:val="28"/>
          <w:szCs w:val="28"/>
        </w:rPr>
        <w:t>课题目的与研究思路</w:t>
      </w:r>
      <w:bookmarkEnd w:id="90"/>
      <w:r w:rsidRPr="00277CE6">
        <w:rPr>
          <w:rFonts w:eastAsiaTheme="minorEastAsia" w:cs="Times New Roman"/>
          <w:sz w:val="28"/>
          <w:szCs w:val="28"/>
        </w:rPr>
        <w:fldChar w:fldCharType="end"/>
      </w:r>
    </w:p>
    <w:p w14:paraId="619F1D73" w14:textId="2A9794F6" w:rsidR="00CC6F8C" w:rsidRPr="00277CE6" w:rsidRDefault="001F23DD" w:rsidP="001F23DD">
      <w:pPr>
        <w:spacing w:line="300" w:lineRule="auto"/>
        <w:ind w:firstLineChars="200" w:firstLine="480"/>
        <w:rPr>
          <w:rFonts w:ascii="Times New Roman" w:eastAsia="宋体" w:hAnsi="Times New Roman" w:cs="Times New Roman"/>
          <w:sz w:val="24"/>
          <w:szCs w:val="24"/>
        </w:rPr>
      </w:pPr>
      <w:r w:rsidRPr="00277CE6">
        <w:rPr>
          <w:rFonts w:ascii="Times New Roman" w:eastAsia="宋体" w:hAnsi="Times New Roman" w:cs="Times New Roman"/>
          <w:sz w:val="24"/>
          <w:szCs w:val="24"/>
        </w:rPr>
        <w:t>本</w:t>
      </w:r>
      <w:r w:rsidR="006D3434" w:rsidRPr="00277CE6">
        <w:rPr>
          <w:rFonts w:ascii="Times New Roman" w:eastAsia="宋体" w:hAnsi="Times New Roman" w:cs="Times New Roman"/>
          <w:sz w:val="24"/>
          <w:szCs w:val="24"/>
        </w:rPr>
        <w:t>课题</w:t>
      </w:r>
      <w:r w:rsidR="003D2FF2" w:rsidRPr="00277CE6">
        <w:rPr>
          <w:rFonts w:ascii="Times New Roman" w:eastAsia="宋体" w:hAnsi="Times New Roman" w:cs="Times New Roman"/>
          <w:sz w:val="24"/>
          <w:szCs w:val="24"/>
        </w:rPr>
        <w:t>关注</w:t>
      </w:r>
      <w:r w:rsidR="003F205A" w:rsidRPr="00277CE6">
        <w:rPr>
          <w:rFonts w:ascii="Times New Roman" w:eastAsia="宋体" w:hAnsi="Times New Roman" w:cs="Times New Roman"/>
          <w:sz w:val="24"/>
          <w:szCs w:val="24"/>
        </w:rPr>
        <w:t>作为</w:t>
      </w:r>
      <w:r w:rsidR="00C8536D" w:rsidRPr="00277CE6">
        <w:rPr>
          <w:rFonts w:ascii="Times New Roman" w:eastAsia="宋体" w:hAnsi="Times New Roman" w:cs="Times New Roman"/>
          <w:sz w:val="24"/>
          <w:szCs w:val="24"/>
        </w:rPr>
        <w:t>计算生物学领域</w:t>
      </w:r>
      <w:r w:rsidR="00FA4339" w:rsidRPr="00277CE6">
        <w:rPr>
          <w:rFonts w:ascii="Times New Roman" w:eastAsia="宋体" w:hAnsi="Times New Roman" w:cs="Times New Roman"/>
          <w:sz w:val="24"/>
          <w:szCs w:val="24"/>
        </w:rPr>
        <w:t>重点</w:t>
      </w:r>
      <w:r w:rsidR="00C8536D" w:rsidRPr="00277CE6">
        <w:rPr>
          <w:rFonts w:ascii="Times New Roman" w:eastAsia="宋体" w:hAnsi="Times New Roman" w:cs="Times New Roman"/>
          <w:sz w:val="24"/>
          <w:szCs w:val="24"/>
        </w:rPr>
        <w:t>课题</w:t>
      </w:r>
      <w:r w:rsidR="003F205A" w:rsidRPr="00277CE6">
        <w:rPr>
          <w:rFonts w:ascii="Times New Roman" w:eastAsia="宋体" w:hAnsi="Times New Roman" w:cs="Times New Roman"/>
          <w:sz w:val="24"/>
          <w:szCs w:val="24"/>
        </w:rPr>
        <w:t>的</w:t>
      </w:r>
      <w:r w:rsidR="00616B1C" w:rsidRPr="00277CE6">
        <w:rPr>
          <w:rFonts w:ascii="Times New Roman" w:eastAsia="宋体" w:hAnsi="Times New Roman" w:cs="Times New Roman"/>
          <w:sz w:val="24"/>
          <w:szCs w:val="24"/>
        </w:rPr>
        <w:t>蛋白质主链结构优化问题</w:t>
      </w:r>
      <w:r w:rsidR="00EE25DE" w:rsidRPr="00277CE6">
        <w:rPr>
          <w:rFonts w:ascii="Times New Roman" w:eastAsia="宋体" w:hAnsi="Times New Roman" w:cs="Times New Roman"/>
          <w:sz w:val="24"/>
          <w:szCs w:val="24"/>
        </w:rPr>
        <w:t>，试图提出一种基于</w:t>
      </w:r>
      <w:r w:rsidR="00EE25DE" w:rsidRPr="00277CE6">
        <w:rPr>
          <w:rFonts w:ascii="Times New Roman" w:eastAsia="宋体" w:hAnsi="Times New Roman" w:cs="Times New Roman"/>
          <w:sz w:val="24"/>
          <w:szCs w:val="24"/>
        </w:rPr>
        <w:t>GNN</w:t>
      </w:r>
      <w:r w:rsidR="00EE25DE" w:rsidRPr="00277CE6">
        <w:rPr>
          <w:rFonts w:ascii="Times New Roman" w:eastAsia="宋体" w:hAnsi="Times New Roman" w:cs="Times New Roman"/>
          <w:sz w:val="24"/>
          <w:szCs w:val="24"/>
        </w:rPr>
        <w:t>的新方法</w:t>
      </w:r>
      <w:r w:rsidR="00690511" w:rsidRPr="00277CE6">
        <w:rPr>
          <w:rFonts w:ascii="Times New Roman" w:eastAsia="宋体" w:hAnsi="Times New Roman" w:cs="Times New Roman"/>
          <w:sz w:val="24"/>
          <w:szCs w:val="24"/>
        </w:rPr>
        <w:t>，实现侧链无关的蛋白质主链结构优化。</w:t>
      </w:r>
      <w:r w:rsidR="000F522F" w:rsidRPr="00277CE6">
        <w:rPr>
          <w:rFonts w:ascii="Times New Roman" w:eastAsia="宋体" w:hAnsi="Times New Roman" w:cs="Times New Roman"/>
          <w:sz w:val="24"/>
          <w:szCs w:val="24"/>
        </w:rPr>
        <w:t>具体地，</w:t>
      </w:r>
      <w:r w:rsidR="00361383" w:rsidRPr="00277CE6">
        <w:rPr>
          <w:rFonts w:ascii="Times New Roman" w:eastAsia="宋体" w:hAnsi="Times New Roman" w:cs="Times New Roman"/>
          <w:sz w:val="24"/>
          <w:szCs w:val="24"/>
        </w:rPr>
        <w:t>如本文</w:t>
      </w:r>
      <w:r w:rsidR="00361383" w:rsidRPr="00277CE6">
        <w:rPr>
          <w:rFonts w:ascii="Times New Roman" w:eastAsia="宋体" w:hAnsi="Times New Roman" w:cs="Times New Roman"/>
          <w:sz w:val="24"/>
          <w:szCs w:val="24"/>
        </w:rPr>
        <w:t>1.</w:t>
      </w:r>
      <w:r w:rsidR="00F01CB0" w:rsidRPr="00277CE6">
        <w:rPr>
          <w:rFonts w:ascii="Times New Roman" w:eastAsia="宋体" w:hAnsi="Times New Roman" w:cs="Times New Roman"/>
          <w:sz w:val="24"/>
          <w:szCs w:val="24"/>
        </w:rPr>
        <w:t>1</w:t>
      </w:r>
      <w:r w:rsidR="00361383" w:rsidRPr="00277CE6">
        <w:rPr>
          <w:rFonts w:ascii="Times New Roman" w:eastAsia="宋体" w:hAnsi="Times New Roman" w:cs="Times New Roman"/>
          <w:sz w:val="24"/>
          <w:szCs w:val="24"/>
        </w:rPr>
        <w:t>节所述，</w:t>
      </w:r>
      <w:r w:rsidR="00F01CB0" w:rsidRPr="00277CE6">
        <w:rPr>
          <w:rFonts w:ascii="Times New Roman" w:eastAsia="宋体" w:hAnsi="Times New Roman" w:cs="Times New Roman"/>
          <w:sz w:val="24"/>
          <w:szCs w:val="24"/>
        </w:rPr>
        <w:t>蛋白质计算设计在</w:t>
      </w:r>
      <w:r w:rsidR="009D4F60" w:rsidRPr="00277CE6">
        <w:rPr>
          <w:rFonts w:ascii="Times New Roman" w:eastAsia="宋体" w:hAnsi="Times New Roman" w:cs="Times New Roman"/>
          <w:sz w:val="24"/>
          <w:szCs w:val="24"/>
        </w:rPr>
        <w:t>近几十年来实现了突破性发展，</w:t>
      </w:r>
      <w:r w:rsidR="00C8524A" w:rsidRPr="00277CE6">
        <w:rPr>
          <w:rFonts w:ascii="Times New Roman" w:eastAsia="宋体" w:hAnsi="Times New Roman" w:cs="Times New Roman"/>
          <w:sz w:val="24"/>
          <w:szCs w:val="24"/>
        </w:rPr>
        <w:t>而蛋白质主链结构优化能够提高蛋白质初始结构的可设计性</w:t>
      </w:r>
      <w:r w:rsidR="005B1368" w:rsidRPr="00277CE6">
        <w:rPr>
          <w:rFonts w:ascii="Times New Roman" w:eastAsia="宋体" w:hAnsi="Times New Roman" w:cs="Times New Roman"/>
          <w:sz w:val="24"/>
          <w:szCs w:val="24"/>
        </w:rPr>
        <w:t>，</w:t>
      </w:r>
      <w:r w:rsidR="00F06227" w:rsidRPr="00277CE6">
        <w:rPr>
          <w:rFonts w:ascii="Times New Roman" w:eastAsia="宋体" w:hAnsi="Times New Roman" w:cs="Times New Roman"/>
          <w:sz w:val="24"/>
          <w:szCs w:val="24"/>
        </w:rPr>
        <w:t>在蛋白质从头设计中</w:t>
      </w:r>
      <w:r w:rsidR="00E0709C" w:rsidRPr="00277CE6">
        <w:rPr>
          <w:rFonts w:ascii="Times New Roman" w:eastAsia="宋体" w:hAnsi="Times New Roman" w:cs="Times New Roman"/>
          <w:sz w:val="24"/>
          <w:szCs w:val="24"/>
        </w:rPr>
        <w:t>具有关键的意义</w:t>
      </w:r>
      <w:r w:rsidR="009F13F5" w:rsidRPr="00277CE6">
        <w:rPr>
          <w:rFonts w:ascii="Times New Roman" w:eastAsia="宋体" w:hAnsi="Times New Roman" w:cs="Times New Roman"/>
          <w:sz w:val="24"/>
          <w:szCs w:val="24"/>
        </w:rPr>
        <w:t>。</w:t>
      </w:r>
      <w:r w:rsidR="00E0709C" w:rsidRPr="00277CE6">
        <w:rPr>
          <w:rFonts w:ascii="Times New Roman" w:eastAsia="宋体" w:hAnsi="Times New Roman" w:cs="Times New Roman"/>
          <w:sz w:val="24"/>
          <w:szCs w:val="24"/>
        </w:rPr>
        <w:t>但如本文</w:t>
      </w:r>
      <w:r w:rsidR="00E0709C" w:rsidRPr="00277CE6">
        <w:rPr>
          <w:rFonts w:ascii="Times New Roman" w:eastAsia="宋体" w:hAnsi="Times New Roman" w:cs="Times New Roman"/>
          <w:sz w:val="24"/>
          <w:szCs w:val="24"/>
        </w:rPr>
        <w:t>1.2</w:t>
      </w:r>
      <w:r w:rsidR="00E0709C" w:rsidRPr="00277CE6">
        <w:rPr>
          <w:rFonts w:ascii="Times New Roman" w:eastAsia="宋体" w:hAnsi="Times New Roman" w:cs="Times New Roman"/>
          <w:sz w:val="24"/>
          <w:szCs w:val="24"/>
        </w:rPr>
        <w:t>节所述，</w:t>
      </w:r>
      <w:r w:rsidR="00522E17" w:rsidRPr="00277CE6">
        <w:rPr>
          <w:rFonts w:ascii="Times New Roman" w:eastAsia="宋体" w:hAnsi="Times New Roman" w:cs="Times New Roman"/>
          <w:sz w:val="24"/>
          <w:szCs w:val="24"/>
        </w:rPr>
        <w:t>Rosetta</w:t>
      </w:r>
      <w:r w:rsidR="00522E17" w:rsidRPr="00277CE6">
        <w:rPr>
          <w:rFonts w:ascii="Times New Roman" w:eastAsia="宋体" w:hAnsi="Times New Roman" w:cs="Times New Roman"/>
          <w:sz w:val="24"/>
          <w:szCs w:val="24"/>
        </w:rPr>
        <w:t>等</w:t>
      </w:r>
      <w:r w:rsidR="00895D22" w:rsidRPr="00277CE6">
        <w:rPr>
          <w:rFonts w:ascii="Times New Roman" w:eastAsia="宋体" w:hAnsi="Times New Roman" w:cs="Times New Roman"/>
          <w:sz w:val="24"/>
          <w:szCs w:val="24"/>
        </w:rPr>
        <w:t>目前</w:t>
      </w:r>
      <w:r w:rsidR="00522E17" w:rsidRPr="00277CE6">
        <w:rPr>
          <w:rFonts w:ascii="Times New Roman" w:eastAsia="宋体" w:hAnsi="Times New Roman" w:cs="Times New Roman"/>
          <w:sz w:val="24"/>
          <w:szCs w:val="24"/>
        </w:rPr>
        <w:t>通用</w:t>
      </w:r>
      <w:r w:rsidR="00D754CA" w:rsidRPr="00277CE6">
        <w:rPr>
          <w:rFonts w:ascii="Times New Roman" w:eastAsia="宋体" w:hAnsi="Times New Roman" w:cs="Times New Roman"/>
          <w:sz w:val="24"/>
          <w:szCs w:val="24"/>
        </w:rPr>
        <w:t>的</w:t>
      </w:r>
      <w:r w:rsidR="001A5DA2" w:rsidRPr="00277CE6">
        <w:rPr>
          <w:rFonts w:ascii="Times New Roman" w:eastAsia="宋体" w:hAnsi="Times New Roman" w:cs="Times New Roman"/>
          <w:sz w:val="24"/>
          <w:szCs w:val="24"/>
        </w:rPr>
        <w:t>软件在实现</w:t>
      </w:r>
      <w:r w:rsidR="00522E17" w:rsidRPr="00277CE6">
        <w:rPr>
          <w:rFonts w:ascii="Times New Roman" w:eastAsia="宋体" w:hAnsi="Times New Roman" w:cs="Times New Roman"/>
          <w:sz w:val="24"/>
          <w:szCs w:val="24"/>
        </w:rPr>
        <w:t>蛋白质</w:t>
      </w:r>
      <w:r w:rsidR="001A5DA2" w:rsidRPr="00277CE6">
        <w:rPr>
          <w:rFonts w:ascii="Times New Roman" w:eastAsia="宋体" w:hAnsi="Times New Roman" w:cs="Times New Roman"/>
          <w:sz w:val="24"/>
          <w:szCs w:val="24"/>
        </w:rPr>
        <w:t>主链结构优化时</w:t>
      </w:r>
      <w:r w:rsidR="00137FC4" w:rsidRPr="00277CE6">
        <w:rPr>
          <w:rFonts w:ascii="Times New Roman" w:eastAsia="宋体" w:hAnsi="Times New Roman" w:cs="Times New Roman"/>
          <w:sz w:val="24"/>
          <w:szCs w:val="24"/>
        </w:rPr>
        <w:t>使用了与侧链耦合的</w:t>
      </w:r>
      <w:r w:rsidR="00A727D6" w:rsidRPr="00277CE6">
        <w:rPr>
          <w:rFonts w:ascii="Times New Roman" w:eastAsia="宋体" w:hAnsi="Times New Roman" w:cs="Times New Roman"/>
          <w:sz w:val="24"/>
          <w:szCs w:val="24"/>
        </w:rPr>
        <w:t>主链能量</w:t>
      </w:r>
      <w:r w:rsidR="00137FC4" w:rsidRPr="00277CE6">
        <w:rPr>
          <w:rFonts w:ascii="Times New Roman" w:eastAsia="宋体" w:hAnsi="Times New Roman" w:cs="Times New Roman"/>
          <w:sz w:val="24"/>
          <w:szCs w:val="24"/>
        </w:rPr>
        <w:t>函数</w:t>
      </w:r>
      <w:r w:rsidR="00A727D6" w:rsidRPr="00277CE6">
        <w:rPr>
          <w:rFonts w:ascii="Times New Roman" w:eastAsia="宋体" w:hAnsi="Times New Roman" w:cs="Times New Roman"/>
          <w:sz w:val="24"/>
          <w:szCs w:val="24"/>
        </w:rPr>
        <w:t>，</w:t>
      </w:r>
      <w:r w:rsidR="00BD7D37" w:rsidRPr="00277CE6">
        <w:rPr>
          <w:rFonts w:ascii="Times New Roman" w:eastAsia="宋体" w:hAnsi="Times New Roman" w:cs="Times New Roman"/>
          <w:sz w:val="24"/>
          <w:szCs w:val="24"/>
        </w:rPr>
        <w:t>大大降低了计算效率和准确性，而目前已有研究</w:t>
      </w:r>
      <w:r w:rsidR="00931861" w:rsidRPr="00277CE6">
        <w:rPr>
          <w:rFonts w:ascii="Times New Roman" w:eastAsia="宋体" w:hAnsi="Times New Roman" w:cs="Times New Roman"/>
          <w:sz w:val="24"/>
          <w:szCs w:val="24"/>
        </w:rPr>
        <w:t>使用传统的统计方法拟合</w:t>
      </w:r>
      <w:r w:rsidR="00C3455D" w:rsidRPr="00277CE6">
        <w:rPr>
          <w:rFonts w:ascii="Times New Roman" w:eastAsia="宋体" w:hAnsi="Times New Roman" w:cs="Times New Roman"/>
          <w:sz w:val="24"/>
          <w:szCs w:val="24"/>
        </w:rPr>
        <w:t>侧链无关的主链</w:t>
      </w:r>
      <w:r w:rsidR="00931861" w:rsidRPr="00277CE6">
        <w:rPr>
          <w:rFonts w:ascii="Times New Roman" w:eastAsia="宋体" w:hAnsi="Times New Roman" w:cs="Times New Roman"/>
          <w:sz w:val="24"/>
          <w:szCs w:val="24"/>
        </w:rPr>
        <w:t>能量函数，</w:t>
      </w:r>
      <w:r w:rsidR="00590EC4" w:rsidRPr="00277CE6">
        <w:rPr>
          <w:rFonts w:ascii="Times New Roman" w:eastAsia="宋体" w:hAnsi="Times New Roman" w:cs="Times New Roman"/>
          <w:sz w:val="24"/>
          <w:szCs w:val="24"/>
        </w:rPr>
        <w:t>在高维空间中因</w:t>
      </w:r>
      <w:r w:rsidR="00590EC4" w:rsidRPr="00277CE6">
        <w:rPr>
          <w:rFonts w:ascii="Times New Roman" w:eastAsia="宋体" w:hAnsi="Times New Roman" w:cs="Times New Roman"/>
          <w:sz w:val="24"/>
          <w:szCs w:val="24"/>
        </w:rPr>
        <w:t>“</w:t>
      </w:r>
      <w:r w:rsidR="00590EC4" w:rsidRPr="00277CE6">
        <w:rPr>
          <w:rFonts w:ascii="Times New Roman" w:eastAsia="宋体" w:hAnsi="Times New Roman" w:cs="Times New Roman"/>
          <w:sz w:val="24"/>
          <w:szCs w:val="24"/>
        </w:rPr>
        <w:t>维数灾难</w:t>
      </w:r>
      <w:r w:rsidR="00590EC4" w:rsidRPr="00277CE6">
        <w:rPr>
          <w:rFonts w:ascii="Times New Roman" w:eastAsia="宋体" w:hAnsi="Times New Roman" w:cs="Times New Roman"/>
          <w:sz w:val="24"/>
          <w:szCs w:val="24"/>
        </w:rPr>
        <w:t>”</w:t>
      </w:r>
      <w:r w:rsidR="00590EC4" w:rsidRPr="00277CE6">
        <w:rPr>
          <w:rFonts w:ascii="Times New Roman" w:eastAsia="宋体" w:hAnsi="Times New Roman" w:cs="Times New Roman"/>
          <w:sz w:val="24"/>
          <w:szCs w:val="24"/>
        </w:rPr>
        <w:t>（</w:t>
      </w:r>
      <w:r w:rsidR="00590EC4" w:rsidRPr="00277CE6">
        <w:rPr>
          <w:rFonts w:ascii="Times New Roman" w:eastAsia="宋体" w:hAnsi="Times New Roman" w:cs="Times New Roman"/>
          <w:sz w:val="24"/>
          <w:szCs w:val="24"/>
        </w:rPr>
        <w:t>Curse of Dimensionality</w:t>
      </w:r>
      <w:r w:rsidR="00590EC4" w:rsidRPr="00277CE6">
        <w:rPr>
          <w:rFonts w:ascii="Times New Roman" w:eastAsia="宋体" w:hAnsi="Times New Roman" w:cs="Times New Roman"/>
          <w:sz w:val="24"/>
          <w:szCs w:val="24"/>
        </w:rPr>
        <w:t>）而对于数据量要求极高</w:t>
      </w:r>
      <w:r w:rsidR="00D63CCB" w:rsidRPr="00277CE6">
        <w:rPr>
          <w:rFonts w:ascii="Times New Roman" w:eastAsia="宋体" w:hAnsi="Times New Roman" w:cs="Times New Roman"/>
          <w:sz w:val="24"/>
          <w:szCs w:val="24"/>
        </w:rPr>
        <w:t>、</w:t>
      </w:r>
      <w:r w:rsidR="000F664A" w:rsidRPr="00277CE6">
        <w:rPr>
          <w:rFonts w:ascii="Times New Roman" w:eastAsia="宋体" w:hAnsi="Times New Roman" w:cs="Times New Roman"/>
          <w:sz w:val="24"/>
          <w:szCs w:val="24"/>
        </w:rPr>
        <w:t>拟合效率较低。</w:t>
      </w:r>
      <w:r w:rsidR="009F13F5" w:rsidRPr="00277CE6">
        <w:rPr>
          <w:rFonts w:ascii="Times New Roman" w:eastAsia="宋体" w:hAnsi="Times New Roman" w:cs="Times New Roman"/>
          <w:sz w:val="24"/>
          <w:szCs w:val="24"/>
        </w:rPr>
        <w:t>本</w:t>
      </w:r>
      <w:r w:rsidR="006D3434" w:rsidRPr="00277CE6">
        <w:rPr>
          <w:rFonts w:ascii="Times New Roman" w:eastAsia="宋体" w:hAnsi="Times New Roman" w:cs="Times New Roman"/>
          <w:sz w:val="24"/>
          <w:szCs w:val="24"/>
        </w:rPr>
        <w:t>课题</w:t>
      </w:r>
      <w:r w:rsidR="009F13F5" w:rsidRPr="00277CE6">
        <w:rPr>
          <w:rFonts w:ascii="Times New Roman" w:eastAsia="宋体" w:hAnsi="Times New Roman" w:cs="Times New Roman"/>
          <w:sz w:val="24"/>
          <w:szCs w:val="24"/>
        </w:rPr>
        <w:t>受到</w:t>
      </w:r>
      <w:r w:rsidR="00D63CCB" w:rsidRPr="00277CE6">
        <w:rPr>
          <w:rFonts w:ascii="Times New Roman" w:eastAsia="宋体" w:hAnsi="Times New Roman" w:cs="Times New Roman"/>
          <w:sz w:val="24"/>
          <w:szCs w:val="24"/>
        </w:rPr>
        <w:t>本文</w:t>
      </w:r>
      <w:r w:rsidR="00D63CCB" w:rsidRPr="00277CE6">
        <w:rPr>
          <w:rFonts w:ascii="Times New Roman" w:eastAsia="宋体" w:hAnsi="Times New Roman" w:cs="Times New Roman"/>
          <w:sz w:val="24"/>
          <w:szCs w:val="24"/>
        </w:rPr>
        <w:t>1.3</w:t>
      </w:r>
      <w:r w:rsidR="00D63CCB" w:rsidRPr="00277CE6">
        <w:rPr>
          <w:rFonts w:ascii="Times New Roman" w:eastAsia="宋体" w:hAnsi="Times New Roman" w:cs="Times New Roman"/>
          <w:sz w:val="24"/>
          <w:szCs w:val="24"/>
        </w:rPr>
        <w:t>节所述的</w:t>
      </w:r>
      <w:r w:rsidR="00155C55" w:rsidRPr="00277CE6">
        <w:rPr>
          <w:rFonts w:ascii="Times New Roman" w:eastAsia="宋体" w:hAnsi="Times New Roman" w:cs="Times New Roman"/>
          <w:sz w:val="24"/>
          <w:szCs w:val="24"/>
        </w:rPr>
        <w:t>分子构象生成模型</w:t>
      </w:r>
      <w:r w:rsidR="00563233" w:rsidRPr="00277CE6">
        <w:rPr>
          <w:rFonts w:ascii="Times New Roman" w:eastAsia="宋体" w:hAnsi="Times New Roman" w:cs="Times New Roman"/>
          <w:sz w:val="24"/>
          <w:szCs w:val="24"/>
        </w:rPr>
        <w:t>及蛋白质折叠模型</w:t>
      </w:r>
      <w:r w:rsidR="00155C55" w:rsidRPr="00277CE6">
        <w:rPr>
          <w:rFonts w:ascii="Times New Roman" w:eastAsia="宋体" w:hAnsi="Times New Roman" w:cs="Times New Roman"/>
          <w:sz w:val="24"/>
          <w:szCs w:val="24"/>
        </w:rPr>
        <w:t>的启发</w:t>
      </w:r>
      <w:r w:rsidR="00A97121" w:rsidRPr="00277CE6">
        <w:rPr>
          <w:rFonts w:ascii="Times New Roman" w:eastAsia="宋体" w:hAnsi="Times New Roman" w:cs="Times New Roman"/>
          <w:sz w:val="24"/>
          <w:szCs w:val="24"/>
        </w:rPr>
        <w:t>，</w:t>
      </w:r>
      <w:r w:rsidR="001E4807" w:rsidRPr="00277CE6">
        <w:rPr>
          <w:rFonts w:ascii="Times New Roman" w:eastAsia="宋体" w:hAnsi="Times New Roman" w:cs="Times New Roman"/>
          <w:sz w:val="24"/>
          <w:szCs w:val="24"/>
        </w:rPr>
        <w:t>试图</w:t>
      </w:r>
      <w:r w:rsidR="006E28AE" w:rsidRPr="00277CE6">
        <w:rPr>
          <w:rFonts w:ascii="Times New Roman" w:eastAsia="宋体" w:hAnsi="Times New Roman" w:cs="Times New Roman"/>
          <w:sz w:val="24"/>
          <w:szCs w:val="24"/>
        </w:rPr>
        <w:t>构建</w:t>
      </w:r>
      <w:r w:rsidR="00F235BE" w:rsidRPr="00277CE6">
        <w:rPr>
          <w:rFonts w:ascii="Times New Roman" w:eastAsia="宋体" w:hAnsi="Times New Roman" w:cs="Times New Roman"/>
          <w:sz w:val="24"/>
          <w:szCs w:val="24"/>
        </w:rPr>
        <w:t>已在多个问题上被证明行之有效的</w:t>
      </w:r>
      <w:r w:rsidR="00FE1BF0" w:rsidRPr="00277CE6">
        <w:rPr>
          <w:rFonts w:ascii="Times New Roman" w:eastAsia="宋体" w:hAnsi="Times New Roman" w:cs="Times New Roman"/>
          <w:sz w:val="24"/>
          <w:szCs w:val="24"/>
        </w:rPr>
        <w:t>EGNN</w:t>
      </w:r>
      <w:r w:rsidR="00FE1BF0" w:rsidRPr="00277CE6">
        <w:rPr>
          <w:rFonts w:ascii="Times New Roman" w:eastAsia="宋体" w:hAnsi="Times New Roman" w:cs="Times New Roman"/>
          <w:sz w:val="24"/>
          <w:szCs w:val="24"/>
        </w:rPr>
        <w:t>结合降噪分数匹配的模型架构</w:t>
      </w:r>
      <w:r w:rsidR="006E28AE" w:rsidRPr="00277CE6">
        <w:rPr>
          <w:rFonts w:ascii="Times New Roman" w:eastAsia="宋体" w:hAnsi="Times New Roman" w:cs="Times New Roman"/>
          <w:sz w:val="24"/>
          <w:szCs w:val="24"/>
        </w:rPr>
        <w:t>，</w:t>
      </w:r>
      <w:r w:rsidR="008E1350" w:rsidRPr="00277CE6">
        <w:rPr>
          <w:rFonts w:ascii="Times New Roman" w:eastAsia="宋体" w:hAnsi="Times New Roman" w:cs="Times New Roman"/>
          <w:sz w:val="24"/>
          <w:szCs w:val="24"/>
        </w:rPr>
        <w:t>在经过处理后的蛋白质数据集上进行训练，从而借助</w:t>
      </w:r>
      <w:r w:rsidR="008E1350" w:rsidRPr="00277CE6">
        <w:rPr>
          <w:rFonts w:ascii="Times New Roman" w:eastAsia="宋体" w:hAnsi="Times New Roman" w:cs="Times New Roman"/>
          <w:sz w:val="24"/>
          <w:szCs w:val="24"/>
        </w:rPr>
        <w:t>GNN</w:t>
      </w:r>
      <w:r w:rsidR="008E1350" w:rsidRPr="00277CE6">
        <w:rPr>
          <w:rFonts w:ascii="Times New Roman" w:eastAsia="宋体" w:hAnsi="Times New Roman" w:cs="Times New Roman"/>
          <w:sz w:val="24"/>
          <w:szCs w:val="24"/>
        </w:rPr>
        <w:t>的强大学习能力拟合可以用于蛋白质结构优化的梯度场</w:t>
      </w:r>
      <w:r w:rsidR="00ED4CA3" w:rsidRPr="00277CE6">
        <w:rPr>
          <w:rFonts w:ascii="Times New Roman" w:eastAsia="宋体" w:hAnsi="Times New Roman" w:cs="Times New Roman"/>
          <w:sz w:val="24"/>
          <w:szCs w:val="24"/>
        </w:rPr>
        <w:t>，实现高效的</w:t>
      </w:r>
      <w:r w:rsidR="00AF37A4" w:rsidRPr="00277CE6">
        <w:rPr>
          <w:rFonts w:ascii="Times New Roman" w:eastAsia="宋体" w:hAnsi="Times New Roman" w:cs="Times New Roman"/>
          <w:sz w:val="24"/>
          <w:szCs w:val="24"/>
        </w:rPr>
        <w:t>侧链无关的主链结构优化</w:t>
      </w:r>
      <w:r w:rsidR="0083066F" w:rsidRPr="00277CE6">
        <w:rPr>
          <w:rFonts w:ascii="Times New Roman" w:eastAsia="宋体" w:hAnsi="Times New Roman" w:cs="Times New Roman"/>
          <w:sz w:val="24"/>
          <w:szCs w:val="24"/>
        </w:rPr>
        <w:t>；</w:t>
      </w:r>
      <w:r w:rsidR="002E7336" w:rsidRPr="00277CE6">
        <w:rPr>
          <w:rFonts w:ascii="Times New Roman" w:eastAsia="宋体" w:hAnsi="Times New Roman" w:cs="Times New Roman"/>
          <w:sz w:val="24"/>
          <w:szCs w:val="24"/>
        </w:rPr>
        <w:t>本</w:t>
      </w:r>
      <w:r w:rsidR="006D3434" w:rsidRPr="00277CE6">
        <w:rPr>
          <w:rFonts w:ascii="Times New Roman" w:eastAsia="宋体" w:hAnsi="Times New Roman" w:cs="Times New Roman"/>
          <w:sz w:val="24"/>
          <w:szCs w:val="24"/>
        </w:rPr>
        <w:t>课题</w:t>
      </w:r>
      <w:r w:rsidR="005D5788" w:rsidRPr="00277CE6">
        <w:rPr>
          <w:rFonts w:ascii="Times New Roman" w:eastAsia="宋体" w:hAnsi="Times New Roman" w:cs="Times New Roman"/>
          <w:sz w:val="24"/>
          <w:szCs w:val="24"/>
        </w:rPr>
        <w:t>把训练</w:t>
      </w:r>
      <w:r w:rsidR="002E7336" w:rsidRPr="00277CE6">
        <w:rPr>
          <w:rFonts w:ascii="Times New Roman" w:eastAsia="宋体" w:hAnsi="Times New Roman" w:cs="Times New Roman"/>
          <w:sz w:val="24"/>
          <w:szCs w:val="24"/>
        </w:rPr>
        <w:t>得到的模型</w:t>
      </w:r>
      <w:r w:rsidR="005D5788" w:rsidRPr="00277CE6">
        <w:rPr>
          <w:rFonts w:ascii="Times New Roman" w:eastAsia="宋体" w:hAnsi="Times New Roman" w:cs="Times New Roman"/>
          <w:sz w:val="24"/>
          <w:szCs w:val="24"/>
        </w:rPr>
        <w:t>应用于</w:t>
      </w:r>
      <w:r w:rsidR="003A6CE0" w:rsidRPr="00277CE6">
        <w:rPr>
          <w:rFonts w:ascii="Times New Roman" w:eastAsia="宋体" w:hAnsi="Times New Roman" w:cs="Times New Roman"/>
          <w:sz w:val="24"/>
          <w:szCs w:val="24"/>
        </w:rPr>
        <w:t>实际的蛋白质主链结构问题上</w:t>
      </w:r>
      <w:r w:rsidR="003273D7" w:rsidRPr="00277CE6">
        <w:rPr>
          <w:rFonts w:ascii="Times New Roman" w:eastAsia="宋体" w:hAnsi="Times New Roman" w:cs="Times New Roman"/>
          <w:sz w:val="24"/>
          <w:szCs w:val="24"/>
        </w:rPr>
        <w:t>，</w:t>
      </w:r>
      <w:r w:rsidR="00B10E5C" w:rsidRPr="00277CE6">
        <w:rPr>
          <w:rFonts w:ascii="Times New Roman" w:eastAsia="宋体" w:hAnsi="Times New Roman" w:cs="Times New Roman"/>
          <w:sz w:val="24"/>
          <w:szCs w:val="24"/>
        </w:rPr>
        <w:t>试图证明</w:t>
      </w:r>
      <w:r w:rsidR="00F063E7" w:rsidRPr="00277CE6">
        <w:rPr>
          <w:rFonts w:ascii="Times New Roman" w:eastAsia="宋体" w:hAnsi="Times New Roman" w:cs="Times New Roman"/>
          <w:sz w:val="24"/>
          <w:szCs w:val="24"/>
        </w:rPr>
        <w:t>该模型</w:t>
      </w:r>
      <w:r w:rsidR="008C46C1" w:rsidRPr="00277CE6">
        <w:rPr>
          <w:rFonts w:ascii="Times New Roman" w:eastAsia="宋体" w:hAnsi="Times New Roman" w:cs="Times New Roman"/>
          <w:sz w:val="24"/>
          <w:szCs w:val="24"/>
        </w:rPr>
        <w:t>改善了</w:t>
      </w:r>
      <w:r w:rsidR="00577CDD" w:rsidRPr="00277CE6">
        <w:rPr>
          <w:rFonts w:ascii="Times New Roman" w:eastAsia="宋体" w:hAnsi="Times New Roman" w:cs="Times New Roman"/>
          <w:sz w:val="24"/>
          <w:szCs w:val="24"/>
        </w:rPr>
        <w:t>初始</w:t>
      </w:r>
      <w:r w:rsidR="008C46C1" w:rsidRPr="00277CE6">
        <w:rPr>
          <w:rFonts w:ascii="Times New Roman" w:eastAsia="宋体" w:hAnsi="Times New Roman" w:cs="Times New Roman"/>
          <w:sz w:val="24"/>
          <w:szCs w:val="24"/>
        </w:rPr>
        <w:t>蛋白质</w:t>
      </w:r>
      <w:r w:rsidR="00306E66" w:rsidRPr="00277CE6">
        <w:rPr>
          <w:rFonts w:ascii="Times New Roman" w:eastAsia="宋体" w:hAnsi="Times New Roman" w:cs="Times New Roman"/>
          <w:sz w:val="24"/>
          <w:szCs w:val="24"/>
        </w:rPr>
        <w:t>骨架</w:t>
      </w:r>
      <w:r w:rsidR="00577CDD" w:rsidRPr="00277CE6">
        <w:rPr>
          <w:rFonts w:ascii="Times New Roman" w:eastAsia="宋体" w:hAnsi="Times New Roman" w:cs="Times New Roman"/>
          <w:sz w:val="24"/>
          <w:szCs w:val="24"/>
        </w:rPr>
        <w:t>的可设计性</w:t>
      </w:r>
      <w:r w:rsidR="00030268" w:rsidRPr="00277CE6">
        <w:rPr>
          <w:rFonts w:ascii="Times New Roman" w:eastAsia="宋体" w:hAnsi="Times New Roman" w:cs="Times New Roman"/>
          <w:sz w:val="24"/>
          <w:szCs w:val="24"/>
        </w:rPr>
        <w:t>，在实际的蛋白质计算设计过程中具有一定程度的实用价值。</w:t>
      </w:r>
    </w:p>
    <w:p w14:paraId="2E81B38B" w14:textId="77777777" w:rsidR="00F848B2" w:rsidRPr="00277CE6" w:rsidRDefault="00F848B2" w:rsidP="00C61FD3">
      <w:pPr>
        <w:rPr>
          <w:rFonts w:ascii="Times New Roman" w:hAnsi="Times New Roman" w:cs="Times New Roman"/>
        </w:rPr>
      </w:pPr>
    </w:p>
    <w:p w14:paraId="093E7DF5" w14:textId="77777777" w:rsidR="00644FB7" w:rsidRPr="00277CE6" w:rsidRDefault="00644FB7">
      <w:pPr>
        <w:widowControl/>
        <w:jc w:val="left"/>
        <w:rPr>
          <w:rFonts w:ascii="Times New Roman" w:eastAsia="黑体" w:hAnsi="Times New Roman" w:cs="Times New Roman"/>
          <w:bCs/>
          <w:kern w:val="44"/>
          <w:sz w:val="24"/>
          <w:szCs w:val="24"/>
        </w:rPr>
      </w:pPr>
      <w:r w:rsidRPr="00277CE6">
        <w:rPr>
          <w:rFonts w:ascii="Times New Roman" w:eastAsia="黑体" w:hAnsi="Times New Roman" w:cs="Times New Roman"/>
          <w:b/>
          <w:sz w:val="24"/>
          <w:szCs w:val="24"/>
        </w:rPr>
        <w:br w:type="page"/>
      </w:r>
    </w:p>
    <w:p w14:paraId="3D72CE16" w14:textId="381A4065" w:rsidR="009F67E7" w:rsidRPr="00277CE6" w:rsidRDefault="00506ACB" w:rsidP="009F67E7">
      <w:pPr>
        <w:pStyle w:val="1"/>
        <w:rPr>
          <w:rFonts w:ascii="Times New Roman" w:eastAsia="黑体" w:hAnsi="Times New Roman" w:cs="Times New Roman"/>
          <w:b w:val="0"/>
          <w:sz w:val="32"/>
          <w:szCs w:val="32"/>
        </w:rPr>
      </w:pPr>
      <w:bookmarkStart w:id="91" w:name="_Toc105009170"/>
      <w:r w:rsidRPr="00277CE6">
        <w:rPr>
          <w:rFonts w:ascii="Times New Roman" w:eastAsia="黑体" w:hAnsi="Times New Roman" w:cs="Times New Roman"/>
          <w:b w:val="0"/>
          <w:sz w:val="32"/>
          <w:szCs w:val="32"/>
        </w:rPr>
        <w:lastRenderedPageBreak/>
        <w:t>第二章</w:t>
      </w:r>
      <w:r w:rsidR="000D04E5" w:rsidRPr="00277CE6">
        <w:rPr>
          <w:rFonts w:ascii="Times New Roman" w:eastAsia="黑体" w:hAnsi="Times New Roman" w:cs="Times New Roman"/>
          <w:b w:val="0"/>
          <w:sz w:val="32"/>
          <w:szCs w:val="32"/>
        </w:rPr>
        <w:t xml:space="preserve"> </w:t>
      </w:r>
      <w:r w:rsidR="00AF3A1C" w:rsidRPr="00277CE6">
        <w:rPr>
          <w:rFonts w:ascii="Times New Roman" w:eastAsia="黑体" w:hAnsi="Times New Roman" w:cs="Times New Roman"/>
          <w:b w:val="0"/>
          <w:sz w:val="32"/>
          <w:szCs w:val="32"/>
        </w:rPr>
        <w:fldChar w:fldCharType="begin"/>
      </w:r>
      <w:r w:rsidR="00AF3A1C" w:rsidRPr="00277CE6">
        <w:rPr>
          <w:rFonts w:ascii="Times New Roman" w:eastAsia="黑体" w:hAnsi="Times New Roman" w:cs="Times New Roman"/>
          <w:b w:val="0"/>
          <w:sz w:val="32"/>
          <w:szCs w:val="32"/>
        </w:rPr>
        <w:instrText xml:space="preserve"> TITLE  [</w:instrText>
      </w:r>
      <w:r w:rsidR="00AF3A1C" w:rsidRPr="00277CE6">
        <w:rPr>
          <w:rFonts w:ascii="Times New Roman" w:eastAsia="黑体" w:hAnsi="Times New Roman" w:cs="Times New Roman"/>
          <w:b w:val="0"/>
          <w:sz w:val="32"/>
          <w:szCs w:val="32"/>
        </w:rPr>
        <w:instrText>此处键入一级标题</w:instrText>
      </w:r>
      <w:r w:rsidR="00AF3A1C" w:rsidRPr="00277CE6">
        <w:rPr>
          <w:rFonts w:ascii="Times New Roman" w:eastAsia="黑体" w:hAnsi="Times New Roman" w:cs="Times New Roman"/>
          <w:b w:val="0"/>
          <w:sz w:val="32"/>
          <w:szCs w:val="32"/>
        </w:rPr>
        <w:instrText xml:space="preserve">]  \* MERGEFORMAT </w:instrText>
      </w:r>
      <w:r w:rsidR="00AF3A1C" w:rsidRPr="00277CE6">
        <w:rPr>
          <w:rFonts w:ascii="Times New Roman" w:eastAsia="黑体" w:hAnsi="Times New Roman" w:cs="Times New Roman"/>
          <w:b w:val="0"/>
          <w:sz w:val="32"/>
          <w:szCs w:val="32"/>
        </w:rPr>
        <w:fldChar w:fldCharType="separate"/>
      </w:r>
      <w:r w:rsidR="009E42D7" w:rsidRPr="00277CE6">
        <w:rPr>
          <w:rFonts w:ascii="Times New Roman" w:eastAsia="黑体" w:hAnsi="Times New Roman" w:cs="Times New Roman"/>
          <w:b w:val="0"/>
          <w:sz w:val="32"/>
          <w:szCs w:val="32"/>
        </w:rPr>
        <w:t>材料与方法</w:t>
      </w:r>
      <w:bookmarkEnd w:id="91"/>
      <w:r w:rsidR="00AF3A1C" w:rsidRPr="00277CE6">
        <w:rPr>
          <w:rFonts w:ascii="Times New Roman" w:eastAsia="黑体" w:hAnsi="Times New Roman" w:cs="Times New Roman"/>
          <w:b w:val="0"/>
          <w:sz w:val="32"/>
          <w:szCs w:val="32"/>
        </w:rPr>
        <w:fldChar w:fldCharType="end"/>
      </w:r>
    </w:p>
    <w:p w14:paraId="7858F0AA" w14:textId="7993D2CE" w:rsidR="00AF3A1C" w:rsidRPr="00277CE6" w:rsidRDefault="0074132A" w:rsidP="00AF3A1C">
      <w:pPr>
        <w:pStyle w:val="2"/>
        <w:rPr>
          <w:rFonts w:eastAsiaTheme="minorEastAsia" w:cs="Times New Roman"/>
          <w:sz w:val="28"/>
          <w:szCs w:val="28"/>
        </w:rPr>
      </w:pPr>
      <w:bookmarkStart w:id="92" w:name="_Toc105009171"/>
      <w:r w:rsidRPr="00277CE6">
        <w:rPr>
          <w:rFonts w:eastAsiaTheme="minorEastAsia" w:cs="Times New Roman"/>
          <w:sz w:val="28"/>
          <w:szCs w:val="28"/>
        </w:rPr>
        <w:t>2.</w:t>
      </w:r>
      <w:r w:rsidR="007D1102" w:rsidRPr="00277CE6">
        <w:rPr>
          <w:rFonts w:eastAsiaTheme="minorEastAsia" w:cs="Times New Roman"/>
          <w:sz w:val="28"/>
          <w:szCs w:val="28"/>
        </w:rPr>
        <w:t>1</w:t>
      </w:r>
      <w:r w:rsidR="00AF3A1C" w:rsidRPr="00277CE6">
        <w:rPr>
          <w:rFonts w:eastAsiaTheme="minorEastAsia" w:cs="Times New Roman"/>
          <w:sz w:val="28"/>
          <w:szCs w:val="28"/>
        </w:rPr>
        <w:t xml:space="preserve"> </w:t>
      </w:r>
      <w:r w:rsidR="00AF3A1C" w:rsidRPr="00277CE6">
        <w:rPr>
          <w:rFonts w:eastAsiaTheme="minorEastAsia" w:cs="Times New Roman"/>
          <w:sz w:val="28"/>
          <w:szCs w:val="28"/>
        </w:rPr>
        <w:fldChar w:fldCharType="begin"/>
      </w:r>
      <w:r w:rsidR="00AF3A1C" w:rsidRPr="00277CE6">
        <w:rPr>
          <w:rFonts w:eastAsiaTheme="minorEastAsia" w:cs="Times New Roman"/>
          <w:sz w:val="28"/>
          <w:szCs w:val="28"/>
        </w:rPr>
        <w:instrText xml:space="preserve"> TITLE  [</w:instrText>
      </w:r>
      <w:r w:rsidR="00AF3A1C" w:rsidRPr="00277CE6">
        <w:rPr>
          <w:rFonts w:eastAsiaTheme="minorEastAsia" w:cs="Times New Roman"/>
          <w:sz w:val="28"/>
          <w:szCs w:val="28"/>
        </w:rPr>
        <w:instrText>此处键入二级标题</w:instrText>
      </w:r>
      <w:r w:rsidR="00AF3A1C" w:rsidRPr="00277CE6">
        <w:rPr>
          <w:rFonts w:eastAsiaTheme="minorEastAsia" w:cs="Times New Roman"/>
          <w:sz w:val="28"/>
          <w:szCs w:val="28"/>
        </w:rPr>
        <w:instrText xml:space="preserve">]  \* MERGEFORMAT </w:instrText>
      </w:r>
      <w:r w:rsidR="00AF3A1C" w:rsidRPr="00277CE6">
        <w:rPr>
          <w:rFonts w:eastAsiaTheme="minorEastAsia" w:cs="Times New Roman"/>
          <w:sz w:val="28"/>
          <w:szCs w:val="28"/>
        </w:rPr>
        <w:fldChar w:fldCharType="separate"/>
      </w:r>
      <w:r w:rsidR="00EA09C0" w:rsidRPr="00277CE6">
        <w:rPr>
          <w:rFonts w:eastAsiaTheme="minorEastAsia" w:cs="Times New Roman"/>
          <w:sz w:val="28"/>
          <w:szCs w:val="28"/>
        </w:rPr>
        <w:t>数据集的</w:t>
      </w:r>
      <w:r w:rsidR="00091D47" w:rsidRPr="00277CE6">
        <w:rPr>
          <w:rFonts w:eastAsiaTheme="minorEastAsia" w:cs="Times New Roman"/>
          <w:sz w:val="28"/>
          <w:szCs w:val="28"/>
        </w:rPr>
        <w:t>建立</w:t>
      </w:r>
      <w:bookmarkEnd w:id="92"/>
      <w:r w:rsidR="00AF3A1C" w:rsidRPr="00277CE6">
        <w:rPr>
          <w:rFonts w:eastAsiaTheme="minorEastAsia" w:cs="Times New Roman"/>
          <w:sz w:val="28"/>
          <w:szCs w:val="28"/>
        </w:rPr>
        <w:fldChar w:fldCharType="end"/>
      </w:r>
    </w:p>
    <w:p w14:paraId="07159F53" w14:textId="2B4E6ADD" w:rsidR="00AF3A1C" w:rsidRPr="00277CE6" w:rsidRDefault="0074132A" w:rsidP="00707C52">
      <w:pPr>
        <w:pStyle w:val="3"/>
        <w:spacing w:beforeLines="0" w:before="0" w:after="156"/>
        <w:ind w:firstLine="480"/>
        <w:rPr>
          <w:rFonts w:cs="Times New Roman"/>
          <w:szCs w:val="24"/>
        </w:rPr>
      </w:pPr>
      <w:bookmarkStart w:id="93" w:name="_Toc105009172"/>
      <w:r w:rsidRPr="00277CE6">
        <w:rPr>
          <w:rFonts w:eastAsiaTheme="minorEastAsia" w:cs="Times New Roman"/>
          <w:szCs w:val="24"/>
        </w:rPr>
        <w:t>2.1.1</w:t>
      </w:r>
      <w:r w:rsidR="00AF3A1C" w:rsidRPr="00277CE6">
        <w:rPr>
          <w:rFonts w:eastAsiaTheme="minorEastAsia" w:cs="Times New Roman"/>
          <w:szCs w:val="24"/>
        </w:rPr>
        <w:t xml:space="preserve"> </w:t>
      </w:r>
      <w:r w:rsidR="00AF3A1C" w:rsidRPr="00277CE6">
        <w:rPr>
          <w:rFonts w:eastAsiaTheme="minorEastAsia" w:cs="Times New Roman"/>
          <w:szCs w:val="24"/>
        </w:rPr>
        <w:fldChar w:fldCharType="begin"/>
      </w:r>
      <w:r w:rsidR="00AF3A1C" w:rsidRPr="00277CE6">
        <w:rPr>
          <w:rFonts w:eastAsiaTheme="minorEastAsia" w:cs="Times New Roman"/>
          <w:szCs w:val="24"/>
        </w:rPr>
        <w:instrText xml:space="preserve"> TITLE  [</w:instrText>
      </w:r>
      <w:r w:rsidR="00AF3A1C" w:rsidRPr="00277CE6">
        <w:rPr>
          <w:rFonts w:eastAsiaTheme="minorEastAsia" w:cs="Times New Roman"/>
          <w:szCs w:val="24"/>
        </w:rPr>
        <w:instrText>此处键入三级标题</w:instrText>
      </w:r>
      <w:r w:rsidR="00AF3A1C" w:rsidRPr="00277CE6">
        <w:rPr>
          <w:rFonts w:eastAsiaTheme="minorEastAsia" w:cs="Times New Roman"/>
          <w:szCs w:val="24"/>
        </w:rPr>
        <w:instrText xml:space="preserve">]  \* MERGEFORMAT </w:instrText>
      </w:r>
      <w:r w:rsidR="00AF3A1C" w:rsidRPr="00277CE6">
        <w:rPr>
          <w:rFonts w:eastAsiaTheme="minorEastAsia" w:cs="Times New Roman"/>
          <w:szCs w:val="24"/>
        </w:rPr>
        <w:fldChar w:fldCharType="separate"/>
      </w:r>
      <w:r w:rsidR="00496D7C" w:rsidRPr="00277CE6">
        <w:rPr>
          <w:rFonts w:eastAsiaTheme="minorEastAsia" w:cs="Times New Roman"/>
          <w:szCs w:val="24"/>
        </w:rPr>
        <w:t>蛋白质</w:t>
      </w:r>
      <w:r w:rsidR="00AB16E1" w:rsidRPr="00277CE6">
        <w:rPr>
          <w:rFonts w:eastAsiaTheme="minorEastAsia" w:cs="Times New Roman"/>
          <w:szCs w:val="24"/>
        </w:rPr>
        <w:t>结构</w:t>
      </w:r>
      <w:r w:rsidR="00496D7C" w:rsidRPr="00277CE6">
        <w:rPr>
          <w:rFonts w:eastAsiaTheme="minorEastAsia" w:cs="Times New Roman"/>
          <w:szCs w:val="24"/>
        </w:rPr>
        <w:t>数据</w:t>
      </w:r>
      <w:r w:rsidR="00091D47" w:rsidRPr="00277CE6">
        <w:rPr>
          <w:rFonts w:eastAsiaTheme="minorEastAsia" w:cs="Times New Roman"/>
          <w:szCs w:val="24"/>
        </w:rPr>
        <w:t>的</w:t>
      </w:r>
      <w:r w:rsidR="005F72CC" w:rsidRPr="00277CE6">
        <w:rPr>
          <w:rFonts w:eastAsiaTheme="minorEastAsia" w:cs="Times New Roman"/>
          <w:szCs w:val="24"/>
        </w:rPr>
        <w:t>收集</w:t>
      </w:r>
      <w:bookmarkEnd w:id="93"/>
      <w:r w:rsidR="00AF3A1C" w:rsidRPr="00277CE6">
        <w:rPr>
          <w:rFonts w:eastAsiaTheme="minorEastAsia" w:cs="Times New Roman"/>
          <w:szCs w:val="24"/>
        </w:rPr>
        <w:fldChar w:fldCharType="end"/>
      </w:r>
    </w:p>
    <w:p w14:paraId="6A323F19" w14:textId="0EEC34CA" w:rsidR="00165461" w:rsidRPr="00277CE6" w:rsidRDefault="000B4CCB" w:rsidP="00165461">
      <w:pPr>
        <w:spacing w:line="300" w:lineRule="auto"/>
        <w:ind w:firstLineChars="200" w:firstLine="480"/>
        <w:rPr>
          <w:rFonts w:ascii="Times New Roman" w:eastAsia="宋体" w:hAnsi="Times New Roman" w:cs="Times New Roman"/>
          <w:sz w:val="24"/>
          <w:szCs w:val="24"/>
        </w:rPr>
      </w:pPr>
      <w:r w:rsidRPr="00277CE6">
        <w:rPr>
          <w:rFonts w:ascii="Times New Roman" w:eastAsia="宋体" w:hAnsi="Times New Roman" w:cs="Times New Roman"/>
          <w:sz w:val="24"/>
          <w:szCs w:val="24"/>
        </w:rPr>
        <w:t>本课题</w:t>
      </w:r>
      <w:r w:rsidR="00A433AB" w:rsidRPr="00277CE6">
        <w:rPr>
          <w:rFonts w:ascii="Times New Roman" w:eastAsia="宋体" w:hAnsi="Times New Roman" w:cs="Times New Roman"/>
          <w:sz w:val="24"/>
          <w:szCs w:val="24"/>
        </w:rPr>
        <w:t>通过</w:t>
      </w:r>
      <w:r w:rsidR="00E05EDF" w:rsidRPr="00277CE6">
        <w:rPr>
          <w:rFonts w:ascii="Times New Roman" w:eastAsia="宋体" w:hAnsi="Times New Roman" w:cs="Times New Roman"/>
          <w:sz w:val="24"/>
          <w:szCs w:val="24"/>
        </w:rPr>
        <w:t>GNN</w:t>
      </w:r>
      <w:r w:rsidR="00E05EDF" w:rsidRPr="00277CE6">
        <w:rPr>
          <w:rFonts w:ascii="Times New Roman" w:eastAsia="宋体" w:hAnsi="Times New Roman" w:cs="Times New Roman"/>
          <w:sz w:val="24"/>
          <w:szCs w:val="24"/>
        </w:rPr>
        <w:t>提取蛋白质结构</w:t>
      </w:r>
      <w:r w:rsidR="00686C5C" w:rsidRPr="00277CE6">
        <w:rPr>
          <w:rFonts w:ascii="Times New Roman" w:eastAsia="宋体" w:hAnsi="Times New Roman" w:cs="Times New Roman"/>
          <w:sz w:val="24"/>
          <w:szCs w:val="24"/>
        </w:rPr>
        <w:t>背后</w:t>
      </w:r>
      <w:r w:rsidR="00E05EDF" w:rsidRPr="00277CE6">
        <w:rPr>
          <w:rFonts w:ascii="Times New Roman" w:eastAsia="宋体" w:hAnsi="Times New Roman" w:cs="Times New Roman"/>
          <w:sz w:val="24"/>
          <w:szCs w:val="24"/>
        </w:rPr>
        <w:t>所隐藏的信息</w:t>
      </w:r>
      <w:r w:rsidR="00E32314" w:rsidRPr="00277CE6">
        <w:rPr>
          <w:rFonts w:ascii="Times New Roman" w:eastAsia="宋体" w:hAnsi="Times New Roman" w:cs="Times New Roman"/>
          <w:sz w:val="24"/>
          <w:szCs w:val="24"/>
        </w:rPr>
        <w:t>，</w:t>
      </w:r>
      <w:r w:rsidR="004F6E75" w:rsidRPr="00277CE6">
        <w:rPr>
          <w:rFonts w:ascii="Times New Roman" w:eastAsia="宋体" w:hAnsi="Times New Roman" w:cs="Times New Roman"/>
          <w:sz w:val="24"/>
          <w:szCs w:val="24"/>
        </w:rPr>
        <w:t>拟合</w:t>
      </w:r>
      <w:r w:rsidR="002446FF" w:rsidRPr="00277CE6">
        <w:rPr>
          <w:rFonts w:ascii="Times New Roman" w:eastAsia="宋体" w:hAnsi="Times New Roman" w:cs="Times New Roman"/>
          <w:sz w:val="24"/>
          <w:szCs w:val="24"/>
        </w:rPr>
        <w:t>可用于侧链无关的蛋白质主链结构优化的梯度场，</w:t>
      </w:r>
      <w:r w:rsidR="00E32314" w:rsidRPr="00277CE6">
        <w:rPr>
          <w:rFonts w:ascii="Times New Roman" w:eastAsia="宋体" w:hAnsi="Times New Roman" w:cs="Times New Roman"/>
          <w:sz w:val="24"/>
          <w:szCs w:val="24"/>
        </w:rPr>
        <w:t>因此需要</w:t>
      </w:r>
      <w:r w:rsidR="00231E11" w:rsidRPr="00277CE6">
        <w:rPr>
          <w:rFonts w:ascii="Times New Roman" w:eastAsia="宋体" w:hAnsi="Times New Roman" w:cs="Times New Roman"/>
          <w:sz w:val="24"/>
          <w:szCs w:val="24"/>
        </w:rPr>
        <w:t>大量</w:t>
      </w:r>
      <w:r w:rsidR="00A6491C" w:rsidRPr="00277CE6">
        <w:rPr>
          <w:rFonts w:ascii="Times New Roman" w:eastAsia="宋体" w:hAnsi="Times New Roman" w:cs="Times New Roman"/>
          <w:sz w:val="24"/>
          <w:szCs w:val="24"/>
        </w:rPr>
        <w:t>高质量的</w:t>
      </w:r>
      <w:r w:rsidR="00704065" w:rsidRPr="00277CE6">
        <w:rPr>
          <w:rFonts w:ascii="Times New Roman" w:eastAsia="宋体" w:hAnsi="Times New Roman" w:cs="Times New Roman"/>
          <w:sz w:val="24"/>
          <w:szCs w:val="24"/>
        </w:rPr>
        <w:t>蛋白质结构数据</w:t>
      </w:r>
      <w:r w:rsidR="00B85916" w:rsidRPr="00277CE6">
        <w:rPr>
          <w:rFonts w:ascii="Times New Roman" w:eastAsia="宋体" w:hAnsi="Times New Roman" w:cs="Times New Roman"/>
          <w:sz w:val="24"/>
          <w:szCs w:val="24"/>
        </w:rPr>
        <w:t>所</w:t>
      </w:r>
      <w:r w:rsidR="00704065" w:rsidRPr="00277CE6">
        <w:rPr>
          <w:rFonts w:ascii="Times New Roman" w:eastAsia="宋体" w:hAnsi="Times New Roman" w:cs="Times New Roman"/>
          <w:sz w:val="24"/>
          <w:szCs w:val="24"/>
        </w:rPr>
        <w:t>组成的数据集。</w:t>
      </w:r>
      <w:r w:rsidR="00624F8B" w:rsidRPr="00277CE6">
        <w:rPr>
          <w:rFonts w:ascii="Times New Roman" w:eastAsia="宋体" w:hAnsi="Times New Roman" w:cs="Times New Roman"/>
          <w:sz w:val="24"/>
          <w:szCs w:val="24"/>
        </w:rPr>
        <w:t>本课题</w:t>
      </w:r>
      <w:r w:rsidR="00534F8A" w:rsidRPr="00277CE6">
        <w:rPr>
          <w:rFonts w:ascii="Times New Roman" w:eastAsia="宋体" w:hAnsi="Times New Roman" w:cs="Times New Roman"/>
          <w:sz w:val="24"/>
          <w:szCs w:val="24"/>
        </w:rPr>
        <w:t>使用</w:t>
      </w:r>
      <w:r w:rsidR="00347C80" w:rsidRPr="00277CE6">
        <w:rPr>
          <w:rFonts w:ascii="Times New Roman" w:eastAsia="宋体" w:hAnsi="Times New Roman" w:cs="Times New Roman"/>
          <w:sz w:val="24"/>
          <w:szCs w:val="24"/>
        </w:rPr>
        <w:t>Wang</w:t>
      </w:r>
      <w:r w:rsidR="00347C80" w:rsidRPr="00277CE6">
        <w:rPr>
          <w:rFonts w:ascii="Times New Roman" w:eastAsia="宋体" w:hAnsi="Times New Roman" w:cs="Times New Roman"/>
          <w:sz w:val="24"/>
          <w:szCs w:val="24"/>
        </w:rPr>
        <w:t>等</w:t>
      </w:r>
      <w:r w:rsidR="00347C80" w:rsidRPr="00277CE6">
        <w:rPr>
          <w:rFonts w:ascii="Times New Roman" w:eastAsia="宋体" w:hAnsi="Times New Roman" w:cs="Times New Roman"/>
          <w:sz w:val="24"/>
          <w:szCs w:val="24"/>
        </w:rPr>
        <w:fldChar w:fldCharType="begin"/>
      </w:r>
      <w:r w:rsidR="00520EAA" w:rsidRPr="00277CE6">
        <w:rPr>
          <w:rFonts w:ascii="Times New Roman" w:eastAsia="宋体" w:hAnsi="Times New Roman" w:cs="Times New Roman"/>
          <w:sz w:val="24"/>
          <w:szCs w:val="24"/>
        </w:rPr>
        <w:instrText xml:space="preserve"> ADDIN ZOTERO_ITEM CSL_CITATION {"citationID":"rb3cjDI3","properties":{"formattedCitation":"\\super 23\\nosupersub{}","plainCitation":"23","noteIndex":0},"citationItems":[{"id":303,"uris":["http://zotero.org/users/9340884/items/XUA6JILG"],"itemData":{"id":303,"type":"article-journal","abstract":"Summary: PISCES is a public server for culling sets of protein sequences from the Protein Data Bank (PDB) by sequence identity and structural quality criteria. PISCES can provide lists culled from the entire PDB or from lists of PDB entries or chains provided by the user. The sequence identities are obtained from PSI-BLAST alignments with position-speciﬁc substitution matrices derived from the non-redundant protein sequence database. PISCES therefore provides better lists than servers that use BLAST, which is unable to identify many relationships below 40% sequence identity and often overestimates sequence identity by aligning only well-conserved fragments. PDB sequences are updated weekly. PISCES can also cull non-PDB sequences provided by the user as a list of GenBank identiﬁers, a FASTA format ﬁle, or BLAST/PSI-BLAST output.","container-title":"Bioinformatics","DOI":"10.1093/bioinformatics/btg224","ISSN":"1367-4803, 1460-2059","issue":"12","journalAbbreviation":"Bioinformatics","language":"en","page":"1589-1591","source":"DOI.org (Crossref)","title":"PISCES: a protein sequence culling server","title-short":"PISCES","volume":"19","author":[{"family":"Wang","given":"G."},{"family":"Dunbrack","given":"R. L."}],"issued":{"date-parts":[["2003",8,12]]}}}],"schema":"https://github.com/citation-style-language/schema/raw/master/csl-citation.json"} </w:instrText>
      </w:r>
      <w:r w:rsidR="00347C80" w:rsidRPr="00277CE6">
        <w:rPr>
          <w:rFonts w:ascii="Times New Roman" w:eastAsia="宋体" w:hAnsi="Times New Roman" w:cs="Times New Roman"/>
          <w:sz w:val="24"/>
          <w:szCs w:val="24"/>
        </w:rPr>
        <w:fldChar w:fldCharType="separate"/>
      </w:r>
      <w:r w:rsidR="00520EAA" w:rsidRPr="00277CE6">
        <w:rPr>
          <w:rFonts w:ascii="Times New Roman" w:hAnsi="Times New Roman" w:cs="Times New Roman"/>
          <w:kern w:val="0"/>
          <w:sz w:val="24"/>
          <w:szCs w:val="24"/>
          <w:vertAlign w:val="superscript"/>
        </w:rPr>
        <w:t>23</w:t>
      </w:r>
      <w:r w:rsidR="00347C80" w:rsidRPr="00277CE6">
        <w:rPr>
          <w:rFonts w:ascii="Times New Roman" w:eastAsia="宋体" w:hAnsi="Times New Roman" w:cs="Times New Roman"/>
          <w:sz w:val="24"/>
          <w:szCs w:val="24"/>
        </w:rPr>
        <w:fldChar w:fldCharType="end"/>
      </w:r>
      <w:r w:rsidR="00347C80" w:rsidRPr="00277CE6">
        <w:rPr>
          <w:rFonts w:ascii="Times New Roman" w:eastAsia="宋体" w:hAnsi="Times New Roman" w:cs="Times New Roman"/>
          <w:sz w:val="24"/>
          <w:szCs w:val="24"/>
        </w:rPr>
        <w:t>开发的</w:t>
      </w:r>
      <w:r w:rsidR="00404946" w:rsidRPr="00277CE6">
        <w:rPr>
          <w:rFonts w:ascii="Times New Roman" w:eastAsia="宋体" w:hAnsi="Times New Roman" w:cs="Times New Roman"/>
          <w:sz w:val="24"/>
          <w:szCs w:val="24"/>
        </w:rPr>
        <w:t>PISCES</w:t>
      </w:r>
      <w:r w:rsidR="00404946" w:rsidRPr="00277CE6">
        <w:rPr>
          <w:rFonts w:ascii="Times New Roman" w:eastAsia="宋体" w:hAnsi="Times New Roman" w:cs="Times New Roman"/>
          <w:sz w:val="24"/>
          <w:szCs w:val="24"/>
        </w:rPr>
        <w:t>服务器</w:t>
      </w:r>
      <w:r w:rsidR="003612C6" w:rsidRPr="00277CE6">
        <w:rPr>
          <w:rFonts w:ascii="Times New Roman" w:eastAsia="宋体" w:hAnsi="Times New Roman" w:cs="Times New Roman"/>
          <w:sz w:val="24"/>
          <w:szCs w:val="24"/>
        </w:rPr>
        <w:t>对</w:t>
      </w:r>
      <w:r w:rsidR="007E08AF" w:rsidRPr="00277CE6">
        <w:rPr>
          <w:rFonts w:ascii="Times New Roman" w:eastAsia="宋体" w:hAnsi="Times New Roman" w:cs="Times New Roman"/>
          <w:sz w:val="24"/>
          <w:szCs w:val="24"/>
        </w:rPr>
        <w:t>整个</w:t>
      </w:r>
      <w:r w:rsidR="007E08AF" w:rsidRPr="00277CE6">
        <w:rPr>
          <w:rFonts w:ascii="Times New Roman" w:eastAsia="宋体" w:hAnsi="Times New Roman" w:cs="Times New Roman"/>
          <w:sz w:val="24"/>
          <w:szCs w:val="24"/>
        </w:rPr>
        <w:t>PDB</w:t>
      </w:r>
      <w:r w:rsidR="007E08AF" w:rsidRPr="00277CE6">
        <w:rPr>
          <w:rFonts w:ascii="Times New Roman" w:eastAsia="宋体" w:hAnsi="Times New Roman" w:cs="Times New Roman"/>
          <w:sz w:val="24"/>
          <w:szCs w:val="24"/>
        </w:rPr>
        <w:t>（</w:t>
      </w:r>
      <w:r w:rsidR="007E08AF" w:rsidRPr="00277CE6">
        <w:rPr>
          <w:rFonts w:ascii="Times New Roman" w:eastAsia="宋体" w:hAnsi="Times New Roman" w:cs="Times New Roman"/>
          <w:sz w:val="24"/>
          <w:szCs w:val="24"/>
        </w:rPr>
        <w:t>Protein Data Bank</w:t>
      </w:r>
      <w:r w:rsidR="007E08AF" w:rsidRPr="00277CE6">
        <w:rPr>
          <w:rFonts w:ascii="Times New Roman" w:eastAsia="宋体" w:hAnsi="Times New Roman" w:cs="Times New Roman"/>
          <w:sz w:val="24"/>
          <w:szCs w:val="24"/>
        </w:rPr>
        <w:t>）</w:t>
      </w:r>
      <w:r w:rsidR="007E08AF" w:rsidRPr="00277CE6">
        <w:rPr>
          <w:rFonts w:ascii="Times New Roman" w:eastAsia="宋体" w:hAnsi="Times New Roman" w:cs="Times New Roman"/>
          <w:sz w:val="24"/>
          <w:szCs w:val="24"/>
        </w:rPr>
        <w:fldChar w:fldCharType="begin"/>
      </w:r>
      <w:r w:rsidR="00520EAA" w:rsidRPr="00277CE6">
        <w:rPr>
          <w:rFonts w:ascii="Times New Roman" w:eastAsia="宋体" w:hAnsi="Times New Roman" w:cs="Times New Roman"/>
          <w:sz w:val="24"/>
          <w:szCs w:val="24"/>
        </w:rPr>
        <w:instrText xml:space="preserve"> ADDIN ZOTERO_ITEM CSL_CITATION {"citationID":"11UvkdUK","properties":{"formattedCitation":"\\super 24\\nosupersub{}","plainCitation":"24","noteIndex":0},"citationItems":[{"id":298,"uris":["http://zotero.org/users/9340884/items/JT3RIG2F"],"itemData":{"id":298,"type":"article-journal","abstract":"The Protein Data Bank (PDB; http://www.rcsb.org/pdb/ ) is the single worldwide archive of structural data of biological macromolecules. This paper describes the goals of the PDB, the systems in place for data deposition and access, how to obtain further information, and near-term plans for the future development of the resource.","container-title":"Nucleic Acids Research","DOI":"10.1093/nar/28.1.235","ISSN":"0305-1048","issue":"1","journalAbbreviation":"Nucleic Acids Research","page":"235-242","source":"Silverchair","title":"The Protein Data Bank","volume":"28","author":[{"family":"Berman","given":"Helen M."},{"family":"Westbrook","given":"John"},{"family":"Feng","given":"Zukang"},{"family":"Gilliland","given":"Gary"},{"family":"Bhat","given":"T. N."},{"family":"Weissig","given":"Helge"},{"family":"Shindyalov","given":"Ilya N."},{"family":"Bourne","given":"Philip E."}],"issued":{"date-parts":[["2000",1,1]]}}}],"schema":"https://github.com/citation-style-language/schema/raw/master/csl-citation.json"} </w:instrText>
      </w:r>
      <w:r w:rsidR="007E08AF" w:rsidRPr="00277CE6">
        <w:rPr>
          <w:rFonts w:ascii="Times New Roman" w:eastAsia="宋体" w:hAnsi="Times New Roman" w:cs="Times New Roman"/>
          <w:sz w:val="24"/>
          <w:szCs w:val="24"/>
        </w:rPr>
        <w:fldChar w:fldCharType="separate"/>
      </w:r>
      <w:r w:rsidR="00520EAA" w:rsidRPr="00277CE6">
        <w:rPr>
          <w:rFonts w:ascii="Times New Roman" w:hAnsi="Times New Roman" w:cs="Times New Roman"/>
          <w:kern w:val="0"/>
          <w:sz w:val="24"/>
          <w:szCs w:val="24"/>
          <w:vertAlign w:val="superscript"/>
        </w:rPr>
        <w:t>24</w:t>
      </w:r>
      <w:r w:rsidR="007E08AF" w:rsidRPr="00277CE6">
        <w:rPr>
          <w:rFonts w:ascii="Times New Roman" w:eastAsia="宋体" w:hAnsi="Times New Roman" w:cs="Times New Roman"/>
          <w:sz w:val="24"/>
          <w:szCs w:val="24"/>
        </w:rPr>
        <w:fldChar w:fldCharType="end"/>
      </w:r>
      <w:r w:rsidR="003612C6" w:rsidRPr="00277CE6">
        <w:rPr>
          <w:rFonts w:ascii="Times New Roman" w:eastAsia="宋体" w:hAnsi="Times New Roman" w:cs="Times New Roman"/>
          <w:sz w:val="24"/>
          <w:szCs w:val="24"/>
        </w:rPr>
        <w:t>进行筛选，</w:t>
      </w:r>
      <w:r w:rsidR="00A57767" w:rsidRPr="00277CE6">
        <w:rPr>
          <w:rFonts w:ascii="Times New Roman" w:eastAsia="宋体" w:hAnsi="Times New Roman" w:cs="Times New Roman"/>
          <w:sz w:val="24"/>
          <w:szCs w:val="24"/>
        </w:rPr>
        <w:t>将筛选得到的</w:t>
      </w:r>
      <w:r w:rsidR="007E5340" w:rsidRPr="00277CE6">
        <w:rPr>
          <w:rFonts w:ascii="Times New Roman" w:eastAsia="宋体" w:hAnsi="Times New Roman" w:cs="Times New Roman"/>
          <w:sz w:val="24"/>
          <w:szCs w:val="24"/>
        </w:rPr>
        <w:t>残基数</w:t>
      </w:r>
      <w:r w:rsidR="002A535B" w:rsidRPr="00277CE6">
        <w:rPr>
          <w:rFonts w:ascii="Times New Roman" w:eastAsia="宋体" w:hAnsi="Times New Roman" w:cs="Times New Roman"/>
          <w:sz w:val="24"/>
          <w:szCs w:val="24"/>
        </w:rPr>
        <w:t>适中</w:t>
      </w:r>
      <w:r w:rsidR="00780B53" w:rsidRPr="00277CE6">
        <w:rPr>
          <w:rFonts w:ascii="Times New Roman" w:eastAsia="宋体" w:hAnsi="Times New Roman" w:cs="Times New Roman"/>
          <w:sz w:val="24"/>
          <w:szCs w:val="24"/>
        </w:rPr>
        <w:t>、</w:t>
      </w:r>
      <w:r w:rsidR="00205AB6" w:rsidRPr="00277CE6">
        <w:rPr>
          <w:rFonts w:ascii="Times New Roman" w:eastAsia="宋体" w:hAnsi="Times New Roman" w:cs="Times New Roman"/>
          <w:sz w:val="24"/>
          <w:szCs w:val="24"/>
        </w:rPr>
        <w:t>高分辨率</w:t>
      </w:r>
      <w:r w:rsidR="0072097B" w:rsidRPr="00277CE6">
        <w:rPr>
          <w:rFonts w:ascii="Times New Roman" w:eastAsia="宋体" w:hAnsi="Times New Roman" w:cs="Times New Roman"/>
          <w:sz w:val="24"/>
          <w:szCs w:val="24"/>
        </w:rPr>
        <w:t>、低序列一致度</w:t>
      </w:r>
      <w:r w:rsidR="001F1AFE" w:rsidRPr="00277CE6">
        <w:rPr>
          <w:rFonts w:ascii="Times New Roman" w:eastAsia="宋体" w:hAnsi="Times New Roman" w:cs="Times New Roman"/>
          <w:sz w:val="24"/>
          <w:szCs w:val="24"/>
        </w:rPr>
        <w:t>（</w:t>
      </w:r>
      <w:r w:rsidR="001F1AFE" w:rsidRPr="00277CE6">
        <w:rPr>
          <w:rFonts w:ascii="Times New Roman" w:eastAsia="宋体" w:hAnsi="Times New Roman" w:cs="Times New Roman"/>
          <w:sz w:val="24"/>
          <w:szCs w:val="24"/>
        </w:rPr>
        <w:t>Sequence Identity</w:t>
      </w:r>
      <w:r w:rsidR="001F1AFE" w:rsidRPr="00277CE6">
        <w:rPr>
          <w:rFonts w:ascii="Times New Roman" w:eastAsia="宋体" w:hAnsi="Times New Roman" w:cs="Times New Roman"/>
          <w:sz w:val="24"/>
          <w:szCs w:val="24"/>
        </w:rPr>
        <w:t>）</w:t>
      </w:r>
      <w:r w:rsidR="00205AB6" w:rsidRPr="00277CE6">
        <w:rPr>
          <w:rFonts w:ascii="Times New Roman" w:eastAsia="宋体" w:hAnsi="Times New Roman" w:cs="Times New Roman"/>
          <w:sz w:val="24"/>
          <w:szCs w:val="24"/>
        </w:rPr>
        <w:t>的</w:t>
      </w:r>
      <w:r w:rsidR="00A57767" w:rsidRPr="00277CE6">
        <w:rPr>
          <w:rFonts w:ascii="Times New Roman" w:eastAsia="宋体" w:hAnsi="Times New Roman" w:cs="Times New Roman"/>
          <w:sz w:val="24"/>
          <w:szCs w:val="24"/>
        </w:rPr>
        <w:t>PDB</w:t>
      </w:r>
      <w:r w:rsidR="00A57767" w:rsidRPr="00277CE6">
        <w:rPr>
          <w:rFonts w:ascii="Times New Roman" w:eastAsia="宋体" w:hAnsi="Times New Roman" w:cs="Times New Roman"/>
          <w:sz w:val="24"/>
          <w:szCs w:val="24"/>
        </w:rPr>
        <w:t>的子集作为</w:t>
      </w:r>
      <w:r w:rsidR="006D4388" w:rsidRPr="00277CE6">
        <w:rPr>
          <w:rFonts w:ascii="Times New Roman" w:eastAsia="宋体" w:hAnsi="Times New Roman" w:cs="Times New Roman"/>
          <w:sz w:val="24"/>
          <w:szCs w:val="24"/>
        </w:rPr>
        <w:t>本</w:t>
      </w:r>
      <w:r w:rsidR="00A57767" w:rsidRPr="00277CE6">
        <w:rPr>
          <w:rFonts w:ascii="Times New Roman" w:eastAsia="宋体" w:hAnsi="Times New Roman" w:cs="Times New Roman"/>
          <w:sz w:val="24"/>
          <w:szCs w:val="24"/>
        </w:rPr>
        <w:t>课题使用的数据集，</w:t>
      </w:r>
      <w:r w:rsidR="00901F37" w:rsidRPr="00277CE6">
        <w:rPr>
          <w:rFonts w:ascii="Times New Roman" w:eastAsia="宋体" w:hAnsi="Times New Roman" w:cs="Times New Roman"/>
          <w:sz w:val="24"/>
          <w:szCs w:val="24"/>
        </w:rPr>
        <w:t>设定的</w:t>
      </w:r>
      <w:r w:rsidR="004857B1" w:rsidRPr="00277CE6">
        <w:rPr>
          <w:rFonts w:ascii="Times New Roman" w:eastAsia="宋体" w:hAnsi="Times New Roman" w:cs="Times New Roman"/>
          <w:sz w:val="24"/>
          <w:szCs w:val="24"/>
        </w:rPr>
        <w:t>具体</w:t>
      </w:r>
      <w:r w:rsidR="003F6D6C" w:rsidRPr="00277CE6">
        <w:rPr>
          <w:rFonts w:ascii="Times New Roman" w:eastAsia="宋体" w:hAnsi="Times New Roman" w:cs="Times New Roman"/>
          <w:sz w:val="24"/>
          <w:szCs w:val="24"/>
        </w:rPr>
        <w:t>筛选项目</w:t>
      </w:r>
      <w:r w:rsidR="00577811" w:rsidRPr="00277CE6">
        <w:rPr>
          <w:rFonts w:ascii="Times New Roman" w:eastAsia="宋体" w:hAnsi="Times New Roman" w:cs="Times New Roman"/>
          <w:sz w:val="24"/>
          <w:szCs w:val="24"/>
        </w:rPr>
        <w:t>和</w:t>
      </w:r>
      <w:r w:rsidR="003612C6" w:rsidRPr="00277CE6">
        <w:rPr>
          <w:rFonts w:ascii="Times New Roman" w:eastAsia="宋体" w:hAnsi="Times New Roman" w:cs="Times New Roman"/>
          <w:sz w:val="24"/>
          <w:szCs w:val="24"/>
        </w:rPr>
        <w:t>筛选</w:t>
      </w:r>
      <w:r w:rsidR="0048073D" w:rsidRPr="00277CE6">
        <w:rPr>
          <w:rFonts w:ascii="Times New Roman" w:eastAsia="宋体" w:hAnsi="Times New Roman" w:cs="Times New Roman"/>
          <w:sz w:val="24"/>
          <w:szCs w:val="24"/>
        </w:rPr>
        <w:t>条件</w:t>
      </w:r>
      <w:r w:rsidR="003612C6" w:rsidRPr="00277CE6">
        <w:rPr>
          <w:rFonts w:ascii="Times New Roman" w:eastAsia="宋体" w:hAnsi="Times New Roman" w:cs="Times New Roman"/>
          <w:sz w:val="24"/>
          <w:szCs w:val="24"/>
        </w:rPr>
        <w:t>如表</w:t>
      </w:r>
      <w:r w:rsidR="003612C6" w:rsidRPr="00277CE6">
        <w:rPr>
          <w:rFonts w:ascii="Times New Roman" w:eastAsia="宋体" w:hAnsi="Times New Roman" w:cs="Times New Roman"/>
          <w:sz w:val="24"/>
          <w:szCs w:val="24"/>
        </w:rPr>
        <w:t>2.1</w:t>
      </w:r>
      <w:r w:rsidR="003612C6" w:rsidRPr="00277CE6">
        <w:rPr>
          <w:rFonts w:ascii="Times New Roman" w:eastAsia="宋体" w:hAnsi="Times New Roman" w:cs="Times New Roman"/>
          <w:sz w:val="24"/>
          <w:szCs w:val="24"/>
        </w:rPr>
        <w:t>所示。</w:t>
      </w:r>
    </w:p>
    <w:p w14:paraId="4B571163" w14:textId="26E51D0E" w:rsidR="00165461" w:rsidRPr="00277CE6" w:rsidRDefault="00165461" w:rsidP="00165461">
      <w:pPr>
        <w:spacing w:before="240" w:after="120"/>
        <w:jc w:val="center"/>
        <w:rPr>
          <w:rFonts w:ascii="Times New Roman" w:hAnsi="Times New Roman" w:cs="Times New Roman"/>
        </w:rPr>
      </w:pPr>
      <w:r w:rsidRPr="00277CE6">
        <w:rPr>
          <w:rFonts w:ascii="Times New Roman" w:hAnsi="Times New Roman" w:cs="Times New Roman"/>
        </w:rPr>
        <w:t>表</w:t>
      </w:r>
      <w:r w:rsidRPr="00277CE6">
        <w:rPr>
          <w:rFonts w:ascii="Times New Roman" w:hAnsi="Times New Roman" w:cs="Times New Roman"/>
        </w:rPr>
        <w:t xml:space="preserve">2.1 </w:t>
      </w:r>
      <w:r w:rsidR="00743145" w:rsidRPr="00277CE6">
        <w:rPr>
          <w:rFonts w:ascii="Times New Roman" w:hAnsi="Times New Roman" w:cs="Times New Roman"/>
        </w:rPr>
        <w:t>PISCES</w:t>
      </w:r>
      <w:r w:rsidR="00743145" w:rsidRPr="00277CE6">
        <w:rPr>
          <w:rFonts w:ascii="Times New Roman" w:hAnsi="Times New Roman" w:cs="Times New Roman"/>
        </w:rPr>
        <w:t>服务器</w:t>
      </w:r>
      <w:r w:rsidR="00996C6B" w:rsidRPr="00277CE6">
        <w:rPr>
          <w:rFonts w:ascii="Times New Roman" w:hAnsi="Times New Roman" w:cs="Times New Roman"/>
        </w:rPr>
        <w:t>的</w:t>
      </w:r>
      <w:r w:rsidR="00D65FDA" w:rsidRPr="00277CE6">
        <w:rPr>
          <w:rFonts w:ascii="Times New Roman" w:hAnsi="Times New Roman" w:cs="Times New Roman"/>
        </w:rPr>
        <w:t>筛选</w:t>
      </w:r>
      <w:r w:rsidR="00577811" w:rsidRPr="00277CE6">
        <w:rPr>
          <w:rFonts w:ascii="Times New Roman" w:hAnsi="Times New Roman" w:cs="Times New Roman"/>
        </w:rPr>
        <w:t>项目和筛选</w:t>
      </w:r>
      <w:r w:rsidR="0048073D" w:rsidRPr="00277CE6">
        <w:rPr>
          <w:rFonts w:ascii="Times New Roman" w:hAnsi="Times New Roman" w:cs="Times New Roman"/>
        </w:rPr>
        <w:t>条件</w:t>
      </w:r>
    </w:p>
    <w:tbl>
      <w:tblPr>
        <w:tblW w:w="9356" w:type="dxa"/>
        <w:jc w:val="center"/>
        <w:tblBorders>
          <w:top w:val="single" w:sz="4" w:space="0" w:color="auto"/>
          <w:bottom w:val="single" w:sz="4" w:space="0" w:color="auto"/>
        </w:tblBorders>
        <w:tblLayout w:type="fixed"/>
        <w:tblLook w:val="04A0" w:firstRow="1" w:lastRow="0" w:firstColumn="1" w:lastColumn="0" w:noHBand="0" w:noVBand="1"/>
      </w:tblPr>
      <w:tblGrid>
        <w:gridCol w:w="4678"/>
        <w:gridCol w:w="4678"/>
      </w:tblGrid>
      <w:tr w:rsidR="00473AF2" w:rsidRPr="00277CE6" w14:paraId="3966E38C" w14:textId="77777777" w:rsidTr="00473AF2">
        <w:trPr>
          <w:trHeight w:val="244"/>
          <w:jc w:val="center"/>
        </w:trPr>
        <w:tc>
          <w:tcPr>
            <w:tcW w:w="4678" w:type="dxa"/>
            <w:tcBorders>
              <w:top w:val="single" w:sz="18" w:space="0" w:color="auto"/>
              <w:bottom w:val="single" w:sz="6" w:space="0" w:color="auto"/>
              <w:right w:val="nil"/>
            </w:tcBorders>
            <w:shd w:val="clear" w:color="auto" w:fill="auto"/>
            <w:noWrap/>
            <w:vAlign w:val="center"/>
            <w:hideMark/>
          </w:tcPr>
          <w:p w14:paraId="24328D62" w14:textId="5784BA45" w:rsidR="00473AF2" w:rsidRPr="00277CE6" w:rsidRDefault="00473AF2" w:rsidP="00473AF2">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筛选项目</w:t>
            </w:r>
          </w:p>
        </w:tc>
        <w:tc>
          <w:tcPr>
            <w:tcW w:w="4678" w:type="dxa"/>
            <w:tcBorders>
              <w:top w:val="single" w:sz="18" w:space="0" w:color="auto"/>
              <w:left w:val="nil"/>
              <w:bottom w:val="single" w:sz="6" w:space="0" w:color="auto"/>
              <w:right w:val="nil"/>
            </w:tcBorders>
            <w:shd w:val="clear" w:color="auto" w:fill="auto"/>
            <w:noWrap/>
            <w:vAlign w:val="center"/>
            <w:hideMark/>
          </w:tcPr>
          <w:p w14:paraId="4266C12B" w14:textId="139F6000" w:rsidR="00473AF2" w:rsidRPr="00277CE6" w:rsidRDefault="00473AF2" w:rsidP="00473AF2">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筛选</w:t>
            </w:r>
            <w:r w:rsidR="0048073D" w:rsidRPr="00277CE6">
              <w:rPr>
                <w:rFonts w:ascii="Times New Roman" w:hAnsi="Times New Roman" w:cs="Times New Roman"/>
                <w:color w:val="000000"/>
                <w:kern w:val="0"/>
              </w:rPr>
              <w:t>条件</w:t>
            </w:r>
          </w:p>
        </w:tc>
      </w:tr>
      <w:tr w:rsidR="00473AF2" w:rsidRPr="00277CE6" w14:paraId="27819450" w14:textId="77777777" w:rsidTr="00473AF2">
        <w:trPr>
          <w:trHeight w:val="244"/>
          <w:jc w:val="center"/>
        </w:trPr>
        <w:tc>
          <w:tcPr>
            <w:tcW w:w="4678" w:type="dxa"/>
            <w:tcBorders>
              <w:top w:val="single" w:sz="6" w:space="0" w:color="auto"/>
              <w:bottom w:val="nil"/>
              <w:right w:val="nil"/>
            </w:tcBorders>
            <w:shd w:val="clear" w:color="auto" w:fill="auto"/>
            <w:noWrap/>
            <w:vAlign w:val="center"/>
            <w:hideMark/>
          </w:tcPr>
          <w:p w14:paraId="3B344375" w14:textId="5B25C1E8" w:rsidR="00473AF2" w:rsidRPr="00277CE6" w:rsidRDefault="007E5340" w:rsidP="00473AF2">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残基数</w:t>
            </w:r>
          </w:p>
        </w:tc>
        <w:tc>
          <w:tcPr>
            <w:tcW w:w="4678" w:type="dxa"/>
            <w:tcBorders>
              <w:top w:val="single" w:sz="6" w:space="0" w:color="auto"/>
              <w:left w:val="nil"/>
              <w:bottom w:val="nil"/>
              <w:right w:val="nil"/>
            </w:tcBorders>
            <w:shd w:val="clear" w:color="auto" w:fill="auto"/>
            <w:noWrap/>
            <w:vAlign w:val="center"/>
            <w:hideMark/>
          </w:tcPr>
          <w:p w14:paraId="5F0CB1EC" w14:textId="63D2CBE0" w:rsidR="00473AF2" w:rsidRPr="00277CE6" w:rsidRDefault="007E5340" w:rsidP="00473AF2">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40~1000</w:t>
            </w:r>
          </w:p>
        </w:tc>
      </w:tr>
      <w:tr w:rsidR="00473AF2" w:rsidRPr="00277CE6" w14:paraId="15E528CA" w14:textId="77777777" w:rsidTr="007E5340">
        <w:trPr>
          <w:trHeight w:val="244"/>
          <w:jc w:val="center"/>
        </w:trPr>
        <w:tc>
          <w:tcPr>
            <w:tcW w:w="4678" w:type="dxa"/>
            <w:tcBorders>
              <w:top w:val="nil"/>
              <w:bottom w:val="nil"/>
              <w:right w:val="nil"/>
            </w:tcBorders>
            <w:shd w:val="clear" w:color="auto" w:fill="auto"/>
            <w:noWrap/>
            <w:vAlign w:val="center"/>
            <w:hideMark/>
          </w:tcPr>
          <w:p w14:paraId="31238F83" w14:textId="2618A3A2" w:rsidR="00473AF2" w:rsidRPr="00277CE6" w:rsidRDefault="00473AF2" w:rsidP="00473AF2">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分辨率</w:t>
            </w:r>
          </w:p>
        </w:tc>
        <w:tc>
          <w:tcPr>
            <w:tcW w:w="4678" w:type="dxa"/>
            <w:tcBorders>
              <w:top w:val="nil"/>
              <w:left w:val="nil"/>
              <w:bottom w:val="nil"/>
              <w:right w:val="nil"/>
            </w:tcBorders>
            <w:shd w:val="clear" w:color="auto" w:fill="auto"/>
            <w:noWrap/>
            <w:vAlign w:val="center"/>
            <w:hideMark/>
          </w:tcPr>
          <w:p w14:paraId="3C45753F" w14:textId="29039C07" w:rsidR="00473AF2" w:rsidRPr="00277CE6" w:rsidRDefault="007E5340" w:rsidP="00473AF2">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&lt; 2.5 Å</w:t>
            </w:r>
          </w:p>
        </w:tc>
      </w:tr>
      <w:tr w:rsidR="007E5340" w:rsidRPr="00277CE6" w14:paraId="126BC7A5" w14:textId="77777777" w:rsidTr="00473AF2">
        <w:trPr>
          <w:trHeight w:val="244"/>
          <w:jc w:val="center"/>
        </w:trPr>
        <w:tc>
          <w:tcPr>
            <w:tcW w:w="4678" w:type="dxa"/>
            <w:tcBorders>
              <w:top w:val="nil"/>
              <w:bottom w:val="single" w:sz="18" w:space="0" w:color="auto"/>
              <w:right w:val="nil"/>
            </w:tcBorders>
            <w:shd w:val="clear" w:color="auto" w:fill="auto"/>
            <w:noWrap/>
            <w:vAlign w:val="center"/>
          </w:tcPr>
          <w:p w14:paraId="2E0E3502" w14:textId="00678CDB" w:rsidR="007E5340" w:rsidRPr="00277CE6" w:rsidRDefault="007E5340" w:rsidP="00473AF2">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序列一致度</w:t>
            </w:r>
            <w:r w:rsidR="009778B7">
              <w:rPr>
                <w:rFonts w:ascii="Times New Roman" w:hAnsi="Times New Roman" w:cs="Times New Roman" w:hint="eastAsia"/>
                <w:color w:val="000000"/>
                <w:kern w:val="0"/>
              </w:rPr>
              <w:t>（</w:t>
            </w:r>
            <w:r w:rsidR="009778B7">
              <w:rPr>
                <w:rFonts w:ascii="Times New Roman" w:hAnsi="Times New Roman" w:cs="Times New Roman" w:hint="eastAsia"/>
                <w:color w:val="000000"/>
                <w:kern w:val="0"/>
              </w:rPr>
              <w:t>Sequence</w:t>
            </w:r>
            <w:r w:rsidR="009778B7">
              <w:rPr>
                <w:rFonts w:ascii="Times New Roman" w:hAnsi="Times New Roman" w:cs="Times New Roman"/>
                <w:color w:val="000000"/>
                <w:kern w:val="0"/>
              </w:rPr>
              <w:t xml:space="preserve"> </w:t>
            </w:r>
            <w:r w:rsidR="009778B7">
              <w:rPr>
                <w:rFonts w:ascii="Times New Roman" w:hAnsi="Times New Roman" w:cs="Times New Roman" w:hint="eastAsia"/>
                <w:color w:val="000000"/>
                <w:kern w:val="0"/>
              </w:rPr>
              <w:t>I</w:t>
            </w:r>
            <w:r w:rsidR="003440A0">
              <w:rPr>
                <w:rFonts w:ascii="Times New Roman" w:hAnsi="Times New Roman" w:cs="Times New Roman"/>
                <w:color w:val="000000"/>
                <w:kern w:val="0"/>
              </w:rPr>
              <w:t>dentity</w:t>
            </w:r>
            <w:r w:rsidR="009778B7">
              <w:rPr>
                <w:rFonts w:ascii="Times New Roman" w:hAnsi="Times New Roman" w:cs="Times New Roman" w:hint="eastAsia"/>
                <w:color w:val="000000"/>
                <w:kern w:val="0"/>
              </w:rPr>
              <w:t>）</w:t>
            </w:r>
          </w:p>
        </w:tc>
        <w:tc>
          <w:tcPr>
            <w:tcW w:w="4678" w:type="dxa"/>
            <w:tcBorders>
              <w:top w:val="nil"/>
              <w:left w:val="nil"/>
              <w:bottom w:val="single" w:sz="18" w:space="0" w:color="auto"/>
              <w:right w:val="nil"/>
            </w:tcBorders>
            <w:shd w:val="clear" w:color="auto" w:fill="auto"/>
            <w:noWrap/>
            <w:vAlign w:val="center"/>
          </w:tcPr>
          <w:p w14:paraId="72145E1F" w14:textId="5A8E7799" w:rsidR="007E5340" w:rsidRPr="00277CE6" w:rsidRDefault="007E5340" w:rsidP="007E5340">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&lt; 30%</w:t>
            </w:r>
          </w:p>
        </w:tc>
      </w:tr>
    </w:tbl>
    <w:p w14:paraId="631C8EA0" w14:textId="59988BD5" w:rsidR="00165461" w:rsidRPr="00277CE6" w:rsidRDefault="00165461" w:rsidP="00165461">
      <w:pPr>
        <w:spacing w:line="300" w:lineRule="auto"/>
        <w:rPr>
          <w:rFonts w:ascii="Times New Roman" w:eastAsia="宋体" w:hAnsi="Times New Roman" w:cs="Times New Roman"/>
          <w:sz w:val="24"/>
          <w:szCs w:val="24"/>
        </w:rPr>
      </w:pPr>
    </w:p>
    <w:p w14:paraId="4E1641BA" w14:textId="36F0AE29" w:rsidR="00D41CBF" w:rsidRPr="00277CE6" w:rsidRDefault="00520EAA" w:rsidP="00C80D55">
      <w:pPr>
        <w:spacing w:line="300" w:lineRule="auto"/>
        <w:ind w:firstLineChars="200" w:firstLine="480"/>
        <w:rPr>
          <w:rFonts w:ascii="Times New Roman" w:eastAsia="宋体" w:hAnsi="Times New Roman" w:cs="Times New Roman"/>
          <w:sz w:val="24"/>
          <w:szCs w:val="24"/>
        </w:rPr>
      </w:pPr>
      <w:r w:rsidRPr="00277CE6">
        <w:rPr>
          <w:rFonts w:ascii="Times New Roman" w:eastAsia="宋体" w:hAnsi="Times New Roman" w:cs="Times New Roman"/>
          <w:sz w:val="24"/>
          <w:szCs w:val="24"/>
        </w:rPr>
        <w:t>根据上述</w:t>
      </w:r>
      <w:r w:rsidR="00167177" w:rsidRPr="00277CE6">
        <w:rPr>
          <w:rFonts w:ascii="Times New Roman" w:eastAsia="宋体" w:hAnsi="Times New Roman" w:cs="Times New Roman"/>
          <w:sz w:val="24"/>
          <w:szCs w:val="24"/>
        </w:rPr>
        <w:t>标准</w:t>
      </w:r>
      <w:r w:rsidR="0025192D" w:rsidRPr="00277CE6">
        <w:rPr>
          <w:rFonts w:ascii="Times New Roman" w:eastAsia="宋体" w:hAnsi="Times New Roman" w:cs="Times New Roman"/>
          <w:sz w:val="24"/>
          <w:szCs w:val="24"/>
        </w:rPr>
        <w:t>，</w:t>
      </w:r>
      <w:r w:rsidR="003D68D7" w:rsidRPr="00277CE6">
        <w:rPr>
          <w:rFonts w:ascii="Times New Roman" w:eastAsia="宋体" w:hAnsi="Times New Roman" w:cs="Times New Roman"/>
          <w:sz w:val="24"/>
          <w:szCs w:val="24"/>
        </w:rPr>
        <w:t>筛选得到</w:t>
      </w:r>
      <w:r w:rsidR="0032683C" w:rsidRPr="00277CE6">
        <w:rPr>
          <w:rFonts w:ascii="Times New Roman" w:eastAsia="宋体" w:hAnsi="Times New Roman" w:cs="Times New Roman"/>
          <w:sz w:val="24"/>
          <w:szCs w:val="24"/>
        </w:rPr>
        <w:t>14606</w:t>
      </w:r>
      <w:r w:rsidR="0032683C" w:rsidRPr="00277CE6">
        <w:rPr>
          <w:rFonts w:ascii="Times New Roman" w:eastAsia="宋体" w:hAnsi="Times New Roman" w:cs="Times New Roman"/>
          <w:sz w:val="24"/>
          <w:szCs w:val="24"/>
        </w:rPr>
        <w:t>条</w:t>
      </w:r>
      <w:r w:rsidR="00EF0D63" w:rsidRPr="00277CE6">
        <w:rPr>
          <w:rFonts w:ascii="Times New Roman" w:eastAsia="宋体" w:hAnsi="Times New Roman" w:cs="Times New Roman"/>
          <w:sz w:val="24"/>
          <w:szCs w:val="24"/>
        </w:rPr>
        <w:t>蛋白质链</w:t>
      </w:r>
      <w:r w:rsidR="00013148" w:rsidRPr="00277CE6">
        <w:rPr>
          <w:rFonts w:ascii="Times New Roman" w:eastAsia="宋体" w:hAnsi="Times New Roman" w:cs="Times New Roman"/>
          <w:sz w:val="24"/>
          <w:szCs w:val="24"/>
        </w:rPr>
        <w:t>，作为初始数据集进行后续处理。</w:t>
      </w:r>
    </w:p>
    <w:p w14:paraId="21B02532" w14:textId="1FABADBE" w:rsidR="00091D47" w:rsidRPr="00277CE6" w:rsidRDefault="00091D47" w:rsidP="00091D47">
      <w:pPr>
        <w:pStyle w:val="3"/>
        <w:spacing w:before="156" w:after="156"/>
        <w:ind w:firstLine="480"/>
        <w:rPr>
          <w:rFonts w:cs="Times New Roman"/>
          <w:szCs w:val="24"/>
        </w:rPr>
      </w:pPr>
      <w:bookmarkStart w:id="94" w:name="_Toc105009173"/>
      <w:r w:rsidRPr="00277CE6">
        <w:rPr>
          <w:rFonts w:eastAsiaTheme="minorEastAsia" w:cs="Times New Roman"/>
          <w:szCs w:val="24"/>
        </w:rPr>
        <w:t xml:space="preserve">2.1.2 </w:t>
      </w:r>
      <w:r w:rsidRPr="00277CE6">
        <w:rPr>
          <w:rFonts w:eastAsiaTheme="minorEastAsia" w:cs="Times New Roman"/>
          <w:szCs w:val="24"/>
        </w:rPr>
        <w:fldChar w:fldCharType="begin"/>
      </w:r>
      <w:r w:rsidRPr="00277CE6">
        <w:rPr>
          <w:rFonts w:eastAsiaTheme="minorEastAsia" w:cs="Times New Roman"/>
          <w:szCs w:val="24"/>
        </w:rPr>
        <w:instrText xml:space="preserve"> TITLE  [</w:instrText>
      </w:r>
      <w:r w:rsidRPr="00277CE6">
        <w:rPr>
          <w:rFonts w:eastAsiaTheme="minorEastAsia" w:cs="Times New Roman"/>
          <w:szCs w:val="24"/>
        </w:rPr>
        <w:instrText>此处键入三级标题</w:instrText>
      </w:r>
      <w:r w:rsidRPr="00277CE6">
        <w:rPr>
          <w:rFonts w:eastAsiaTheme="minorEastAsia" w:cs="Times New Roman"/>
          <w:szCs w:val="24"/>
        </w:rPr>
        <w:instrText xml:space="preserve">]  \* MERGEFORMAT </w:instrText>
      </w:r>
      <w:r w:rsidRPr="00277CE6">
        <w:rPr>
          <w:rFonts w:eastAsiaTheme="minorEastAsia" w:cs="Times New Roman"/>
          <w:szCs w:val="24"/>
        </w:rPr>
        <w:fldChar w:fldCharType="separate"/>
      </w:r>
      <w:r w:rsidR="007D6A3C" w:rsidRPr="00277CE6">
        <w:rPr>
          <w:rFonts w:eastAsiaTheme="minorEastAsia" w:cs="Times New Roman"/>
          <w:szCs w:val="24"/>
        </w:rPr>
        <w:t>蛋白质结构数据</w:t>
      </w:r>
      <w:r w:rsidRPr="00277CE6">
        <w:rPr>
          <w:rFonts w:eastAsiaTheme="minorEastAsia" w:cs="Times New Roman"/>
          <w:szCs w:val="24"/>
        </w:rPr>
        <w:t>的预处理</w:t>
      </w:r>
      <w:bookmarkEnd w:id="94"/>
      <w:r w:rsidRPr="00277CE6">
        <w:rPr>
          <w:rFonts w:eastAsiaTheme="minorEastAsia" w:cs="Times New Roman"/>
          <w:szCs w:val="24"/>
        </w:rPr>
        <w:fldChar w:fldCharType="end"/>
      </w:r>
    </w:p>
    <w:p w14:paraId="7D8FB093" w14:textId="152B8A7D" w:rsidR="00091D47" w:rsidRPr="00277CE6" w:rsidRDefault="00C80D55" w:rsidP="00091D47">
      <w:pPr>
        <w:spacing w:line="300" w:lineRule="auto"/>
        <w:ind w:firstLineChars="200" w:firstLine="480"/>
        <w:rPr>
          <w:rFonts w:ascii="Times New Roman" w:eastAsia="宋体" w:hAnsi="Times New Roman" w:cs="Times New Roman"/>
          <w:sz w:val="24"/>
          <w:szCs w:val="24"/>
        </w:rPr>
      </w:pPr>
      <w:r w:rsidRPr="00277CE6">
        <w:rPr>
          <w:rFonts w:ascii="Times New Roman" w:eastAsia="宋体" w:hAnsi="Times New Roman" w:cs="Times New Roman"/>
          <w:sz w:val="24"/>
          <w:szCs w:val="24"/>
        </w:rPr>
        <w:t>初始数据集中</w:t>
      </w:r>
      <w:r w:rsidR="00D52FDD" w:rsidRPr="00277CE6">
        <w:rPr>
          <w:rFonts w:ascii="Times New Roman" w:eastAsia="宋体" w:hAnsi="Times New Roman" w:cs="Times New Roman"/>
          <w:sz w:val="24"/>
          <w:szCs w:val="24"/>
        </w:rPr>
        <w:t>的蛋白质结构数据</w:t>
      </w:r>
      <w:r w:rsidR="00EE3BCE" w:rsidRPr="00277CE6">
        <w:rPr>
          <w:rFonts w:ascii="Times New Roman" w:eastAsia="宋体" w:hAnsi="Times New Roman" w:cs="Times New Roman"/>
          <w:sz w:val="24"/>
          <w:szCs w:val="24"/>
        </w:rPr>
        <w:t>需要进行预处理</w:t>
      </w:r>
      <w:r w:rsidR="00436C92" w:rsidRPr="00277CE6">
        <w:rPr>
          <w:rFonts w:ascii="Times New Roman" w:eastAsia="宋体" w:hAnsi="Times New Roman" w:cs="Times New Roman"/>
          <w:sz w:val="24"/>
          <w:szCs w:val="24"/>
        </w:rPr>
        <w:t>，</w:t>
      </w:r>
      <w:r w:rsidR="00A16566" w:rsidRPr="00277CE6">
        <w:rPr>
          <w:rFonts w:ascii="Times New Roman" w:eastAsia="宋体" w:hAnsi="Times New Roman" w:cs="Times New Roman"/>
          <w:sz w:val="24"/>
          <w:szCs w:val="24"/>
        </w:rPr>
        <w:t>以便输入</w:t>
      </w:r>
      <w:r w:rsidR="00A16566" w:rsidRPr="00277CE6">
        <w:rPr>
          <w:rFonts w:ascii="Times New Roman" w:eastAsia="宋体" w:hAnsi="Times New Roman" w:cs="Times New Roman"/>
          <w:sz w:val="24"/>
          <w:szCs w:val="24"/>
        </w:rPr>
        <w:t>GNN</w:t>
      </w:r>
      <w:r w:rsidR="00A16566" w:rsidRPr="00277CE6">
        <w:rPr>
          <w:rFonts w:ascii="Times New Roman" w:eastAsia="宋体" w:hAnsi="Times New Roman" w:cs="Times New Roman"/>
          <w:sz w:val="24"/>
          <w:szCs w:val="24"/>
        </w:rPr>
        <w:t>模型中进行训练。</w:t>
      </w:r>
      <w:r w:rsidR="00721F6E" w:rsidRPr="00277CE6">
        <w:rPr>
          <w:rFonts w:ascii="Times New Roman" w:eastAsia="宋体" w:hAnsi="Times New Roman" w:cs="Times New Roman"/>
          <w:sz w:val="24"/>
          <w:szCs w:val="24"/>
        </w:rPr>
        <w:t>初始结构中的杂原子（</w:t>
      </w:r>
      <w:r w:rsidR="00721F6E" w:rsidRPr="00277CE6">
        <w:rPr>
          <w:rFonts w:ascii="Times New Roman" w:eastAsia="宋体" w:hAnsi="Times New Roman" w:cs="Times New Roman"/>
          <w:sz w:val="24"/>
          <w:szCs w:val="24"/>
        </w:rPr>
        <w:t>Hetero Atoms, HETATM</w:t>
      </w:r>
      <w:r w:rsidR="00721F6E" w:rsidRPr="00277CE6">
        <w:rPr>
          <w:rFonts w:ascii="Times New Roman" w:eastAsia="宋体" w:hAnsi="Times New Roman" w:cs="Times New Roman"/>
          <w:sz w:val="24"/>
          <w:szCs w:val="24"/>
        </w:rPr>
        <w:t>）对后续</w:t>
      </w:r>
      <w:r w:rsidR="00FE610D" w:rsidRPr="00277CE6">
        <w:rPr>
          <w:rFonts w:ascii="Times New Roman" w:eastAsia="宋体" w:hAnsi="Times New Roman" w:cs="Times New Roman"/>
          <w:sz w:val="24"/>
          <w:szCs w:val="24"/>
        </w:rPr>
        <w:t>模型读取</w:t>
      </w:r>
      <w:r w:rsidR="00273509" w:rsidRPr="00277CE6">
        <w:rPr>
          <w:rFonts w:ascii="Times New Roman" w:eastAsia="宋体" w:hAnsi="Times New Roman" w:cs="Times New Roman"/>
          <w:sz w:val="24"/>
          <w:szCs w:val="24"/>
        </w:rPr>
        <w:t>和处理</w:t>
      </w:r>
      <w:r w:rsidR="008D7D36" w:rsidRPr="00277CE6">
        <w:rPr>
          <w:rFonts w:ascii="Times New Roman" w:eastAsia="宋体" w:hAnsi="Times New Roman" w:cs="Times New Roman"/>
          <w:sz w:val="24"/>
          <w:szCs w:val="24"/>
        </w:rPr>
        <w:t>PDB</w:t>
      </w:r>
      <w:r w:rsidR="008D7D36" w:rsidRPr="00277CE6">
        <w:rPr>
          <w:rFonts w:ascii="Times New Roman" w:eastAsia="宋体" w:hAnsi="Times New Roman" w:cs="Times New Roman"/>
          <w:sz w:val="24"/>
          <w:szCs w:val="24"/>
        </w:rPr>
        <w:t>文件数据</w:t>
      </w:r>
      <w:r w:rsidR="001518A1" w:rsidRPr="00277CE6">
        <w:rPr>
          <w:rFonts w:ascii="Times New Roman" w:eastAsia="宋体" w:hAnsi="Times New Roman" w:cs="Times New Roman"/>
          <w:sz w:val="24"/>
          <w:szCs w:val="24"/>
        </w:rPr>
        <w:t>造成影响</w:t>
      </w:r>
      <w:r w:rsidR="00297717" w:rsidRPr="00277CE6">
        <w:rPr>
          <w:rFonts w:ascii="Times New Roman" w:eastAsia="宋体" w:hAnsi="Times New Roman" w:cs="Times New Roman"/>
          <w:sz w:val="24"/>
          <w:szCs w:val="24"/>
        </w:rPr>
        <w:t>，本课题使用</w:t>
      </w:r>
      <w:r w:rsidR="00036EFA" w:rsidRPr="00277CE6">
        <w:rPr>
          <w:rFonts w:ascii="Times New Roman" w:eastAsia="宋体" w:hAnsi="Times New Roman" w:cs="Times New Roman"/>
          <w:sz w:val="24"/>
          <w:szCs w:val="24"/>
        </w:rPr>
        <w:t>Rodriguez</w:t>
      </w:r>
      <w:r w:rsidR="00036EFA" w:rsidRPr="00277CE6">
        <w:rPr>
          <w:rFonts w:ascii="Times New Roman" w:eastAsia="宋体" w:hAnsi="Times New Roman" w:cs="Times New Roman"/>
          <w:sz w:val="24"/>
          <w:szCs w:val="24"/>
        </w:rPr>
        <w:t>等</w:t>
      </w:r>
      <w:r w:rsidR="00036EFA" w:rsidRPr="00277CE6">
        <w:rPr>
          <w:rFonts w:ascii="Times New Roman" w:eastAsia="宋体" w:hAnsi="Times New Roman" w:cs="Times New Roman"/>
          <w:sz w:val="24"/>
          <w:szCs w:val="24"/>
        </w:rPr>
        <w:fldChar w:fldCharType="begin"/>
      </w:r>
      <w:r w:rsidR="00036EFA" w:rsidRPr="00277CE6">
        <w:rPr>
          <w:rFonts w:ascii="Times New Roman" w:eastAsia="宋体" w:hAnsi="Times New Roman" w:cs="Times New Roman"/>
          <w:sz w:val="24"/>
          <w:szCs w:val="24"/>
        </w:rPr>
        <w:instrText xml:space="preserve"> ADDIN ZOTERO_ITEM CSL_CITATION {"citationID":"GW30LdfG","properties":{"formattedCitation":"\\super 25\\nosupersub{}","plainCitation":"25","noteIndex":0},"citationItems":[{"id":305,"uris":["http://zotero.org/users/9340884/items/B8ZC6MWQ"],"itemData":{"id":305,"type":"article-journal","abstract":"The pdb-tools are a collection of Python scripts for working with molecular structure data in the Protein Data Bank (PDB) format. They allow users to edit, convert, and validate PDB files, from the command-line, in a simple but efficient manner. The pdb-tools are implemented in Python, without any external dependencies, and are freely available under the open-source Apache License at https://github.com/haddocking/pdb-tools/ and on\nPyPI.","container-title":"F1000Research","DOI":"10.12688/f1000research.17456.1","ISSN":"2046-1402","journalAbbreviation":"F1000Res","note":"PMID: 30705752\nPMCID: PMC6343223","page":"1961","source":"PubMed Central","title":"pdb-tools: a swiss army knife for molecular structures","title-short":"pdb-tools","volume":"7","author":[{"family":"Rodrigues","given":"João P. G. L. M."},{"family":"Teixeira","given":"João M.C."},{"family":"Trellet","given":"Mikaël"},{"family":"Bonvin","given":"Alexandre M. J. J."}],"issued":{"date-parts":[["2018",12,20]]}}}],"schema":"https://github.com/citation-style-language/schema/raw/master/csl-citation.json"} </w:instrText>
      </w:r>
      <w:r w:rsidR="00036EFA" w:rsidRPr="00277CE6">
        <w:rPr>
          <w:rFonts w:ascii="Times New Roman" w:eastAsia="宋体" w:hAnsi="Times New Roman" w:cs="Times New Roman"/>
          <w:sz w:val="24"/>
          <w:szCs w:val="24"/>
        </w:rPr>
        <w:fldChar w:fldCharType="separate"/>
      </w:r>
      <w:r w:rsidR="00036EFA" w:rsidRPr="00277CE6">
        <w:rPr>
          <w:rFonts w:ascii="Times New Roman" w:hAnsi="Times New Roman" w:cs="Times New Roman"/>
          <w:kern w:val="0"/>
          <w:sz w:val="24"/>
          <w:szCs w:val="24"/>
          <w:vertAlign w:val="superscript"/>
        </w:rPr>
        <w:t>25</w:t>
      </w:r>
      <w:r w:rsidR="00036EFA" w:rsidRPr="00277CE6">
        <w:rPr>
          <w:rFonts w:ascii="Times New Roman" w:eastAsia="宋体" w:hAnsi="Times New Roman" w:cs="Times New Roman"/>
          <w:sz w:val="24"/>
          <w:szCs w:val="24"/>
        </w:rPr>
        <w:fldChar w:fldCharType="end"/>
      </w:r>
      <w:r w:rsidR="00036EFA" w:rsidRPr="00277CE6">
        <w:rPr>
          <w:rFonts w:ascii="Times New Roman" w:eastAsia="宋体" w:hAnsi="Times New Roman" w:cs="Times New Roman"/>
          <w:sz w:val="24"/>
          <w:szCs w:val="24"/>
        </w:rPr>
        <w:t>开发的工具</w:t>
      </w:r>
      <w:r w:rsidR="00036EFA" w:rsidRPr="00277CE6">
        <w:rPr>
          <w:rFonts w:ascii="Times New Roman" w:eastAsia="宋体" w:hAnsi="Times New Roman" w:cs="Times New Roman"/>
          <w:sz w:val="24"/>
          <w:szCs w:val="24"/>
        </w:rPr>
        <w:t>pdb-tools</w:t>
      </w:r>
      <w:r w:rsidR="00D06989" w:rsidRPr="00277CE6">
        <w:rPr>
          <w:rFonts w:ascii="Times New Roman" w:eastAsia="宋体" w:hAnsi="Times New Roman" w:cs="Times New Roman"/>
          <w:sz w:val="24"/>
          <w:szCs w:val="24"/>
        </w:rPr>
        <w:t>清除杂原子</w:t>
      </w:r>
      <w:r w:rsidR="00BA164E" w:rsidRPr="00277CE6">
        <w:rPr>
          <w:rFonts w:ascii="Times New Roman" w:eastAsia="宋体" w:hAnsi="Times New Roman" w:cs="Times New Roman"/>
          <w:sz w:val="24"/>
          <w:szCs w:val="24"/>
        </w:rPr>
        <w:t>，</w:t>
      </w:r>
      <w:r w:rsidR="00FB5B72" w:rsidRPr="00277CE6">
        <w:rPr>
          <w:rFonts w:ascii="Times New Roman" w:eastAsia="宋体" w:hAnsi="Times New Roman" w:cs="Times New Roman"/>
          <w:sz w:val="24"/>
          <w:szCs w:val="24"/>
        </w:rPr>
        <w:t>并经过处理</w:t>
      </w:r>
      <w:r w:rsidR="00BA7494" w:rsidRPr="00277CE6">
        <w:rPr>
          <w:rFonts w:ascii="Times New Roman" w:eastAsia="宋体" w:hAnsi="Times New Roman" w:cs="Times New Roman"/>
          <w:sz w:val="24"/>
          <w:szCs w:val="24"/>
        </w:rPr>
        <w:t>得到</w:t>
      </w:r>
      <w:r w:rsidR="00EB2BD8" w:rsidRPr="00277CE6">
        <w:rPr>
          <w:rFonts w:ascii="Times New Roman" w:eastAsia="宋体" w:hAnsi="Times New Roman" w:cs="Times New Roman"/>
          <w:sz w:val="24"/>
          <w:szCs w:val="24"/>
        </w:rPr>
        <w:t>有效的</w:t>
      </w:r>
      <w:r w:rsidR="003F759D" w:rsidRPr="00277CE6">
        <w:rPr>
          <w:rFonts w:ascii="Times New Roman" w:eastAsia="宋体" w:hAnsi="Times New Roman" w:cs="Times New Roman"/>
          <w:sz w:val="24"/>
          <w:szCs w:val="24"/>
        </w:rPr>
        <w:t>PDB</w:t>
      </w:r>
      <w:r w:rsidR="003F759D" w:rsidRPr="00277CE6">
        <w:rPr>
          <w:rFonts w:ascii="Times New Roman" w:eastAsia="宋体" w:hAnsi="Times New Roman" w:cs="Times New Roman"/>
          <w:sz w:val="24"/>
          <w:szCs w:val="24"/>
        </w:rPr>
        <w:t>文件。</w:t>
      </w:r>
      <w:r w:rsidR="007E2D3B" w:rsidRPr="00277CE6">
        <w:rPr>
          <w:rFonts w:ascii="Times New Roman" w:eastAsia="宋体" w:hAnsi="Times New Roman" w:cs="Times New Roman"/>
          <w:sz w:val="24"/>
          <w:szCs w:val="24"/>
        </w:rPr>
        <w:t>此外，初始数据集中</w:t>
      </w:r>
      <w:r w:rsidR="00953292" w:rsidRPr="00277CE6">
        <w:rPr>
          <w:rFonts w:ascii="Times New Roman" w:eastAsia="宋体" w:hAnsi="Times New Roman" w:cs="Times New Roman"/>
          <w:sz w:val="24"/>
          <w:szCs w:val="24"/>
        </w:rPr>
        <w:t>部分结构</w:t>
      </w:r>
      <w:r w:rsidR="00BE40D2" w:rsidRPr="00277CE6">
        <w:rPr>
          <w:rFonts w:ascii="Times New Roman" w:eastAsia="宋体" w:hAnsi="Times New Roman" w:cs="Times New Roman"/>
          <w:sz w:val="24"/>
          <w:szCs w:val="24"/>
        </w:rPr>
        <w:t>无法在后续</w:t>
      </w:r>
      <w:r w:rsidR="007E7812" w:rsidRPr="00277CE6">
        <w:rPr>
          <w:rFonts w:ascii="Times New Roman" w:eastAsia="宋体" w:hAnsi="Times New Roman" w:cs="Times New Roman"/>
          <w:sz w:val="24"/>
          <w:szCs w:val="24"/>
        </w:rPr>
        <w:t>训练中被读入，</w:t>
      </w:r>
      <w:r w:rsidR="00B70B53" w:rsidRPr="00277CE6">
        <w:rPr>
          <w:rFonts w:ascii="Times New Roman" w:eastAsia="宋体" w:hAnsi="Times New Roman" w:cs="Times New Roman"/>
          <w:sz w:val="24"/>
          <w:szCs w:val="24"/>
        </w:rPr>
        <w:t>会导致内部模块</w:t>
      </w:r>
      <w:r w:rsidR="0042766D" w:rsidRPr="00277CE6">
        <w:rPr>
          <w:rFonts w:ascii="Times New Roman" w:eastAsia="宋体" w:hAnsi="Times New Roman" w:cs="Times New Roman"/>
          <w:sz w:val="24"/>
          <w:szCs w:val="24"/>
        </w:rPr>
        <w:t>的</w:t>
      </w:r>
      <w:r w:rsidR="00B70B53" w:rsidRPr="00277CE6">
        <w:rPr>
          <w:rFonts w:ascii="Times New Roman" w:eastAsia="宋体" w:hAnsi="Times New Roman" w:cs="Times New Roman"/>
          <w:sz w:val="24"/>
          <w:szCs w:val="24"/>
        </w:rPr>
        <w:t>错误</w:t>
      </w:r>
      <w:r w:rsidR="0042766D" w:rsidRPr="00277CE6">
        <w:rPr>
          <w:rFonts w:ascii="Times New Roman" w:eastAsia="宋体" w:hAnsi="Times New Roman" w:cs="Times New Roman"/>
          <w:sz w:val="24"/>
          <w:szCs w:val="24"/>
        </w:rPr>
        <w:t>，</w:t>
      </w:r>
      <w:r w:rsidR="000D11E9" w:rsidRPr="00277CE6">
        <w:rPr>
          <w:rFonts w:ascii="Times New Roman" w:eastAsia="宋体" w:hAnsi="Times New Roman" w:cs="Times New Roman"/>
          <w:sz w:val="24"/>
          <w:szCs w:val="24"/>
        </w:rPr>
        <w:t>例如图</w:t>
      </w:r>
      <w:r w:rsidR="000D11E9" w:rsidRPr="00277CE6">
        <w:rPr>
          <w:rFonts w:ascii="Times New Roman" w:eastAsia="宋体" w:hAnsi="Times New Roman" w:cs="Times New Roman"/>
          <w:sz w:val="24"/>
          <w:szCs w:val="24"/>
        </w:rPr>
        <w:t>2.1(a)</w:t>
      </w:r>
      <w:r w:rsidR="009E08F3" w:rsidRPr="00277CE6">
        <w:rPr>
          <w:rFonts w:ascii="Times New Roman" w:eastAsia="宋体" w:hAnsi="Times New Roman" w:cs="Times New Roman"/>
          <w:sz w:val="24"/>
          <w:szCs w:val="24"/>
        </w:rPr>
        <w:t>所示</w:t>
      </w:r>
      <w:r w:rsidR="000D11E9" w:rsidRPr="00277CE6">
        <w:rPr>
          <w:rFonts w:ascii="Times New Roman" w:eastAsia="宋体" w:hAnsi="Times New Roman" w:cs="Times New Roman"/>
          <w:sz w:val="24"/>
          <w:szCs w:val="24"/>
        </w:rPr>
        <w:t>的</w:t>
      </w:r>
      <w:r w:rsidR="009069A9" w:rsidRPr="00277CE6">
        <w:rPr>
          <w:rFonts w:ascii="Times New Roman" w:eastAsia="宋体" w:hAnsi="Times New Roman" w:cs="Times New Roman"/>
          <w:sz w:val="24"/>
          <w:szCs w:val="24"/>
        </w:rPr>
        <w:t>结构</w:t>
      </w:r>
      <w:r w:rsidR="000D11E9" w:rsidRPr="00277CE6">
        <w:rPr>
          <w:rFonts w:ascii="Times New Roman" w:eastAsia="宋体" w:hAnsi="Times New Roman" w:cs="Times New Roman"/>
          <w:sz w:val="24"/>
          <w:szCs w:val="24"/>
        </w:rPr>
        <w:t>末端第</w:t>
      </w:r>
      <w:r w:rsidR="000D11E9" w:rsidRPr="00277CE6">
        <w:rPr>
          <w:rFonts w:ascii="Times New Roman" w:eastAsia="宋体" w:hAnsi="Times New Roman" w:cs="Times New Roman"/>
          <w:sz w:val="24"/>
          <w:szCs w:val="24"/>
        </w:rPr>
        <w:t>334</w:t>
      </w:r>
      <w:r w:rsidR="007204AD" w:rsidRPr="00277CE6">
        <w:rPr>
          <w:rFonts w:ascii="Times New Roman" w:eastAsia="宋体" w:hAnsi="Times New Roman" w:cs="Times New Roman"/>
          <w:sz w:val="24"/>
          <w:szCs w:val="24"/>
        </w:rPr>
        <w:t>位</w:t>
      </w:r>
      <w:r w:rsidR="000D11E9" w:rsidRPr="00277CE6">
        <w:rPr>
          <w:rFonts w:ascii="Times New Roman" w:eastAsia="宋体" w:hAnsi="Times New Roman" w:cs="Times New Roman"/>
          <w:sz w:val="24"/>
          <w:szCs w:val="24"/>
        </w:rPr>
        <w:t>的</w:t>
      </w:r>
      <w:r w:rsidR="007204AD" w:rsidRPr="00277CE6">
        <w:rPr>
          <w:rFonts w:ascii="Times New Roman" w:eastAsia="宋体" w:hAnsi="Times New Roman" w:cs="Times New Roman"/>
          <w:sz w:val="24"/>
          <w:szCs w:val="24"/>
        </w:rPr>
        <w:t>赖氨酸</w:t>
      </w:r>
      <w:r w:rsidR="004C0D4C">
        <w:rPr>
          <w:rFonts w:ascii="Times New Roman" w:eastAsia="宋体" w:hAnsi="Times New Roman" w:cs="Times New Roman" w:hint="eastAsia"/>
          <w:sz w:val="24"/>
          <w:szCs w:val="24"/>
        </w:rPr>
        <w:t>仅有</w:t>
      </w:r>
      <w:r w:rsidR="004C0D4C">
        <w:rPr>
          <w:rFonts w:ascii="Times New Roman" w:eastAsia="宋体" w:hAnsi="Times New Roman" w:cs="Times New Roman" w:hint="eastAsia"/>
          <w:sz w:val="24"/>
          <w:szCs w:val="24"/>
        </w:rPr>
        <w:t>N</w:t>
      </w:r>
      <w:r w:rsidR="004C0D4C">
        <w:rPr>
          <w:rFonts w:ascii="Times New Roman" w:eastAsia="宋体" w:hAnsi="Times New Roman" w:cs="Times New Roman" w:hint="eastAsia"/>
          <w:sz w:val="24"/>
          <w:szCs w:val="24"/>
        </w:rPr>
        <w:t>原子</w:t>
      </w:r>
      <w:r w:rsidR="009E08F3" w:rsidRPr="00277CE6">
        <w:rPr>
          <w:rFonts w:ascii="Times New Roman" w:eastAsia="宋体" w:hAnsi="Times New Roman" w:cs="Times New Roman"/>
          <w:sz w:val="24"/>
          <w:szCs w:val="24"/>
        </w:rPr>
        <w:t>、在</w:t>
      </w:r>
      <w:r w:rsidR="009E08F3" w:rsidRPr="00277CE6">
        <w:rPr>
          <w:rFonts w:ascii="Times New Roman" w:eastAsia="宋体" w:hAnsi="Times New Roman" w:cs="Times New Roman"/>
          <w:sz w:val="24"/>
          <w:szCs w:val="24"/>
        </w:rPr>
        <w:t>PDB</w:t>
      </w:r>
      <w:r w:rsidR="009E08F3" w:rsidRPr="00277CE6">
        <w:rPr>
          <w:rFonts w:ascii="Times New Roman" w:eastAsia="宋体" w:hAnsi="Times New Roman" w:cs="Times New Roman"/>
          <w:sz w:val="24"/>
          <w:szCs w:val="24"/>
        </w:rPr>
        <w:t>文件中标注为蓝色，图</w:t>
      </w:r>
      <w:r w:rsidR="009E08F3" w:rsidRPr="00277CE6">
        <w:rPr>
          <w:rFonts w:ascii="Times New Roman" w:eastAsia="宋体" w:hAnsi="Times New Roman" w:cs="Times New Roman"/>
          <w:sz w:val="24"/>
          <w:szCs w:val="24"/>
        </w:rPr>
        <w:t>2.1(b)</w:t>
      </w:r>
      <w:r w:rsidR="009E08F3" w:rsidRPr="00277CE6">
        <w:rPr>
          <w:rFonts w:ascii="Times New Roman" w:eastAsia="宋体" w:hAnsi="Times New Roman" w:cs="Times New Roman"/>
          <w:sz w:val="24"/>
          <w:szCs w:val="24"/>
        </w:rPr>
        <w:t>所示的</w:t>
      </w:r>
      <w:r w:rsidR="00BC63BF">
        <w:rPr>
          <w:rFonts w:ascii="Times New Roman" w:eastAsia="宋体" w:hAnsi="Times New Roman" w:cs="Times New Roman" w:hint="eastAsia"/>
          <w:sz w:val="24"/>
          <w:szCs w:val="24"/>
        </w:rPr>
        <w:t>蛋白质</w:t>
      </w:r>
      <w:r w:rsidR="004715EE">
        <w:rPr>
          <w:rFonts w:ascii="Times New Roman" w:eastAsia="宋体" w:hAnsi="Times New Roman" w:cs="Times New Roman" w:hint="eastAsia"/>
          <w:sz w:val="24"/>
          <w:szCs w:val="24"/>
        </w:rPr>
        <w:t>链</w:t>
      </w:r>
      <w:r w:rsidR="004C0D4C">
        <w:rPr>
          <w:rFonts w:ascii="Times New Roman" w:eastAsia="宋体" w:hAnsi="Times New Roman" w:cs="Times New Roman" w:hint="eastAsia"/>
          <w:sz w:val="24"/>
          <w:szCs w:val="24"/>
        </w:rPr>
        <w:t>中间</w:t>
      </w:r>
      <w:r w:rsidR="0040263A">
        <w:rPr>
          <w:rFonts w:ascii="Times New Roman" w:eastAsia="宋体" w:hAnsi="Times New Roman" w:cs="Times New Roman" w:hint="eastAsia"/>
          <w:sz w:val="24"/>
          <w:szCs w:val="24"/>
        </w:rPr>
        <w:t>无序</w:t>
      </w:r>
      <w:r w:rsidR="004C0D4C">
        <w:rPr>
          <w:rFonts w:ascii="Times New Roman" w:eastAsia="宋体" w:hAnsi="Times New Roman" w:cs="Times New Roman" w:hint="eastAsia"/>
          <w:sz w:val="24"/>
          <w:szCs w:val="24"/>
        </w:rPr>
        <w:t>部分的结构未解出</w:t>
      </w:r>
      <w:r w:rsidR="00A40318" w:rsidRPr="00277CE6">
        <w:rPr>
          <w:rFonts w:ascii="Times New Roman" w:eastAsia="宋体" w:hAnsi="Times New Roman" w:cs="Times New Roman"/>
          <w:sz w:val="24"/>
          <w:szCs w:val="24"/>
        </w:rPr>
        <w:t>，</w:t>
      </w:r>
      <w:r w:rsidR="000C3040" w:rsidRPr="00277CE6">
        <w:rPr>
          <w:rFonts w:ascii="Times New Roman" w:eastAsia="宋体" w:hAnsi="Times New Roman" w:cs="Times New Roman"/>
          <w:sz w:val="24"/>
          <w:szCs w:val="24"/>
        </w:rPr>
        <w:t>这些</w:t>
      </w:r>
      <w:r w:rsidR="00AB2C3B" w:rsidRPr="00277CE6">
        <w:rPr>
          <w:rFonts w:ascii="Times New Roman" w:eastAsia="宋体" w:hAnsi="Times New Roman" w:cs="Times New Roman"/>
          <w:sz w:val="24"/>
          <w:szCs w:val="24"/>
        </w:rPr>
        <w:t>蛋白质</w:t>
      </w:r>
      <w:r w:rsidR="00F9585F" w:rsidRPr="00277CE6">
        <w:rPr>
          <w:rFonts w:ascii="Times New Roman" w:eastAsia="宋体" w:hAnsi="Times New Roman" w:cs="Times New Roman"/>
          <w:sz w:val="24"/>
          <w:szCs w:val="24"/>
        </w:rPr>
        <w:t>结构</w:t>
      </w:r>
      <w:r w:rsidR="00AB2C3B" w:rsidRPr="00277CE6">
        <w:rPr>
          <w:rFonts w:ascii="Times New Roman" w:eastAsia="宋体" w:hAnsi="Times New Roman" w:cs="Times New Roman"/>
          <w:sz w:val="24"/>
          <w:szCs w:val="24"/>
        </w:rPr>
        <w:t>数据</w:t>
      </w:r>
      <w:r w:rsidR="000C3040" w:rsidRPr="00277CE6">
        <w:rPr>
          <w:rFonts w:ascii="Times New Roman" w:eastAsia="宋体" w:hAnsi="Times New Roman" w:cs="Times New Roman"/>
          <w:sz w:val="24"/>
          <w:szCs w:val="24"/>
        </w:rPr>
        <w:t>均需要</w:t>
      </w:r>
      <w:r w:rsidR="00CF51C3" w:rsidRPr="00277CE6">
        <w:rPr>
          <w:rFonts w:ascii="Times New Roman" w:eastAsia="宋体" w:hAnsi="Times New Roman" w:cs="Times New Roman"/>
          <w:sz w:val="24"/>
          <w:szCs w:val="24"/>
        </w:rPr>
        <w:t>在</w:t>
      </w:r>
      <w:r w:rsidR="0042766D" w:rsidRPr="00277CE6">
        <w:rPr>
          <w:rFonts w:ascii="Times New Roman" w:eastAsia="宋体" w:hAnsi="Times New Roman" w:cs="Times New Roman"/>
          <w:sz w:val="24"/>
          <w:szCs w:val="24"/>
        </w:rPr>
        <w:t>数据集预处理步骤</w:t>
      </w:r>
      <w:r w:rsidR="00F3099A" w:rsidRPr="00277CE6">
        <w:rPr>
          <w:rFonts w:ascii="Times New Roman" w:eastAsia="宋体" w:hAnsi="Times New Roman" w:cs="Times New Roman"/>
          <w:sz w:val="24"/>
          <w:szCs w:val="24"/>
        </w:rPr>
        <w:t>筛去</w:t>
      </w:r>
      <w:r w:rsidR="007E7F67" w:rsidRPr="00277CE6">
        <w:rPr>
          <w:rFonts w:ascii="Times New Roman" w:eastAsia="宋体" w:hAnsi="Times New Roman" w:cs="Times New Roman"/>
          <w:sz w:val="24"/>
          <w:szCs w:val="24"/>
        </w:rPr>
        <w:t>。</w:t>
      </w:r>
    </w:p>
    <w:p w14:paraId="43ED281F" w14:textId="7CA59C12" w:rsidR="00D41CBF" w:rsidRPr="00277CE6" w:rsidRDefault="00D41CBF" w:rsidP="00091D47">
      <w:pPr>
        <w:spacing w:line="300" w:lineRule="auto"/>
        <w:ind w:firstLineChars="200" w:firstLine="420"/>
        <w:rPr>
          <w:rFonts w:ascii="Times New Roman" w:hAnsi="Times New Roman" w:cs="Times New Roman"/>
        </w:rPr>
      </w:pPr>
    </w:p>
    <w:p w14:paraId="45D3B5ED" w14:textId="115731DC" w:rsidR="007E2D3B" w:rsidRPr="00277CE6" w:rsidRDefault="0012061C" w:rsidP="007E2D3B">
      <w:pPr>
        <w:spacing w:line="300" w:lineRule="auto"/>
        <w:jc w:val="center"/>
        <w:rPr>
          <w:rFonts w:ascii="Times New Roman" w:eastAsia="宋体" w:hAnsi="Times New Roman" w:cs="Times New Roman"/>
          <w:sz w:val="24"/>
          <w:szCs w:val="24"/>
        </w:rPr>
      </w:pPr>
      <w:r w:rsidRPr="00277CE6">
        <w:rPr>
          <w:rFonts w:ascii="Times New Roman" w:hAnsi="Times New Roman" w:cs="Times New Roman"/>
          <w:noProof/>
        </w:rPr>
        <w:drawing>
          <wp:inline distT="0" distB="0" distL="0" distR="0" wp14:anchorId="592088CE" wp14:editId="3FF241C3">
            <wp:extent cx="4832350" cy="1534325"/>
            <wp:effectExtent l="0" t="0" r="6350" b="889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836750" cy="1535722"/>
                    </a:xfrm>
                    <a:prstGeom prst="rect">
                      <a:avLst/>
                    </a:prstGeom>
                  </pic:spPr>
                </pic:pic>
              </a:graphicData>
            </a:graphic>
          </wp:inline>
        </w:drawing>
      </w:r>
    </w:p>
    <w:p w14:paraId="65F712A5" w14:textId="7D157816" w:rsidR="007E2D3B" w:rsidRPr="00277CE6" w:rsidRDefault="007E2D3B" w:rsidP="007E2D3B">
      <w:pPr>
        <w:spacing w:line="300" w:lineRule="auto"/>
        <w:jc w:val="center"/>
        <w:rPr>
          <w:rFonts w:ascii="Times New Roman" w:eastAsia="宋体" w:hAnsi="Times New Roman" w:cs="Times New Roman"/>
        </w:rPr>
      </w:pPr>
      <w:r w:rsidRPr="00277CE6">
        <w:rPr>
          <w:rFonts w:ascii="Times New Roman" w:eastAsia="宋体" w:hAnsi="Times New Roman" w:cs="Times New Roman"/>
        </w:rPr>
        <w:t>图</w:t>
      </w:r>
      <w:r w:rsidRPr="00277CE6">
        <w:rPr>
          <w:rFonts w:ascii="Times New Roman" w:eastAsia="宋体" w:hAnsi="Times New Roman" w:cs="Times New Roman"/>
        </w:rPr>
        <w:t xml:space="preserve">2.1 </w:t>
      </w:r>
      <w:r w:rsidR="0012061C" w:rsidRPr="00277CE6">
        <w:rPr>
          <w:rFonts w:ascii="Times New Roman" w:eastAsia="宋体" w:hAnsi="Times New Roman" w:cs="Times New Roman"/>
        </w:rPr>
        <w:t>初始数据集中</w:t>
      </w:r>
      <w:r w:rsidR="00350EA4" w:rsidRPr="00277CE6">
        <w:rPr>
          <w:rFonts w:ascii="Times New Roman" w:eastAsia="宋体" w:hAnsi="Times New Roman" w:cs="Times New Roman"/>
        </w:rPr>
        <w:t>需要筛去的</w:t>
      </w:r>
      <w:r w:rsidR="0012061C" w:rsidRPr="00277CE6">
        <w:rPr>
          <w:rFonts w:ascii="Times New Roman" w:eastAsia="宋体" w:hAnsi="Times New Roman" w:cs="Times New Roman"/>
        </w:rPr>
        <w:t>结构示例</w:t>
      </w:r>
      <w:r w:rsidR="00BF4CF9" w:rsidRPr="00277CE6">
        <w:rPr>
          <w:rFonts w:ascii="Times New Roman" w:eastAsia="宋体" w:hAnsi="Times New Roman" w:cs="Times New Roman"/>
        </w:rPr>
        <w:t>。</w:t>
      </w:r>
      <w:r w:rsidRPr="00277CE6">
        <w:rPr>
          <w:rFonts w:ascii="Times New Roman" w:eastAsia="宋体" w:hAnsi="Times New Roman" w:cs="Times New Roman"/>
        </w:rPr>
        <w:t>(a)</w:t>
      </w:r>
      <w:r w:rsidR="00BF4CF9" w:rsidRPr="00277CE6">
        <w:rPr>
          <w:rFonts w:ascii="Times New Roman" w:eastAsia="宋体" w:hAnsi="Times New Roman" w:cs="Times New Roman"/>
        </w:rPr>
        <w:t xml:space="preserve"> </w:t>
      </w:r>
      <w:r w:rsidR="00BF4CF9" w:rsidRPr="00277CE6">
        <w:rPr>
          <w:rFonts w:ascii="Times New Roman" w:eastAsia="宋体" w:hAnsi="Times New Roman" w:cs="Times New Roman"/>
        </w:rPr>
        <w:t>末端残基</w:t>
      </w:r>
      <w:r w:rsidR="00ED0DCD">
        <w:rPr>
          <w:rFonts w:ascii="Times New Roman" w:eastAsia="宋体" w:hAnsi="Times New Roman" w:cs="Times New Roman" w:hint="eastAsia"/>
        </w:rPr>
        <w:t>仅有</w:t>
      </w:r>
      <w:r w:rsidR="00ED0DCD">
        <w:rPr>
          <w:rFonts w:ascii="Times New Roman" w:eastAsia="宋体" w:hAnsi="Times New Roman" w:cs="Times New Roman" w:hint="eastAsia"/>
        </w:rPr>
        <w:t>N</w:t>
      </w:r>
      <w:r w:rsidR="00BF4CF9" w:rsidRPr="00277CE6">
        <w:rPr>
          <w:rFonts w:ascii="Times New Roman" w:eastAsia="宋体" w:hAnsi="Times New Roman" w:cs="Times New Roman"/>
        </w:rPr>
        <w:t>原子；</w:t>
      </w:r>
      <w:r w:rsidRPr="00277CE6">
        <w:rPr>
          <w:rFonts w:ascii="Times New Roman" w:eastAsia="宋体" w:hAnsi="Times New Roman" w:cs="Times New Roman"/>
        </w:rPr>
        <w:t>(b)</w:t>
      </w:r>
      <w:r w:rsidR="00BF4CF9" w:rsidRPr="00277CE6">
        <w:rPr>
          <w:rFonts w:ascii="Times New Roman" w:eastAsia="宋体" w:hAnsi="Times New Roman" w:cs="Times New Roman"/>
        </w:rPr>
        <w:t xml:space="preserve"> </w:t>
      </w:r>
      <w:r w:rsidR="004C0D4C">
        <w:rPr>
          <w:rFonts w:ascii="Times New Roman" w:eastAsia="宋体" w:hAnsi="Times New Roman" w:cs="Times New Roman" w:hint="eastAsia"/>
        </w:rPr>
        <w:t>中间</w:t>
      </w:r>
      <w:r w:rsidR="00BC53C6">
        <w:rPr>
          <w:rFonts w:ascii="Times New Roman" w:eastAsia="宋体" w:hAnsi="Times New Roman" w:cs="Times New Roman" w:hint="eastAsia"/>
        </w:rPr>
        <w:t>无序</w:t>
      </w:r>
      <w:r w:rsidR="004C0D4C">
        <w:rPr>
          <w:rFonts w:ascii="Times New Roman" w:eastAsia="宋体" w:hAnsi="Times New Roman" w:cs="Times New Roman" w:hint="eastAsia"/>
        </w:rPr>
        <w:t>结构未解出</w:t>
      </w:r>
      <w:r w:rsidR="00BF4CF9" w:rsidRPr="00277CE6">
        <w:rPr>
          <w:rFonts w:ascii="Times New Roman" w:eastAsia="宋体" w:hAnsi="Times New Roman" w:cs="Times New Roman"/>
        </w:rPr>
        <w:t>。</w:t>
      </w:r>
    </w:p>
    <w:p w14:paraId="19DE3725" w14:textId="7A1AAA93" w:rsidR="00091D47" w:rsidRPr="00277CE6" w:rsidRDefault="00091D47" w:rsidP="00091D47">
      <w:pPr>
        <w:pStyle w:val="3"/>
        <w:spacing w:before="156" w:after="156"/>
        <w:ind w:firstLine="480"/>
        <w:rPr>
          <w:rFonts w:cs="Times New Roman"/>
          <w:szCs w:val="24"/>
        </w:rPr>
      </w:pPr>
      <w:bookmarkStart w:id="95" w:name="_Toc105009174"/>
      <w:r w:rsidRPr="00277CE6">
        <w:rPr>
          <w:rFonts w:eastAsiaTheme="minorEastAsia" w:cs="Times New Roman"/>
          <w:szCs w:val="24"/>
        </w:rPr>
        <w:lastRenderedPageBreak/>
        <w:t>2.1.</w:t>
      </w:r>
      <w:r w:rsidR="00844BF7" w:rsidRPr="00277CE6">
        <w:rPr>
          <w:rFonts w:eastAsiaTheme="minorEastAsia" w:cs="Times New Roman"/>
          <w:szCs w:val="24"/>
        </w:rPr>
        <w:t>3</w:t>
      </w:r>
      <w:r w:rsidRPr="00277CE6">
        <w:rPr>
          <w:rFonts w:eastAsiaTheme="minorEastAsia" w:cs="Times New Roman"/>
          <w:szCs w:val="24"/>
        </w:rPr>
        <w:t xml:space="preserve"> </w:t>
      </w:r>
      <w:r w:rsidRPr="00277CE6">
        <w:rPr>
          <w:rFonts w:eastAsiaTheme="minorEastAsia" w:cs="Times New Roman"/>
          <w:szCs w:val="24"/>
        </w:rPr>
        <w:fldChar w:fldCharType="begin"/>
      </w:r>
      <w:r w:rsidRPr="00277CE6">
        <w:rPr>
          <w:rFonts w:eastAsiaTheme="minorEastAsia" w:cs="Times New Roman"/>
          <w:szCs w:val="24"/>
        </w:rPr>
        <w:instrText xml:space="preserve"> TITLE  [</w:instrText>
      </w:r>
      <w:r w:rsidRPr="00277CE6">
        <w:rPr>
          <w:rFonts w:eastAsiaTheme="minorEastAsia" w:cs="Times New Roman"/>
          <w:szCs w:val="24"/>
        </w:rPr>
        <w:instrText>此处键入三级标题</w:instrText>
      </w:r>
      <w:r w:rsidRPr="00277CE6">
        <w:rPr>
          <w:rFonts w:eastAsiaTheme="minorEastAsia" w:cs="Times New Roman"/>
          <w:szCs w:val="24"/>
        </w:rPr>
        <w:instrText xml:space="preserve">]  \* MERGEFORMAT </w:instrText>
      </w:r>
      <w:r w:rsidRPr="00277CE6">
        <w:rPr>
          <w:rFonts w:eastAsiaTheme="minorEastAsia" w:cs="Times New Roman"/>
          <w:szCs w:val="24"/>
        </w:rPr>
        <w:fldChar w:fldCharType="separate"/>
      </w:r>
      <w:r w:rsidRPr="00277CE6">
        <w:rPr>
          <w:rFonts w:eastAsiaTheme="minorEastAsia" w:cs="Times New Roman"/>
          <w:szCs w:val="24"/>
        </w:rPr>
        <w:t>数据集的划分</w:t>
      </w:r>
      <w:bookmarkEnd w:id="95"/>
      <w:r w:rsidRPr="00277CE6">
        <w:rPr>
          <w:rFonts w:eastAsiaTheme="minorEastAsia" w:cs="Times New Roman"/>
          <w:szCs w:val="24"/>
        </w:rPr>
        <w:fldChar w:fldCharType="end"/>
      </w:r>
    </w:p>
    <w:p w14:paraId="3FC27285" w14:textId="4D5B609B" w:rsidR="00091D47" w:rsidRPr="00277CE6" w:rsidRDefault="00A3458B" w:rsidP="00131731">
      <w:pPr>
        <w:spacing w:line="300" w:lineRule="auto"/>
        <w:ind w:firstLineChars="200" w:firstLine="480"/>
        <w:rPr>
          <w:rFonts w:ascii="Times New Roman" w:hAnsi="Times New Roman" w:cs="Times New Roman"/>
        </w:rPr>
      </w:pPr>
      <w:r w:rsidRPr="00277CE6">
        <w:rPr>
          <w:rFonts w:ascii="Times New Roman" w:eastAsia="宋体" w:hAnsi="Times New Roman" w:cs="Times New Roman"/>
          <w:sz w:val="24"/>
          <w:szCs w:val="24"/>
        </w:rPr>
        <w:t>初始数据集经过前文所述的预处理后得到</w:t>
      </w:r>
      <w:r w:rsidRPr="00277CE6">
        <w:rPr>
          <w:rFonts w:ascii="Times New Roman" w:eastAsia="宋体" w:hAnsi="Times New Roman" w:cs="Times New Roman"/>
          <w:sz w:val="24"/>
          <w:szCs w:val="24"/>
        </w:rPr>
        <w:t>9224</w:t>
      </w:r>
      <w:r w:rsidRPr="00277CE6">
        <w:rPr>
          <w:rFonts w:ascii="Times New Roman" w:eastAsia="宋体" w:hAnsi="Times New Roman" w:cs="Times New Roman"/>
          <w:sz w:val="24"/>
          <w:szCs w:val="24"/>
        </w:rPr>
        <w:t>条蛋白质结构数据</w:t>
      </w:r>
      <w:r w:rsidR="008D5898" w:rsidRPr="00277CE6">
        <w:rPr>
          <w:rFonts w:ascii="Times New Roman" w:eastAsia="宋体" w:hAnsi="Times New Roman" w:cs="Times New Roman"/>
          <w:sz w:val="24"/>
          <w:szCs w:val="24"/>
        </w:rPr>
        <w:t>。本课题将数据集按照训练集（</w:t>
      </w:r>
      <w:r w:rsidR="008D5898" w:rsidRPr="00277CE6">
        <w:rPr>
          <w:rFonts w:ascii="Times New Roman" w:eastAsia="宋体" w:hAnsi="Times New Roman" w:cs="Times New Roman"/>
          <w:sz w:val="24"/>
          <w:szCs w:val="24"/>
        </w:rPr>
        <w:t>Training Set</w:t>
      </w:r>
      <w:r w:rsidR="008D5898" w:rsidRPr="00277CE6">
        <w:rPr>
          <w:rFonts w:ascii="Times New Roman" w:eastAsia="宋体" w:hAnsi="Times New Roman" w:cs="Times New Roman"/>
          <w:sz w:val="24"/>
          <w:szCs w:val="24"/>
        </w:rPr>
        <w:t>）</w:t>
      </w:r>
      <w:r w:rsidR="008D5898" w:rsidRPr="00277CE6">
        <w:rPr>
          <w:rFonts w:ascii="Times New Roman" w:eastAsia="宋体" w:hAnsi="Times New Roman" w:cs="Times New Roman"/>
          <w:sz w:val="24"/>
          <w:szCs w:val="24"/>
        </w:rPr>
        <w:t xml:space="preserve">: </w:t>
      </w:r>
      <w:r w:rsidR="008D5898" w:rsidRPr="00277CE6">
        <w:rPr>
          <w:rFonts w:ascii="Times New Roman" w:eastAsia="宋体" w:hAnsi="Times New Roman" w:cs="Times New Roman"/>
          <w:sz w:val="24"/>
          <w:szCs w:val="24"/>
        </w:rPr>
        <w:t>验证集（</w:t>
      </w:r>
      <w:r w:rsidR="008D5898" w:rsidRPr="00277CE6">
        <w:rPr>
          <w:rFonts w:ascii="Times New Roman" w:eastAsia="宋体" w:hAnsi="Times New Roman" w:cs="Times New Roman"/>
          <w:sz w:val="24"/>
          <w:szCs w:val="24"/>
        </w:rPr>
        <w:t>Validation Set</w:t>
      </w:r>
      <w:r w:rsidR="008D5898" w:rsidRPr="00277CE6">
        <w:rPr>
          <w:rFonts w:ascii="Times New Roman" w:eastAsia="宋体" w:hAnsi="Times New Roman" w:cs="Times New Roman"/>
          <w:sz w:val="24"/>
          <w:szCs w:val="24"/>
        </w:rPr>
        <w:t>）</w:t>
      </w:r>
      <w:r w:rsidR="008D5898" w:rsidRPr="00277CE6">
        <w:rPr>
          <w:rFonts w:ascii="Times New Roman" w:eastAsia="宋体" w:hAnsi="Times New Roman" w:cs="Times New Roman"/>
          <w:sz w:val="24"/>
          <w:szCs w:val="24"/>
        </w:rPr>
        <w:t xml:space="preserve">: </w:t>
      </w:r>
      <w:r w:rsidR="008D5898" w:rsidRPr="00277CE6">
        <w:rPr>
          <w:rFonts w:ascii="Times New Roman" w:eastAsia="宋体" w:hAnsi="Times New Roman" w:cs="Times New Roman"/>
          <w:sz w:val="24"/>
          <w:szCs w:val="24"/>
        </w:rPr>
        <w:t>测试集（</w:t>
      </w:r>
      <w:r w:rsidR="008D5898" w:rsidRPr="00277CE6">
        <w:rPr>
          <w:rFonts w:ascii="Times New Roman" w:eastAsia="宋体" w:hAnsi="Times New Roman" w:cs="Times New Roman"/>
          <w:sz w:val="24"/>
          <w:szCs w:val="24"/>
        </w:rPr>
        <w:t>Test Set</w:t>
      </w:r>
      <w:r w:rsidR="008D5898" w:rsidRPr="00277CE6">
        <w:rPr>
          <w:rFonts w:ascii="Times New Roman" w:eastAsia="宋体" w:hAnsi="Times New Roman" w:cs="Times New Roman"/>
          <w:sz w:val="24"/>
          <w:szCs w:val="24"/>
        </w:rPr>
        <w:t>）</w:t>
      </w:r>
      <w:r w:rsidR="008D5898" w:rsidRPr="00277CE6">
        <w:rPr>
          <w:rFonts w:ascii="Times New Roman" w:eastAsia="宋体" w:hAnsi="Times New Roman" w:cs="Times New Roman"/>
          <w:sz w:val="24"/>
          <w:szCs w:val="24"/>
        </w:rPr>
        <w:t>=18: 1: 1</w:t>
      </w:r>
      <w:r w:rsidR="008D5898" w:rsidRPr="00277CE6">
        <w:rPr>
          <w:rFonts w:ascii="Times New Roman" w:eastAsia="宋体" w:hAnsi="Times New Roman" w:cs="Times New Roman"/>
          <w:sz w:val="24"/>
          <w:szCs w:val="24"/>
        </w:rPr>
        <w:t>的比例</w:t>
      </w:r>
      <w:r w:rsidR="0084790D">
        <w:rPr>
          <w:rFonts w:ascii="Times New Roman" w:eastAsia="宋体" w:hAnsi="Times New Roman" w:cs="Times New Roman" w:hint="eastAsia"/>
          <w:sz w:val="24"/>
          <w:szCs w:val="24"/>
        </w:rPr>
        <w:t>随机</w:t>
      </w:r>
      <w:r w:rsidR="008D5898" w:rsidRPr="00277CE6">
        <w:rPr>
          <w:rFonts w:ascii="Times New Roman" w:eastAsia="宋体" w:hAnsi="Times New Roman" w:cs="Times New Roman"/>
          <w:sz w:val="24"/>
          <w:szCs w:val="24"/>
        </w:rPr>
        <w:t>进行划分，得到的数据量分别为</w:t>
      </w:r>
      <w:r w:rsidR="008D5898" w:rsidRPr="00277CE6">
        <w:rPr>
          <w:rFonts w:ascii="Times New Roman" w:eastAsia="宋体" w:hAnsi="Times New Roman" w:cs="Times New Roman"/>
          <w:sz w:val="24"/>
          <w:szCs w:val="24"/>
        </w:rPr>
        <w:t>8301</w:t>
      </w:r>
      <w:r w:rsidR="008D5898" w:rsidRPr="00277CE6">
        <w:rPr>
          <w:rFonts w:ascii="Times New Roman" w:eastAsia="宋体" w:hAnsi="Times New Roman" w:cs="Times New Roman"/>
          <w:sz w:val="24"/>
          <w:szCs w:val="24"/>
        </w:rPr>
        <w:t>、</w:t>
      </w:r>
      <w:r w:rsidR="008D5898" w:rsidRPr="00277CE6">
        <w:rPr>
          <w:rFonts w:ascii="Times New Roman" w:eastAsia="宋体" w:hAnsi="Times New Roman" w:cs="Times New Roman"/>
          <w:sz w:val="24"/>
          <w:szCs w:val="24"/>
        </w:rPr>
        <w:t>461</w:t>
      </w:r>
      <w:r w:rsidR="008D5898" w:rsidRPr="00277CE6">
        <w:rPr>
          <w:rFonts w:ascii="Times New Roman" w:eastAsia="宋体" w:hAnsi="Times New Roman" w:cs="Times New Roman"/>
          <w:sz w:val="24"/>
          <w:szCs w:val="24"/>
        </w:rPr>
        <w:t>、</w:t>
      </w:r>
      <w:r w:rsidR="008D5898" w:rsidRPr="00277CE6">
        <w:rPr>
          <w:rFonts w:ascii="Times New Roman" w:eastAsia="宋体" w:hAnsi="Times New Roman" w:cs="Times New Roman"/>
          <w:sz w:val="24"/>
          <w:szCs w:val="24"/>
        </w:rPr>
        <w:t>462</w:t>
      </w:r>
      <w:r w:rsidR="00C8580A" w:rsidRPr="00277CE6">
        <w:rPr>
          <w:rFonts w:ascii="Times New Roman" w:eastAsia="宋体" w:hAnsi="Times New Roman" w:cs="Times New Roman"/>
          <w:sz w:val="24"/>
          <w:szCs w:val="24"/>
        </w:rPr>
        <w:t>。在后续实验中，训练集用于模型学习蛋白质结构信息</w:t>
      </w:r>
      <w:r w:rsidR="004D6678" w:rsidRPr="00277CE6">
        <w:rPr>
          <w:rFonts w:ascii="Times New Roman" w:eastAsia="宋体" w:hAnsi="Times New Roman" w:cs="Times New Roman"/>
          <w:sz w:val="24"/>
          <w:szCs w:val="24"/>
        </w:rPr>
        <w:t>，</w:t>
      </w:r>
      <w:r w:rsidR="00E55C0F" w:rsidRPr="00277CE6">
        <w:rPr>
          <w:rFonts w:ascii="Times New Roman" w:eastAsia="宋体" w:hAnsi="Times New Roman" w:cs="Times New Roman"/>
          <w:sz w:val="24"/>
          <w:szCs w:val="24"/>
        </w:rPr>
        <w:t>验证</w:t>
      </w:r>
      <w:r w:rsidR="004D6678" w:rsidRPr="00277CE6">
        <w:rPr>
          <w:rFonts w:ascii="Times New Roman" w:eastAsia="宋体" w:hAnsi="Times New Roman" w:cs="Times New Roman"/>
          <w:sz w:val="24"/>
          <w:szCs w:val="24"/>
        </w:rPr>
        <w:t>集用于监测</w:t>
      </w:r>
      <w:r w:rsidR="00E71F0F" w:rsidRPr="00277CE6">
        <w:rPr>
          <w:rFonts w:ascii="Times New Roman" w:eastAsia="宋体" w:hAnsi="Times New Roman" w:cs="Times New Roman"/>
          <w:sz w:val="24"/>
          <w:szCs w:val="24"/>
        </w:rPr>
        <w:t>模型训练的表现</w:t>
      </w:r>
      <w:r w:rsidR="001327D0" w:rsidRPr="00277CE6">
        <w:rPr>
          <w:rFonts w:ascii="Times New Roman" w:eastAsia="宋体" w:hAnsi="Times New Roman" w:cs="Times New Roman"/>
          <w:sz w:val="24"/>
          <w:szCs w:val="24"/>
        </w:rPr>
        <w:t>、监控模型是否发生过拟合</w:t>
      </w:r>
      <w:r w:rsidR="00E71F0F" w:rsidRPr="00277CE6">
        <w:rPr>
          <w:rFonts w:ascii="Times New Roman" w:eastAsia="宋体" w:hAnsi="Times New Roman" w:cs="Times New Roman"/>
          <w:sz w:val="24"/>
          <w:szCs w:val="24"/>
        </w:rPr>
        <w:t>，</w:t>
      </w:r>
      <w:r w:rsidR="00E41262" w:rsidRPr="00277CE6">
        <w:rPr>
          <w:rFonts w:ascii="Times New Roman" w:eastAsia="宋体" w:hAnsi="Times New Roman" w:cs="Times New Roman"/>
          <w:sz w:val="24"/>
          <w:szCs w:val="24"/>
        </w:rPr>
        <w:t>而</w:t>
      </w:r>
      <w:r w:rsidR="00CF13AD" w:rsidRPr="00277CE6">
        <w:rPr>
          <w:rFonts w:ascii="Times New Roman" w:eastAsia="宋体" w:hAnsi="Times New Roman" w:cs="Times New Roman"/>
          <w:sz w:val="24"/>
          <w:szCs w:val="24"/>
        </w:rPr>
        <w:t>测试集</w:t>
      </w:r>
      <w:r w:rsidR="00037A1B" w:rsidRPr="00277CE6">
        <w:rPr>
          <w:rFonts w:ascii="Times New Roman" w:eastAsia="宋体" w:hAnsi="Times New Roman" w:cs="Times New Roman"/>
          <w:sz w:val="24"/>
          <w:szCs w:val="24"/>
        </w:rPr>
        <w:t>用于</w:t>
      </w:r>
      <w:r w:rsidR="00B64127" w:rsidRPr="00277CE6">
        <w:rPr>
          <w:rFonts w:ascii="Times New Roman" w:eastAsia="宋体" w:hAnsi="Times New Roman" w:cs="Times New Roman"/>
          <w:sz w:val="24"/>
          <w:szCs w:val="24"/>
        </w:rPr>
        <w:t>检验模型在实际情境下的表现</w:t>
      </w:r>
      <w:r w:rsidR="00F320B3" w:rsidRPr="00277CE6">
        <w:rPr>
          <w:rFonts w:ascii="Times New Roman" w:eastAsia="宋体" w:hAnsi="Times New Roman" w:cs="Times New Roman"/>
          <w:sz w:val="24"/>
          <w:szCs w:val="24"/>
        </w:rPr>
        <w:t>，以</w:t>
      </w:r>
      <w:r w:rsidR="000E273F" w:rsidRPr="00277CE6">
        <w:rPr>
          <w:rFonts w:ascii="Times New Roman" w:eastAsia="宋体" w:hAnsi="Times New Roman" w:cs="Times New Roman"/>
          <w:sz w:val="24"/>
          <w:szCs w:val="24"/>
        </w:rPr>
        <w:t>作为模型优化的依据</w:t>
      </w:r>
      <w:r w:rsidR="00ED29AC" w:rsidRPr="00277CE6">
        <w:rPr>
          <w:rFonts w:ascii="Times New Roman" w:eastAsia="宋体" w:hAnsi="Times New Roman" w:cs="Times New Roman"/>
          <w:sz w:val="24"/>
          <w:szCs w:val="24"/>
        </w:rPr>
        <w:t>。</w:t>
      </w:r>
    </w:p>
    <w:p w14:paraId="0EDD57BF" w14:textId="3E850625" w:rsidR="007D1102" w:rsidRPr="00277CE6" w:rsidRDefault="007D1102" w:rsidP="007D1102">
      <w:pPr>
        <w:pStyle w:val="2"/>
        <w:rPr>
          <w:rFonts w:eastAsiaTheme="minorEastAsia" w:cs="Times New Roman"/>
          <w:sz w:val="28"/>
          <w:szCs w:val="28"/>
        </w:rPr>
      </w:pPr>
      <w:bookmarkStart w:id="96" w:name="_Toc105009175"/>
      <w:r w:rsidRPr="00277CE6">
        <w:rPr>
          <w:rFonts w:eastAsiaTheme="minorEastAsia" w:cs="Times New Roman"/>
          <w:sz w:val="28"/>
          <w:szCs w:val="28"/>
        </w:rPr>
        <w:t xml:space="preserve">2.2 </w:t>
      </w:r>
      <w:r w:rsidRPr="00277CE6">
        <w:rPr>
          <w:rFonts w:eastAsiaTheme="minorEastAsia" w:cs="Times New Roman"/>
          <w:sz w:val="28"/>
          <w:szCs w:val="28"/>
        </w:rPr>
        <w:fldChar w:fldCharType="begin"/>
      </w:r>
      <w:r w:rsidRPr="00277CE6">
        <w:rPr>
          <w:rFonts w:eastAsiaTheme="minorEastAsia" w:cs="Times New Roman"/>
          <w:sz w:val="28"/>
          <w:szCs w:val="28"/>
        </w:rPr>
        <w:instrText xml:space="preserve"> TITLE  [</w:instrText>
      </w:r>
      <w:r w:rsidRPr="00277CE6">
        <w:rPr>
          <w:rFonts w:eastAsiaTheme="minorEastAsia" w:cs="Times New Roman"/>
          <w:sz w:val="28"/>
          <w:szCs w:val="28"/>
        </w:rPr>
        <w:instrText>此处键入二级标题</w:instrText>
      </w:r>
      <w:r w:rsidRPr="00277CE6">
        <w:rPr>
          <w:rFonts w:eastAsiaTheme="minorEastAsia" w:cs="Times New Roman"/>
          <w:sz w:val="28"/>
          <w:szCs w:val="28"/>
        </w:rPr>
        <w:instrText xml:space="preserve">]  \* MERGEFORMAT </w:instrText>
      </w:r>
      <w:r w:rsidRPr="00277CE6">
        <w:rPr>
          <w:rFonts w:eastAsiaTheme="minorEastAsia" w:cs="Times New Roman"/>
          <w:sz w:val="28"/>
          <w:szCs w:val="28"/>
        </w:rPr>
        <w:fldChar w:fldCharType="separate"/>
      </w:r>
      <w:r w:rsidRPr="00277CE6">
        <w:rPr>
          <w:rFonts w:eastAsiaTheme="minorEastAsia" w:cs="Times New Roman"/>
          <w:sz w:val="28"/>
          <w:szCs w:val="28"/>
        </w:rPr>
        <w:t>开发环境与硬件</w:t>
      </w:r>
      <w:bookmarkEnd w:id="96"/>
      <w:r w:rsidRPr="00277CE6">
        <w:rPr>
          <w:rFonts w:eastAsiaTheme="minorEastAsia" w:cs="Times New Roman"/>
          <w:sz w:val="28"/>
          <w:szCs w:val="28"/>
        </w:rPr>
        <w:fldChar w:fldCharType="end"/>
      </w:r>
    </w:p>
    <w:p w14:paraId="104993A9" w14:textId="4D0F83A4" w:rsidR="00131731" w:rsidRPr="00277CE6" w:rsidRDefault="00131731" w:rsidP="0084619D">
      <w:pPr>
        <w:spacing w:line="300" w:lineRule="auto"/>
        <w:ind w:firstLineChars="200" w:firstLine="480"/>
        <w:rPr>
          <w:rFonts w:ascii="Times New Roman" w:eastAsia="宋体" w:hAnsi="Times New Roman" w:cs="Times New Roman"/>
          <w:sz w:val="24"/>
          <w:szCs w:val="24"/>
        </w:rPr>
      </w:pPr>
      <w:r w:rsidRPr="00277CE6">
        <w:rPr>
          <w:rFonts w:ascii="Times New Roman" w:eastAsia="宋体" w:hAnsi="Times New Roman" w:cs="Times New Roman"/>
          <w:sz w:val="24"/>
          <w:szCs w:val="24"/>
        </w:rPr>
        <w:t>本课题的</w:t>
      </w:r>
      <w:r w:rsidR="007B00BA" w:rsidRPr="00277CE6">
        <w:rPr>
          <w:rFonts w:ascii="Times New Roman" w:eastAsia="宋体" w:hAnsi="Times New Roman" w:cs="Times New Roman"/>
          <w:sz w:val="24"/>
          <w:szCs w:val="24"/>
        </w:rPr>
        <w:t>程序</w:t>
      </w:r>
      <w:r w:rsidR="00187A3B" w:rsidRPr="00277CE6">
        <w:rPr>
          <w:rFonts w:ascii="Times New Roman" w:eastAsia="宋体" w:hAnsi="Times New Roman" w:cs="Times New Roman"/>
          <w:sz w:val="24"/>
          <w:szCs w:val="24"/>
        </w:rPr>
        <w:t>在</w:t>
      </w:r>
      <w:r w:rsidR="00187A3B" w:rsidRPr="00277CE6">
        <w:rPr>
          <w:rFonts w:ascii="Times New Roman" w:eastAsia="宋体" w:hAnsi="Times New Roman" w:cs="Times New Roman"/>
          <w:sz w:val="24"/>
          <w:szCs w:val="24"/>
        </w:rPr>
        <w:t>Windows 10</w:t>
      </w:r>
      <w:r w:rsidR="00187A3B" w:rsidRPr="00277CE6">
        <w:rPr>
          <w:rFonts w:ascii="Times New Roman" w:eastAsia="宋体" w:hAnsi="Times New Roman" w:cs="Times New Roman"/>
          <w:sz w:val="24"/>
          <w:szCs w:val="24"/>
        </w:rPr>
        <w:t>的</w:t>
      </w:r>
      <w:r w:rsidR="00401032" w:rsidRPr="00277CE6">
        <w:rPr>
          <w:rFonts w:ascii="Times New Roman" w:eastAsia="宋体" w:hAnsi="Times New Roman" w:cs="Times New Roman"/>
          <w:sz w:val="24"/>
          <w:szCs w:val="24"/>
        </w:rPr>
        <w:t>Visual Studio Code IDE</w:t>
      </w:r>
      <w:r w:rsidR="00401032" w:rsidRPr="00277CE6">
        <w:rPr>
          <w:rFonts w:ascii="Times New Roman" w:eastAsia="宋体" w:hAnsi="Times New Roman" w:cs="Times New Roman"/>
          <w:sz w:val="24"/>
          <w:szCs w:val="24"/>
        </w:rPr>
        <w:t>下进行开发，</w:t>
      </w:r>
      <w:r w:rsidR="005C524B" w:rsidRPr="00277CE6">
        <w:rPr>
          <w:rFonts w:ascii="Times New Roman" w:eastAsia="宋体" w:hAnsi="Times New Roman" w:cs="Times New Roman"/>
          <w:sz w:val="24"/>
          <w:szCs w:val="24"/>
        </w:rPr>
        <w:t>各</w:t>
      </w:r>
      <w:r w:rsidR="00232EB4" w:rsidRPr="00277CE6">
        <w:rPr>
          <w:rFonts w:ascii="Times New Roman" w:eastAsia="宋体" w:hAnsi="Times New Roman" w:cs="Times New Roman"/>
          <w:sz w:val="24"/>
          <w:szCs w:val="24"/>
        </w:rPr>
        <w:t>项</w:t>
      </w:r>
      <w:r w:rsidR="005C524B" w:rsidRPr="00277CE6">
        <w:rPr>
          <w:rFonts w:ascii="Times New Roman" w:eastAsia="宋体" w:hAnsi="Times New Roman" w:cs="Times New Roman"/>
          <w:sz w:val="24"/>
          <w:szCs w:val="24"/>
        </w:rPr>
        <w:t>功能</w:t>
      </w:r>
      <w:r w:rsidR="00026A6E" w:rsidRPr="00277CE6">
        <w:rPr>
          <w:rFonts w:ascii="Times New Roman" w:eastAsia="宋体" w:hAnsi="Times New Roman" w:cs="Times New Roman"/>
          <w:sz w:val="24"/>
          <w:szCs w:val="24"/>
        </w:rPr>
        <w:t>主要</w:t>
      </w:r>
      <w:r w:rsidR="005815DE" w:rsidRPr="00277CE6">
        <w:rPr>
          <w:rFonts w:ascii="Times New Roman" w:eastAsia="宋体" w:hAnsi="Times New Roman" w:cs="Times New Roman"/>
          <w:sz w:val="24"/>
          <w:szCs w:val="24"/>
        </w:rPr>
        <w:t>使用</w:t>
      </w:r>
      <w:r w:rsidR="00026A6E" w:rsidRPr="00277CE6">
        <w:rPr>
          <w:rFonts w:ascii="Times New Roman" w:eastAsia="宋体" w:hAnsi="Times New Roman" w:cs="Times New Roman"/>
          <w:sz w:val="24"/>
          <w:szCs w:val="24"/>
        </w:rPr>
        <w:t>Python</w:t>
      </w:r>
      <w:r w:rsidR="00650352" w:rsidRPr="00277CE6">
        <w:rPr>
          <w:rFonts w:ascii="Times New Roman" w:eastAsia="宋体" w:hAnsi="Times New Roman" w:cs="Times New Roman"/>
          <w:sz w:val="24"/>
          <w:szCs w:val="24"/>
        </w:rPr>
        <w:t>语言</w:t>
      </w:r>
      <w:r w:rsidR="0031398D" w:rsidRPr="00277CE6">
        <w:rPr>
          <w:rFonts w:ascii="Times New Roman" w:eastAsia="宋体" w:hAnsi="Times New Roman" w:cs="Times New Roman"/>
          <w:sz w:val="24"/>
          <w:szCs w:val="24"/>
        </w:rPr>
        <w:t>编写</w:t>
      </w:r>
      <w:r w:rsidR="00796B6A" w:rsidRPr="00277CE6">
        <w:rPr>
          <w:rFonts w:ascii="Times New Roman" w:eastAsia="宋体" w:hAnsi="Times New Roman" w:cs="Times New Roman"/>
          <w:sz w:val="24"/>
          <w:szCs w:val="24"/>
        </w:rPr>
        <w:t>，</w:t>
      </w:r>
      <w:r w:rsidR="0058531D" w:rsidRPr="00277CE6">
        <w:rPr>
          <w:rFonts w:ascii="Times New Roman" w:eastAsia="宋体" w:hAnsi="Times New Roman" w:cs="Times New Roman"/>
          <w:sz w:val="24"/>
          <w:szCs w:val="24"/>
        </w:rPr>
        <w:t>作为模型主体的</w:t>
      </w:r>
      <w:r w:rsidR="00796B6A" w:rsidRPr="00277CE6">
        <w:rPr>
          <w:rFonts w:ascii="Times New Roman" w:eastAsia="宋体" w:hAnsi="Times New Roman" w:cs="Times New Roman"/>
          <w:sz w:val="24"/>
          <w:szCs w:val="24"/>
        </w:rPr>
        <w:t>GNN</w:t>
      </w:r>
      <w:r w:rsidR="00E84E54" w:rsidRPr="00277CE6">
        <w:rPr>
          <w:rFonts w:ascii="Times New Roman" w:eastAsia="宋体" w:hAnsi="Times New Roman" w:cs="Times New Roman"/>
          <w:sz w:val="24"/>
          <w:szCs w:val="24"/>
        </w:rPr>
        <w:t>基于</w:t>
      </w:r>
      <w:r w:rsidR="00796B6A" w:rsidRPr="00277CE6">
        <w:rPr>
          <w:rFonts w:ascii="Times New Roman" w:eastAsia="宋体" w:hAnsi="Times New Roman" w:cs="Times New Roman"/>
          <w:sz w:val="24"/>
          <w:szCs w:val="24"/>
        </w:rPr>
        <w:t>成熟的</w:t>
      </w:r>
      <w:r w:rsidR="005815DE" w:rsidRPr="00277CE6">
        <w:rPr>
          <w:rFonts w:ascii="Times New Roman" w:eastAsia="宋体" w:hAnsi="Times New Roman" w:cs="Times New Roman"/>
          <w:sz w:val="24"/>
          <w:szCs w:val="24"/>
        </w:rPr>
        <w:t>开源</w:t>
      </w:r>
      <w:r w:rsidR="005815DE" w:rsidRPr="00277CE6">
        <w:rPr>
          <w:rFonts w:ascii="Times New Roman" w:eastAsia="宋体" w:hAnsi="Times New Roman" w:cs="Times New Roman"/>
          <w:sz w:val="24"/>
          <w:szCs w:val="24"/>
        </w:rPr>
        <w:t>Python</w:t>
      </w:r>
      <w:r w:rsidR="005815DE" w:rsidRPr="00277CE6">
        <w:rPr>
          <w:rFonts w:ascii="Times New Roman" w:eastAsia="宋体" w:hAnsi="Times New Roman" w:cs="Times New Roman"/>
          <w:sz w:val="24"/>
          <w:szCs w:val="24"/>
        </w:rPr>
        <w:t>机器学习库</w:t>
      </w:r>
      <w:proofErr w:type="spellStart"/>
      <w:r w:rsidR="005815DE" w:rsidRPr="00277CE6">
        <w:rPr>
          <w:rFonts w:ascii="Times New Roman" w:eastAsia="宋体" w:hAnsi="Times New Roman" w:cs="Times New Roman"/>
          <w:sz w:val="24"/>
          <w:szCs w:val="24"/>
        </w:rPr>
        <w:t>PyTorch</w:t>
      </w:r>
      <w:proofErr w:type="spellEnd"/>
      <w:r w:rsidR="007C4EF3" w:rsidRPr="00277CE6">
        <w:rPr>
          <w:rFonts w:ascii="Times New Roman" w:eastAsia="宋体" w:hAnsi="Times New Roman" w:cs="Times New Roman"/>
          <w:sz w:val="24"/>
          <w:szCs w:val="24"/>
        </w:rPr>
        <w:t>及其</w:t>
      </w:r>
      <w:r w:rsidR="00732C63" w:rsidRPr="00277CE6">
        <w:rPr>
          <w:rFonts w:ascii="Times New Roman" w:eastAsia="宋体" w:hAnsi="Times New Roman" w:cs="Times New Roman"/>
          <w:sz w:val="24"/>
          <w:szCs w:val="24"/>
        </w:rPr>
        <w:t>附加</w:t>
      </w:r>
      <w:r w:rsidR="007C4EF3" w:rsidRPr="00277CE6">
        <w:rPr>
          <w:rFonts w:ascii="Times New Roman" w:eastAsia="宋体" w:hAnsi="Times New Roman" w:cs="Times New Roman"/>
          <w:sz w:val="24"/>
          <w:szCs w:val="24"/>
        </w:rPr>
        <w:t>模块</w:t>
      </w:r>
      <w:proofErr w:type="spellStart"/>
      <w:r w:rsidR="007A4752" w:rsidRPr="00277CE6">
        <w:rPr>
          <w:rFonts w:ascii="Times New Roman" w:eastAsia="宋体" w:hAnsi="Times New Roman" w:cs="Times New Roman"/>
          <w:sz w:val="24"/>
          <w:szCs w:val="24"/>
        </w:rPr>
        <w:t>PyT</w:t>
      </w:r>
      <w:r w:rsidR="00D6638E" w:rsidRPr="00277CE6">
        <w:rPr>
          <w:rFonts w:ascii="Times New Roman" w:eastAsia="宋体" w:hAnsi="Times New Roman" w:cs="Times New Roman"/>
          <w:sz w:val="24"/>
          <w:szCs w:val="24"/>
        </w:rPr>
        <w:t>orch</w:t>
      </w:r>
      <w:proofErr w:type="spellEnd"/>
      <w:r w:rsidR="00D6638E" w:rsidRPr="00277CE6">
        <w:rPr>
          <w:rFonts w:ascii="Times New Roman" w:eastAsia="宋体" w:hAnsi="Times New Roman" w:cs="Times New Roman"/>
          <w:sz w:val="24"/>
          <w:szCs w:val="24"/>
        </w:rPr>
        <w:t>-</w:t>
      </w:r>
      <w:r w:rsidR="007A4752" w:rsidRPr="00277CE6">
        <w:rPr>
          <w:rFonts w:ascii="Times New Roman" w:eastAsia="宋体" w:hAnsi="Times New Roman" w:cs="Times New Roman"/>
          <w:sz w:val="24"/>
          <w:szCs w:val="24"/>
        </w:rPr>
        <w:t>G</w:t>
      </w:r>
      <w:r w:rsidR="00D6638E" w:rsidRPr="00277CE6">
        <w:rPr>
          <w:rFonts w:ascii="Times New Roman" w:eastAsia="宋体" w:hAnsi="Times New Roman" w:cs="Times New Roman"/>
          <w:sz w:val="24"/>
          <w:szCs w:val="24"/>
        </w:rPr>
        <w:t>eometric</w:t>
      </w:r>
      <w:r w:rsidR="007A4752" w:rsidRPr="00277CE6">
        <w:rPr>
          <w:rFonts w:ascii="Times New Roman" w:eastAsia="宋体" w:hAnsi="Times New Roman" w:cs="Times New Roman"/>
          <w:sz w:val="24"/>
          <w:szCs w:val="24"/>
        </w:rPr>
        <w:t>（</w:t>
      </w:r>
      <w:proofErr w:type="spellStart"/>
      <w:r w:rsidR="007A4752" w:rsidRPr="00277CE6">
        <w:rPr>
          <w:rFonts w:ascii="Times New Roman" w:eastAsia="宋体" w:hAnsi="Times New Roman" w:cs="Times New Roman"/>
          <w:sz w:val="24"/>
          <w:szCs w:val="24"/>
        </w:rPr>
        <w:t>PyG</w:t>
      </w:r>
      <w:proofErr w:type="spellEnd"/>
      <w:r w:rsidR="007A4752" w:rsidRPr="00277CE6">
        <w:rPr>
          <w:rFonts w:ascii="Times New Roman" w:eastAsia="宋体" w:hAnsi="Times New Roman" w:cs="Times New Roman"/>
          <w:sz w:val="24"/>
          <w:szCs w:val="24"/>
        </w:rPr>
        <w:t>）</w:t>
      </w:r>
      <w:r w:rsidR="00D6638E" w:rsidRPr="00277CE6">
        <w:rPr>
          <w:rFonts w:ascii="Times New Roman" w:eastAsia="宋体" w:hAnsi="Times New Roman" w:cs="Times New Roman"/>
          <w:sz w:val="24"/>
          <w:szCs w:val="24"/>
        </w:rPr>
        <w:t>、</w:t>
      </w:r>
      <w:proofErr w:type="spellStart"/>
      <w:r w:rsidR="007A4752" w:rsidRPr="00277CE6">
        <w:rPr>
          <w:rFonts w:ascii="Times New Roman" w:eastAsia="宋体" w:hAnsi="Times New Roman" w:cs="Times New Roman"/>
          <w:sz w:val="24"/>
          <w:szCs w:val="24"/>
        </w:rPr>
        <w:t>PyT</w:t>
      </w:r>
      <w:r w:rsidR="00D6638E" w:rsidRPr="00277CE6">
        <w:rPr>
          <w:rFonts w:ascii="Times New Roman" w:eastAsia="宋体" w:hAnsi="Times New Roman" w:cs="Times New Roman"/>
          <w:sz w:val="24"/>
          <w:szCs w:val="24"/>
        </w:rPr>
        <w:t>orch</w:t>
      </w:r>
      <w:proofErr w:type="spellEnd"/>
      <w:r w:rsidR="00D6638E" w:rsidRPr="00277CE6">
        <w:rPr>
          <w:rFonts w:ascii="Times New Roman" w:eastAsia="宋体" w:hAnsi="Times New Roman" w:cs="Times New Roman"/>
          <w:sz w:val="24"/>
          <w:szCs w:val="24"/>
        </w:rPr>
        <w:t>-</w:t>
      </w:r>
      <w:r w:rsidR="007A4752" w:rsidRPr="00277CE6">
        <w:rPr>
          <w:rFonts w:ascii="Times New Roman" w:eastAsia="宋体" w:hAnsi="Times New Roman" w:cs="Times New Roman"/>
          <w:sz w:val="24"/>
          <w:szCs w:val="24"/>
        </w:rPr>
        <w:t>S</w:t>
      </w:r>
      <w:r w:rsidR="00D6638E" w:rsidRPr="00277CE6">
        <w:rPr>
          <w:rFonts w:ascii="Times New Roman" w:eastAsia="宋体" w:hAnsi="Times New Roman" w:cs="Times New Roman"/>
          <w:sz w:val="24"/>
          <w:szCs w:val="24"/>
        </w:rPr>
        <w:t>catter</w:t>
      </w:r>
      <w:r w:rsidR="00D6638E" w:rsidRPr="00277CE6">
        <w:rPr>
          <w:rFonts w:ascii="Times New Roman" w:eastAsia="宋体" w:hAnsi="Times New Roman" w:cs="Times New Roman"/>
          <w:sz w:val="24"/>
          <w:szCs w:val="24"/>
        </w:rPr>
        <w:t>、</w:t>
      </w:r>
      <w:proofErr w:type="spellStart"/>
      <w:r w:rsidR="007A4752" w:rsidRPr="00277CE6">
        <w:rPr>
          <w:rFonts w:ascii="Times New Roman" w:eastAsia="宋体" w:hAnsi="Times New Roman" w:cs="Times New Roman"/>
          <w:sz w:val="24"/>
          <w:szCs w:val="24"/>
        </w:rPr>
        <w:t>PyT</w:t>
      </w:r>
      <w:r w:rsidR="00D6638E" w:rsidRPr="00277CE6">
        <w:rPr>
          <w:rFonts w:ascii="Times New Roman" w:eastAsia="宋体" w:hAnsi="Times New Roman" w:cs="Times New Roman"/>
          <w:sz w:val="24"/>
          <w:szCs w:val="24"/>
        </w:rPr>
        <w:t>orch</w:t>
      </w:r>
      <w:proofErr w:type="spellEnd"/>
      <w:r w:rsidR="00D6638E" w:rsidRPr="00277CE6">
        <w:rPr>
          <w:rFonts w:ascii="Times New Roman" w:eastAsia="宋体" w:hAnsi="Times New Roman" w:cs="Times New Roman"/>
          <w:sz w:val="24"/>
          <w:szCs w:val="24"/>
        </w:rPr>
        <w:t>-</w:t>
      </w:r>
      <w:r w:rsidR="007A4752" w:rsidRPr="00277CE6">
        <w:rPr>
          <w:rFonts w:ascii="Times New Roman" w:eastAsia="宋体" w:hAnsi="Times New Roman" w:cs="Times New Roman"/>
          <w:sz w:val="24"/>
          <w:szCs w:val="24"/>
        </w:rPr>
        <w:t>S</w:t>
      </w:r>
      <w:r w:rsidR="00D6638E" w:rsidRPr="00277CE6">
        <w:rPr>
          <w:rFonts w:ascii="Times New Roman" w:eastAsia="宋体" w:hAnsi="Times New Roman" w:cs="Times New Roman"/>
          <w:sz w:val="24"/>
          <w:szCs w:val="24"/>
        </w:rPr>
        <w:t>parse</w:t>
      </w:r>
      <w:r w:rsidR="00D6638E" w:rsidRPr="00277CE6">
        <w:rPr>
          <w:rFonts w:ascii="Times New Roman" w:eastAsia="宋体" w:hAnsi="Times New Roman" w:cs="Times New Roman"/>
          <w:sz w:val="24"/>
          <w:szCs w:val="24"/>
        </w:rPr>
        <w:t>、</w:t>
      </w:r>
      <w:proofErr w:type="spellStart"/>
      <w:r w:rsidR="007A4752" w:rsidRPr="00277CE6">
        <w:rPr>
          <w:rFonts w:ascii="Times New Roman" w:eastAsia="宋体" w:hAnsi="Times New Roman" w:cs="Times New Roman"/>
          <w:sz w:val="24"/>
          <w:szCs w:val="24"/>
        </w:rPr>
        <w:t>PyT</w:t>
      </w:r>
      <w:r w:rsidR="00D6638E" w:rsidRPr="00277CE6">
        <w:rPr>
          <w:rFonts w:ascii="Times New Roman" w:eastAsia="宋体" w:hAnsi="Times New Roman" w:cs="Times New Roman"/>
          <w:sz w:val="24"/>
          <w:szCs w:val="24"/>
        </w:rPr>
        <w:t>orch</w:t>
      </w:r>
      <w:proofErr w:type="spellEnd"/>
      <w:r w:rsidR="00D6638E" w:rsidRPr="00277CE6">
        <w:rPr>
          <w:rFonts w:ascii="Times New Roman" w:eastAsia="宋体" w:hAnsi="Times New Roman" w:cs="Times New Roman"/>
          <w:sz w:val="24"/>
          <w:szCs w:val="24"/>
        </w:rPr>
        <w:t>-</w:t>
      </w:r>
      <w:r w:rsidR="007A4752" w:rsidRPr="00277CE6">
        <w:rPr>
          <w:rFonts w:ascii="Times New Roman" w:eastAsia="宋体" w:hAnsi="Times New Roman" w:cs="Times New Roman"/>
          <w:sz w:val="24"/>
          <w:szCs w:val="24"/>
        </w:rPr>
        <w:t>S</w:t>
      </w:r>
      <w:r w:rsidR="00D6638E" w:rsidRPr="00277CE6">
        <w:rPr>
          <w:rFonts w:ascii="Times New Roman" w:eastAsia="宋体" w:hAnsi="Times New Roman" w:cs="Times New Roman"/>
          <w:sz w:val="24"/>
          <w:szCs w:val="24"/>
        </w:rPr>
        <w:t>pline-</w:t>
      </w:r>
      <w:r w:rsidR="007A4752" w:rsidRPr="00277CE6">
        <w:rPr>
          <w:rFonts w:ascii="Times New Roman" w:eastAsia="宋体" w:hAnsi="Times New Roman" w:cs="Times New Roman"/>
          <w:sz w:val="24"/>
          <w:szCs w:val="24"/>
        </w:rPr>
        <w:t>C</w:t>
      </w:r>
      <w:r w:rsidR="00D6638E" w:rsidRPr="00277CE6">
        <w:rPr>
          <w:rFonts w:ascii="Times New Roman" w:eastAsia="宋体" w:hAnsi="Times New Roman" w:cs="Times New Roman"/>
          <w:sz w:val="24"/>
          <w:szCs w:val="24"/>
        </w:rPr>
        <w:t>onv</w:t>
      </w:r>
      <w:r w:rsidR="00D6638E" w:rsidRPr="00277CE6">
        <w:rPr>
          <w:rFonts w:ascii="Times New Roman" w:eastAsia="宋体" w:hAnsi="Times New Roman" w:cs="Times New Roman"/>
          <w:sz w:val="24"/>
          <w:szCs w:val="24"/>
        </w:rPr>
        <w:t>、</w:t>
      </w:r>
      <w:proofErr w:type="spellStart"/>
      <w:r w:rsidR="007A4752" w:rsidRPr="00277CE6">
        <w:rPr>
          <w:rFonts w:ascii="Times New Roman" w:eastAsia="宋体" w:hAnsi="Times New Roman" w:cs="Times New Roman"/>
          <w:sz w:val="24"/>
          <w:szCs w:val="24"/>
        </w:rPr>
        <w:t>PyT</w:t>
      </w:r>
      <w:r w:rsidR="00D6638E" w:rsidRPr="00277CE6">
        <w:rPr>
          <w:rFonts w:ascii="Times New Roman" w:eastAsia="宋体" w:hAnsi="Times New Roman" w:cs="Times New Roman"/>
          <w:sz w:val="24"/>
          <w:szCs w:val="24"/>
        </w:rPr>
        <w:t>orch</w:t>
      </w:r>
      <w:proofErr w:type="spellEnd"/>
      <w:r w:rsidR="00D6638E" w:rsidRPr="00277CE6">
        <w:rPr>
          <w:rFonts w:ascii="Times New Roman" w:eastAsia="宋体" w:hAnsi="Times New Roman" w:cs="Times New Roman"/>
          <w:sz w:val="24"/>
          <w:szCs w:val="24"/>
        </w:rPr>
        <w:t>-</w:t>
      </w:r>
      <w:r w:rsidR="007A4752" w:rsidRPr="00277CE6">
        <w:rPr>
          <w:rFonts w:ascii="Times New Roman" w:eastAsia="宋体" w:hAnsi="Times New Roman" w:cs="Times New Roman"/>
          <w:sz w:val="24"/>
          <w:szCs w:val="24"/>
        </w:rPr>
        <w:t>C</w:t>
      </w:r>
      <w:r w:rsidR="00D6638E" w:rsidRPr="00277CE6">
        <w:rPr>
          <w:rFonts w:ascii="Times New Roman" w:eastAsia="宋体" w:hAnsi="Times New Roman" w:cs="Times New Roman"/>
          <w:sz w:val="24"/>
          <w:szCs w:val="24"/>
        </w:rPr>
        <w:t>luster</w:t>
      </w:r>
      <w:r w:rsidR="00D6638E" w:rsidRPr="00277CE6">
        <w:rPr>
          <w:rFonts w:ascii="Times New Roman" w:eastAsia="宋体" w:hAnsi="Times New Roman" w:cs="Times New Roman"/>
          <w:sz w:val="24"/>
          <w:szCs w:val="24"/>
        </w:rPr>
        <w:t>等</w:t>
      </w:r>
      <w:r w:rsidR="0031398D" w:rsidRPr="00277CE6">
        <w:rPr>
          <w:rFonts w:ascii="Times New Roman" w:eastAsia="宋体" w:hAnsi="Times New Roman" w:cs="Times New Roman"/>
          <w:sz w:val="24"/>
          <w:szCs w:val="24"/>
        </w:rPr>
        <w:t>实现</w:t>
      </w:r>
      <w:r w:rsidR="008A6D4A" w:rsidRPr="00277CE6">
        <w:rPr>
          <w:rFonts w:ascii="Times New Roman" w:eastAsia="宋体" w:hAnsi="Times New Roman" w:cs="Times New Roman"/>
          <w:sz w:val="24"/>
          <w:szCs w:val="24"/>
        </w:rPr>
        <w:t>，</w:t>
      </w:r>
      <w:r w:rsidR="006D5175" w:rsidRPr="00277CE6">
        <w:rPr>
          <w:rFonts w:ascii="Times New Roman" w:eastAsia="宋体" w:hAnsi="Times New Roman" w:cs="Times New Roman"/>
          <w:sz w:val="24"/>
          <w:szCs w:val="24"/>
        </w:rPr>
        <w:t>结果</w:t>
      </w:r>
      <w:r w:rsidR="008735AC" w:rsidRPr="00277CE6">
        <w:rPr>
          <w:rFonts w:ascii="Times New Roman" w:eastAsia="宋体" w:hAnsi="Times New Roman" w:cs="Times New Roman"/>
          <w:sz w:val="24"/>
          <w:szCs w:val="24"/>
        </w:rPr>
        <w:t>和</w:t>
      </w:r>
      <w:r w:rsidR="005157E5" w:rsidRPr="00277CE6">
        <w:rPr>
          <w:rFonts w:ascii="Times New Roman" w:eastAsia="宋体" w:hAnsi="Times New Roman" w:cs="Times New Roman"/>
          <w:sz w:val="24"/>
          <w:szCs w:val="24"/>
        </w:rPr>
        <w:t>蛋白质分子</w:t>
      </w:r>
      <w:r w:rsidR="008121BE" w:rsidRPr="00277CE6">
        <w:rPr>
          <w:rFonts w:ascii="Times New Roman" w:eastAsia="宋体" w:hAnsi="Times New Roman" w:cs="Times New Roman"/>
          <w:sz w:val="24"/>
          <w:szCs w:val="24"/>
        </w:rPr>
        <w:t>结构</w:t>
      </w:r>
      <w:r w:rsidR="006D5175" w:rsidRPr="00277CE6">
        <w:rPr>
          <w:rFonts w:ascii="Times New Roman" w:eastAsia="宋体" w:hAnsi="Times New Roman" w:cs="Times New Roman"/>
          <w:sz w:val="24"/>
          <w:szCs w:val="24"/>
        </w:rPr>
        <w:t>的可视化呈现</w:t>
      </w:r>
      <w:r w:rsidR="009C5EF7" w:rsidRPr="00277CE6">
        <w:rPr>
          <w:rFonts w:ascii="Times New Roman" w:eastAsia="宋体" w:hAnsi="Times New Roman" w:cs="Times New Roman"/>
          <w:sz w:val="24"/>
          <w:szCs w:val="24"/>
        </w:rPr>
        <w:t>由</w:t>
      </w:r>
      <w:r w:rsidR="006B10A7" w:rsidRPr="00277CE6">
        <w:rPr>
          <w:rFonts w:ascii="Times New Roman" w:eastAsia="宋体" w:hAnsi="Times New Roman" w:cs="Times New Roman"/>
          <w:sz w:val="24"/>
          <w:szCs w:val="24"/>
        </w:rPr>
        <w:t>Matplotlib</w:t>
      </w:r>
      <w:r w:rsidR="006B10A7" w:rsidRPr="00277CE6">
        <w:rPr>
          <w:rFonts w:ascii="Times New Roman" w:eastAsia="宋体" w:hAnsi="Times New Roman" w:cs="Times New Roman"/>
          <w:sz w:val="24"/>
          <w:szCs w:val="24"/>
        </w:rPr>
        <w:t>库</w:t>
      </w:r>
      <w:r w:rsidR="00C33B7B" w:rsidRPr="00277CE6">
        <w:rPr>
          <w:rFonts w:ascii="Times New Roman" w:eastAsia="宋体" w:hAnsi="Times New Roman" w:cs="Times New Roman"/>
          <w:sz w:val="24"/>
          <w:szCs w:val="24"/>
        </w:rPr>
        <w:t>和</w:t>
      </w:r>
      <w:proofErr w:type="spellStart"/>
      <w:r w:rsidR="00C33B7B" w:rsidRPr="00277CE6">
        <w:rPr>
          <w:rFonts w:ascii="Times New Roman" w:eastAsia="宋体" w:hAnsi="Times New Roman" w:cs="Times New Roman"/>
          <w:sz w:val="24"/>
          <w:szCs w:val="24"/>
        </w:rPr>
        <w:t>PyMOL</w:t>
      </w:r>
      <w:proofErr w:type="spellEnd"/>
      <w:r w:rsidR="00C33B7B" w:rsidRPr="00277CE6">
        <w:rPr>
          <w:rFonts w:ascii="Times New Roman" w:eastAsia="宋体" w:hAnsi="Times New Roman" w:cs="Times New Roman"/>
          <w:sz w:val="24"/>
          <w:szCs w:val="24"/>
        </w:rPr>
        <w:t>软件</w:t>
      </w:r>
      <w:r w:rsidR="006B10A7" w:rsidRPr="00277CE6">
        <w:rPr>
          <w:rFonts w:ascii="Times New Roman" w:eastAsia="宋体" w:hAnsi="Times New Roman" w:cs="Times New Roman"/>
          <w:sz w:val="24"/>
          <w:szCs w:val="24"/>
        </w:rPr>
        <w:t>实现，</w:t>
      </w:r>
      <w:r w:rsidR="005A654C" w:rsidRPr="00277CE6">
        <w:rPr>
          <w:rFonts w:ascii="Times New Roman" w:eastAsia="宋体" w:hAnsi="Times New Roman" w:cs="Times New Roman"/>
          <w:sz w:val="24"/>
          <w:szCs w:val="24"/>
        </w:rPr>
        <w:t>模型运行过程中及输出结果所需的统计分析</w:t>
      </w:r>
      <w:r w:rsidR="00B81CB4" w:rsidRPr="00277CE6">
        <w:rPr>
          <w:rFonts w:ascii="Times New Roman" w:eastAsia="宋体" w:hAnsi="Times New Roman" w:cs="Times New Roman"/>
          <w:sz w:val="24"/>
          <w:szCs w:val="24"/>
        </w:rPr>
        <w:t>由</w:t>
      </w:r>
      <w:r w:rsidR="00B81CB4" w:rsidRPr="00277CE6">
        <w:rPr>
          <w:rFonts w:ascii="Times New Roman" w:eastAsia="宋体" w:hAnsi="Times New Roman" w:cs="Times New Roman"/>
          <w:sz w:val="24"/>
          <w:szCs w:val="24"/>
        </w:rPr>
        <w:t>NumPy</w:t>
      </w:r>
      <w:r w:rsidR="00B81CB4" w:rsidRPr="00277CE6">
        <w:rPr>
          <w:rFonts w:ascii="Times New Roman" w:eastAsia="宋体" w:hAnsi="Times New Roman" w:cs="Times New Roman"/>
          <w:sz w:val="24"/>
          <w:szCs w:val="24"/>
        </w:rPr>
        <w:t>等常用库实现。</w:t>
      </w:r>
      <w:r w:rsidR="00971010" w:rsidRPr="00277CE6">
        <w:rPr>
          <w:rFonts w:ascii="Times New Roman" w:eastAsia="宋体" w:hAnsi="Times New Roman" w:cs="Times New Roman"/>
          <w:sz w:val="24"/>
          <w:szCs w:val="24"/>
        </w:rPr>
        <w:t>具体的开发环境</w:t>
      </w:r>
      <w:r w:rsidR="00BD10A4" w:rsidRPr="00277CE6">
        <w:rPr>
          <w:rFonts w:ascii="Times New Roman" w:eastAsia="宋体" w:hAnsi="Times New Roman" w:cs="Times New Roman"/>
          <w:sz w:val="24"/>
          <w:szCs w:val="24"/>
        </w:rPr>
        <w:t>和</w:t>
      </w:r>
      <w:r w:rsidR="00CA36CA" w:rsidRPr="00277CE6">
        <w:rPr>
          <w:rFonts w:ascii="Times New Roman" w:eastAsia="宋体" w:hAnsi="Times New Roman" w:cs="Times New Roman"/>
          <w:sz w:val="24"/>
          <w:szCs w:val="24"/>
        </w:rPr>
        <w:t>关键模块信息</w:t>
      </w:r>
      <w:r w:rsidR="006D48EE" w:rsidRPr="00277CE6">
        <w:rPr>
          <w:rFonts w:ascii="Times New Roman" w:eastAsia="宋体" w:hAnsi="Times New Roman" w:cs="Times New Roman"/>
          <w:sz w:val="24"/>
          <w:szCs w:val="24"/>
        </w:rPr>
        <w:t>如表</w:t>
      </w:r>
      <w:r w:rsidR="006D48EE" w:rsidRPr="00277CE6">
        <w:rPr>
          <w:rFonts w:ascii="Times New Roman" w:eastAsia="宋体" w:hAnsi="Times New Roman" w:cs="Times New Roman"/>
          <w:sz w:val="24"/>
          <w:szCs w:val="24"/>
        </w:rPr>
        <w:t>2.2</w:t>
      </w:r>
      <w:r w:rsidR="006D48EE" w:rsidRPr="00277CE6">
        <w:rPr>
          <w:rFonts w:ascii="Times New Roman" w:eastAsia="宋体" w:hAnsi="Times New Roman" w:cs="Times New Roman"/>
          <w:sz w:val="24"/>
          <w:szCs w:val="24"/>
        </w:rPr>
        <w:t>所示。</w:t>
      </w:r>
      <w:r w:rsidR="0084619D" w:rsidRPr="00277CE6">
        <w:rPr>
          <w:rFonts w:ascii="Times New Roman" w:eastAsia="宋体" w:hAnsi="Times New Roman" w:cs="Times New Roman"/>
          <w:sz w:val="24"/>
          <w:szCs w:val="24"/>
        </w:rPr>
        <w:t>此外，本课题使用</w:t>
      </w:r>
      <w:r w:rsidR="0084619D" w:rsidRPr="00277CE6">
        <w:rPr>
          <w:rFonts w:ascii="Times New Roman" w:eastAsia="宋体" w:hAnsi="Times New Roman" w:cs="Times New Roman"/>
          <w:sz w:val="24"/>
          <w:szCs w:val="24"/>
        </w:rPr>
        <w:t>Rosetta</w:t>
      </w:r>
      <w:r w:rsidR="0084619D" w:rsidRPr="00277CE6">
        <w:rPr>
          <w:rFonts w:ascii="Times New Roman" w:eastAsia="宋体" w:hAnsi="Times New Roman" w:cs="Times New Roman"/>
          <w:sz w:val="24"/>
          <w:szCs w:val="24"/>
        </w:rPr>
        <w:t>程序实现固定骨架的蛋白质计算设计，版本为</w:t>
      </w:r>
      <w:r w:rsidR="0084619D" w:rsidRPr="00277CE6">
        <w:rPr>
          <w:rFonts w:ascii="Times New Roman" w:eastAsia="宋体" w:hAnsi="Times New Roman" w:cs="Times New Roman"/>
          <w:sz w:val="24"/>
          <w:szCs w:val="24"/>
        </w:rPr>
        <w:t>Rosetta 2022.11</w:t>
      </w:r>
      <w:r w:rsidR="0084619D" w:rsidRPr="00277CE6">
        <w:rPr>
          <w:rFonts w:ascii="Times New Roman" w:eastAsia="宋体" w:hAnsi="Times New Roman" w:cs="Times New Roman"/>
          <w:sz w:val="24"/>
          <w:szCs w:val="24"/>
        </w:rPr>
        <w:t>。</w:t>
      </w:r>
    </w:p>
    <w:p w14:paraId="5C2BF91F" w14:textId="35247764" w:rsidR="000F4F19" w:rsidRPr="00277CE6" w:rsidRDefault="000F4F19" w:rsidP="000F4F19">
      <w:pPr>
        <w:spacing w:before="240" w:after="120"/>
        <w:jc w:val="center"/>
        <w:rPr>
          <w:rFonts w:ascii="Times New Roman" w:hAnsi="Times New Roman" w:cs="Times New Roman"/>
        </w:rPr>
      </w:pPr>
      <w:r w:rsidRPr="00277CE6">
        <w:rPr>
          <w:rFonts w:ascii="Times New Roman" w:hAnsi="Times New Roman" w:cs="Times New Roman"/>
        </w:rPr>
        <w:t>表</w:t>
      </w:r>
      <w:r w:rsidRPr="00277CE6">
        <w:rPr>
          <w:rFonts w:ascii="Times New Roman" w:hAnsi="Times New Roman" w:cs="Times New Roman"/>
        </w:rPr>
        <w:t xml:space="preserve">2.2 </w:t>
      </w:r>
      <w:r w:rsidRPr="00277CE6">
        <w:rPr>
          <w:rFonts w:ascii="Times New Roman" w:hAnsi="Times New Roman" w:cs="Times New Roman"/>
        </w:rPr>
        <w:t>开发环境</w:t>
      </w:r>
      <w:r w:rsidR="00BD10A4" w:rsidRPr="00277CE6">
        <w:rPr>
          <w:rFonts w:ascii="Times New Roman" w:hAnsi="Times New Roman" w:cs="Times New Roman"/>
        </w:rPr>
        <w:t>和</w:t>
      </w:r>
      <w:r w:rsidRPr="00277CE6">
        <w:rPr>
          <w:rFonts w:ascii="Times New Roman" w:hAnsi="Times New Roman" w:cs="Times New Roman"/>
        </w:rPr>
        <w:t>关键模块信息</w:t>
      </w:r>
    </w:p>
    <w:tbl>
      <w:tblPr>
        <w:tblW w:w="9356" w:type="dxa"/>
        <w:jc w:val="center"/>
        <w:tblBorders>
          <w:top w:val="single" w:sz="4" w:space="0" w:color="auto"/>
          <w:bottom w:val="single" w:sz="4" w:space="0" w:color="auto"/>
        </w:tblBorders>
        <w:tblLayout w:type="fixed"/>
        <w:tblLook w:val="04A0" w:firstRow="1" w:lastRow="0" w:firstColumn="1" w:lastColumn="0" w:noHBand="0" w:noVBand="1"/>
      </w:tblPr>
      <w:tblGrid>
        <w:gridCol w:w="4678"/>
        <w:gridCol w:w="4678"/>
      </w:tblGrid>
      <w:tr w:rsidR="000F4F19" w:rsidRPr="00277CE6" w14:paraId="6EE1B530" w14:textId="77777777" w:rsidTr="0084619D">
        <w:trPr>
          <w:trHeight w:val="244"/>
          <w:jc w:val="center"/>
        </w:trPr>
        <w:tc>
          <w:tcPr>
            <w:tcW w:w="4678" w:type="dxa"/>
            <w:tcBorders>
              <w:top w:val="single" w:sz="18" w:space="0" w:color="auto"/>
              <w:bottom w:val="single" w:sz="6" w:space="0" w:color="auto"/>
              <w:right w:val="nil"/>
            </w:tcBorders>
            <w:shd w:val="clear" w:color="auto" w:fill="auto"/>
            <w:noWrap/>
            <w:vAlign w:val="center"/>
            <w:hideMark/>
          </w:tcPr>
          <w:p w14:paraId="1E01075C" w14:textId="1AAACB3A" w:rsidR="000F4F19" w:rsidRPr="00277CE6" w:rsidRDefault="0035200A" w:rsidP="0084619D">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开发环境或模块</w:t>
            </w:r>
          </w:p>
        </w:tc>
        <w:tc>
          <w:tcPr>
            <w:tcW w:w="4678" w:type="dxa"/>
            <w:tcBorders>
              <w:top w:val="single" w:sz="18" w:space="0" w:color="auto"/>
              <w:left w:val="nil"/>
              <w:bottom w:val="single" w:sz="6" w:space="0" w:color="auto"/>
              <w:right w:val="nil"/>
            </w:tcBorders>
            <w:shd w:val="clear" w:color="auto" w:fill="auto"/>
            <w:noWrap/>
            <w:vAlign w:val="center"/>
            <w:hideMark/>
          </w:tcPr>
          <w:p w14:paraId="288419E2" w14:textId="6141C05B" w:rsidR="000F4F19" w:rsidRPr="00277CE6" w:rsidRDefault="0035200A" w:rsidP="0084619D">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版本</w:t>
            </w:r>
          </w:p>
        </w:tc>
      </w:tr>
      <w:tr w:rsidR="000F4F19" w:rsidRPr="00277CE6" w14:paraId="09D913E8" w14:textId="77777777" w:rsidTr="0084619D">
        <w:trPr>
          <w:trHeight w:val="244"/>
          <w:jc w:val="center"/>
        </w:trPr>
        <w:tc>
          <w:tcPr>
            <w:tcW w:w="4678" w:type="dxa"/>
            <w:tcBorders>
              <w:top w:val="single" w:sz="6" w:space="0" w:color="auto"/>
              <w:bottom w:val="nil"/>
              <w:right w:val="nil"/>
            </w:tcBorders>
            <w:shd w:val="clear" w:color="auto" w:fill="auto"/>
            <w:noWrap/>
            <w:vAlign w:val="center"/>
            <w:hideMark/>
          </w:tcPr>
          <w:p w14:paraId="63F0D438" w14:textId="2548E36C" w:rsidR="000F4F19" w:rsidRPr="00277CE6" w:rsidRDefault="006049EA" w:rsidP="0084619D">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Python</w:t>
            </w:r>
          </w:p>
        </w:tc>
        <w:tc>
          <w:tcPr>
            <w:tcW w:w="4678" w:type="dxa"/>
            <w:tcBorders>
              <w:top w:val="single" w:sz="6" w:space="0" w:color="auto"/>
              <w:left w:val="nil"/>
              <w:bottom w:val="nil"/>
              <w:right w:val="nil"/>
            </w:tcBorders>
            <w:shd w:val="clear" w:color="auto" w:fill="auto"/>
            <w:noWrap/>
            <w:vAlign w:val="center"/>
            <w:hideMark/>
          </w:tcPr>
          <w:p w14:paraId="290A43D5" w14:textId="7BA185FC" w:rsidR="000F4F19" w:rsidRPr="00277CE6" w:rsidRDefault="006049EA" w:rsidP="0084619D">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3.7.12</w:t>
            </w:r>
          </w:p>
        </w:tc>
      </w:tr>
      <w:tr w:rsidR="00251808" w:rsidRPr="00277CE6" w14:paraId="47024E44" w14:textId="77777777" w:rsidTr="0084619D">
        <w:trPr>
          <w:trHeight w:val="244"/>
          <w:jc w:val="center"/>
        </w:trPr>
        <w:tc>
          <w:tcPr>
            <w:tcW w:w="4678" w:type="dxa"/>
            <w:tcBorders>
              <w:top w:val="nil"/>
              <w:bottom w:val="nil"/>
              <w:right w:val="nil"/>
            </w:tcBorders>
            <w:shd w:val="clear" w:color="auto" w:fill="auto"/>
            <w:noWrap/>
            <w:vAlign w:val="center"/>
          </w:tcPr>
          <w:p w14:paraId="0857312C" w14:textId="42AE20A0" w:rsidR="00251808" w:rsidRPr="00277CE6" w:rsidRDefault="00251808" w:rsidP="0084619D">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CUDA Toolkit</w:t>
            </w:r>
          </w:p>
        </w:tc>
        <w:tc>
          <w:tcPr>
            <w:tcW w:w="4678" w:type="dxa"/>
            <w:tcBorders>
              <w:top w:val="nil"/>
              <w:left w:val="nil"/>
              <w:bottom w:val="nil"/>
              <w:right w:val="nil"/>
            </w:tcBorders>
            <w:shd w:val="clear" w:color="auto" w:fill="auto"/>
            <w:noWrap/>
            <w:vAlign w:val="center"/>
          </w:tcPr>
          <w:p w14:paraId="14060BE0" w14:textId="754FDAF7" w:rsidR="00251808" w:rsidRPr="00277CE6" w:rsidRDefault="00251808" w:rsidP="0084619D">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10.2.89</w:t>
            </w:r>
          </w:p>
        </w:tc>
      </w:tr>
      <w:tr w:rsidR="000F4F19" w:rsidRPr="00277CE6" w14:paraId="1987C231" w14:textId="77777777" w:rsidTr="0084619D">
        <w:trPr>
          <w:trHeight w:val="244"/>
          <w:jc w:val="center"/>
        </w:trPr>
        <w:tc>
          <w:tcPr>
            <w:tcW w:w="4678" w:type="dxa"/>
            <w:tcBorders>
              <w:top w:val="nil"/>
              <w:bottom w:val="nil"/>
              <w:right w:val="nil"/>
            </w:tcBorders>
            <w:shd w:val="clear" w:color="auto" w:fill="auto"/>
            <w:noWrap/>
            <w:vAlign w:val="center"/>
            <w:hideMark/>
          </w:tcPr>
          <w:p w14:paraId="67DD505E" w14:textId="32E9D5B1" w:rsidR="000F4F19" w:rsidRPr="00277CE6" w:rsidRDefault="0082044F" w:rsidP="0084619D">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DSSP</w:t>
            </w:r>
          </w:p>
        </w:tc>
        <w:tc>
          <w:tcPr>
            <w:tcW w:w="4678" w:type="dxa"/>
            <w:tcBorders>
              <w:top w:val="nil"/>
              <w:left w:val="nil"/>
              <w:bottom w:val="nil"/>
              <w:right w:val="nil"/>
            </w:tcBorders>
            <w:shd w:val="clear" w:color="auto" w:fill="auto"/>
            <w:noWrap/>
            <w:vAlign w:val="center"/>
            <w:hideMark/>
          </w:tcPr>
          <w:p w14:paraId="306122FB" w14:textId="05D49486" w:rsidR="000F4F19" w:rsidRPr="00277CE6" w:rsidRDefault="0082044F" w:rsidP="0084619D">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2.0.4</w:t>
            </w:r>
          </w:p>
        </w:tc>
      </w:tr>
      <w:tr w:rsidR="000F4F19" w:rsidRPr="00277CE6" w14:paraId="740CF891" w14:textId="77777777" w:rsidTr="006049EA">
        <w:trPr>
          <w:trHeight w:val="244"/>
          <w:jc w:val="center"/>
        </w:trPr>
        <w:tc>
          <w:tcPr>
            <w:tcW w:w="4678" w:type="dxa"/>
            <w:tcBorders>
              <w:top w:val="nil"/>
              <w:bottom w:val="nil"/>
              <w:right w:val="nil"/>
            </w:tcBorders>
            <w:shd w:val="clear" w:color="auto" w:fill="auto"/>
            <w:noWrap/>
            <w:vAlign w:val="center"/>
          </w:tcPr>
          <w:p w14:paraId="08317E76" w14:textId="4481D99F" w:rsidR="000F4F19" w:rsidRPr="00277CE6" w:rsidRDefault="0082044F" w:rsidP="0084619D">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Matplotlib</w:t>
            </w:r>
          </w:p>
        </w:tc>
        <w:tc>
          <w:tcPr>
            <w:tcW w:w="4678" w:type="dxa"/>
            <w:tcBorders>
              <w:top w:val="nil"/>
              <w:left w:val="nil"/>
              <w:bottom w:val="nil"/>
              <w:right w:val="nil"/>
            </w:tcBorders>
            <w:shd w:val="clear" w:color="auto" w:fill="auto"/>
            <w:noWrap/>
            <w:vAlign w:val="center"/>
          </w:tcPr>
          <w:p w14:paraId="6DCD323B" w14:textId="6BC9E6FA" w:rsidR="000F4F19" w:rsidRPr="00277CE6" w:rsidRDefault="0082044F" w:rsidP="0084619D">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3.5.1</w:t>
            </w:r>
          </w:p>
        </w:tc>
      </w:tr>
      <w:tr w:rsidR="006049EA" w:rsidRPr="00277CE6" w14:paraId="7FC10FC6" w14:textId="77777777" w:rsidTr="006049EA">
        <w:trPr>
          <w:trHeight w:val="244"/>
          <w:jc w:val="center"/>
        </w:trPr>
        <w:tc>
          <w:tcPr>
            <w:tcW w:w="4678" w:type="dxa"/>
            <w:tcBorders>
              <w:top w:val="nil"/>
              <w:bottom w:val="nil"/>
              <w:right w:val="nil"/>
            </w:tcBorders>
            <w:shd w:val="clear" w:color="auto" w:fill="auto"/>
            <w:noWrap/>
            <w:vAlign w:val="center"/>
          </w:tcPr>
          <w:p w14:paraId="62FA2733" w14:textId="7008780E" w:rsidR="006049EA" w:rsidRPr="00277CE6" w:rsidRDefault="0082044F" w:rsidP="0084619D">
            <w:pPr>
              <w:widowControl/>
              <w:spacing w:before="60" w:after="60"/>
              <w:jc w:val="center"/>
              <w:rPr>
                <w:rFonts w:ascii="Times New Roman" w:hAnsi="Times New Roman" w:cs="Times New Roman"/>
                <w:color w:val="000000"/>
                <w:kern w:val="0"/>
              </w:rPr>
            </w:pPr>
            <w:proofErr w:type="spellStart"/>
            <w:r w:rsidRPr="00277CE6">
              <w:rPr>
                <w:rFonts w:ascii="Times New Roman" w:hAnsi="Times New Roman" w:cs="Times New Roman"/>
                <w:color w:val="000000"/>
                <w:kern w:val="0"/>
              </w:rPr>
              <w:t>Numba</w:t>
            </w:r>
            <w:proofErr w:type="spellEnd"/>
          </w:p>
        </w:tc>
        <w:tc>
          <w:tcPr>
            <w:tcW w:w="4678" w:type="dxa"/>
            <w:tcBorders>
              <w:top w:val="nil"/>
              <w:left w:val="nil"/>
              <w:bottom w:val="nil"/>
              <w:right w:val="nil"/>
            </w:tcBorders>
            <w:shd w:val="clear" w:color="auto" w:fill="auto"/>
            <w:noWrap/>
            <w:vAlign w:val="center"/>
          </w:tcPr>
          <w:p w14:paraId="31BECCBC" w14:textId="7E82EE11" w:rsidR="006049EA" w:rsidRPr="00277CE6" w:rsidRDefault="0082044F" w:rsidP="0084619D">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0.55.1</w:t>
            </w:r>
          </w:p>
        </w:tc>
      </w:tr>
      <w:tr w:rsidR="006049EA" w:rsidRPr="00277CE6" w14:paraId="0D368C07" w14:textId="77777777" w:rsidTr="006049EA">
        <w:trPr>
          <w:trHeight w:val="244"/>
          <w:jc w:val="center"/>
        </w:trPr>
        <w:tc>
          <w:tcPr>
            <w:tcW w:w="4678" w:type="dxa"/>
            <w:tcBorders>
              <w:top w:val="nil"/>
              <w:bottom w:val="nil"/>
              <w:right w:val="nil"/>
            </w:tcBorders>
            <w:shd w:val="clear" w:color="auto" w:fill="auto"/>
            <w:noWrap/>
            <w:vAlign w:val="center"/>
          </w:tcPr>
          <w:p w14:paraId="48728B88" w14:textId="6A5DADF5" w:rsidR="006049EA" w:rsidRPr="00277CE6" w:rsidRDefault="00C33B7B" w:rsidP="0084619D">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NumPy</w:t>
            </w:r>
          </w:p>
        </w:tc>
        <w:tc>
          <w:tcPr>
            <w:tcW w:w="4678" w:type="dxa"/>
            <w:tcBorders>
              <w:top w:val="nil"/>
              <w:left w:val="nil"/>
              <w:bottom w:val="nil"/>
              <w:right w:val="nil"/>
            </w:tcBorders>
            <w:shd w:val="clear" w:color="auto" w:fill="auto"/>
            <w:noWrap/>
            <w:vAlign w:val="center"/>
          </w:tcPr>
          <w:p w14:paraId="6D5FBF30" w14:textId="5FE52DDF" w:rsidR="006049EA" w:rsidRPr="00277CE6" w:rsidRDefault="00C33B7B" w:rsidP="0084619D">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1.21.5</w:t>
            </w:r>
          </w:p>
        </w:tc>
      </w:tr>
      <w:tr w:rsidR="006049EA" w:rsidRPr="00277CE6" w14:paraId="554D2EC7" w14:textId="77777777" w:rsidTr="006049EA">
        <w:trPr>
          <w:trHeight w:val="244"/>
          <w:jc w:val="center"/>
        </w:trPr>
        <w:tc>
          <w:tcPr>
            <w:tcW w:w="4678" w:type="dxa"/>
            <w:tcBorders>
              <w:top w:val="nil"/>
              <w:bottom w:val="nil"/>
              <w:right w:val="nil"/>
            </w:tcBorders>
            <w:shd w:val="clear" w:color="auto" w:fill="auto"/>
            <w:noWrap/>
            <w:vAlign w:val="center"/>
          </w:tcPr>
          <w:p w14:paraId="74423B7C" w14:textId="14B3E0CC" w:rsidR="006049EA" w:rsidRPr="00277CE6" w:rsidRDefault="00C33B7B" w:rsidP="0084619D">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pdb-tools</w:t>
            </w:r>
          </w:p>
        </w:tc>
        <w:tc>
          <w:tcPr>
            <w:tcW w:w="4678" w:type="dxa"/>
            <w:tcBorders>
              <w:top w:val="nil"/>
              <w:left w:val="nil"/>
              <w:bottom w:val="nil"/>
              <w:right w:val="nil"/>
            </w:tcBorders>
            <w:shd w:val="clear" w:color="auto" w:fill="auto"/>
            <w:noWrap/>
            <w:vAlign w:val="center"/>
          </w:tcPr>
          <w:p w14:paraId="2BF0F0A8" w14:textId="2DE61EB8" w:rsidR="006049EA" w:rsidRPr="00277CE6" w:rsidRDefault="00C33B7B" w:rsidP="0084619D">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2.4.3</w:t>
            </w:r>
          </w:p>
        </w:tc>
      </w:tr>
      <w:tr w:rsidR="006049EA" w:rsidRPr="00277CE6" w14:paraId="69914B8E" w14:textId="77777777" w:rsidTr="006049EA">
        <w:trPr>
          <w:trHeight w:val="244"/>
          <w:jc w:val="center"/>
        </w:trPr>
        <w:tc>
          <w:tcPr>
            <w:tcW w:w="4678" w:type="dxa"/>
            <w:tcBorders>
              <w:top w:val="nil"/>
              <w:bottom w:val="nil"/>
              <w:right w:val="nil"/>
            </w:tcBorders>
            <w:shd w:val="clear" w:color="auto" w:fill="auto"/>
            <w:noWrap/>
            <w:vAlign w:val="center"/>
          </w:tcPr>
          <w:p w14:paraId="1D28B00F" w14:textId="185A3360" w:rsidR="006049EA" w:rsidRPr="00277CE6" w:rsidRDefault="00C33B7B" w:rsidP="0084619D">
            <w:pPr>
              <w:widowControl/>
              <w:spacing w:before="60" w:after="60"/>
              <w:jc w:val="center"/>
              <w:rPr>
                <w:rFonts w:ascii="Times New Roman" w:hAnsi="Times New Roman" w:cs="Times New Roman"/>
                <w:color w:val="000000"/>
                <w:kern w:val="0"/>
              </w:rPr>
            </w:pPr>
            <w:proofErr w:type="spellStart"/>
            <w:r w:rsidRPr="00277CE6">
              <w:rPr>
                <w:rFonts w:ascii="Times New Roman" w:hAnsi="Times New Roman" w:cs="Times New Roman"/>
                <w:color w:val="000000"/>
                <w:kern w:val="0"/>
              </w:rPr>
              <w:t>PyG</w:t>
            </w:r>
            <w:proofErr w:type="spellEnd"/>
          </w:p>
        </w:tc>
        <w:tc>
          <w:tcPr>
            <w:tcW w:w="4678" w:type="dxa"/>
            <w:tcBorders>
              <w:top w:val="nil"/>
              <w:left w:val="nil"/>
              <w:bottom w:val="nil"/>
              <w:right w:val="nil"/>
            </w:tcBorders>
            <w:shd w:val="clear" w:color="auto" w:fill="auto"/>
            <w:noWrap/>
            <w:vAlign w:val="center"/>
          </w:tcPr>
          <w:p w14:paraId="3CF6F7E8" w14:textId="36DFDDCD" w:rsidR="006049EA" w:rsidRPr="00277CE6" w:rsidRDefault="00C33B7B" w:rsidP="0084619D">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2.0.3</w:t>
            </w:r>
          </w:p>
        </w:tc>
      </w:tr>
      <w:tr w:rsidR="006049EA" w:rsidRPr="00277CE6" w14:paraId="1822ECA4" w14:textId="77777777" w:rsidTr="006049EA">
        <w:trPr>
          <w:trHeight w:val="244"/>
          <w:jc w:val="center"/>
        </w:trPr>
        <w:tc>
          <w:tcPr>
            <w:tcW w:w="4678" w:type="dxa"/>
            <w:tcBorders>
              <w:top w:val="nil"/>
              <w:bottom w:val="nil"/>
              <w:right w:val="nil"/>
            </w:tcBorders>
            <w:shd w:val="clear" w:color="auto" w:fill="auto"/>
            <w:noWrap/>
            <w:vAlign w:val="center"/>
          </w:tcPr>
          <w:p w14:paraId="073C7C82" w14:textId="022DFA24" w:rsidR="006049EA" w:rsidRPr="00277CE6" w:rsidRDefault="00C33B7B" w:rsidP="0084619D">
            <w:pPr>
              <w:widowControl/>
              <w:spacing w:before="60" w:after="60"/>
              <w:jc w:val="center"/>
              <w:rPr>
                <w:rFonts w:ascii="Times New Roman" w:hAnsi="Times New Roman" w:cs="Times New Roman"/>
                <w:color w:val="000000"/>
                <w:kern w:val="0"/>
              </w:rPr>
            </w:pPr>
            <w:proofErr w:type="spellStart"/>
            <w:r w:rsidRPr="00277CE6">
              <w:rPr>
                <w:rFonts w:ascii="Times New Roman" w:hAnsi="Times New Roman" w:cs="Times New Roman"/>
                <w:color w:val="000000"/>
                <w:kern w:val="0"/>
              </w:rPr>
              <w:t>PyMOL</w:t>
            </w:r>
            <w:proofErr w:type="spellEnd"/>
          </w:p>
        </w:tc>
        <w:tc>
          <w:tcPr>
            <w:tcW w:w="4678" w:type="dxa"/>
            <w:tcBorders>
              <w:top w:val="nil"/>
              <w:left w:val="nil"/>
              <w:bottom w:val="nil"/>
              <w:right w:val="nil"/>
            </w:tcBorders>
            <w:shd w:val="clear" w:color="auto" w:fill="auto"/>
            <w:noWrap/>
            <w:vAlign w:val="center"/>
          </w:tcPr>
          <w:p w14:paraId="36814438" w14:textId="40814A33" w:rsidR="006049EA" w:rsidRPr="00277CE6" w:rsidRDefault="007A4752" w:rsidP="0084619D">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2.5.0</w:t>
            </w:r>
          </w:p>
        </w:tc>
      </w:tr>
      <w:tr w:rsidR="006049EA" w:rsidRPr="00277CE6" w14:paraId="7CF35783" w14:textId="77777777" w:rsidTr="006049EA">
        <w:trPr>
          <w:trHeight w:val="244"/>
          <w:jc w:val="center"/>
        </w:trPr>
        <w:tc>
          <w:tcPr>
            <w:tcW w:w="4678" w:type="dxa"/>
            <w:tcBorders>
              <w:top w:val="nil"/>
              <w:bottom w:val="nil"/>
              <w:right w:val="nil"/>
            </w:tcBorders>
            <w:shd w:val="clear" w:color="auto" w:fill="auto"/>
            <w:noWrap/>
            <w:vAlign w:val="center"/>
          </w:tcPr>
          <w:p w14:paraId="78BE7F83" w14:textId="0799C477" w:rsidR="006049EA" w:rsidRPr="00277CE6" w:rsidRDefault="007A4752" w:rsidP="0084619D">
            <w:pPr>
              <w:widowControl/>
              <w:spacing w:before="60" w:after="60"/>
              <w:jc w:val="center"/>
              <w:rPr>
                <w:rFonts w:ascii="Times New Roman" w:hAnsi="Times New Roman" w:cs="Times New Roman"/>
                <w:color w:val="000000"/>
                <w:kern w:val="0"/>
              </w:rPr>
            </w:pPr>
            <w:proofErr w:type="spellStart"/>
            <w:r w:rsidRPr="00277CE6">
              <w:rPr>
                <w:rFonts w:ascii="Times New Roman" w:hAnsi="Times New Roman" w:cs="Times New Roman"/>
                <w:color w:val="000000"/>
                <w:kern w:val="0"/>
              </w:rPr>
              <w:t>PyTorch</w:t>
            </w:r>
            <w:proofErr w:type="spellEnd"/>
          </w:p>
        </w:tc>
        <w:tc>
          <w:tcPr>
            <w:tcW w:w="4678" w:type="dxa"/>
            <w:tcBorders>
              <w:top w:val="nil"/>
              <w:left w:val="nil"/>
              <w:bottom w:val="nil"/>
              <w:right w:val="nil"/>
            </w:tcBorders>
            <w:shd w:val="clear" w:color="auto" w:fill="auto"/>
            <w:noWrap/>
            <w:vAlign w:val="center"/>
          </w:tcPr>
          <w:p w14:paraId="3F2EAEC3" w14:textId="1FF67D8E" w:rsidR="006049EA" w:rsidRPr="00277CE6" w:rsidRDefault="007A4752" w:rsidP="0084619D">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1.10.2</w:t>
            </w:r>
          </w:p>
        </w:tc>
      </w:tr>
      <w:tr w:rsidR="006049EA" w:rsidRPr="00277CE6" w14:paraId="47578562" w14:textId="77777777" w:rsidTr="006049EA">
        <w:trPr>
          <w:trHeight w:val="244"/>
          <w:jc w:val="center"/>
        </w:trPr>
        <w:tc>
          <w:tcPr>
            <w:tcW w:w="4678" w:type="dxa"/>
            <w:tcBorders>
              <w:top w:val="nil"/>
              <w:bottom w:val="nil"/>
              <w:right w:val="nil"/>
            </w:tcBorders>
            <w:shd w:val="clear" w:color="auto" w:fill="auto"/>
            <w:noWrap/>
            <w:vAlign w:val="center"/>
          </w:tcPr>
          <w:p w14:paraId="74259F25" w14:textId="6FB4921B" w:rsidR="006049EA" w:rsidRPr="00277CE6" w:rsidRDefault="007A4752" w:rsidP="0084619D">
            <w:pPr>
              <w:widowControl/>
              <w:spacing w:before="60" w:after="60"/>
              <w:jc w:val="center"/>
              <w:rPr>
                <w:rFonts w:ascii="Times New Roman" w:hAnsi="Times New Roman" w:cs="Times New Roman"/>
                <w:color w:val="000000"/>
                <w:kern w:val="0"/>
              </w:rPr>
            </w:pPr>
            <w:proofErr w:type="spellStart"/>
            <w:r w:rsidRPr="00277CE6">
              <w:rPr>
                <w:rFonts w:ascii="Times New Roman" w:eastAsia="宋体" w:hAnsi="Times New Roman" w:cs="Times New Roman"/>
              </w:rPr>
              <w:t>PyTorch</w:t>
            </w:r>
            <w:proofErr w:type="spellEnd"/>
            <w:r w:rsidRPr="00277CE6">
              <w:rPr>
                <w:rFonts w:ascii="Times New Roman" w:eastAsia="宋体" w:hAnsi="Times New Roman" w:cs="Times New Roman"/>
              </w:rPr>
              <w:t>-Cluster</w:t>
            </w:r>
          </w:p>
        </w:tc>
        <w:tc>
          <w:tcPr>
            <w:tcW w:w="4678" w:type="dxa"/>
            <w:tcBorders>
              <w:top w:val="nil"/>
              <w:left w:val="nil"/>
              <w:bottom w:val="nil"/>
              <w:right w:val="nil"/>
            </w:tcBorders>
            <w:shd w:val="clear" w:color="auto" w:fill="auto"/>
            <w:noWrap/>
            <w:vAlign w:val="center"/>
          </w:tcPr>
          <w:p w14:paraId="625739F6" w14:textId="09E3B5C3" w:rsidR="006049EA" w:rsidRPr="00277CE6" w:rsidRDefault="007A4752" w:rsidP="0084619D">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1.5.9</w:t>
            </w:r>
          </w:p>
        </w:tc>
      </w:tr>
      <w:tr w:rsidR="006049EA" w:rsidRPr="00277CE6" w14:paraId="23FFDEA3" w14:textId="77777777" w:rsidTr="006049EA">
        <w:trPr>
          <w:trHeight w:val="244"/>
          <w:jc w:val="center"/>
        </w:trPr>
        <w:tc>
          <w:tcPr>
            <w:tcW w:w="4678" w:type="dxa"/>
            <w:tcBorders>
              <w:top w:val="nil"/>
              <w:bottom w:val="nil"/>
              <w:right w:val="nil"/>
            </w:tcBorders>
            <w:shd w:val="clear" w:color="auto" w:fill="auto"/>
            <w:noWrap/>
            <w:vAlign w:val="center"/>
          </w:tcPr>
          <w:p w14:paraId="074404C5" w14:textId="38D17E19" w:rsidR="006049EA" w:rsidRPr="00277CE6" w:rsidRDefault="007A4752" w:rsidP="0084619D">
            <w:pPr>
              <w:widowControl/>
              <w:spacing w:before="60" w:after="60"/>
              <w:jc w:val="center"/>
              <w:rPr>
                <w:rFonts w:ascii="Times New Roman" w:hAnsi="Times New Roman" w:cs="Times New Roman"/>
                <w:color w:val="000000"/>
                <w:kern w:val="0"/>
              </w:rPr>
            </w:pPr>
            <w:proofErr w:type="spellStart"/>
            <w:r w:rsidRPr="00277CE6">
              <w:rPr>
                <w:rFonts w:ascii="Times New Roman" w:eastAsia="宋体" w:hAnsi="Times New Roman" w:cs="Times New Roman"/>
              </w:rPr>
              <w:t>PyTorch</w:t>
            </w:r>
            <w:proofErr w:type="spellEnd"/>
            <w:r w:rsidRPr="00277CE6">
              <w:rPr>
                <w:rFonts w:ascii="Times New Roman" w:eastAsia="宋体" w:hAnsi="Times New Roman" w:cs="Times New Roman"/>
              </w:rPr>
              <w:t>-Scatter</w:t>
            </w:r>
          </w:p>
        </w:tc>
        <w:tc>
          <w:tcPr>
            <w:tcW w:w="4678" w:type="dxa"/>
            <w:tcBorders>
              <w:top w:val="nil"/>
              <w:left w:val="nil"/>
              <w:bottom w:val="nil"/>
              <w:right w:val="nil"/>
            </w:tcBorders>
            <w:shd w:val="clear" w:color="auto" w:fill="auto"/>
            <w:noWrap/>
            <w:vAlign w:val="center"/>
          </w:tcPr>
          <w:p w14:paraId="5777A4F3" w14:textId="68B8C6FC" w:rsidR="006049EA" w:rsidRPr="00277CE6" w:rsidRDefault="007A4752" w:rsidP="0084619D">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2.0.9</w:t>
            </w:r>
          </w:p>
        </w:tc>
      </w:tr>
      <w:tr w:rsidR="006049EA" w:rsidRPr="00277CE6" w14:paraId="3111CDA4" w14:textId="77777777" w:rsidTr="006049EA">
        <w:trPr>
          <w:trHeight w:val="244"/>
          <w:jc w:val="center"/>
        </w:trPr>
        <w:tc>
          <w:tcPr>
            <w:tcW w:w="4678" w:type="dxa"/>
            <w:tcBorders>
              <w:top w:val="nil"/>
              <w:bottom w:val="nil"/>
              <w:right w:val="nil"/>
            </w:tcBorders>
            <w:shd w:val="clear" w:color="auto" w:fill="auto"/>
            <w:noWrap/>
            <w:vAlign w:val="center"/>
          </w:tcPr>
          <w:p w14:paraId="12AD25D4" w14:textId="338C27A0" w:rsidR="006049EA" w:rsidRPr="00277CE6" w:rsidRDefault="007A4752" w:rsidP="0084619D">
            <w:pPr>
              <w:widowControl/>
              <w:spacing w:before="60" w:after="60"/>
              <w:jc w:val="center"/>
              <w:rPr>
                <w:rFonts w:ascii="Times New Roman" w:hAnsi="Times New Roman" w:cs="Times New Roman"/>
                <w:color w:val="000000"/>
                <w:kern w:val="0"/>
              </w:rPr>
            </w:pPr>
            <w:proofErr w:type="spellStart"/>
            <w:r w:rsidRPr="00277CE6">
              <w:rPr>
                <w:rFonts w:ascii="Times New Roman" w:eastAsia="宋体" w:hAnsi="Times New Roman" w:cs="Times New Roman"/>
              </w:rPr>
              <w:t>PyTorch</w:t>
            </w:r>
            <w:proofErr w:type="spellEnd"/>
            <w:r w:rsidRPr="00277CE6">
              <w:rPr>
                <w:rFonts w:ascii="Times New Roman" w:eastAsia="宋体" w:hAnsi="Times New Roman" w:cs="Times New Roman"/>
              </w:rPr>
              <w:t>-Sparse</w:t>
            </w:r>
          </w:p>
        </w:tc>
        <w:tc>
          <w:tcPr>
            <w:tcW w:w="4678" w:type="dxa"/>
            <w:tcBorders>
              <w:top w:val="nil"/>
              <w:left w:val="nil"/>
              <w:bottom w:val="nil"/>
              <w:right w:val="nil"/>
            </w:tcBorders>
            <w:shd w:val="clear" w:color="auto" w:fill="auto"/>
            <w:noWrap/>
            <w:vAlign w:val="center"/>
          </w:tcPr>
          <w:p w14:paraId="1791024C" w14:textId="33230AE8" w:rsidR="006049EA" w:rsidRPr="00277CE6" w:rsidRDefault="007A4752" w:rsidP="0084619D">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0.6.12</w:t>
            </w:r>
          </w:p>
        </w:tc>
      </w:tr>
      <w:tr w:rsidR="006049EA" w:rsidRPr="00277CE6" w14:paraId="10FAA8C1" w14:textId="77777777" w:rsidTr="006049EA">
        <w:trPr>
          <w:trHeight w:val="244"/>
          <w:jc w:val="center"/>
        </w:trPr>
        <w:tc>
          <w:tcPr>
            <w:tcW w:w="4678" w:type="dxa"/>
            <w:tcBorders>
              <w:top w:val="nil"/>
              <w:bottom w:val="nil"/>
              <w:right w:val="nil"/>
            </w:tcBorders>
            <w:shd w:val="clear" w:color="auto" w:fill="auto"/>
            <w:noWrap/>
            <w:vAlign w:val="center"/>
          </w:tcPr>
          <w:p w14:paraId="7C4B17B3" w14:textId="59990234" w:rsidR="006049EA" w:rsidRPr="00277CE6" w:rsidRDefault="007A4752" w:rsidP="0084619D">
            <w:pPr>
              <w:widowControl/>
              <w:spacing w:before="60" w:after="60"/>
              <w:jc w:val="center"/>
              <w:rPr>
                <w:rFonts w:ascii="Times New Roman" w:hAnsi="Times New Roman" w:cs="Times New Roman"/>
                <w:color w:val="000000"/>
                <w:kern w:val="0"/>
              </w:rPr>
            </w:pPr>
            <w:proofErr w:type="spellStart"/>
            <w:r w:rsidRPr="00277CE6">
              <w:rPr>
                <w:rFonts w:ascii="Times New Roman" w:eastAsia="宋体" w:hAnsi="Times New Roman" w:cs="Times New Roman"/>
              </w:rPr>
              <w:t>PyTorch</w:t>
            </w:r>
            <w:proofErr w:type="spellEnd"/>
            <w:r w:rsidRPr="00277CE6">
              <w:rPr>
                <w:rFonts w:ascii="Times New Roman" w:eastAsia="宋体" w:hAnsi="Times New Roman" w:cs="Times New Roman"/>
              </w:rPr>
              <w:t>-Spline-Conv</w:t>
            </w:r>
          </w:p>
        </w:tc>
        <w:tc>
          <w:tcPr>
            <w:tcW w:w="4678" w:type="dxa"/>
            <w:tcBorders>
              <w:top w:val="nil"/>
              <w:left w:val="nil"/>
              <w:bottom w:val="nil"/>
              <w:right w:val="nil"/>
            </w:tcBorders>
            <w:shd w:val="clear" w:color="auto" w:fill="auto"/>
            <w:noWrap/>
            <w:vAlign w:val="center"/>
          </w:tcPr>
          <w:p w14:paraId="67D928AF" w14:textId="3805B5BF" w:rsidR="006049EA" w:rsidRPr="00277CE6" w:rsidRDefault="007A4752" w:rsidP="0084619D">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1.2.1</w:t>
            </w:r>
          </w:p>
        </w:tc>
      </w:tr>
      <w:tr w:rsidR="006049EA" w:rsidRPr="00277CE6" w14:paraId="227D27DE" w14:textId="77777777" w:rsidTr="007A4752">
        <w:trPr>
          <w:trHeight w:val="244"/>
          <w:jc w:val="center"/>
        </w:trPr>
        <w:tc>
          <w:tcPr>
            <w:tcW w:w="4678" w:type="dxa"/>
            <w:tcBorders>
              <w:top w:val="nil"/>
              <w:bottom w:val="nil"/>
              <w:right w:val="nil"/>
            </w:tcBorders>
            <w:shd w:val="clear" w:color="auto" w:fill="auto"/>
            <w:noWrap/>
            <w:vAlign w:val="center"/>
          </w:tcPr>
          <w:p w14:paraId="39C3C4D0" w14:textId="3BE3F509" w:rsidR="006049EA" w:rsidRPr="00277CE6" w:rsidRDefault="007A4752" w:rsidP="0084619D">
            <w:pPr>
              <w:widowControl/>
              <w:spacing w:before="60" w:after="60"/>
              <w:jc w:val="center"/>
              <w:rPr>
                <w:rFonts w:ascii="Times New Roman" w:hAnsi="Times New Roman" w:cs="Times New Roman"/>
                <w:color w:val="000000"/>
                <w:kern w:val="0"/>
              </w:rPr>
            </w:pPr>
            <w:proofErr w:type="spellStart"/>
            <w:r w:rsidRPr="00277CE6">
              <w:rPr>
                <w:rFonts w:ascii="Times New Roman" w:hAnsi="Times New Roman" w:cs="Times New Roman"/>
                <w:color w:val="000000"/>
                <w:kern w:val="0"/>
              </w:rPr>
              <w:t>Torchaudio</w:t>
            </w:r>
            <w:proofErr w:type="spellEnd"/>
          </w:p>
        </w:tc>
        <w:tc>
          <w:tcPr>
            <w:tcW w:w="4678" w:type="dxa"/>
            <w:tcBorders>
              <w:top w:val="nil"/>
              <w:left w:val="nil"/>
              <w:bottom w:val="nil"/>
              <w:right w:val="nil"/>
            </w:tcBorders>
            <w:shd w:val="clear" w:color="auto" w:fill="auto"/>
            <w:noWrap/>
            <w:vAlign w:val="center"/>
          </w:tcPr>
          <w:p w14:paraId="266241A5" w14:textId="1B9EF75C" w:rsidR="006049EA" w:rsidRPr="00277CE6" w:rsidRDefault="007A4752" w:rsidP="0084619D">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0.10.2</w:t>
            </w:r>
          </w:p>
        </w:tc>
      </w:tr>
      <w:tr w:rsidR="006049EA" w:rsidRPr="00277CE6" w14:paraId="435E3AE5" w14:textId="77777777" w:rsidTr="007A4752">
        <w:trPr>
          <w:trHeight w:val="244"/>
          <w:jc w:val="center"/>
        </w:trPr>
        <w:tc>
          <w:tcPr>
            <w:tcW w:w="4678" w:type="dxa"/>
            <w:tcBorders>
              <w:top w:val="nil"/>
              <w:bottom w:val="single" w:sz="18" w:space="0" w:color="auto"/>
              <w:right w:val="nil"/>
            </w:tcBorders>
            <w:shd w:val="clear" w:color="auto" w:fill="auto"/>
            <w:noWrap/>
            <w:vAlign w:val="center"/>
          </w:tcPr>
          <w:p w14:paraId="0D2BC524" w14:textId="6D8E1151" w:rsidR="006049EA" w:rsidRPr="00277CE6" w:rsidRDefault="007A4752" w:rsidP="0084619D">
            <w:pPr>
              <w:widowControl/>
              <w:spacing w:before="60" w:after="60"/>
              <w:jc w:val="center"/>
              <w:rPr>
                <w:rFonts w:ascii="Times New Roman" w:hAnsi="Times New Roman" w:cs="Times New Roman"/>
                <w:color w:val="000000"/>
                <w:kern w:val="0"/>
              </w:rPr>
            </w:pPr>
            <w:proofErr w:type="spellStart"/>
            <w:r w:rsidRPr="00277CE6">
              <w:rPr>
                <w:rFonts w:ascii="Times New Roman" w:hAnsi="Times New Roman" w:cs="Times New Roman"/>
                <w:color w:val="000000"/>
                <w:kern w:val="0"/>
              </w:rPr>
              <w:t>Torchvision</w:t>
            </w:r>
            <w:proofErr w:type="spellEnd"/>
          </w:p>
        </w:tc>
        <w:tc>
          <w:tcPr>
            <w:tcW w:w="4678" w:type="dxa"/>
            <w:tcBorders>
              <w:top w:val="nil"/>
              <w:left w:val="nil"/>
              <w:bottom w:val="single" w:sz="18" w:space="0" w:color="auto"/>
              <w:right w:val="nil"/>
            </w:tcBorders>
            <w:shd w:val="clear" w:color="auto" w:fill="auto"/>
            <w:noWrap/>
            <w:vAlign w:val="center"/>
          </w:tcPr>
          <w:p w14:paraId="6336AB80" w14:textId="704E954D" w:rsidR="006049EA" w:rsidRPr="00277CE6" w:rsidRDefault="007A4752" w:rsidP="0084619D">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0.11.3</w:t>
            </w:r>
          </w:p>
        </w:tc>
      </w:tr>
    </w:tbl>
    <w:p w14:paraId="66EF8C11" w14:textId="2141EEEC" w:rsidR="007D1102" w:rsidRPr="00277CE6" w:rsidRDefault="00593FE9" w:rsidP="00773C27">
      <w:pPr>
        <w:spacing w:line="300" w:lineRule="auto"/>
        <w:ind w:firstLineChars="200" w:firstLine="480"/>
        <w:rPr>
          <w:rFonts w:ascii="Times New Roman" w:hAnsi="Times New Roman" w:cs="Times New Roman"/>
        </w:rPr>
      </w:pPr>
      <w:r w:rsidRPr="00277CE6">
        <w:rPr>
          <w:rFonts w:ascii="Times New Roman" w:eastAsia="宋体" w:hAnsi="Times New Roman" w:cs="Times New Roman"/>
          <w:sz w:val="24"/>
          <w:szCs w:val="24"/>
        </w:rPr>
        <w:lastRenderedPageBreak/>
        <w:t>本课题</w:t>
      </w:r>
      <w:r w:rsidR="004423FB" w:rsidRPr="00277CE6">
        <w:rPr>
          <w:rFonts w:ascii="Times New Roman" w:eastAsia="宋体" w:hAnsi="Times New Roman" w:cs="Times New Roman"/>
          <w:sz w:val="24"/>
          <w:szCs w:val="24"/>
        </w:rPr>
        <w:t>中程序的编写与调试</w:t>
      </w:r>
      <w:r w:rsidRPr="00277CE6">
        <w:rPr>
          <w:rFonts w:ascii="Times New Roman" w:eastAsia="宋体" w:hAnsi="Times New Roman" w:cs="Times New Roman"/>
          <w:sz w:val="24"/>
          <w:szCs w:val="24"/>
        </w:rPr>
        <w:t>在</w:t>
      </w:r>
      <w:r w:rsidR="003414C0" w:rsidRPr="00277CE6">
        <w:rPr>
          <w:rFonts w:ascii="Times New Roman" w:eastAsia="宋体" w:hAnsi="Times New Roman" w:cs="Times New Roman"/>
          <w:sz w:val="24"/>
          <w:szCs w:val="24"/>
        </w:rPr>
        <w:t>个人</w:t>
      </w:r>
      <w:r w:rsidR="003414C0" w:rsidRPr="00277CE6">
        <w:rPr>
          <w:rFonts w:ascii="Times New Roman" w:eastAsia="宋体" w:hAnsi="Times New Roman" w:cs="Times New Roman"/>
          <w:sz w:val="24"/>
          <w:szCs w:val="24"/>
        </w:rPr>
        <w:t>PC</w:t>
      </w:r>
      <w:r w:rsidR="003414C0" w:rsidRPr="00277CE6">
        <w:rPr>
          <w:rFonts w:ascii="Times New Roman" w:eastAsia="宋体" w:hAnsi="Times New Roman" w:cs="Times New Roman"/>
          <w:sz w:val="24"/>
          <w:szCs w:val="24"/>
        </w:rPr>
        <w:t>上完成，</w:t>
      </w:r>
      <w:r w:rsidR="00C51474" w:rsidRPr="00277CE6">
        <w:rPr>
          <w:rFonts w:ascii="Times New Roman" w:eastAsia="宋体" w:hAnsi="Times New Roman" w:cs="Times New Roman"/>
          <w:sz w:val="24"/>
          <w:szCs w:val="24"/>
        </w:rPr>
        <w:t>CPU</w:t>
      </w:r>
      <w:r w:rsidR="00C51474" w:rsidRPr="00277CE6">
        <w:rPr>
          <w:rFonts w:ascii="Times New Roman" w:eastAsia="宋体" w:hAnsi="Times New Roman" w:cs="Times New Roman"/>
          <w:sz w:val="24"/>
          <w:szCs w:val="24"/>
        </w:rPr>
        <w:t>为</w:t>
      </w:r>
      <w:r w:rsidR="00C51474" w:rsidRPr="00277CE6">
        <w:rPr>
          <w:rFonts w:ascii="Times New Roman" w:eastAsia="宋体" w:hAnsi="Times New Roman" w:cs="Times New Roman"/>
          <w:sz w:val="24"/>
          <w:szCs w:val="24"/>
        </w:rPr>
        <w:t>Intel i7-9750H</w:t>
      </w:r>
      <w:r w:rsidR="00C51474" w:rsidRPr="00277CE6">
        <w:rPr>
          <w:rFonts w:ascii="Times New Roman" w:eastAsia="宋体" w:hAnsi="Times New Roman" w:cs="Times New Roman"/>
          <w:sz w:val="24"/>
          <w:szCs w:val="24"/>
        </w:rPr>
        <w:t>，内存为</w:t>
      </w:r>
      <w:r w:rsidR="00C51474" w:rsidRPr="00277CE6">
        <w:rPr>
          <w:rFonts w:ascii="Times New Roman" w:eastAsia="宋体" w:hAnsi="Times New Roman" w:cs="Times New Roman"/>
          <w:sz w:val="24"/>
          <w:szCs w:val="24"/>
        </w:rPr>
        <w:t>16 GB DDR4</w:t>
      </w:r>
      <w:r w:rsidR="00C51474" w:rsidRPr="00277CE6">
        <w:rPr>
          <w:rFonts w:ascii="Times New Roman" w:eastAsia="宋体" w:hAnsi="Times New Roman" w:cs="Times New Roman"/>
          <w:sz w:val="24"/>
          <w:szCs w:val="24"/>
        </w:rPr>
        <w:t>，</w:t>
      </w:r>
      <w:r w:rsidR="00C51474" w:rsidRPr="00277CE6">
        <w:rPr>
          <w:rFonts w:ascii="Times New Roman" w:eastAsia="宋体" w:hAnsi="Times New Roman" w:cs="Times New Roman"/>
          <w:sz w:val="24"/>
          <w:szCs w:val="24"/>
        </w:rPr>
        <w:t>GPU</w:t>
      </w:r>
      <w:r w:rsidR="00C51474" w:rsidRPr="00277CE6">
        <w:rPr>
          <w:rFonts w:ascii="Times New Roman" w:eastAsia="宋体" w:hAnsi="Times New Roman" w:cs="Times New Roman"/>
          <w:sz w:val="24"/>
          <w:szCs w:val="24"/>
        </w:rPr>
        <w:t>为</w:t>
      </w:r>
      <w:r w:rsidR="00C51474" w:rsidRPr="00277CE6">
        <w:rPr>
          <w:rFonts w:ascii="Times New Roman" w:eastAsia="宋体" w:hAnsi="Times New Roman" w:cs="Times New Roman"/>
          <w:sz w:val="24"/>
          <w:szCs w:val="24"/>
        </w:rPr>
        <w:t xml:space="preserve">NVIDIA GTX 1660 </w:t>
      </w:r>
      <w:proofErr w:type="spellStart"/>
      <w:r w:rsidR="00C51474" w:rsidRPr="00277CE6">
        <w:rPr>
          <w:rFonts w:ascii="Times New Roman" w:eastAsia="宋体" w:hAnsi="Times New Roman" w:cs="Times New Roman"/>
          <w:sz w:val="24"/>
          <w:szCs w:val="24"/>
        </w:rPr>
        <w:t>Ti</w:t>
      </w:r>
      <w:proofErr w:type="spellEnd"/>
      <w:r w:rsidR="00C553BA" w:rsidRPr="00277CE6">
        <w:rPr>
          <w:rFonts w:ascii="Times New Roman" w:eastAsia="宋体" w:hAnsi="Times New Roman" w:cs="Times New Roman"/>
          <w:sz w:val="24"/>
          <w:szCs w:val="24"/>
        </w:rPr>
        <w:t>。</w:t>
      </w:r>
      <w:r w:rsidR="003F689A" w:rsidRPr="00277CE6">
        <w:rPr>
          <w:rFonts w:ascii="Times New Roman" w:eastAsia="宋体" w:hAnsi="Times New Roman" w:cs="Times New Roman"/>
          <w:sz w:val="24"/>
          <w:szCs w:val="24"/>
        </w:rPr>
        <w:t>模型的训练</w:t>
      </w:r>
      <w:r w:rsidR="00505095" w:rsidRPr="00277CE6">
        <w:rPr>
          <w:rFonts w:ascii="Times New Roman" w:eastAsia="宋体" w:hAnsi="Times New Roman" w:cs="Times New Roman"/>
          <w:sz w:val="24"/>
          <w:szCs w:val="24"/>
        </w:rPr>
        <w:t>、评估</w:t>
      </w:r>
      <w:r w:rsidR="005D4616" w:rsidRPr="00277CE6">
        <w:rPr>
          <w:rFonts w:ascii="Times New Roman" w:eastAsia="宋体" w:hAnsi="Times New Roman" w:cs="Times New Roman"/>
          <w:sz w:val="24"/>
          <w:szCs w:val="24"/>
        </w:rPr>
        <w:t>和</w:t>
      </w:r>
      <w:r w:rsidR="00750A4F" w:rsidRPr="00277CE6">
        <w:rPr>
          <w:rFonts w:ascii="Times New Roman" w:eastAsia="宋体" w:hAnsi="Times New Roman" w:cs="Times New Roman"/>
          <w:sz w:val="24"/>
          <w:szCs w:val="24"/>
        </w:rPr>
        <w:t>应用</w:t>
      </w:r>
      <w:r w:rsidR="00714C44" w:rsidRPr="00277CE6">
        <w:rPr>
          <w:rFonts w:ascii="Times New Roman" w:eastAsia="宋体" w:hAnsi="Times New Roman" w:cs="Times New Roman"/>
          <w:sz w:val="24"/>
          <w:szCs w:val="24"/>
        </w:rPr>
        <w:t>等过程</w:t>
      </w:r>
      <w:r w:rsidR="00ED58AB" w:rsidRPr="00277CE6">
        <w:rPr>
          <w:rFonts w:ascii="Times New Roman" w:eastAsia="宋体" w:hAnsi="Times New Roman" w:cs="Times New Roman"/>
          <w:sz w:val="24"/>
          <w:szCs w:val="24"/>
        </w:rPr>
        <w:t>在北京大学高性能计算平台（</w:t>
      </w:r>
      <w:r w:rsidR="00ED58AB" w:rsidRPr="00277CE6">
        <w:rPr>
          <w:rFonts w:ascii="Times New Roman" w:eastAsia="宋体" w:hAnsi="Times New Roman" w:cs="Times New Roman"/>
          <w:sz w:val="24"/>
          <w:szCs w:val="24"/>
        </w:rPr>
        <w:t>PKUHPC</w:t>
      </w:r>
      <w:r w:rsidR="00ED58AB" w:rsidRPr="00277CE6">
        <w:rPr>
          <w:rFonts w:ascii="Times New Roman" w:eastAsia="宋体" w:hAnsi="Times New Roman" w:cs="Times New Roman"/>
          <w:sz w:val="24"/>
          <w:szCs w:val="24"/>
        </w:rPr>
        <w:t>）上完成，</w:t>
      </w:r>
      <w:r w:rsidR="001C5B24" w:rsidRPr="00277CE6">
        <w:rPr>
          <w:rFonts w:ascii="Times New Roman" w:eastAsia="宋体" w:hAnsi="Times New Roman" w:cs="Times New Roman"/>
          <w:sz w:val="24"/>
          <w:szCs w:val="24"/>
        </w:rPr>
        <w:t>使用</w:t>
      </w:r>
      <w:r w:rsidR="001C5B24" w:rsidRPr="00277CE6">
        <w:rPr>
          <w:rFonts w:ascii="Times New Roman" w:eastAsia="宋体" w:hAnsi="Times New Roman" w:cs="Times New Roman"/>
          <w:sz w:val="24"/>
          <w:szCs w:val="24"/>
        </w:rPr>
        <w:t>gpu_2l</w:t>
      </w:r>
      <w:r w:rsidR="001C5B24" w:rsidRPr="00277CE6">
        <w:rPr>
          <w:rFonts w:ascii="Times New Roman" w:eastAsia="宋体" w:hAnsi="Times New Roman" w:cs="Times New Roman"/>
          <w:sz w:val="24"/>
          <w:szCs w:val="24"/>
        </w:rPr>
        <w:t>（</w:t>
      </w:r>
      <w:r w:rsidR="001C5B24" w:rsidRPr="00277CE6">
        <w:rPr>
          <w:rFonts w:ascii="Times New Roman" w:eastAsia="宋体" w:hAnsi="Times New Roman" w:cs="Times New Roman"/>
          <w:sz w:val="24"/>
          <w:szCs w:val="24"/>
        </w:rPr>
        <w:t xml:space="preserve">CPU: Intel Gold 6132; GPU: NVIDIA </w:t>
      </w:r>
      <w:r w:rsidR="001B3071" w:rsidRPr="00277CE6">
        <w:rPr>
          <w:rFonts w:ascii="Times New Roman" w:eastAsia="宋体" w:hAnsi="Times New Roman" w:cs="Times New Roman"/>
          <w:sz w:val="24"/>
          <w:szCs w:val="24"/>
        </w:rPr>
        <w:t>Tesla V100</w:t>
      </w:r>
      <w:r w:rsidR="001C5B24" w:rsidRPr="00277CE6">
        <w:rPr>
          <w:rFonts w:ascii="Times New Roman" w:eastAsia="宋体" w:hAnsi="Times New Roman" w:cs="Times New Roman"/>
          <w:sz w:val="24"/>
          <w:szCs w:val="24"/>
        </w:rPr>
        <w:t>）</w:t>
      </w:r>
      <w:r w:rsidR="001B3071" w:rsidRPr="00277CE6">
        <w:rPr>
          <w:rFonts w:ascii="Times New Roman" w:eastAsia="宋体" w:hAnsi="Times New Roman" w:cs="Times New Roman"/>
          <w:sz w:val="24"/>
          <w:szCs w:val="24"/>
        </w:rPr>
        <w:t>、</w:t>
      </w:r>
      <w:r w:rsidR="001B3071" w:rsidRPr="00277CE6">
        <w:rPr>
          <w:rFonts w:ascii="Times New Roman" w:eastAsia="宋体" w:hAnsi="Times New Roman" w:cs="Times New Roman"/>
          <w:sz w:val="24"/>
          <w:szCs w:val="24"/>
        </w:rPr>
        <w:t>gpu_4l</w:t>
      </w:r>
      <w:r w:rsidR="001B3071" w:rsidRPr="00277CE6">
        <w:rPr>
          <w:rFonts w:ascii="Times New Roman" w:eastAsia="宋体" w:hAnsi="Times New Roman" w:cs="Times New Roman"/>
          <w:sz w:val="24"/>
          <w:szCs w:val="24"/>
        </w:rPr>
        <w:t>（</w:t>
      </w:r>
      <w:r w:rsidR="001B3071" w:rsidRPr="00277CE6">
        <w:rPr>
          <w:rFonts w:ascii="Times New Roman" w:eastAsia="宋体" w:hAnsi="Times New Roman" w:cs="Times New Roman"/>
          <w:sz w:val="24"/>
          <w:szCs w:val="24"/>
        </w:rPr>
        <w:t>CPU: Intel Gold 6132; GPU: NVIDIA Tesla V100</w:t>
      </w:r>
      <w:r w:rsidR="001B3071" w:rsidRPr="00277CE6">
        <w:rPr>
          <w:rFonts w:ascii="Times New Roman" w:eastAsia="宋体" w:hAnsi="Times New Roman" w:cs="Times New Roman"/>
          <w:sz w:val="24"/>
          <w:szCs w:val="24"/>
        </w:rPr>
        <w:t>）、</w:t>
      </w:r>
      <w:proofErr w:type="spellStart"/>
      <w:r w:rsidR="001B3071" w:rsidRPr="00277CE6">
        <w:rPr>
          <w:rFonts w:ascii="Times New Roman" w:eastAsia="宋体" w:hAnsi="Times New Roman" w:cs="Times New Roman"/>
          <w:sz w:val="24"/>
          <w:szCs w:val="24"/>
        </w:rPr>
        <w:t>cn</w:t>
      </w:r>
      <w:proofErr w:type="spellEnd"/>
      <w:r w:rsidR="001B3071" w:rsidRPr="00277CE6">
        <w:rPr>
          <w:rFonts w:ascii="Times New Roman" w:eastAsia="宋体" w:hAnsi="Times New Roman" w:cs="Times New Roman"/>
          <w:sz w:val="24"/>
          <w:szCs w:val="24"/>
        </w:rPr>
        <w:t>-short</w:t>
      </w:r>
      <w:r w:rsidR="001B3071" w:rsidRPr="00277CE6">
        <w:rPr>
          <w:rFonts w:ascii="Times New Roman" w:eastAsia="宋体" w:hAnsi="Times New Roman" w:cs="Times New Roman"/>
          <w:sz w:val="24"/>
          <w:szCs w:val="24"/>
        </w:rPr>
        <w:t>（</w:t>
      </w:r>
      <w:r w:rsidR="00C67630" w:rsidRPr="00277CE6">
        <w:rPr>
          <w:rFonts w:ascii="Times New Roman" w:eastAsia="宋体" w:hAnsi="Times New Roman" w:cs="Times New Roman"/>
          <w:sz w:val="24"/>
          <w:szCs w:val="24"/>
        </w:rPr>
        <w:t>CPU: Intel E5-2670 v2</w:t>
      </w:r>
      <w:r w:rsidR="001B3071" w:rsidRPr="00277CE6">
        <w:rPr>
          <w:rFonts w:ascii="Times New Roman" w:eastAsia="宋体" w:hAnsi="Times New Roman" w:cs="Times New Roman"/>
          <w:sz w:val="24"/>
          <w:szCs w:val="24"/>
        </w:rPr>
        <w:t>）</w:t>
      </w:r>
      <w:r w:rsidR="00C67630" w:rsidRPr="00277CE6">
        <w:rPr>
          <w:rFonts w:ascii="Times New Roman" w:eastAsia="宋体" w:hAnsi="Times New Roman" w:cs="Times New Roman"/>
          <w:sz w:val="24"/>
          <w:szCs w:val="24"/>
        </w:rPr>
        <w:t>、</w:t>
      </w:r>
      <w:proofErr w:type="spellStart"/>
      <w:r w:rsidR="00C67630" w:rsidRPr="00277CE6">
        <w:rPr>
          <w:rFonts w:ascii="Times New Roman" w:eastAsia="宋体" w:hAnsi="Times New Roman" w:cs="Times New Roman"/>
          <w:sz w:val="24"/>
          <w:szCs w:val="24"/>
        </w:rPr>
        <w:t>cn_nl</w:t>
      </w:r>
      <w:proofErr w:type="spellEnd"/>
      <w:r w:rsidR="00C67630" w:rsidRPr="00277CE6">
        <w:rPr>
          <w:rFonts w:ascii="Times New Roman" w:eastAsia="宋体" w:hAnsi="Times New Roman" w:cs="Times New Roman"/>
          <w:sz w:val="24"/>
          <w:szCs w:val="24"/>
        </w:rPr>
        <w:t>（</w:t>
      </w:r>
      <w:r w:rsidR="00C67630" w:rsidRPr="00277CE6">
        <w:rPr>
          <w:rFonts w:ascii="Times New Roman" w:eastAsia="宋体" w:hAnsi="Times New Roman" w:cs="Times New Roman"/>
          <w:sz w:val="24"/>
          <w:szCs w:val="24"/>
        </w:rPr>
        <w:t>CPU: Intel Gold 6132</w:t>
      </w:r>
      <w:r w:rsidR="00C67630" w:rsidRPr="00277CE6">
        <w:rPr>
          <w:rFonts w:ascii="Times New Roman" w:eastAsia="宋体" w:hAnsi="Times New Roman" w:cs="Times New Roman"/>
          <w:sz w:val="24"/>
          <w:szCs w:val="24"/>
        </w:rPr>
        <w:t>）</w:t>
      </w:r>
      <w:r w:rsidR="001B3071" w:rsidRPr="00277CE6">
        <w:rPr>
          <w:rFonts w:ascii="Times New Roman" w:eastAsia="宋体" w:hAnsi="Times New Roman" w:cs="Times New Roman"/>
          <w:sz w:val="24"/>
          <w:szCs w:val="24"/>
        </w:rPr>
        <w:t>节点提交任务</w:t>
      </w:r>
      <w:r w:rsidR="002E7B6F" w:rsidRPr="00277CE6">
        <w:rPr>
          <w:rFonts w:ascii="Times New Roman" w:eastAsia="宋体" w:hAnsi="Times New Roman" w:cs="Times New Roman"/>
          <w:sz w:val="24"/>
          <w:szCs w:val="24"/>
        </w:rPr>
        <w:t>进行计算。</w:t>
      </w:r>
    </w:p>
    <w:p w14:paraId="638DE67A" w14:textId="5EBEB7A6" w:rsidR="005B7372" w:rsidRPr="00277CE6" w:rsidRDefault="0074132A" w:rsidP="005B7372">
      <w:pPr>
        <w:pStyle w:val="2"/>
        <w:rPr>
          <w:rFonts w:eastAsiaTheme="minorEastAsia" w:cs="Times New Roman"/>
          <w:sz w:val="28"/>
          <w:szCs w:val="28"/>
        </w:rPr>
      </w:pPr>
      <w:bookmarkStart w:id="97" w:name="_Toc105009176"/>
      <w:r w:rsidRPr="00277CE6">
        <w:rPr>
          <w:rFonts w:eastAsiaTheme="minorEastAsia" w:cs="Times New Roman"/>
          <w:sz w:val="28"/>
          <w:szCs w:val="28"/>
        </w:rPr>
        <w:t>2.</w:t>
      </w:r>
      <w:r w:rsidR="007D1102" w:rsidRPr="00277CE6">
        <w:rPr>
          <w:rFonts w:eastAsiaTheme="minorEastAsia" w:cs="Times New Roman"/>
          <w:sz w:val="28"/>
          <w:szCs w:val="28"/>
        </w:rPr>
        <w:t>3</w:t>
      </w:r>
      <w:r w:rsidR="0003466B" w:rsidRPr="00277CE6">
        <w:rPr>
          <w:rFonts w:eastAsiaTheme="minorEastAsia" w:cs="Times New Roman"/>
          <w:sz w:val="28"/>
          <w:szCs w:val="28"/>
        </w:rPr>
        <w:t xml:space="preserve"> </w:t>
      </w:r>
      <w:r w:rsidR="005B7372" w:rsidRPr="00277CE6">
        <w:rPr>
          <w:rFonts w:eastAsiaTheme="minorEastAsia" w:cs="Times New Roman"/>
          <w:sz w:val="28"/>
          <w:szCs w:val="28"/>
        </w:rPr>
        <w:fldChar w:fldCharType="begin"/>
      </w:r>
      <w:r w:rsidR="005B7372" w:rsidRPr="00277CE6">
        <w:rPr>
          <w:rFonts w:eastAsiaTheme="minorEastAsia" w:cs="Times New Roman"/>
          <w:sz w:val="28"/>
          <w:szCs w:val="28"/>
        </w:rPr>
        <w:instrText xml:space="preserve"> TITLE  [</w:instrText>
      </w:r>
      <w:r w:rsidR="005B7372" w:rsidRPr="00277CE6">
        <w:rPr>
          <w:rFonts w:eastAsiaTheme="minorEastAsia" w:cs="Times New Roman"/>
          <w:sz w:val="28"/>
          <w:szCs w:val="28"/>
        </w:rPr>
        <w:instrText>此处键入二级标题</w:instrText>
      </w:r>
      <w:r w:rsidR="005B7372" w:rsidRPr="00277CE6">
        <w:rPr>
          <w:rFonts w:eastAsiaTheme="minorEastAsia" w:cs="Times New Roman"/>
          <w:sz w:val="28"/>
          <w:szCs w:val="28"/>
        </w:rPr>
        <w:instrText xml:space="preserve">]  \* MERGEFORMAT </w:instrText>
      </w:r>
      <w:r w:rsidR="005B7372" w:rsidRPr="00277CE6">
        <w:rPr>
          <w:rFonts w:eastAsiaTheme="minorEastAsia" w:cs="Times New Roman"/>
          <w:sz w:val="28"/>
          <w:szCs w:val="28"/>
        </w:rPr>
        <w:fldChar w:fldCharType="separate"/>
      </w:r>
      <w:r w:rsidR="00CF6721" w:rsidRPr="00277CE6">
        <w:rPr>
          <w:rFonts w:eastAsiaTheme="minorEastAsia" w:cs="Times New Roman"/>
          <w:sz w:val="28"/>
          <w:szCs w:val="28"/>
        </w:rPr>
        <w:t>模型</w:t>
      </w:r>
      <w:r w:rsidR="00D0402C" w:rsidRPr="00277CE6">
        <w:rPr>
          <w:rFonts w:eastAsiaTheme="minorEastAsia" w:cs="Times New Roman"/>
          <w:sz w:val="28"/>
          <w:szCs w:val="28"/>
        </w:rPr>
        <w:t>的</w:t>
      </w:r>
      <w:r w:rsidR="00D85033">
        <w:rPr>
          <w:rFonts w:eastAsiaTheme="minorEastAsia" w:cs="Times New Roman" w:hint="eastAsia"/>
          <w:sz w:val="28"/>
          <w:szCs w:val="28"/>
        </w:rPr>
        <w:t>构建与优化</w:t>
      </w:r>
      <w:bookmarkEnd w:id="97"/>
      <w:r w:rsidR="005B7372" w:rsidRPr="00277CE6">
        <w:rPr>
          <w:rFonts w:eastAsiaTheme="minorEastAsia" w:cs="Times New Roman"/>
          <w:sz w:val="28"/>
          <w:szCs w:val="28"/>
        </w:rPr>
        <w:fldChar w:fldCharType="end"/>
      </w:r>
    </w:p>
    <w:p w14:paraId="2E1676FE" w14:textId="379D1422" w:rsidR="00CA430B" w:rsidRPr="00277CE6" w:rsidRDefault="00CA430B" w:rsidP="00CA430B">
      <w:pPr>
        <w:autoSpaceDE w:val="0"/>
        <w:autoSpaceDN w:val="0"/>
        <w:adjustRightInd w:val="0"/>
        <w:spacing w:line="300" w:lineRule="auto"/>
        <w:ind w:firstLineChars="200" w:firstLine="480"/>
        <w:rPr>
          <w:rFonts w:ascii="Times New Roman" w:hAnsi="Times New Roman" w:cs="Times New Roman"/>
          <w:sz w:val="24"/>
          <w:szCs w:val="24"/>
        </w:rPr>
      </w:pPr>
      <w:r w:rsidRPr="00277CE6">
        <w:rPr>
          <w:rFonts w:ascii="Times New Roman" w:eastAsia="宋体" w:hAnsi="Times New Roman" w:cs="Times New Roman"/>
          <w:sz w:val="24"/>
          <w:szCs w:val="24"/>
        </w:rPr>
        <w:t>本课题</w:t>
      </w:r>
      <w:r w:rsidR="00C314BB" w:rsidRPr="00277CE6">
        <w:rPr>
          <w:rFonts w:ascii="Times New Roman" w:eastAsia="宋体" w:hAnsi="Times New Roman" w:cs="Times New Roman"/>
          <w:sz w:val="24"/>
          <w:szCs w:val="24"/>
        </w:rPr>
        <w:t>参考</w:t>
      </w:r>
      <w:r w:rsidR="0042273E" w:rsidRPr="00277CE6">
        <w:rPr>
          <w:rFonts w:ascii="Times New Roman" w:eastAsia="宋体" w:hAnsi="Times New Roman" w:cs="Times New Roman"/>
          <w:sz w:val="24"/>
          <w:szCs w:val="24"/>
        </w:rPr>
        <w:t>Shi</w:t>
      </w:r>
      <w:r w:rsidR="0042273E" w:rsidRPr="00277CE6">
        <w:rPr>
          <w:rFonts w:ascii="Times New Roman" w:eastAsia="宋体" w:hAnsi="Times New Roman" w:cs="Times New Roman"/>
          <w:sz w:val="24"/>
          <w:szCs w:val="24"/>
        </w:rPr>
        <w:t>等</w:t>
      </w:r>
      <w:r w:rsidR="00516D9D" w:rsidRPr="00277CE6">
        <w:rPr>
          <w:rFonts w:ascii="Times New Roman" w:eastAsia="宋体" w:hAnsi="Times New Roman" w:cs="Times New Roman"/>
          <w:sz w:val="24"/>
          <w:szCs w:val="24"/>
        </w:rPr>
        <w:fldChar w:fldCharType="begin"/>
      </w:r>
      <w:r w:rsidR="00516D9D" w:rsidRPr="00277CE6">
        <w:rPr>
          <w:rFonts w:ascii="Times New Roman" w:eastAsia="宋体" w:hAnsi="Times New Roman" w:cs="Times New Roman"/>
          <w:sz w:val="24"/>
          <w:szCs w:val="24"/>
        </w:rPr>
        <w:instrText xml:space="preserve"> ADDIN ZOTERO_ITEM CSL_CITATION {"citationID":"vjWlDWxO","properties":{"formattedCitation":"\\super 18\\nosupersub{}","plainCitation":"18","noteIndex":0},"citationItems":[{"id":290,"uris":["http://zotero.org/users/9340884/items/J484BCHP"],"itemData":{"id":290,"type":"paper-conference","abstract":"We study a fundamental problem in computational chemistry known as molecular conformation generation, trying to predict stable 3D structures from 2D molecular graphs. Existing machine learning approaches usually first predict distances between atoms and then generate a 3D structure satisfying the distances, where noise in predicted distances may induce extra errors during 3D coordinate generation. Inspired by the traditional force field methods for molecular dynamics simulation, in this paper, we propose a novel approach called ConfGF by directly estimating the gradient fields of the log density of atomic coordinates. The estimated gradient fields allow directly generating stable conformations via Langevin dynamics. However, the problem is very challenging as the gradient fields are roto-translation equivariant. We notice that estimating the gradient fields of atomic coordinates can be translated to estimating the gradient fields of interatomic distances, and hence develop a novel algorithm based on recent score-based generative models to effectively estimate these gradients. Experimental results across multiple tasks show that ConfGF outperforms previous state-of-the-art baselines by a significant margin.","container-title":"Proceedings of the 38th International Conference on Machine Learning","event":"International Conference on Machine Learning","language":"en","note":"ISSN: 2640-3498","page":"9558-9568","publisher":"PMLR","source":"proceedings.mlr.press","title":"Learning Gradient Fields for Molecular Conformation Generation","URL":"https://proceedings.mlr.press/v139/shi21b.html","author":[{"family":"Shi","given":"Chence"},{"family":"Luo","given":"Shitong"},{"family":"Xu","given":"Minkai"},{"family":"Tang","given":"Jian"}],"accessed":{"date-parts":[["2022",5,28]]},"issued":{"date-parts":[["2021",7,1]]}}}],"schema":"https://github.com/citation-style-language/schema/raw/master/csl-citation.json"} </w:instrText>
      </w:r>
      <w:r w:rsidR="00516D9D" w:rsidRPr="00277CE6">
        <w:rPr>
          <w:rFonts w:ascii="Times New Roman" w:eastAsia="宋体" w:hAnsi="Times New Roman" w:cs="Times New Roman"/>
          <w:sz w:val="24"/>
          <w:szCs w:val="24"/>
        </w:rPr>
        <w:fldChar w:fldCharType="separate"/>
      </w:r>
      <w:r w:rsidR="00516D9D" w:rsidRPr="00277CE6">
        <w:rPr>
          <w:rFonts w:ascii="Times New Roman" w:hAnsi="Times New Roman" w:cs="Times New Roman"/>
          <w:kern w:val="0"/>
          <w:sz w:val="24"/>
          <w:szCs w:val="24"/>
          <w:vertAlign w:val="superscript"/>
        </w:rPr>
        <w:t>18</w:t>
      </w:r>
      <w:r w:rsidR="00516D9D" w:rsidRPr="00277CE6">
        <w:rPr>
          <w:rFonts w:ascii="Times New Roman" w:eastAsia="宋体" w:hAnsi="Times New Roman" w:cs="Times New Roman"/>
          <w:sz w:val="24"/>
          <w:szCs w:val="24"/>
        </w:rPr>
        <w:fldChar w:fldCharType="end"/>
      </w:r>
      <w:r w:rsidR="009E4DEC" w:rsidRPr="00277CE6">
        <w:rPr>
          <w:rFonts w:ascii="Times New Roman" w:eastAsia="宋体" w:hAnsi="Times New Roman" w:cs="Times New Roman"/>
          <w:sz w:val="24"/>
          <w:szCs w:val="24"/>
        </w:rPr>
        <w:t>提出的分子构象生成模型</w:t>
      </w:r>
      <w:r w:rsidR="009E4DEC" w:rsidRPr="00277CE6">
        <w:rPr>
          <w:rFonts w:ascii="Times New Roman" w:eastAsia="宋体" w:hAnsi="Times New Roman" w:cs="Times New Roman"/>
          <w:sz w:val="24"/>
          <w:szCs w:val="24"/>
        </w:rPr>
        <w:t>ConfGF</w:t>
      </w:r>
      <w:r w:rsidR="00947116" w:rsidRPr="00277CE6">
        <w:rPr>
          <w:rFonts w:ascii="Times New Roman" w:eastAsia="宋体" w:hAnsi="Times New Roman" w:cs="Times New Roman"/>
          <w:sz w:val="24"/>
          <w:szCs w:val="24"/>
        </w:rPr>
        <w:t>和</w:t>
      </w:r>
      <w:r w:rsidR="00947116" w:rsidRPr="00277CE6">
        <w:rPr>
          <w:rFonts w:ascii="Times New Roman" w:eastAsia="宋体" w:hAnsi="Times New Roman" w:cs="Times New Roman"/>
          <w:sz w:val="24"/>
          <w:szCs w:val="24"/>
        </w:rPr>
        <w:t>Wu</w:t>
      </w:r>
      <w:r w:rsidR="00947116" w:rsidRPr="00277CE6">
        <w:rPr>
          <w:rFonts w:ascii="Times New Roman" w:eastAsia="宋体" w:hAnsi="Times New Roman" w:cs="Times New Roman"/>
          <w:sz w:val="24"/>
          <w:szCs w:val="24"/>
        </w:rPr>
        <w:t>等</w:t>
      </w:r>
      <w:r w:rsidR="008126F0" w:rsidRPr="00277CE6">
        <w:rPr>
          <w:rFonts w:ascii="Times New Roman" w:eastAsia="宋体" w:hAnsi="Times New Roman" w:cs="Times New Roman"/>
          <w:sz w:val="24"/>
          <w:szCs w:val="24"/>
        </w:rPr>
        <w:fldChar w:fldCharType="begin"/>
      </w:r>
      <w:r w:rsidR="008126F0" w:rsidRPr="00277CE6">
        <w:rPr>
          <w:rFonts w:ascii="Times New Roman" w:eastAsia="宋体" w:hAnsi="Times New Roman" w:cs="Times New Roman"/>
          <w:sz w:val="24"/>
          <w:szCs w:val="24"/>
        </w:rPr>
        <w:instrText xml:space="preserve"> ADDIN ZOTERO_ITEM CSL_CITATION {"citationID":"PkIIdiCW","properties":{"formattedCitation":"\\super 22\\nosupersub{}","plainCitation":"22","noteIndex":0},"citationItems":[{"id":15,"uris":["http://zotero.org/users/9340884/items/N92VST9H"],"itemData":{"id":15,"type":"report","abstract":"Accurate prediction of protein structures is critical for understanding the biological function of proteins. Nevertheless, most structure optimization methods are built upon pre-deﬁned statistical energy functions, which may be sub-optimal in formulating the conformation space. In this paper, we propose an end-to-end approach for protein structure optimization, powered by SE(3)-equivariant energy-based models. The conformation space is characterized by a SE(3)-equivariant graph neural network, with substantial modiﬁcations to embed the protein-speciﬁc domain knowledge. Furthermore, we introduce continuously-annealed Langevin dynamics as a novel sampling algorithm, and demonstrate that such process converges to native protein structures with theoretical guarantees. Extensive experiments indicate that SE(3)-Fold achieves comparable structure optimization accuracy, compared against state-of-the-art baselines, with over 1-2 orders of magnitude speed-up.","genre":"preprint","language":"en","note":"DOI: 10.1101/2021.06.06.447297","publisher":"Bioinformatics","source":"DOI.org (Crossref)","title":"SE(3)-Equivariant Energy-based Models for End-to-End Protein Folding","URL":"http://biorxiv.org/lookup/doi/10.1101/2021.06.06.447297","author":[{"family":"Wu","given":"Jiaxiang"},{"family":"Shen","given":"Tao"},{"family":"Lan","given":"Haidong"},{"family":"Bian","given":"Yatao"},{"family":"Huang","given":"Junzhou"}],"accessed":{"date-parts":[["2022",4,7]]},"issued":{"date-parts":[["2021",6,7]]}}}],"schema":"https://github.com/citation-style-language/schema/raw/master/csl-citation.json"} </w:instrText>
      </w:r>
      <w:r w:rsidR="008126F0" w:rsidRPr="00277CE6">
        <w:rPr>
          <w:rFonts w:ascii="Times New Roman" w:eastAsia="宋体" w:hAnsi="Times New Roman" w:cs="Times New Roman"/>
          <w:sz w:val="24"/>
          <w:szCs w:val="24"/>
        </w:rPr>
        <w:fldChar w:fldCharType="separate"/>
      </w:r>
      <w:r w:rsidR="008126F0" w:rsidRPr="00277CE6">
        <w:rPr>
          <w:rFonts w:ascii="Times New Roman" w:hAnsi="Times New Roman" w:cs="Times New Roman"/>
          <w:kern w:val="0"/>
          <w:sz w:val="24"/>
          <w:szCs w:val="24"/>
          <w:vertAlign w:val="superscript"/>
        </w:rPr>
        <w:t>22</w:t>
      </w:r>
      <w:r w:rsidR="008126F0" w:rsidRPr="00277CE6">
        <w:rPr>
          <w:rFonts w:ascii="Times New Roman" w:eastAsia="宋体" w:hAnsi="Times New Roman" w:cs="Times New Roman"/>
          <w:sz w:val="24"/>
          <w:szCs w:val="24"/>
        </w:rPr>
        <w:fldChar w:fldCharType="end"/>
      </w:r>
      <w:r w:rsidR="00947116" w:rsidRPr="00277CE6">
        <w:rPr>
          <w:rFonts w:ascii="Times New Roman" w:eastAsia="宋体" w:hAnsi="Times New Roman" w:cs="Times New Roman"/>
          <w:sz w:val="24"/>
          <w:szCs w:val="24"/>
        </w:rPr>
        <w:t>提出的</w:t>
      </w:r>
      <w:r w:rsidR="008126F0" w:rsidRPr="00277CE6">
        <w:rPr>
          <w:rFonts w:ascii="Times New Roman" w:eastAsia="宋体" w:hAnsi="Times New Roman" w:cs="Times New Roman"/>
          <w:sz w:val="24"/>
          <w:szCs w:val="24"/>
        </w:rPr>
        <w:t>蛋白质从头折叠模型</w:t>
      </w:r>
      <w:r w:rsidR="008126F0" w:rsidRPr="00277CE6">
        <w:rPr>
          <w:rFonts w:ascii="Times New Roman" w:eastAsia="宋体" w:hAnsi="Times New Roman" w:cs="Times New Roman"/>
          <w:sz w:val="24"/>
          <w:szCs w:val="24"/>
        </w:rPr>
        <w:t>EBM-Fold</w:t>
      </w:r>
      <w:r w:rsidR="006A33A0" w:rsidRPr="00277CE6">
        <w:rPr>
          <w:rFonts w:ascii="Times New Roman" w:eastAsia="宋体" w:hAnsi="Times New Roman" w:cs="Times New Roman"/>
          <w:sz w:val="24"/>
          <w:szCs w:val="24"/>
        </w:rPr>
        <w:t>的架构，</w:t>
      </w:r>
      <w:r w:rsidR="00F96682" w:rsidRPr="00277CE6">
        <w:rPr>
          <w:rFonts w:ascii="Times New Roman" w:eastAsia="宋体" w:hAnsi="Times New Roman" w:cs="Times New Roman"/>
          <w:sz w:val="24"/>
          <w:szCs w:val="24"/>
        </w:rPr>
        <w:t>基于</w:t>
      </w:r>
      <w:r w:rsidR="00E24811" w:rsidRPr="00277CE6">
        <w:rPr>
          <w:rFonts w:ascii="Times New Roman" w:eastAsia="宋体" w:hAnsi="Times New Roman" w:cs="Times New Roman"/>
          <w:sz w:val="24"/>
          <w:szCs w:val="24"/>
        </w:rPr>
        <w:t>四</w:t>
      </w:r>
      <w:r w:rsidR="00046A0E" w:rsidRPr="00277CE6">
        <w:rPr>
          <w:rFonts w:ascii="Times New Roman" w:eastAsia="宋体" w:hAnsi="Times New Roman" w:cs="Times New Roman"/>
          <w:sz w:val="24"/>
          <w:szCs w:val="24"/>
        </w:rPr>
        <w:t>层</w:t>
      </w:r>
      <w:r w:rsidR="00046A0E" w:rsidRPr="00277CE6">
        <w:rPr>
          <w:rFonts w:ascii="Times New Roman" w:eastAsia="宋体" w:hAnsi="Times New Roman" w:cs="Times New Roman"/>
          <w:sz w:val="24"/>
          <w:szCs w:val="24"/>
        </w:rPr>
        <w:t>EGNN+</w:t>
      </w:r>
      <w:r w:rsidR="00BD76DD" w:rsidRPr="00277CE6">
        <w:rPr>
          <w:rFonts w:ascii="Times New Roman" w:eastAsia="宋体" w:hAnsi="Times New Roman" w:cs="Times New Roman"/>
          <w:sz w:val="24"/>
          <w:szCs w:val="24"/>
        </w:rPr>
        <w:t>降噪</w:t>
      </w:r>
      <w:r w:rsidR="008D2878" w:rsidRPr="00277CE6">
        <w:rPr>
          <w:rFonts w:ascii="Times New Roman" w:eastAsia="宋体" w:hAnsi="Times New Roman" w:cs="Times New Roman"/>
          <w:sz w:val="24"/>
          <w:szCs w:val="24"/>
        </w:rPr>
        <w:t>分数匹配</w:t>
      </w:r>
      <w:r w:rsidR="007450EA" w:rsidRPr="00277CE6">
        <w:rPr>
          <w:rFonts w:ascii="Times New Roman" w:eastAsia="宋体" w:hAnsi="Times New Roman" w:cs="Times New Roman"/>
          <w:sz w:val="24"/>
          <w:szCs w:val="24"/>
        </w:rPr>
        <w:t>构建模型</w:t>
      </w:r>
      <w:r w:rsidR="00B84C42" w:rsidRPr="00277CE6">
        <w:rPr>
          <w:rFonts w:ascii="Times New Roman" w:eastAsia="宋体" w:hAnsi="Times New Roman" w:cs="Times New Roman"/>
          <w:sz w:val="24"/>
          <w:szCs w:val="24"/>
        </w:rPr>
        <w:t>，</w:t>
      </w:r>
      <w:r w:rsidR="00632072" w:rsidRPr="00277CE6">
        <w:rPr>
          <w:rFonts w:ascii="Times New Roman" w:eastAsia="宋体" w:hAnsi="Times New Roman" w:cs="Times New Roman"/>
          <w:sz w:val="24"/>
          <w:szCs w:val="24"/>
        </w:rPr>
        <w:t>在前述蛋白质结构数据集上进行训练</w:t>
      </w:r>
      <w:r w:rsidR="000F34C2" w:rsidRPr="00277CE6">
        <w:rPr>
          <w:rFonts w:ascii="Times New Roman" w:eastAsia="宋体" w:hAnsi="Times New Roman" w:cs="Times New Roman"/>
          <w:sz w:val="24"/>
          <w:szCs w:val="24"/>
        </w:rPr>
        <w:t>，</w:t>
      </w:r>
      <w:r w:rsidR="00FF285E" w:rsidRPr="00277CE6">
        <w:rPr>
          <w:rFonts w:ascii="Times New Roman" w:eastAsia="宋体" w:hAnsi="Times New Roman" w:cs="Times New Roman"/>
          <w:sz w:val="24"/>
          <w:szCs w:val="24"/>
        </w:rPr>
        <w:t>从而开发</w:t>
      </w:r>
      <w:r w:rsidR="0011212A" w:rsidRPr="00277CE6">
        <w:rPr>
          <w:rFonts w:ascii="Times New Roman" w:eastAsia="宋体" w:hAnsi="Times New Roman" w:cs="Times New Roman"/>
          <w:sz w:val="24"/>
          <w:szCs w:val="24"/>
        </w:rPr>
        <w:t>可用于</w:t>
      </w:r>
      <w:r w:rsidR="00EE37EA" w:rsidRPr="00277CE6">
        <w:rPr>
          <w:rFonts w:ascii="Times New Roman" w:eastAsia="宋体" w:hAnsi="Times New Roman" w:cs="Times New Roman"/>
          <w:sz w:val="24"/>
          <w:szCs w:val="24"/>
        </w:rPr>
        <w:t>侧链无关的蛋白质主链结构优化的</w:t>
      </w:r>
      <w:r w:rsidR="00505694" w:rsidRPr="00277CE6">
        <w:rPr>
          <w:rFonts w:ascii="Times New Roman" w:eastAsia="宋体" w:hAnsi="Times New Roman" w:cs="Times New Roman"/>
          <w:sz w:val="24"/>
          <w:szCs w:val="24"/>
        </w:rPr>
        <w:t>全新</w:t>
      </w:r>
      <w:r w:rsidR="00EE37EA" w:rsidRPr="00277CE6">
        <w:rPr>
          <w:rFonts w:ascii="Times New Roman" w:eastAsia="宋体" w:hAnsi="Times New Roman" w:cs="Times New Roman"/>
          <w:sz w:val="24"/>
          <w:szCs w:val="24"/>
        </w:rPr>
        <w:t>模型。</w:t>
      </w:r>
      <w:r w:rsidR="008007EF" w:rsidRPr="00277CE6">
        <w:rPr>
          <w:rFonts w:ascii="Times New Roman" w:eastAsia="宋体" w:hAnsi="Times New Roman" w:cs="Times New Roman"/>
          <w:sz w:val="24"/>
          <w:szCs w:val="24"/>
        </w:rPr>
        <w:t>在</w:t>
      </w:r>
      <w:r w:rsidR="00456C27" w:rsidRPr="00277CE6">
        <w:rPr>
          <w:rFonts w:ascii="Times New Roman" w:eastAsia="宋体" w:hAnsi="Times New Roman" w:cs="Times New Roman"/>
          <w:sz w:val="24"/>
          <w:szCs w:val="24"/>
        </w:rPr>
        <w:t>前述</w:t>
      </w:r>
      <w:r w:rsidR="008007EF" w:rsidRPr="00277CE6">
        <w:rPr>
          <w:rFonts w:ascii="Times New Roman" w:eastAsia="宋体" w:hAnsi="Times New Roman" w:cs="Times New Roman"/>
          <w:sz w:val="24"/>
          <w:szCs w:val="24"/>
        </w:rPr>
        <w:t>研究的基础上</w:t>
      </w:r>
      <w:r w:rsidR="00456C27" w:rsidRPr="00277CE6">
        <w:rPr>
          <w:rFonts w:ascii="Times New Roman" w:eastAsia="宋体" w:hAnsi="Times New Roman" w:cs="Times New Roman"/>
          <w:sz w:val="24"/>
          <w:szCs w:val="24"/>
        </w:rPr>
        <w:t>，本课题</w:t>
      </w:r>
      <w:r w:rsidR="007925A3" w:rsidRPr="00277CE6">
        <w:rPr>
          <w:rFonts w:ascii="Times New Roman" w:eastAsia="宋体" w:hAnsi="Times New Roman" w:cs="Times New Roman"/>
          <w:sz w:val="24"/>
          <w:szCs w:val="24"/>
        </w:rPr>
        <w:t>重点</w:t>
      </w:r>
      <w:r w:rsidR="00100E91" w:rsidRPr="00277CE6">
        <w:rPr>
          <w:rFonts w:ascii="Times New Roman" w:eastAsia="宋体" w:hAnsi="Times New Roman" w:cs="Times New Roman"/>
          <w:sz w:val="24"/>
          <w:szCs w:val="24"/>
        </w:rPr>
        <w:t>关注</w:t>
      </w:r>
      <w:r w:rsidR="007925A3" w:rsidRPr="00277CE6">
        <w:rPr>
          <w:rFonts w:ascii="Times New Roman" w:eastAsia="宋体" w:hAnsi="Times New Roman" w:cs="Times New Roman"/>
          <w:sz w:val="24"/>
          <w:szCs w:val="24"/>
        </w:rPr>
        <w:t>了</w:t>
      </w:r>
      <w:r w:rsidR="00C24B59" w:rsidRPr="00277CE6">
        <w:rPr>
          <w:rFonts w:ascii="Times New Roman" w:eastAsia="宋体" w:hAnsi="Times New Roman" w:cs="Times New Roman"/>
          <w:sz w:val="24"/>
          <w:szCs w:val="24"/>
        </w:rPr>
        <w:t>模型</w:t>
      </w:r>
      <w:r w:rsidR="00810A89" w:rsidRPr="00277CE6">
        <w:rPr>
          <w:rFonts w:ascii="Times New Roman" w:eastAsia="宋体" w:hAnsi="Times New Roman" w:cs="Times New Roman"/>
          <w:sz w:val="24"/>
          <w:szCs w:val="24"/>
        </w:rPr>
        <w:t>对蛋白质</w:t>
      </w:r>
      <w:r w:rsidR="00036581" w:rsidRPr="00277CE6">
        <w:rPr>
          <w:rFonts w:ascii="Times New Roman" w:eastAsia="宋体" w:hAnsi="Times New Roman" w:cs="Times New Roman"/>
          <w:sz w:val="24"/>
          <w:szCs w:val="24"/>
        </w:rPr>
        <w:t>结构优化问题的</w:t>
      </w:r>
      <w:r w:rsidR="00982C79" w:rsidRPr="00277CE6">
        <w:rPr>
          <w:rFonts w:ascii="Times New Roman" w:eastAsia="宋体" w:hAnsi="Times New Roman" w:cs="Times New Roman"/>
          <w:sz w:val="24"/>
          <w:szCs w:val="24"/>
        </w:rPr>
        <w:t>适配</w:t>
      </w:r>
      <w:r w:rsidR="00035CD1" w:rsidRPr="00277CE6">
        <w:rPr>
          <w:rFonts w:ascii="Times New Roman" w:eastAsia="宋体" w:hAnsi="Times New Roman" w:cs="Times New Roman"/>
          <w:sz w:val="24"/>
          <w:szCs w:val="24"/>
        </w:rPr>
        <w:t>，</w:t>
      </w:r>
      <w:r w:rsidR="00223895" w:rsidRPr="00277CE6">
        <w:rPr>
          <w:rFonts w:ascii="Times New Roman" w:eastAsia="宋体" w:hAnsi="Times New Roman" w:cs="Times New Roman"/>
          <w:sz w:val="24"/>
          <w:szCs w:val="24"/>
        </w:rPr>
        <w:t>隐去</w:t>
      </w:r>
      <w:r w:rsidR="00867C5D" w:rsidRPr="00277CE6">
        <w:rPr>
          <w:rFonts w:ascii="Times New Roman" w:eastAsia="宋体" w:hAnsi="Times New Roman" w:cs="Times New Roman"/>
          <w:sz w:val="24"/>
          <w:szCs w:val="24"/>
        </w:rPr>
        <w:t>训练集中</w:t>
      </w:r>
      <w:r w:rsidR="00F7538B" w:rsidRPr="00277CE6">
        <w:rPr>
          <w:rFonts w:ascii="Times New Roman" w:eastAsia="宋体" w:hAnsi="Times New Roman" w:cs="Times New Roman"/>
          <w:sz w:val="24"/>
          <w:szCs w:val="24"/>
        </w:rPr>
        <w:t>蛋白质结构数据中</w:t>
      </w:r>
      <w:r w:rsidR="00F41E1F" w:rsidRPr="00277CE6">
        <w:rPr>
          <w:rFonts w:ascii="Times New Roman" w:eastAsia="宋体" w:hAnsi="Times New Roman" w:cs="Times New Roman"/>
          <w:sz w:val="24"/>
          <w:szCs w:val="24"/>
        </w:rPr>
        <w:t>具体</w:t>
      </w:r>
      <w:r w:rsidR="00817FD5" w:rsidRPr="00277CE6">
        <w:rPr>
          <w:rFonts w:ascii="Times New Roman" w:eastAsia="宋体" w:hAnsi="Times New Roman" w:cs="Times New Roman"/>
          <w:sz w:val="24"/>
          <w:szCs w:val="24"/>
        </w:rPr>
        <w:t>的</w:t>
      </w:r>
      <w:r w:rsidR="00DF2750" w:rsidRPr="00277CE6">
        <w:rPr>
          <w:rFonts w:ascii="Times New Roman" w:eastAsia="宋体" w:hAnsi="Times New Roman" w:cs="Times New Roman"/>
          <w:sz w:val="24"/>
          <w:szCs w:val="24"/>
        </w:rPr>
        <w:t>残基</w:t>
      </w:r>
      <w:r w:rsidR="00E4532B" w:rsidRPr="00277CE6">
        <w:rPr>
          <w:rFonts w:ascii="Times New Roman" w:eastAsia="宋体" w:hAnsi="Times New Roman" w:cs="Times New Roman"/>
          <w:sz w:val="24"/>
          <w:szCs w:val="24"/>
        </w:rPr>
        <w:t>类型</w:t>
      </w:r>
      <w:r w:rsidR="00DF2750" w:rsidRPr="00277CE6">
        <w:rPr>
          <w:rFonts w:ascii="Times New Roman" w:eastAsia="宋体" w:hAnsi="Times New Roman" w:cs="Times New Roman"/>
          <w:sz w:val="24"/>
          <w:szCs w:val="24"/>
        </w:rPr>
        <w:t>信息</w:t>
      </w:r>
      <w:r w:rsidR="00E4532B" w:rsidRPr="00277CE6">
        <w:rPr>
          <w:rFonts w:ascii="Times New Roman" w:eastAsia="宋体" w:hAnsi="Times New Roman" w:cs="Times New Roman"/>
          <w:sz w:val="24"/>
          <w:szCs w:val="24"/>
        </w:rPr>
        <w:t>，</w:t>
      </w:r>
      <w:r w:rsidR="00574BA4" w:rsidRPr="00277CE6">
        <w:rPr>
          <w:rFonts w:ascii="Times New Roman" w:eastAsia="宋体" w:hAnsi="Times New Roman" w:cs="Times New Roman"/>
          <w:sz w:val="24"/>
          <w:szCs w:val="24"/>
        </w:rPr>
        <w:t>使得</w:t>
      </w:r>
      <w:r w:rsidR="005C30F8" w:rsidRPr="00277CE6">
        <w:rPr>
          <w:rFonts w:ascii="Times New Roman" w:eastAsia="宋体" w:hAnsi="Times New Roman" w:cs="Times New Roman"/>
          <w:sz w:val="24"/>
          <w:szCs w:val="24"/>
        </w:rPr>
        <w:t>模型</w:t>
      </w:r>
      <w:r w:rsidR="00B63167" w:rsidRPr="00277CE6">
        <w:rPr>
          <w:rFonts w:ascii="Times New Roman" w:eastAsia="宋体" w:hAnsi="Times New Roman" w:cs="Times New Roman"/>
          <w:sz w:val="24"/>
          <w:szCs w:val="24"/>
        </w:rPr>
        <w:t>基于</w:t>
      </w:r>
      <w:r w:rsidR="00574BA4" w:rsidRPr="00277CE6">
        <w:rPr>
          <w:rFonts w:ascii="Times New Roman" w:eastAsia="宋体" w:hAnsi="Times New Roman" w:cs="Times New Roman"/>
          <w:sz w:val="24"/>
          <w:szCs w:val="24"/>
        </w:rPr>
        <w:t>二级结构信息</w:t>
      </w:r>
      <w:r w:rsidR="0015054A" w:rsidRPr="00277CE6">
        <w:rPr>
          <w:rFonts w:ascii="Times New Roman" w:eastAsia="宋体" w:hAnsi="Times New Roman" w:cs="Times New Roman"/>
          <w:sz w:val="24"/>
          <w:szCs w:val="24"/>
        </w:rPr>
        <w:t>学习</w:t>
      </w:r>
      <w:r w:rsidR="00CB19A2" w:rsidRPr="00277CE6">
        <w:rPr>
          <w:rFonts w:ascii="Times New Roman" w:eastAsia="宋体" w:hAnsi="Times New Roman" w:cs="Times New Roman"/>
          <w:sz w:val="24"/>
          <w:szCs w:val="24"/>
        </w:rPr>
        <w:t>蛋白质主链结构的优化，从而实现</w:t>
      </w:r>
      <w:r w:rsidR="00415EEC" w:rsidRPr="00277CE6">
        <w:rPr>
          <w:rFonts w:ascii="Times New Roman" w:eastAsia="宋体" w:hAnsi="Times New Roman" w:cs="Times New Roman"/>
          <w:sz w:val="24"/>
          <w:szCs w:val="24"/>
        </w:rPr>
        <w:t>“</w:t>
      </w:r>
      <w:r w:rsidR="00CB19A2" w:rsidRPr="00277CE6">
        <w:rPr>
          <w:rFonts w:ascii="Times New Roman" w:eastAsia="宋体" w:hAnsi="Times New Roman" w:cs="Times New Roman"/>
          <w:sz w:val="24"/>
          <w:szCs w:val="24"/>
        </w:rPr>
        <w:t>侧链无关</w:t>
      </w:r>
      <w:r w:rsidR="00415EEC" w:rsidRPr="00277CE6">
        <w:rPr>
          <w:rFonts w:ascii="Times New Roman" w:eastAsia="宋体" w:hAnsi="Times New Roman" w:cs="Times New Roman"/>
          <w:sz w:val="24"/>
          <w:szCs w:val="24"/>
        </w:rPr>
        <w:t>”</w:t>
      </w:r>
      <w:r w:rsidR="00CD0DCB" w:rsidRPr="00277CE6">
        <w:rPr>
          <w:rFonts w:ascii="Times New Roman" w:eastAsia="宋体" w:hAnsi="Times New Roman" w:cs="Times New Roman"/>
          <w:sz w:val="24"/>
          <w:szCs w:val="24"/>
        </w:rPr>
        <w:t>这一</w:t>
      </w:r>
      <w:r w:rsidR="00847554" w:rsidRPr="00277CE6">
        <w:rPr>
          <w:rFonts w:ascii="Times New Roman" w:eastAsia="宋体" w:hAnsi="Times New Roman" w:cs="Times New Roman"/>
          <w:sz w:val="24"/>
          <w:szCs w:val="24"/>
        </w:rPr>
        <w:t>模型</w:t>
      </w:r>
      <w:r w:rsidR="006B2F79" w:rsidRPr="00277CE6">
        <w:rPr>
          <w:rFonts w:ascii="Times New Roman" w:eastAsia="宋体" w:hAnsi="Times New Roman" w:cs="Times New Roman"/>
          <w:sz w:val="24"/>
          <w:szCs w:val="24"/>
        </w:rPr>
        <w:t>关键</w:t>
      </w:r>
      <w:r w:rsidR="00CC06DA" w:rsidRPr="00277CE6">
        <w:rPr>
          <w:rFonts w:ascii="Times New Roman" w:eastAsia="宋体" w:hAnsi="Times New Roman" w:cs="Times New Roman"/>
          <w:sz w:val="24"/>
          <w:szCs w:val="24"/>
        </w:rPr>
        <w:t>特性</w:t>
      </w:r>
      <w:r w:rsidR="00415EEC" w:rsidRPr="00277CE6">
        <w:rPr>
          <w:rFonts w:ascii="Times New Roman" w:eastAsia="宋体" w:hAnsi="Times New Roman" w:cs="Times New Roman"/>
          <w:sz w:val="24"/>
          <w:szCs w:val="24"/>
        </w:rPr>
        <w:t>。</w:t>
      </w:r>
      <w:r w:rsidR="00637ABF" w:rsidRPr="00277CE6">
        <w:rPr>
          <w:rFonts w:ascii="Times New Roman" w:eastAsia="宋体" w:hAnsi="Times New Roman" w:cs="Times New Roman"/>
          <w:sz w:val="24"/>
          <w:szCs w:val="24"/>
        </w:rPr>
        <w:t>本课题基于理论分析和</w:t>
      </w:r>
      <w:r w:rsidR="00DE29B5" w:rsidRPr="00277CE6">
        <w:rPr>
          <w:rFonts w:ascii="Times New Roman" w:eastAsia="宋体" w:hAnsi="Times New Roman" w:cs="Times New Roman"/>
          <w:sz w:val="24"/>
          <w:szCs w:val="24"/>
        </w:rPr>
        <w:t>蛋白质结构优化问题实际</w:t>
      </w:r>
      <w:r w:rsidR="00787394" w:rsidRPr="00277CE6">
        <w:rPr>
          <w:rFonts w:ascii="Times New Roman" w:eastAsia="宋体" w:hAnsi="Times New Roman" w:cs="Times New Roman"/>
          <w:sz w:val="24"/>
          <w:szCs w:val="24"/>
        </w:rPr>
        <w:t>情况</w:t>
      </w:r>
      <w:r w:rsidR="00DE29B5" w:rsidRPr="00277CE6">
        <w:rPr>
          <w:rFonts w:ascii="Times New Roman" w:eastAsia="宋体" w:hAnsi="Times New Roman" w:cs="Times New Roman"/>
          <w:sz w:val="24"/>
          <w:szCs w:val="24"/>
        </w:rPr>
        <w:t>，</w:t>
      </w:r>
      <w:r w:rsidR="00787394" w:rsidRPr="00277CE6">
        <w:rPr>
          <w:rFonts w:ascii="Times New Roman" w:eastAsia="宋体" w:hAnsi="Times New Roman" w:cs="Times New Roman"/>
          <w:sz w:val="24"/>
          <w:szCs w:val="24"/>
        </w:rPr>
        <w:t>调整了</w:t>
      </w:r>
      <w:r w:rsidR="00787394" w:rsidRPr="00277CE6">
        <w:rPr>
          <w:rFonts w:ascii="Times New Roman" w:eastAsia="宋体" w:hAnsi="Times New Roman" w:cs="Times New Roman"/>
          <w:sz w:val="24"/>
          <w:szCs w:val="24"/>
        </w:rPr>
        <w:t>EGNN+</w:t>
      </w:r>
      <w:r w:rsidR="00787394" w:rsidRPr="00277CE6">
        <w:rPr>
          <w:rFonts w:ascii="Times New Roman" w:eastAsia="宋体" w:hAnsi="Times New Roman" w:cs="Times New Roman"/>
          <w:sz w:val="24"/>
          <w:szCs w:val="24"/>
        </w:rPr>
        <w:t>降噪分数匹配模型中高斯噪声强度等超参数</w:t>
      </w:r>
      <w:r w:rsidR="00834D53" w:rsidRPr="00277CE6">
        <w:rPr>
          <w:rFonts w:ascii="Times New Roman" w:eastAsia="宋体" w:hAnsi="Times New Roman" w:cs="Times New Roman"/>
          <w:sz w:val="24"/>
          <w:szCs w:val="24"/>
        </w:rPr>
        <w:t>，</w:t>
      </w:r>
      <w:r w:rsidR="00523EE9" w:rsidRPr="00277CE6">
        <w:rPr>
          <w:rFonts w:ascii="Times New Roman" w:eastAsia="宋体" w:hAnsi="Times New Roman" w:cs="Times New Roman"/>
          <w:sz w:val="24"/>
          <w:szCs w:val="24"/>
        </w:rPr>
        <w:t>并且</w:t>
      </w:r>
      <w:r w:rsidR="001A01A8" w:rsidRPr="00277CE6">
        <w:rPr>
          <w:rFonts w:ascii="Times New Roman" w:eastAsia="宋体" w:hAnsi="Times New Roman" w:cs="Times New Roman"/>
          <w:sz w:val="24"/>
          <w:szCs w:val="24"/>
        </w:rPr>
        <w:t>对降噪分数匹配过程的</w:t>
      </w:r>
      <w:r w:rsidR="0052174D" w:rsidRPr="00277CE6">
        <w:rPr>
          <w:rFonts w:ascii="Times New Roman" w:eastAsia="宋体" w:hAnsi="Times New Roman" w:cs="Times New Roman"/>
          <w:sz w:val="24"/>
          <w:szCs w:val="24"/>
        </w:rPr>
        <w:t>细节进行</w:t>
      </w:r>
      <w:r w:rsidR="001314B2" w:rsidRPr="00277CE6">
        <w:rPr>
          <w:rFonts w:ascii="Times New Roman" w:eastAsia="宋体" w:hAnsi="Times New Roman" w:cs="Times New Roman"/>
          <w:sz w:val="24"/>
          <w:szCs w:val="24"/>
        </w:rPr>
        <w:t>了</w:t>
      </w:r>
      <w:r w:rsidR="00637D97" w:rsidRPr="00277CE6">
        <w:rPr>
          <w:rFonts w:ascii="Times New Roman" w:eastAsia="宋体" w:hAnsi="Times New Roman" w:cs="Times New Roman"/>
          <w:sz w:val="24"/>
          <w:szCs w:val="24"/>
        </w:rPr>
        <w:t>改进</w:t>
      </w:r>
      <w:r w:rsidR="00F514E3" w:rsidRPr="00277CE6">
        <w:rPr>
          <w:rFonts w:ascii="Times New Roman" w:eastAsia="宋体" w:hAnsi="Times New Roman" w:cs="Times New Roman"/>
          <w:sz w:val="24"/>
          <w:szCs w:val="24"/>
        </w:rPr>
        <w:t>。</w:t>
      </w:r>
    </w:p>
    <w:p w14:paraId="2207B0A5" w14:textId="0A9618D0" w:rsidR="00CA430B" w:rsidRPr="00277CE6" w:rsidRDefault="00CA430B" w:rsidP="00570447">
      <w:pPr>
        <w:pStyle w:val="3"/>
        <w:spacing w:before="156" w:after="156"/>
        <w:ind w:firstLine="480"/>
        <w:rPr>
          <w:rFonts w:cs="Times New Roman"/>
          <w:szCs w:val="24"/>
        </w:rPr>
      </w:pPr>
      <w:bookmarkStart w:id="98" w:name="_Toc105009177"/>
      <w:r w:rsidRPr="00277CE6">
        <w:rPr>
          <w:rFonts w:eastAsiaTheme="minorEastAsia" w:cs="Times New Roman"/>
          <w:szCs w:val="24"/>
        </w:rPr>
        <w:t xml:space="preserve">2.3.1 </w:t>
      </w:r>
      <w:r w:rsidRPr="00277CE6">
        <w:rPr>
          <w:rFonts w:eastAsiaTheme="minorEastAsia" w:cs="Times New Roman"/>
          <w:szCs w:val="24"/>
        </w:rPr>
        <w:fldChar w:fldCharType="begin"/>
      </w:r>
      <w:r w:rsidRPr="00277CE6">
        <w:rPr>
          <w:rFonts w:eastAsiaTheme="minorEastAsia" w:cs="Times New Roman"/>
          <w:szCs w:val="24"/>
        </w:rPr>
        <w:instrText xml:space="preserve"> TITLE  [</w:instrText>
      </w:r>
      <w:r w:rsidRPr="00277CE6">
        <w:rPr>
          <w:rFonts w:eastAsiaTheme="minorEastAsia" w:cs="Times New Roman"/>
          <w:szCs w:val="24"/>
        </w:rPr>
        <w:instrText>此处键入三级标题</w:instrText>
      </w:r>
      <w:r w:rsidRPr="00277CE6">
        <w:rPr>
          <w:rFonts w:eastAsiaTheme="minorEastAsia" w:cs="Times New Roman"/>
          <w:szCs w:val="24"/>
        </w:rPr>
        <w:instrText xml:space="preserve">]  \* MERGEFORMAT </w:instrText>
      </w:r>
      <w:r w:rsidRPr="00277CE6">
        <w:rPr>
          <w:rFonts w:eastAsiaTheme="minorEastAsia" w:cs="Times New Roman"/>
          <w:szCs w:val="24"/>
        </w:rPr>
        <w:fldChar w:fldCharType="separate"/>
      </w:r>
      <w:r w:rsidR="00CC30A3" w:rsidRPr="00277CE6">
        <w:rPr>
          <w:rFonts w:eastAsiaTheme="minorEastAsia" w:cs="Times New Roman"/>
          <w:szCs w:val="24"/>
        </w:rPr>
        <w:t>基于</w:t>
      </w:r>
      <w:r w:rsidR="00EF2F7B" w:rsidRPr="00277CE6">
        <w:rPr>
          <w:rFonts w:eastAsiaTheme="minorEastAsia" w:cs="Times New Roman"/>
          <w:szCs w:val="24"/>
        </w:rPr>
        <w:t>蛋白质结构数据</w:t>
      </w:r>
      <w:r w:rsidR="00CC30A3" w:rsidRPr="00277CE6">
        <w:rPr>
          <w:rFonts w:eastAsiaTheme="minorEastAsia" w:cs="Times New Roman"/>
          <w:szCs w:val="24"/>
        </w:rPr>
        <w:t>的图的</w:t>
      </w:r>
      <w:r w:rsidR="00EF2F7B" w:rsidRPr="00277CE6">
        <w:rPr>
          <w:rFonts w:eastAsiaTheme="minorEastAsia" w:cs="Times New Roman"/>
          <w:szCs w:val="24"/>
        </w:rPr>
        <w:t>构建</w:t>
      </w:r>
      <w:bookmarkEnd w:id="98"/>
      <w:r w:rsidRPr="00277CE6">
        <w:rPr>
          <w:rFonts w:eastAsiaTheme="minorEastAsia" w:cs="Times New Roman"/>
          <w:szCs w:val="24"/>
        </w:rPr>
        <w:fldChar w:fldCharType="end"/>
      </w:r>
    </w:p>
    <w:p w14:paraId="0642687E" w14:textId="53940706" w:rsidR="007D1102" w:rsidRPr="00277CE6" w:rsidRDefault="0069644E" w:rsidP="00CA430B">
      <w:pPr>
        <w:autoSpaceDE w:val="0"/>
        <w:autoSpaceDN w:val="0"/>
        <w:adjustRightInd w:val="0"/>
        <w:spacing w:line="300" w:lineRule="auto"/>
        <w:ind w:firstLineChars="200" w:firstLine="480"/>
        <w:rPr>
          <w:rFonts w:ascii="Times New Roman" w:eastAsia="宋体" w:hAnsi="Times New Roman" w:cs="Times New Roman"/>
          <w:sz w:val="24"/>
          <w:szCs w:val="24"/>
        </w:rPr>
      </w:pPr>
      <w:r w:rsidRPr="00277CE6">
        <w:rPr>
          <w:rFonts w:ascii="Times New Roman" w:eastAsia="宋体" w:hAnsi="Times New Roman" w:cs="Times New Roman"/>
          <w:sz w:val="24"/>
          <w:szCs w:val="24"/>
        </w:rPr>
        <w:t>以</w:t>
      </w:r>
      <w:r w:rsidR="00CD6F13" w:rsidRPr="00277CE6">
        <w:rPr>
          <w:rFonts w:ascii="Times New Roman" w:eastAsia="宋体" w:hAnsi="Times New Roman" w:cs="Times New Roman"/>
          <w:sz w:val="24"/>
          <w:szCs w:val="24"/>
        </w:rPr>
        <w:t>PDB</w:t>
      </w:r>
      <w:r w:rsidR="00CD6F13" w:rsidRPr="00277CE6">
        <w:rPr>
          <w:rFonts w:ascii="Times New Roman" w:eastAsia="宋体" w:hAnsi="Times New Roman" w:cs="Times New Roman"/>
          <w:sz w:val="24"/>
          <w:szCs w:val="24"/>
        </w:rPr>
        <w:t>文件形式</w:t>
      </w:r>
      <w:r w:rsidR="00FA5ECC" w:rsidRPr="00277CE6">
        <w:rPr>
          <w:rFonts w:ascii="Times New Roman" w:eastAsia="宋体" w:hAnsi="Times New Roman" w:cs="Times New Roman"/>
          <w:sz w:val="24"/>
          <w:szCs w:val="24"/>
        </w:rPr>
        <w:t>保存的</w:t>
      </w:r>
      <w:r w:rsidR="00470E2E" w:rsidRPr="00277CE6">
        <w:rPr>
          <w:rFonts w:ascii="Times New Roman" w:eastAsia="宋体" w:hAnsi="Times New Roman" w:cs="Times New Roman"/>
          <w:sz w:val="24"/>
          <w:szCs w:val="24"/>
        </w:rPr>
        <w:t>蛋白质结构数据</w:t>
      </w:r>
      <w:r w:rsidR="00CC3058" w:rsidRPr="00277CE6">
        <w:rPr>
          <w:rFonts w:ascii="Times New Roman" w:eastAsia="宋体" w:hAnsi="Times New Roman" w:cs="Times New Roman"/>
          <w:sz w:val="24"/>
          <w:szCs w:val="24"/>
        </w:rPr>
        <w:t>需要</w:t>
      </w:r>
      <w:r w:rsidR="00807082" w:rsidRPr="00277CE6">
        <w:rPr>
          <w:rFonts w:ascii="Times New Roman" w:eastAsia="宋体" w:hAnsi="Times New Roman" w:cs="Times New Roman"/>
          <w:sz w:val="24"/>
          <w:szCs w:val="24"/>
        </w:rPr>
        <w:t>以图的形式</w:t>
      </w:r>
      <w:r w:rsidR="00ED401C" w:rsidRPr="00277CE6">
        <w:rPr>
          <w:rFonts w:ascii="Times New Roman" w:eastAsia="宋体" w:hAnsi="Times New Roman" w:cs="Times New Roman"/>
          <w:sz w:val="24"/>
          <w:szCs w:val="24"/>
        </w:rPr>
        <w:t>被模型读取，用于</w:t>
      </w:r>
      <w:r w:rsidR="00ED401C" w:rsidRPr="00277CE6">
        <w:rPr>
          <w:rFonts w:ascii="Times New Roman" w:eastAsia="宋体" w:hAnsi="Times New Roman" w:cs="Times New Roman"/>
          <w:sz w:val="24"/>
          <w:szCs w:val="24"/>
        </w:rPr>
        <w:t>EGNN</w:t>
      </w:r>
      <w:r w:rsidR="00ED401C" w:rsidRPr="00277CE6">
        <w:rPr>
          <w:rFonts w:ascii="Times New Roman" w:eastAsia="宋体" w:hAnsi="Times New Roman" w:cs="Times New Roman"/>
          <w:sz w:val="24"/>
          <w:szCs w:val="24"/>
        </w:rPr>
        <w:t>的训练。</w:t>
      </w:r>
      <w:r w:rsidR="007649BC" w:rsidRPr="00277CE6">
        <w:rPr>
          <w:rFonts w:ascii="Times New Roman" w:eastAsia="宋体" w:hAnsi="Times New Roman" w:cs="Times New Roman"/>
          <w:sz w:val="24"/>
          <w:szCs w:val="24"/>
        </w:rPr>
        <w:t>本课题</w:t>
      </w:r>
      <w:r w:rsidR="00A449A5" w:rsidRPr="00277CE6">
        <w:rPr>
          <w:rFonts w:ascii="Times New Roman" w:eastAsia="宋体" w:hAnsi="Times New Roman" w:cs="Times New Roman"/>
          <w:sz w:val="24"/>
          <w:szCs w:val="24"/>
        </w:rPr>
        <w:t>基于</w:t>
      </w:r>
      <w:r w:rsidR="00961E71" w:rsidRPr="00277CE6">
        <w:rPr>
          <w:rFonts w:ascii="Times New Roman" w:eastAsia="宋体" w:hAnsi="Times New Roman" w:cs="Times New Roman"/>
          <w:sz w:val="24"/>
          <w:szCs w:val="24"/>
        </w:rPr>
        <w:t>蛋白质结构数据</w:t>
      </w:r>
      <w:proofErr w:type="gramStart"/>
      <w:r w:rsidR="00961E71" w:rsidRPr="00277CE6">
        <w:rPr>
          <w:rFonts w:ascii="Times New Roman" w:eastAsia="宋体" w:hAnsi="Times New Roman" w:cs="Times New Roman"/>
          <w:sz w:val="24"/>
          <w:szCs w:val="24"/>
        </w:rPr>
        <w:t>构建图</w:t>
      </w:r>
      <w:proofErr w:type="gramEnd"/>
      <w:r w:rsidR="00961E71" w:rsidRPr="00277CE6">
        <w:rPr>
          <w:rFonts w:ascii="Times New Roman" w:eastAsia="宋体" w:hAnsi="Times New Roman" w:cs="Times New Roman"/>
          <w:sz w:val="24"/>
          <w:szCs w:val="24"/>
        </w:rPr>
        <w:t>的方法</w:t>
      </w:r>
      <w:r w:rsidR="00B66DC3" w:rsidRPr="00277CE6">
        <w:rPr>
          <w:rFonts w:ascii="Times New Roman" w:eastAsia="宋体" w:hAnsi="Times New Roman" w:cs="Times New Roman"/>
          <w:sz w:val="24"/>
          <w:szCs w:val="24"/>
        </w:rPr>
        <w:t>简述如下</w:t>
      </w:r>
      <w:r w:rsidR="00EB448E">
        <w:rPr>
          <w:rFonts w:ascii="Times New Roman" w:eastAsia="宋体" w:hAnsi="Times New Roman" w:cs="Times New Roman" w:hint="eastAsia"/>
          <w:sz w:val="24"/>
          <w:szCs w:val="24"/>
        </w:rPr>
        <w:t>，</w:t>
      </w:r>
      <w:r w:rsidR="007D3F5C">
        <w:rPr>
          <w:rFonts w:ascii="Times New Roman" w:eastAsia="宋体" w:hAnsi="Times New Roman" w:cs="Times New Roman" w:hint="eastAsia"/>
          <w:sz w:val="24"/>
          <w:szCs w:val="24"/>
        </w:rPr>
        <w:t>具体的</w:t>
      </w:r>
      <w:r w:rsidR="00A739C5">
        <w:rPr>
          <w:rFonts w:ascii="Times New Roman" w:eastAsia="宋体" w:hAnsi="Times New Roman" w:cs="Times New Roman" w:hint="eastAsia"/>
          <w:sz w:val="24"/>
          <w:szCs w:val="24"/>
        </w:rPr>
        <w:t>python</w:t>
      </w:r>
      <w:r w:rsidR="00B91FCA">
        <w:rPr>
          <w:rFonts w:ascii="Times New Roman" w:eastAsia="宋体" w:hAnsi="Times New Roman" w:cs="Times New Roman" w:hint="eastAsia"/>
          <w:sz w:val="24"/>
          <w:szCs w:val="24"/>
        </w:rPr>
        <w:t>代码</w:t>
      </w:r>
      <w:r w:rsidR="00EB448E">
        <w:rPr>
          <w:rFonts w:ascii="Times New Roman" w:eastAsia="宋体" w:hAnsi="Times New Roman" w:cs="Times New Roman" w:hint="eastAsia"/>
          <w:sz w:val="24"/>
          <w:szCs w:val="24"/>
        </w:rPr>
        <w:t>详</w:t>
      </w:r>
      <w:r w:rsidR="00A739C5">
        <w:rPr>
          <w:rFonts w:ascii="Times New Roman" w:eastAsia="宋体" w:hAnsi="Times New Roman" w:cs="Times New Roman" w:hint="eastAsia"/>
          <w:sz w:val="24"/>
          <w:szCs w:val="24"/>
        </w:rPr>
        <w:t>见附录</w:t>
      </w:r>
      <w:r w:rsidR="00A739C5">
        <w:rPr>
          <w:rFonts w:ascii="Times New Roman" w:eastAsia="宋体" w:hAnsi="Times New Roman" w:cs="Times New Roman" w:hint="eastAsia"/>
          <w:sz w:val="24"/>
          <w:szCs w:val="24"/>
        </w:rPr>
        <w:t>A</w:t>
      </w:r>
      <w:r w:rsidR="00B66DC3" w:rsidRPr="00277CE6">
        <w:rPr>
          <w:rFonts w:ascii="Times New Roman" w:eastAsia="宋体" w:hAnsi="Times New Roman" w:cs="Times New Roman"/>
          <w:sz w:val="24"/>
          <w:szCs w:val="24"/>
        </w:rPr>
        <w:t>。</w:t>
      </w:r>
    </w:p>
    <w:p w14:paraId="6D00E6C6" w14:textId="64E2356E" w:rsidR="008E283E" w:rsidRPr="00277CE6" w:rsidRDefault="008E283E" w:rsidP="00CA430B">
      <w:pPr>
        <w:autoSpaceDE w:val="0"/>
        <w:autoSpaceDN w:val="0"/>
        <w:adjustRightInd w:val="0"/>
        <w:spacing w:line="300" w:lineRule="auto"/>
        <w:ind w:firstLineChars="200" w:firstLine="480"/>
        <w:rPr>
          <w:rFonts w:ascii="Times New Roman" w:hAnsi="Times New Roman" w:cs="Times New Roman"/>
          <w:sz w:val="24"/>
          <w:szCs w:val="24"/>
        </w:rPr>
      </w:pPr>
      <w:r w:rsidRPr="00277CE6">
        <w:rPr>
          <w:rFonts w:ascii="Times New Roman" w:eastAsia="黑体" w:hAnsi="Times New Roman" w:cs="Times New Roman"/>
          <w:sz w:val="24"/>
          <w:szCs w:val="24"/>
        </w:rPr>
        <w:t>节点</w:t>
      </w:r>
      <w:r w:rsidRPr="00277CE6">
        <w:rPr>
          <w:rFonts w:ascii="Times New Roman" w:hAnsi="Times New Roman" w:cs="Times New Roman"/>
          <w:sz w:val="24"/>
          <w:szCs w:val="24"/>
        </w:rPr>
        <w:t xml:space="preserve"> </w:t>
      </w:r>
      <w:r w:rsidRPr="00277CE6">
        <w:rPr>
          <w:rFonts w:ascii="Times New Roman" w:hAnsi="Times New Roman" w:cs="Times New Roman"/>
          <w:sz w:val="24"/>
          <w:szCs w:val="24"/>
        </w:rPr>
        <w:t>蛋白质</w:t>
      </w:r>
      <w:r w:rsidR="009B5571" w:rsidRPr="00277CE6">
        <w:rPr>
          <w:rFonts w:ascii="Times New Roman" w:hAnsi="Times New Roman" w:cs="Times New Roman"/>
          <w:sz w:val="24"/>
          <w:szCs w:val="24"/>
        </w:rPr>
        <w:t>每个</w:t>
      </w:r>
      <w:r w:rsidRPr="00277CE6">
        <w:rPr>
          <w:rFonts w:ascii="Times New Roman" w:hAnsi="Times New Roman" w:cs="Times New Roman"/>
          <w:sz w:val="24"/>
          <w:szCs w:val="24"/>
        </w:rPr>
        <w:t>残基</w:t>
      </w:r>
      <w:r w:rsidR="00200589" w:rsidRPr="00277CE6">
        <w:rPr>
          <w:rFonts w:ascii="Times New Roman" w:hAnsi="Times New Roman" w:cs="Times New Roman"/>
          <w:sz w:val="24"/>
          <w:szCs w:val="24"/>
        </w:rPr>
        <w:t>的</w:t>
      </w:r>
      <w:r w:rsidR="00200589" w:rsidRPr="00277CE6">
        <w:rPr>
          <w:rFonts w:ascii="Times New Roman" w:hAnsi="Times New Roman" w:cs="Times New Roman"/>
          <w:sz w:val="24"/>
          <w:szCs w:val="24"/>
        </w:rPr>
        <w:t>Cα</w:t>
      </w:r>
      <w:r w:rsidR="00200589" w:rsidRPr="00277CE6">
        <w:rPr>
          <w:rFonts w:ascii="Times New Roman" w:hAnsi="Times New Roman" w:cs="Times New Roman"/>
          <w:sz w:val="24"/>
          <w:szCs w:val="24"/>
        </w:rPr>
        <w:t>原子</w:t>
      </w:r>
      <w:r w:rsidR="009B5571" w:rsidRPr="00277CE6">
        <w:rPr>
          <w:rFonts w:ascii="Times New Roman" w:hAnsi="Times New Roman" w:cs="Times New Roman"/>
          <w:sz w:val="24"/>
          <w:szCs w:val="24"/>
        </w:rPr>
        <w:t>作为图的</w:t>
      </w:r>
      <w:r w:rsidR="004E7E3A" w:rsidRPr="00277CE6">
        <w:rPr>
          <w:rFonts w:ascii="Times New Roman" w:hAnsi="Times New Roman" w:cs="Times New Roman"/>
          <w:sz w:val="24"/>
          <w:szCs w:val="24"/>
        </w:rPr>
        <w:t>一个</w:t>
      </w:r>
      <w:r w:rsidR="009B5571" w:rsidRPr="00277CE6">
        <w:rPr>
          <w:rFonts w:ascii="Times New Roman" w:hAnsi="Times New Roman" w:cs="Times New Roman"/>
          <w:sz w:val="24"/>
          <w:szCs w:val="24"/>
        </w:rPr>
        <w:t>节点</w:t>
      </w:r>
      <w:r w:rsidR="00200589" w:rsidRPr="00277CE6">
        <w:rPr>
          <w:rFonts w:ascii="Times New Roman" w:hAnsi="Times New Roman" w:cs="Times New Roman"/>
          <w:sz w:val="24"/>
          <w:szCs w:val="24"/>
        </w:rPr>
        <w:t>。</w:t>
      </w:r>
      <w:r w:rsidR="00677138" w:rsidRPr="00277CE6">
        <w:rPr>
          <w:rFonts w:ascii="Times New Roman" w:hAnsi="Times New Roman" w:cs="Times New Roman"/>
          <w:sz w:val="24"/>
          <w:szCs w:val="24"/>
        </w:rPr>
        <w:t>具体地，</w:t>
      </w:r>
      <w:r w:rsidR="00200589" w:rsidRPr="00277CE6">
        <w:rPr>
          <w:rFonts w:ascii="Times New Roman" w:hAnsi="Times New Roman" w:cs="Times New Roman"/>
          <w:sz w:val="24"/>
          <w:szCs w:val="24"/>
        </w:rPr>
        <w:t>节点位置是从</w:t>
      </w:r>
      <w:r w:rsidR="00200589" w:rsidRPr="00277CE6">
        <w:rPr>
          <w:rFonts w:ascii="Times New Roman" w:hAnsi="Times New Roman" w:cs="Times New Roman"/>
          <w:sz w:val="24"/>
          <w:szCs w:val="24"/>
        </w:rPr>
        <w:t>PDB</w:t>
      </w:r>
      <w:r w:rsidR="00200589" w:rsidRPr="00277CE6">
        <w:rPr>
          <w:rFonts w:ascii="Times New Roman" w:hAnsi="Times New Roman" w:cs="Times New Roman"/>
          <w:sz w:val="24"/>
          <w:szCs w:val="24"/>
        </w:rPr>
        <w:t>文件中读取的</w:t>
      </w:r>
      <w:r w:rsidR="00674A22" w:rsidRPr="00277CE6">
        <w:rPr>
          <w:rFonts w:ascii="Times New Roman" w:hAnsi="Times New Roman" w:cs="Times New Roman"/>
          <w:sz w:val="24"/>
          <w:szCs w:val="24"/>
        </w:rPr>
        <w:t>Cα</w:t>
      </w:r>
      <w:r w:rsidR="00674A22" w:rsidRPr="00277CE6">
        <w:rPr>
          <w:rFonts w:ascii="Times New Roman" w:hAnsi="Times New Roman" w:cs="Times New Roman"/>
          <w:sz w:val="24"/>
          <w:szCs w:val="24"/>
        </w:rPr>
        <w:t>的三维坐标</w:t>
      </w:r>
      <w:r w:rsidR="00D5074D" w:rsidRPr="00277CE6">
        <w:rPr>
          <w:rFonts w:ascii="Times New Roman" w:hAnsi="Times New Roman" w:cs="Times New Roman"/>
          <w:sz w:val="24"/>
          <w:szCs w:val="24"/>
        </w:rPr>
        <w:t>，节点类型使用一位数字表示，</w:t>
      </w:r>
      <w:r w:rsidR="00C725EA" w:rsidRPr="00277CE6">
        <w:rPr>
          <w:rFonts w:ascii="Times New Roman" w:hAnsi="Times New Roman" w:cs="Times New Roman"/>
          <w:sz w:val="24"/>
          <w:szCs w:val="24"/>
        </w:rPr>
        <w:t>代表该残基</w:t>
      </w:r>
      <w:r w:rsidR="002B5D9C" w:rsidRPr="00277CE6">
        <w:rPr>
          <w:rFonts w:ascii="Times New Roman" w:hAnsi="Times New Roman" w:cs="Times New Roman"/>
          <w:sz w:val="24"/>
          <w:szCs w:val="24"/>
        </w:rPr>
        <w:t>所</w:t>
      </w:r>
      <w:r w:rsidR="00947FB2" w:rsidRPr="00277CE6">
        <w:rPr>
          <w:rFonts w:ascii="Times New Roman" w:hAnsi="Times New Roman" w:cs="Times New Roman"/>
          <w:sz w:val="24"/>
          <w:szCs w:val="24"/>
        </w:rPr>
        <w:t>属</w:t>
      </w:r>
      <w:r w:rsidR="00C725EA" w:rsidRPr="00277CE6">
        <w:rPr>
          <w:rFonts w:ascii="Times New Roman" w:hAnsi="Times New Roman" w:cs="Times New Roman"/>
          <w:sz w:val="24"/>
          <w:szCs w:val="24"/>
        </w:rPr>
        <w:t>的蛋白质二级结构类型</w:t>
      </w:r>
      <w:r w:rsidR="00924EBF" w:rsidRPr="00277CE6">
        <w:rPr>
          <w:rFonts w:ascii="Times New Roman" w:hAnsi="Times New Roman" w:cs="Times New Roman"/>
          <w:sz w:val="24"/>
          <w:szCs w:val="24"/>
        </w:rPr>
        <w:t>；</w:t>
      </w:r>
      <w:r w:rsidR="00F7222C" w:rsidRPr="00277CE6">
        <w:rPr>
          <w:rFonts w:ascii="Times New Roman" w:hAnsi="Times New Roman" w:cs="Times New Roman"/>
          <w:sz w:val="24"/>
          <w:szCs w:val="24"/>
        </w:rPr>
        <w:t>二级结构类型通过</w:t>
      </w:r>
      <w:r w:rsidR="00F7222C" w:rsidRPr="00277CE6">
        <w:rPr>
          <w:rFonts w:ascii="Times New Roman" w:hAnsi="Times New Roman" w:cs="Times New Roman"/>
          <w:sz w:val="24"/>
          <w:szCs w:val="24"/>
        </w:rPr>
        <w:t>DSSP</w:t>
      </w:r>
      <w:r w:rsidR="00F7222C" w:rsidRPr="00277CE6">
        <w:rPr>
          <w:rFonts w:ascii="Times New Roman" w:hAnsi="Times New Roman" w:cs="Times New Roman"/>
          <w:sz w:val="24"/>
          <w:szCs w:val="24"/>
        </w:rPr>
        <w:t>程序</w:t>
      </w:r>
      <w:r w:rsidR="00924EBF" w:rsidRPr="00277CE6">
        <w:rPr>
          <w:rFonts w:ascii="Times New Roman" w:hAnsi="Times New Roman" w:cs="Times New Roman"/>
          <w:sz w:val="24"/>
          <w:szCs w:val="24"/>
        </w:rPr>
        <w:fldChar w:fldCharType="begin"/>
      </w:r>
      <w:r w:rsidR="00924EBF" w:rsidRPr="00277CE6">
        <w:rPr>
          <w:rFonts w:ascii="Times New Roman" w:hAnsi="Times New Roman" w:cs="Times New Roman"/>
          <w:sz w:val="24"/>
          <w:szCs w:val="24"/>
        </w:rPr>
        <w:instrText xml:space="preserve"> ADDIN ZOTERO_ITEM CSL_CITATION {"citationID":"j6rbMXob","properties":{"formattedCitation":"\\super 26\\nosupersub{}","plainCitation":"26","noteIndex":0},"citationItems":[{"id":308,"uris":["http://zotero.org/users/9340884/items/WBV5V5M3"],"itemData":{"id":308,"type":"article-journal","abstract":"For a successful analysis of the relation between amino acid sequence and protein structure, an unambiguous and physically meaningful definition of secondary structure is essential. We have developed a set of simple and physically motivated criteria for secondary structure, programmed as a pattern-recognition process of hydrogen-bonded and geometrical features extracted from x-ray coordinates. Cooperative secondary structure is recognized as repeats of the elementary hydrogen-bonding patterns “turn” and “bridge.” Repeating turns are “helices,” repeating bridges are “ladders,” connected ladders are “sheets.” Geometric structure is defined in terms of the concepts torsion and curvature of differential geometry. Local chain “chirality” is the torsional handedness of four consecutive Cα positions and is positive for right-handed helices and negative for ideal twisted β-sheets. Curved pieces are defined as “bends.” Solvent “exposure” is given as the number of water molecules in possible contact with a residue. The end result is a compilation of the primary structure, including SS bonds, secondary structure, and solvent exposure of 62 different globular proteins. The presentation is in linear form: strip graphs for an overall view and strip tables for the details of each of 10.925 residues. The dictionary is also available in computer-readable form for protein structure prediction work.","container-title":"Biopolymers","DOI":"10.1002/bip.360221211","ISSN":"1097-0282","issue":"12","language":"en","note":"_eprint: https://onlinelibrary.wiley.com/doi/pdf/10.1002/bip.360221211","page":"2577-2637","source":"Wiley Online Library","title":"Dictionary of protein secondary structure: Pattern recognition of hydrogen-bonded and geometrical features","title-short":"Dictionary of protein secondary structure","volume":"22","author":[{"family":"Kabsch","given":"Wolfgang"},{"family":"Sander","given":"Christian"}],"issued":{"date-parts":[["1983"]]}}}],"schema":"https://github.com/citation-style-language/schema/raw/master/csl-citation.json"} </w:instrText>
      </w:r>
      <w:r w:rsidR="00924EBF" w:rsidRPr="00277CE6">
        <w:rPr>
          <w:rFonts w:ascii="Times New Roman" w:hAnsi="Times New Roman" w:cs="Times New Roman"/>
          <w:sz w:val="24"/>
          <w:szCs w:val="24"/>
        </w:rPr>
        <w:fldChar w:fldCharType="separate"/>
      </w:r>
      <w:r w:rsidR="00924EBF" w:rsidRPr="00277CE6">
        <w:rPr>
          <w:rFonts w:ascii="Times New Roman" w:hAnsi="Times New Roman" w:cs="Times New Roman"/>
          <w:kern w:val="0"/>
          <w:sz w:val="24"/>
          <w:szCs w:val="24"/>
          <w:vertAlign w:val="superscript"/>
        </w:rPr>
        <w:t>26</w:t>
      </w:r>
      <w:r w:rsidR="00924EBF" w:rsidRPr="00277CE6">
        <w:rPr>
          <w:rFonts w:ascii="Times New Roman" w:hAnsi="Times New Roman" w:cs="Times New Roman"/>
          <w:sz w:val="24"/>
          <w:szCs w:val="24"/>
        </w:rPr>
        <w:fldChar w:fldCharType="end"/>
      </w:r>
      <w:r w:rsidR="00924EBF" w:rsidRPr="00277CE6">
        <w:rPr>
          <w:rFonts w:ascii="Times New Roman" w:hAnsi="Times New Roman" w:cs="Times New Roman"/>
          <w:sz w:val="24"/>
          <w:szCs w:val="24"/>
        </w:rPr>
        <w:t>进行判断</w:t>
      </w:r>
      <w:r w:rsidR="005F6D76" w:rsidRPr="00277CE6">
        <w:rPr>
          <w:rFonts w:ascii="Times New Roman" w:hAnsi="Times New Roman" w:cs="Times New Roman"/>
          <w:sz w:val="24"/>
          <w:szCs w:val="24"/>
        </w:rPr>
        <w:t>，</w:t>
      </w:r>
      <w:r w:rsidR="009243A7" w:rsidRPr="00277CE6">
        <w:rPr>
          <w:rFonts w:ascii="Times New Roman" w:hAnsi="Times New Roman" w:cs="Times New Roman"/>
          <w:sz w:val="24"/>
          <w:szCs w:val="24"/>
        </w:rPr>
        <w:t>除</w:t>
      </w:r>
      <w:r w:rsidR="009243A7" w:rsidRPr="00277CE6">
        <w:rPr>
          <w:rFonts w:ascii="Times New Roman" w:hAnsi="Times New Roman" w:cs="Times New Roman"/>
          <w:sz w:val="24"/>
          <w:szCs w:val="24"/>
        </w:rPr>
        <w:t>α-</w:t>
      </w:r>
      <w:r w:rsidR="009243A7" w:rsidRPr="00277CE6">
        <w:rPr>
          <w:rFonts w:ascii="Times New Roman" w:hAnsi="Times New Roman" w:cs="Times New Roman"/>
          <w:sz w:val="24"/>
          <w:szCs w:val="24"/>
        </w:rPr>
        <w:t>螺旋和</w:t>
      </w:r>
      <w:r w:rsidR="009243A7" w:rsidRPr="00277CE6">
        <w:rPr>
          <w:rFonts w:ascii="Times New Roman" w:hAnsi="Times New Roman" w:cs="Times New Roman"/>
          <w:sz w:val="24"/>
          <w:szCs w:val="24"/>
        </w:rPr>
        <w:t>β-</w:t>
      </w:r>
      <w:r w:rsidR="009243A7" w:rsidRPr="00277CE6">
        <w:rPr>
          <w:rFonts w:ascii="Times New Roman" w:hAnsi="Times New Roman" w:cs="Times New Roman"/>
          <w:sz w:val="24"/>
          <w:szCs w:val="24"/>
        </w:rPr>
        <w:t>折叠外的二级结构</w:t>
      </w:r>
      <w:r w:rsidR="00102517" w:rsidRPr="00277CE6">
        <w:rPr>
          <w:rFonts w:ascii="Times New Roman" w:hAnsi="Times New Roman" w:cs="Times New Roman"/>
          <w:sz w:val="24"/>
          <w:szCs w:val="24"/>
        </w:rPr>
        <w:t>被不加区分地</w:t>
      </w:r>
      <w:r w:rsidR="002924D6" w:rsidRPr="00277CE6">
        <w:rPr>
          <w:rFonts w:ascii="Times New Roman" w:hAnsi="Times New Roman" w:cs="Times New Roman"/>
          <w:sz w:val="24"/>
          <w:szCs w:val="24"/>
        </w:rPr>
        <w:t>归属于一类</w:t>
      </w:r>
      <w:r w:rsidR="006F20C9" w:rsidRPr="00277CE6">
        <w:rPr>
          <w:rFonts w:ascii="Times New Roman" w:hAnsi="Times New Roman" w:cs="Times New Roman"/>
          <w:sz w:val="24"/>
          <w:szCs w:val="24"/>
        </w:rPr>
        <w:t>，具体的</w:t>
      </w:r>
      <w:r w:rsidR="00E72134" w:rsidRPr="00277CE6">
        <w:rPr>
          <w:rFonts w:ascii="Times New Roman" w:hAnsi="Times New Roman" w:cs="Times New Roman"/>
          <w:sz w:val="24"/>
          <w:szCs w:val="24"/>
        </w:rPr>
        <w:t>二级结构类型、</w:t>
      </w:r>
      <w:r w:rsidR="00E72134" w:rsidRPr="00277CE6">
        <w:rPr>
          <w:rFonts w:ascii="Times New Roman" w:hAnsi="Times New Roman" w:cs="Times New Roman"/>
          <w:sz w:val="24"/>
          <w:szCs w:val="24"/>
        </w:rPr>
        <w:t>DSSP</w:t>
      </w:r>
      <w:r w:rsidR="00E72134" w:rsidRPr="00277CE6">
        <w:rPr>
          <w:rFonts w:ascii="Times New Roman" w:hAnsi="Times New Roman" w:cs="Times New Roman"/>
          <w:sz w:val="24"/>
          <w:szCs w:val="24"/>
        </w:rPr>
        <w:t>编码和</w:t>
      </w:r>
      <w:r w:rsidR="001C3B01" w:rsidRPr="00277CE6">
        <w:rPr>
          <w:rFonts w:ascii="Times New Roman" w:hAnsi="Times New Roman" w:cs="Times New Roman"/>
          <w:sz w:val="24"/>
          <w:szCs w:val="24"/>
        </w:rPr>
        <w:t>相应的</w:t>
      </w:r>
      <w:r w:rsidR="00E72134" w:rsidRPr="00277CE6">
        <w:rPr>
          <w:rFonts w:ascii="Times New Roman" w:hAnsi="Times New Roman" w:cs="Times New Roman"/>
          <w:sz w:val="24"/>
          <w:szCs w:val="24"/>
        </w:rPr>
        <w:t>模型</w:t>
      </w:r>
      <w:r w:rsidR="001C3B01" w:rsidRPr="00277CE6">
        <w:rPr>
          <w:rFonts w:ascii="Times New Roman" w:hAnsi="Times New Roman" w:cs="Times New Roman"/>
          <w:sz w:val="24"/>
          <w:szCs w:val="24"/>
        </w:rPr>
        <w:t>中的</w:t>
      </w:r>
      <w:r w:rsidR="00E72134" w:rsidRPr="00277CE6">
        <w:rPr>
          <w:rFonts w:ascii="Times New Roman" w:hAnsi="Times New Roman" w:cs="Times New Roman"/>
          <w:sz w:val="24"/>
          <w:szCs w:val="24"/>
        </w:rPr>
        <w:t>编码</w:t>
      </w:r>
      <w:r w:rsidR="001C3B01" w:rsidRPr="00277CE6">
        <w:rPr>
          <w:rFonts w:ascii="Times New Roman" w:hAnsi="Times New Roman" w:cs="Times New Roman"/>
          <w:sz w:val="24"/>
          <w:szCs w:val="24"/>
        </w:rPr>
        <w:t>如表</w:t>
      </w:r>
      <w:r w:rsidR="001C3B01" w:rsidRPr="00277CE6">
        <w:rPr>
          <w:rFonts w:ascii="Times New Roman" w:hAnsi="Times New Roman" w:cs="Times New Roman"/>
          <w:sz w:val="24"/>
          <w:szCs w:val="24"/>
        </w:rPr>
        <w:t>2.3</w:t>
      </w:r>
      <w:r w:rsidR="001C3B01" w:rsidRPr="00277CE6">
        <w:rPr>
          <w:rFonts w:ascii="Times New Roman" w:hAnsi="Times New Roman" w:cs="Times New Roman"/>
          <w:sz w:val="24"/>
          <w:szCs w:val="24"/>
        </w:rPr>
        <w:t>所示。</w:t>
      </w:r>
    </w:p>
    <w:p w14:paraId="6A46360A" w14:textId="07A0AE42" w:rsidR="007A0015" w:rsidRPr="00277CE6" w:rsidRDefault="007A0015" w:rsidP="007A0015">
      <w:pPr>
        <w:spacing w:before="240" w:after="120"/>
        <w:jc w:val="center"/>
        <w:rPr>
          <w:rFonts w:ascii="Times New Roman" w:hAnsi="Times New Roman" w:cs="Times New Roman"/>
        </w:rPr>
      </w:pPr>
      <w:r w:rsidRPr="00277CE6">
        <w:rPr>
          <w:rFonts w:ascii="Times New Roman" w:hAnsi="Times New Roman" w:cs="Times New Roman"/>
        </w:rPr>
        <w:t>表</w:t>
      </w:r>
      <w:r w:rsidRPr="00277CE6">
        <w:rPr>
          <w:rFonts w:ascii="Times New Roman" w:hAnsi="Times New Roman" w:cs="Times New Roman"/>
        </w:rPr>
        <w:t xml:space="preserve">2.3 </w:t>
      </w:r>
      <w:r w:rsidRPr="00277CE6">
        <w:rPr>
          <w:rFonts w:ascii="Times New Roman" w:hAnsi="Times New Roman" w:cs="Times New Roman"/>
        </w:rPr>
        <w:t>二级结构类型、</w:t>
      </w:r>
      <w:r w:rsidRPr="00277CE6">
        <w:rPr>
          <w:rFonts w:ascii="Times New Roman" w:hAnsi="Times New Roman" w:cs="Times New Roman"/>
        </w:rPr>
        <w:t>DSSP</w:t>
      </w:r>
      <w:r w:rsidRPr="00277CE6">
        <w:rPr>
          <w:rFonts w:ascii="Times New Roman" w:hAnsi="Times New Roman" w:cs="Times New Roman"/>
        </w:rPr>
        <w:t>编码与模型编码的对应关系</w:t>
      </w:r>
    </w:p>
    <w:tbl>
      <w:tblPr>
        <w:tblW w:w="9356" w:type="dxa"/>
        <w:jc w:val="center"/>
        <w:tblBorders>
          <w:top w:val="single" w:sz="4" w:space="0" w:color="auto"/>
          <w:bottom w:val="single" w:sz="4" w:space="0" w:color="auto"/>
        </w:tblBorders>
        <w:tblLayout w:type="fixed"/>
        <w:tblLook w:val="04A0" w:firstRow="1" w:lastRow="0" w:firstColumn="1" w:lastColumn="0" w:noHBand="0" w:noVBand="1"/>
      </w:tblPr>
      <w:tblGrid>
        <w:gridCol w:w="3118"/>
        <w:gridCol w:w="3119"/>
        <w:gridCol w:w="3119"/>
      </w:tblGrid>
      <w:tr w:rsidR="00E9540A" w:rsidRPr="00277CE6" w14:paraId="3D8CBDCB" w14:textId="77777777" w:rsidTr="00E9540A">
        <w:trPr>
          <w:trHeight w:val="244"/>
          <w:jc w:val="center"/>
        </w:trPr>
        <w:tc>
          <w:tcPr>
            <w:tcW w:w="3118" w:type="dxa"/>
            <w:tcBorders>
              <w:top w:val="single" w:sz="18" w:space="0" w:color="auto"/>
              <w:bottom w:val="single" w:sz="6" w:space="0" w:color="auto"/>
              <w:right w:val="nil"/>
            </w:tcBorders>
            <w:shd w:val="clear" w:color="auto" w:fill="auto"/>
            <w:noWrap/>
            <w:vAlign w:val="center"/>
            <w:hideMark/>
          </w:tcPr>
          <w:p w14:paraId="2294069C" w14:textId="7151C544" w:rsidR="00E9540A" w:rsidRPr="00277CE6" w:rsidRDefault="000B2296" w:rsidP="00CC32B3">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二级结构类型</w:t>
            </w:r>
          </w:p>
        </w:tc>
        <w:tc>
          <w:tcPr>
            <w:tcW w:w="3119" w:type="dxa"/>
            <w:tcBorders>
              <w:top w:val="single" w:sz="18" w:space="0" w:color="auto"/>
              <w:bottom w:val="single" w:sz="6" w:space="0" w:color="auto"/>
              <w:right w:val="nil"/>
            </w:tcBorders>
          </w:tcPr>
          <w:p w14:paraId="33E8E629" w14:textId="07687014" w:rsidR="00E9540A" w:rsidRPr="00277CE6" w:rsidRDefault="000B2296" w:rsidP="00CC32B3">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DSSP</w:t>
            </w:r>
            <w:r w:rsidRPr="00277CE6">
              <w:rPr>
                <w:rFonts w:ascii="Times New Roman" w:hAnsi="Times New Roman" w:cs="Times New Roman"/>
                <w:color w:val="000000"/>
                <w:kern w:val="0"/>
              </w:rPr>
              <w:t>编码</w:t>
            </w:r>
          </w:p>
        </w:tc>
        <w:tc>
          <w:tcPr>
            <w:tcW w:w="3119" w:type="dxa"/>
            <w:tcBorders>
              <w:top w:val="single" w:sz="18" w:space="0" w:color="auto"/>
              <w:left w:val="nil"/>
              <w:bottom w:val="single" w:sz="6" w:space="0" w:color="auto"/>
              <w:right w:val="nil"/>
            </w:tcBorders>
            <w:shd w:val="clear" w:color="auto" w:fill="auto"/>
            <w:noWrap/>
            <w:vAlign w:val="center"/>
            <w:hideMark/>
          </w:tcPr>
          <w:p w14:paraId="23CE5482" w14:textId="226848C3" w:rsidR="00E9540A" w:rsidRPr="00277CE6" w:rsidRDefault="000B2296" w:rsidP="00CC32B3">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模型编码</w:t>
            </w:r>
          </w:p>
        </w:tc>
      </w:tr>
      <w:tr w:rsidR="00E9540A" w:rsidRPr="00277CE6" w14:paraId="6B348987" w14:textId="77777777" w:rsidTr="000B2296">
        <w:trPr>
          <w:trHeight w:val="244"/>
          <w:jc w:val="center"/>
        </w:trPr>
        <w:tc>
          <w:tcPr>
            <w:tcW w:w="3118" w:type="dxa"/>
            <w:tcBorders>
              <w:top w:val="nil"/>
              <w:bottom w:val="nil"/>
              <w:right w:val="nil"/>
            </w:tcBorders>
            <w:shd w:val="clear" w:color="auto" w:fill="auto"/>
            <w:noWrap/>
            <w:vAlign w:val="center"/>
          </w:tcPr>
          <w:p w14:paraId="22D8C963" w14:textId="0FA4DAD1" w:rsidR="00E9540A" w:rsidRPr="00277CE6" w:rsidRDefault="00CC11A7" w:rsidP="00CC32B3">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α-</w:t>
            </w:r>
            <w:r w:rsidRPr="00277CE6">
              <w:rPr>
                <w:rFonts w:ascii="Times New Roman" w:hAnsi="Times New Roman" w:cs="Times New Roman"/>
                <w:color w:val="000000"/>
                <w:kern w:val="0"/>
              </w:rPr>
              <w:t>螺旋</w:t>
            </w:r>
          </w:p>
        </w:tc>
        <w:tc>
          <w:tcPr>
            <w:tcW w:w="3119" w:type="dxa"/>
            <w:tcBorders>
              <w:top w:val="nil"/>
              <w:bottom w:val="nil"/>
              <w:right w:val="nil"/>
            </w:tcBorders>
          </w:tcPr>
          <w:p w14:paraId="69A79C02" w14:textId="4564FAE1" w:rsidR="00E9540A" w:rsidRPr="00277CE6" w:rsidRDefault="00F51DDF" w:rsidP="00CC32B3">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H</w:t>
            </w:r>
          </w:p>
        </w:tc>
        <w:tc>
          <w:tcPr>
            <w:tcW w:w="3119" w:type="dxa"/>
            <w:tcBorders>
              <w:top w:val="nil"/>
              <w:left w:val="nil"/>
              <w:bottom w:val="nil"/>
              <w:right w:val="nil"/>
            </w:tcBorders>
            <w:shd w:val="clear" w:color="auto" w:fill="auto"/>
            <w:noWrap/>
            <w:vAlign w:val="center"/>
          </w:tcPr>
          <w:p w14:paraId="71B29615" w14:textId="695F8F22" w:rsidR="00E9540A" w:rsidRPr="00277CE6" w:rsidRDefault="00F51DDF" w:rsidP="00CC32B3">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0</w:t>
            </w:r>
          </w:p>
        </w:tc>
      </w:tr>
      <w:tr w:rsidR="000B2296" w:rsidRPr="00277CE6" w14:paraId="0CF568BE" w14:textId="77777777" w:rsidTr="000B2296">
        <w:trPr>
          <w:trHeight w:val="244"/>
          <w:jc w:val="center"/>
        </w:trPr>
        <w:tc>
          <w:tcPr>
            <w:tcW w:w="3118" w:type="dxa"/>
            <w:tcBorders>
              <w:top w:val="nil"/>
              <w:bottom w:val="nil"/>
              <w:right w:val="nil"/>
            </w:tcBorders>
            <w:shd w:val="clear" w:color="auto" w:fill="auto"/>
            <w:noWrap/>
            <w:vAlign w:val="center"/>
          </w:tcPr>
          <w:p w14:paraId="14BB1533" w14:textId="77A874C1" w:rsidR="000B2296" w:rsidRPr="00277CE6" w:rsidRDefault="00CC11A7" w:rsidP="00CC32B3">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β-</w:t>
            </w:r>
            <w:r w:rsidRPr="00277CE6">
              <w:rPr>
                <w:rFonts w:ascii="Times New Roman" w:hAnsi="Times New Roman" w:cs="Times New Roman"/>
                <w:color w:val="000000"/>
                <w:kern w:val="0"/>
              </w:rPr>
              <w:t>折叠</w:t>
            </w:r>
          </w:p>
        </w:tc>
        <w:tc>
          <w:tcPr>
            <w:tcW w:w="3119" w:type="dxa"/>
            <w:tcBorders>
              <w:top w:val="nil"/>
              <w:bottom w:val="nil"/>
              <w:right w:val="nil"/>
            </w:tcBorders>
          </w:tcPr>
          <w:p w14:paraId="6828FC5F" w14:textId="334D0A90" w:rsidR="000B2296" w:rsidRPr="00277CE6" w:rsidRDefault="00F51DDF" w:rsidP="00CC32B3">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E</w:t>
            </w:r>
          </w:p>
        </w:tc>
        <w:tc>
          <w:tcPr>
            <w:tcW w:w="3119" w:type="dxa"/>
            <w:tcBorders>
              <w:top w:val="nil"/>
              <w:left w:val="nil"/>
              <w:bottom w:val="nil"/>
              <w:right w:val="nil"/>
            </w:tcBorders>
            <w:shd w:val="clear" w:color="auto" w:fill="auto"/>
            <w:noWrap/>
            <w:vAlign w:val="center"/>
          </w:tcPr>
          <w:p w14:paraId="0766C738" w14:textId="12030989" w:rsidR="000B2296" w:rsidRPr="00277CE6" w:rsidRDefault="00F51DDF" w:rsidP="00CC32B3">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1</w:t>
            </w:r>
          </w:p>
        </w:tc>
      </w:tr>
      <w:tr w:rsidR="000B2296" w:rsidRPr="00277CE6" w14:paraId="5869536D" w14:textId="77777777" w:rsidTr="000B2296">
        <w:trPr>
          <w:trHeight w:val="244"/>
          <w:jc w:val="center"/>
        </w:trPr>
        <w:tc>
          <w:tcPr>
            <w:tcW w:w="3118" w:type="dxa"/>
            <w:tcBorders>
              <w:top w:val="nil"/>
              <w:bottom w:val="nil"/>
              <w:right w:val="nil"/>
            </w:tcBorders>
            <w:shd w:val="clear" w:color="auto" w:fill="auto"/>
            <w:noWrap/>
            <w:vAlign w:val="center"/>
          </w:tcPr>
          <w:p w14:paraId="6E4EF04B" w14:textId="22DA69DC" w:rsidR="000B2296" w:rsidRPr="00277CE6" w:rsidRDefault="00CC11A7" w:rsidP="00CC32B3">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孤立的</w:t>
            </w:r>
            <w:r w:rsidRPr="00277CE6">
              <w:rPr>
                <w:rFonts w:ascii="Times New Roman" w:hAnsi="Times New Roman" w:cs="Times New Roman"/>
                <w:color w:val="000000"/>
                <w:kern w:val="0"/>
              </w:rPr>
              <w:t>β-</w:t>
            </w:r>
            <w:r w:rsidRPr="00277CE6">
              <w:rPr>
                <w:rFonts w:ascii="Times New Roman" w:hAnsi="Times New Roman" w:cs="Times New Roman"/>
                <w:color w:val="000000"/>
                <w:kern w:val="0"/>
              </w:rPr>
              <w:t>桥残基</w:t>
            </w:r>
          </w:p>
        </w:tc>
        <w:tc>
          <w:tcPr>
            <w:tcW w:w="3119" w:type="dxa"/>
            <w:tcBorders>
              <w:top w:val="nil"/>
              <w:bottom w:val="nil"/>
              <w:right w:val="nil"/>
            </w:tcBorders>
          </w:tcPr>
          <w:p w14:paraId="65654F07" w14:textId="5C951DDB" w:rsidR="000B2296" w:rsidRPr="00277CE6" w:rsidRDefault="00F51DDF" w:rsidP="00CC32B3">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B</w:t>
            </w:r>
          </w:p>
        </w:tc>
        <w:tc>
          <w:tcPr>
            <w:tcW w:w="3119" w:type="dxa"/>
            <w:tcBorders>
              <w:top w:val="nil"/>
              <w:left w:val="nil"/>
              <w:bottom w:val="nil"/>
              <w:right w:val="nil"/>
            </w:tcBorders>
            <w:shd w:val="clear" w:color="auto" w:fill="auto"/>
            <w:noWrap/>
            <w:vAlign w:val="center"/>
          </w:tcPr>
          <w:p w14:paraId="7A959B07" w14:textId="19917BC1" w:rsidR="000B2296" w:rsidRPr="00277CE6" w:rsidRDefault="00F51DDF" w:rsidP="00CC32B3">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2</w:t>
            </w:r>
          </w:p>
        </w:tc>
      </w:tr>
      <w:tr w:rsidR="000B2296" w:rsidRPr="00277CE6" w14:paraId="0898AA9D" w14:textId="77777777" w:rsidTr="000B2296">
        <w:trPr>
          <w:trHeight w:val="244"/>
          <w:jc w:val="center"/>
        </w:trPr>
        <w:tc>
          <w:tcPr>
            <w:tcW w:w="3118" w:type="dxa"/>
            <w:tcBorders>
              <w:top w:val="nil"/>
              <w:bottom w:val="nil"/>
              <w:right w:val="nil"/>
            </w:tcBorders>
            <w:shd w:val="clear" w:color="auto" w:fill="auto"/>
            <w:noWrap/>
            <w:vAlign w:val="center"/>
          </w:tcPr>
          <w:p w14:paraId="11E4ACAD" w14:textId="7A738DBB" w:rsidR="000B2296" w:rsidRPr="00277CE6" w:rsidRDefault="00CC11A7" w:rsidP="00CC32B3">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3</w:t>
            </w:r>
            <w:r w:rsidRPr="00277CE6">
              <w:rPr>
                <w:rFonts w:ascii="Times New Roman" w:hAnsi="Times New Roman" w:cs="Times New Roman"/>
                <w:color w:val="000000"/>
                <w:kern w:val="0"/>
                <w:vertAlign w:val="subscript"/>
              </w:rPr>
              <w:t>10</w:t>
            </w:r>
            <w:r w:rsidRPr="00277CE6">
              <w:rPr>
                <w:rFonts w:ascii="Times New Roman" w:hAnsi="Times New Roman" w:cs="Times New Roman"/>
                <w:color w:val="000000"/>
                <w:kern w:val="0"/>
              </w:rPr>
              <w:t>-</w:t>
            </w:r>
            <w:r w:rsidRPr="00277CE6">
              <w:rPr>
                <w:rFonts w:ascii="Times New Roman" w:hAnsi="Times New Roman" w:cs="Times New Roman"/>
                <w:color w:val="000000"/>
                <w:kern w:val="0"/>
              </w:rPr>
              <w:t>螺旋</w:t>
            </w:r>
          </w:p>
        </w:tc>
        <w:tc>
          <w:tcPr>
            <w:tcW w:w="3119" w:type="dxa"/>
            <w:tcBorders>
              <w:top w:val="nil"/>
              <w:bottom w:val="nil"/>
              <w:right w:val="nil"/>
            </w:tcBorders>
          </w:tcPr>
          <w:p w14:paraId="0CC12638" w14:textId="077A76CC" w:rsidR="000B2296" w:rsidRPr="00277CE6" w:rsidRDefault="00F51DDF" w:rsidP="00CC32B3">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G</w:t>
            </w:r>
          </w:p>
        </w:tc>
        <w:tc>
          <w:tcPr>
            <w:tcW w:w="3119" w:type="dxa"/>
            <w:tcBorders>
              <w:top w:val="nil"/>
              <w:left w:val="nil"/>
              <w:bottom w:val="nil"/>
              <w:right w:val="nil"/>
            </w:tcBorders>
            <w:shd w:val="clear" w:color="auto" w:fill="auto"/>
            <w:noWrap/>
            <w:vAlign w:val="center"/>
          </w:tcPr>
          <w:p w14:paraId="68E3DCC0" w14:textId="7D454A51" w:rsidR="000B2296" w:rsidRPr="00277CE6" w:rsidRDefault="00F51DDF" w:rsidP="00CC32B3">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2</w:t>
            </w:r>
          </w:p>
        </w:tc>
      </w:tr>
      <w:tr w:rsidR="000B2296" w:rsidRPr="00277CE6" w14:paraId="7F60DFF4" w14:textId="77777777" w:rsidTr="000B2296">
        <w:trPr>
          <w:trHeight w:val="244"/>
          <w:jc w:val="center"/>
        </w:trPr>
        <w:tc>
          <w:tcPr>
            <w:tcW w:w="3118" w:type="dxa"/>
            <w:tcBorders>
              <w:top w:val="nil"/>
              <w:bottom w:val="nil"/>
              <w:right w:val="nil"/>
            </w:tcBorders>
            <w:shd w:val="clear" w:color="auto" w:fill="auto"/>
            <w:noWrap/>
            <w:vAlign w:val="center"/>
          </w:tcPr>
          <w:p w14:paraId="238450BE" w14:textId="18029B0A" w:rsidR="000B2296" w:rsidRPr="00277CE6" w:rsidRDefault="00CC11A7" w:rsidP="00CC32B3">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π-</w:t>
            </w:r>
            <w:r w:rsidRPr="00277CE6">
              <w:rPr>
                <w:rFonts w:ascii="Times New Roman" w:hAnsi="Times New Roman" w:cs="Times New Roman"/>
                <w:color w:val="000000"/>
                <w:kern w:val="0"/>
              </w:rPr>
              <w:t>螺旋</w:t>
            </w:r>
          </w:p>
        </w:tc>
        <w:tc>
          <w:tcPr>
            <w:tcW w:w="3119" w:type="dxa"/>
            <w:tcBorders>
              <w:top w:val="nil"/>
              <w:bottom w:val="nil"/>
              <w:right w:val="nil"/>
            </w:tcBorders>
          </w:tcPr>
          <w:p w14:paraId="261A4711" w14:textId="061CADBD" w:rsidR="000B2296" w:rsidRPr="00277CE6" w:rsidRDefault="00F51DDF" w:rsidP="00CC32B3">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I</w:t>
            </w:r>
          </w:p>
        </w:tc>
        <w:tc>
          <w:tcPr>
            <w:tcW w:w="3119" w:type="dxa"/>
            <w:tcBorders>
              <w:top w:val="nil"/>
              <w:left w:val="nil"/>
              <w:bottom w:val="nil"/>
              <w:right w:val="nil"/>
            </w:tcBorders>
            <w:shd w:val="clear" w:color="auto" w:fill="auto"/>
            <w:noWrap/>
            <w:vAlign w:val="center"/>
          </w:tcPr>
          <w:p w14:paraId="592519F0" w14:textId="6640EFE6" w:rsidR="000B2296" w:rsidRPr="00277CE6" w:rsidRDefault="00F51DDF" w:rsidP="00CC32B3">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2</w:t>
            </w:r>
          </w:p>
        </w:tc>
      </w:tr>
      <w:tr w:rsidR="000B2296" w:rsidRPr="00277CE6" w14:paraId="5ECFC11D" w14:textId="77777777" w:rsidTr="000B2296">
        <w:trPr>
          <w:trHeight w:val="244"/>
          <w:jc w:val="center"/>
        </w:trPr>
        <w:tc>
          <w:tcPr>
            <w:tcW w:w="3118" w:type="dxa"/>
            <w:tcBorders>
              <w:top w:val="nil"/>
              <w:bottom w:val="nil"/>
              <w:right w:val="nil"/>
            </w:tcBorders>
            <w:shd w:val="clear" w:color="auto" w:fill="auto"/>
            <w:noWrap/>
            <w:vAlign w:val="center"/>
          </w:tcPr>
          <w:p w14:paraId="5CBF306A" w14:textId="3A0813A8" w:rsidR="000B2296" w:rsidRPr="00277CE6" w:rsidRDefault="00CC11A7" w:rsidP="00CC32B3">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转角</w:t>
            </w:r>
          </w:p>
        </w:tc>
        <w:tc>
          <w:tcPr>
            <w:tcW w:w="3119" w:type="dxa"/>
            <w:tcBorders>
              <w:top w:val="nil"/>
              <w:bottom w:val="nil"/>
              <w:right w:val="nil"/>
            </w:tcBorders>
          </w:tcPr>
          <w:p w14:paraId="2DB13245" w14:textId="4A6DAEC7" w:rsidR="000B2296" w:rsidRPr="00277CE6" w:rsidRDefault="00F51DDF" w:rsidP="00CC32B3">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T</w:t>
            </w:r>
          </w:p>
        </w:tc>
        <w:tc>
          <w:tcPr>
            <w:tcW w:w="3119" w:type="dxa"/>
            <w:tcBorders>
              <w:top w:val="nil"/>
              <w:left w:val="nil"/>
              <w:bottom w:val="nil"/>
              <w:right w:val="nil"/>
            </w:tcBorders>
            <w:shd w:val="clear" w:color="auto" w:fill="auto"/>
            <w:noWrap/>
            <w:vAlign w:val="center"/>
          </w:tcPr>
          <w:p w14:paraId="01E239CB" w14:textId="644028BD" w:rsidR="000B2296" w:rsidRPr="00277CE6" w:rsidRDefault="00F51DDF" w:rsidP="00CC32B3">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2</w:t>
            </w:r>
          </w:p>
        </w:tc>
      </w:tr>
      <w:tr w:rsidR="000B2296" w:rsidRPr="00277CE6" w14:paraId="0EFF29F9" w14:textId="77777777" w:rsidTr="000B2296">
        <w:trPr>
          <w:trHeight w:val="244"/>
          <w:jc w:val="center"/>
        </w:trPr>
        <w:tc>
          <w:tcPr>
            <w:tcW w:w="3118" w:type="dxa"/>
            <w:tcBorders>
              <w:top w:val="nil"/>
              <w:bottom w:val="nil"/>
              <w:right w:val="nil"/>
            </w:tcBorders>
            <w:shd w:val="clear" w:color="auto" w:fill="auto"/>
            <w:noWrap/>
            <w:vAlign w:val="center"/>
          </w:tcPr>
          <w:p w14:paraId="463DF593" w14:textId="08DB89B6" w:rsidR="000B2296" w:rsidRPr="00277CE6" w:rsidRDefault="00CC11A7" w:rsidP="00CC32B3">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弯曲</w:t>
            </w:r>
          </w:p>
        </w:tc>
        <w:tc>
          <w:tcPr>
            <w:tcW w:w="3119" w:type="dxa"/>
            <w:tcBorders>
              <w:top w:val="nil"/>
              <w:bottom w:val="nil"/>
              <w:right w:val="nil"/>
            </w:tcBorders>
          </w:tcPr>
          <w:p w14:paraId="5202D2E1" w14:textId="645E90C9" w:rsidR="000B2296" w:rsidRPr="00277CE6" w:rsidRDefault="00F51DDF" w:rsidP="00CC32B3">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S</w:t>
            </w:r>
          </w:p>
        </w:tc>
        <w:tc>
          <w:tcPr>
            <w:tcW w:w="3119" w:type="dxa"/>
            <w:tcBorders>
              <w:top w:val="nil"/>
              <w:left w:val="nil"/>
              <w:bottom w:val="nil"/>
              <w:right w:val="nil"/>
            </w:tcBorders>
            <w:shd w:val="clear" w:color="auto" w:fill="auto"/>
            <w:noWrap/>
            <w:vAlign w:val="center"/>
          </w:tcPr>
          <w:p w14:paraId="5160F0B5" w14:textId="0C67C0DE" w:rsidR="000B2296" w:rsidRPr="00277CE6" w:rsidRDefault="00F51DDF" w:rsidP="00CC32B3">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2</w:t>
            </w:r>
          </w:p>
        </w:tc>
      </w:tr>
      <w:tr w:rsidR="000B2296" w:rsidRPr="00277CE6" w14:paraId="57D16202" w14:textId="77777777" w:rsidTr="00E9540A">
        <w:trPr>
          <w:trHeight w:val="244"/>
          <w:jc w:val="center"/>
        </w:trPr>
        <w:tc>
          <w:tcPr>
            <w:tcW w:w="3118" w:type="dxa"/>
            <w:tcBorders>
              <w:top w:val="nil"/>
              <w:bottom w:val="single" w:sz="18" w:space="0" w:color="auto"/>
              <w:right w:val="nil"/>
            </w:tcBorders>
            <w:shd w:val="clear" w:color="auto" w:fill="auto"/>
            <w:noWrap/>
            <w:vAlign w:val="center"/>
          </w:tcPr>
          <w:p w14:paraId="688B6060" w14:textId="35DF8705" w:rsidR="000B2296" w:rsidRPr="00277CE6" w:rsidRDefault="00CC11A7" w:rsidP="00CC32B3">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无</w:t>
            </w:r>
          </w:p>
        </w:tc>
        <w:tc>
          <w:tcPr>
            <w:tcW w:w="3119" w:type="dxa"/>
            <w:tcBorders>
              <w:top w:val="nil"/>
              <w:bottom w:val="single" w:sz="18" w:space="0" w:color="auto"/>
              <w:right w:val="nil"/>
            </w:tcBorders>
          </w:tcPr>
          <w:p w14:paraId="45FD3930" w14:textId="1AE54A49" w:rsidR="000B2296" w:rsidRPr="00277CE6" w:rsidRDefault="00F51DDF" w:rsidP="00CC32B3">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w:t>
            </w:r>
          </w:p>
        </w:tc>
        <w:tc>
          <w:tcPr>
            <w:tcW w:w="3119" w:type="dxa"/>
            <w:tcBorders>
              <w:top w:val="nil"/>
              <w:left w:val="nil"/>
              <w:bottom w:val="single" w:sz="18" w:space="0" w:color="auto"/>
              <w:right w:val="nil"/>
            </w:tcBorders>
            <w:shd w:val="clear" w:color="auto" w:fill="auto"/>
            <w:noWrap/>
            <w:vAlign w:val="center"/>
          </w:tcPr>
          <w:p w14:paraId="1E87B903" w14:textId="035EAED6" w:rsidR="000B2296" w:rsidRPr="00277CE6" w:rsidRDefault="00F51DDF" w:rsidP="00CC32B3">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2</w:t>
            </w:r>
          </w:p>
        </w:tc>
      </w:tr>
    </w:tbl>
    <w:p w14:paraId="6A175752" w14:textId="77777777" w:rsidR="007A0015" w:rsidRPr="00277CE6" w:rsidRDefault="007A0015" w:rsidP="00CA430B">
      <w:pPr>
        <w:autoSpaceDE w:val="0"/>
        <w:autoSpaceDN w:val="0"/>
        <w:adjustRightInd w:val="0"/>
        <w:spacing w:line="300" w:lineRule="auto"/>
        <w:ind w:firstLineChars="200" w:firstLine="480"/>
        <w:rPr>
          <w:rFonts w:ascii="Times New Roman" w:hAnsi="Times New Roman" w:cs="Times New Roman"/>
          <w:sz w:val="24"/>
          <w:szCs w:val="24"/>
        </w:rPr>
      </w:pPr>
    </w:p>
    <w:p w14:paraId="79F176AA" w14:textId="27D32C19" w:rsidR="00BB75C1" w:rsidRPr="00277CE6" w:rsidRDefault="00BB75C1" w:rsidP="00CA430B">
      <w:pPr>
        <w:autoSpaceDE w:val="0"/>
        <w:autoSpaceDN w:val="0"/>
        <w:adjustRightInd w:val="0"/>
        <w:spacing w:line="300" w:lineRule="auto"/>
        <w:ind w:firstLineChars="200" w:firstLine="480"/>
        <w:rPr>
          <w:rFonts w:ascii="Times New Roman" w:eastAsia="宋体" w:hAnsi="Times New Roman" w:cs="Times New Roman"/>
          <w:sz w:val="24"/>
          <w:szCs w:val="24"/>
        </w:rPr>
      </w:pPr>
      <w:r w:rsidRPr="00277CE6">
        <w:rPr>
          <w:rFonts w:ascii="Times New Roman" w:eastAsia="宋体" w:hAnsi="Times New Roman" w:cs="Times New Roman"/>
          <w:sz w:val="24"/>
          <w:szCs w:val="24"/>
        </w:rPr>
        <w:lastRenderedPageBreak/>
        <w:t>需要说明的是，</w:t>
      </w:r>
      <w:r w:rsidR="0040169C" w:rsidRPr="00277CE6">
        <w:rPr>
          <w:rFonts w:ascii="Times New Roman" w:eastAsia="宋体" w:hAnsi="Times New Roman" w:cs="Times New Roman"/>
          <w:sz w:val="24"/>
          <w:szCs w:val="24"/>
        </w:rPr>
        <w:t>在模型中被归入同一类的</w:t>
      </w:r>
      <w:r w:rsidR="0040169C" w:rsidRPr="00277CE6">
        <w:rPr>
          <w:rFonts w:ascii="Times New Roman" w:hAnsi="Times New Roman" w:cs="Times New Roman"/>
          <w:color w:val="000000"/>
          <w:kern w:val="0"/>
          <w:sz w:val="24"/>
          <w:szCs w:val="24"/>
        </w:rPr>
        <w:t>3</w:t>
      </w:r>
      <w:r w:rsidR="0040169C" w:rsidRPr="00277CE6">
        <w:rPr>
          <w:rFonts w:ascii="Times New Roman" w:hAnsi="Times New Roman" w:cs="Times New Roman"/>
          <w:color w:val="000000"/>
          <w:kern w:val="0"/>
          <w:sz w:val="24"/>
          <w:szCs w:val="24"/>
          <w:vertAlign w:val="subscript"/>
        </w:rPr>
        <w:t>10</w:t>
      </w:r>
      <w:r w:rsidR="0040169C" w:rsidRPr="00277CE6">
        <w:rPr>
          <w:rFonts w:ascii="Times New Roman" w:hAnsi="Times New Roman" w:cs="Times New Roman"/>
          <w:color w:val="000000"/>
          <w:kern w:val="0"/>
          <w:sz w:val="24"/>
          <w:szCs w:val="24"/>
        </w:rPr>
        <w:t>-</w:t>
      </w:r>
      <w:r w:rsidR="0040169C" w:rsidRPr="00277CE6">
        <w:rPr>
          <w:rFonts w:ascii="Times New Roman" w:hAnsi="Times New Roman" w:cs="Times New Roman"/>
          <w:color w:val="000000"/>
          <w:kern w:val="0"/>
          <w:sz w:val="24"/>
          <w:szCs w:val="24"/>
        </w:rPr>
        <w:t>螺旋</w:t>
      </w:r>
      <w:r w:rsidR="0040169C" w:rsidRPr="00277CE6">
        <w:rPr>
          <w:rFonts w:ascii="Times New Roman" w:hAnsi="Times New Roman" w:cs="Times New Roman"/>
          <w:color w:val="000000"/>
          <w:kern w:val="0"/>
        </w:rPr>
        <w:t>、</w:t>
      </w:r>
      <w:r w:rsidR="0040169C" w:rsidRPr="00277CE6">
        <w:rPr>
          <w:rFonts w:ascii="Times New Roman" w:hAnsi="Times New Roman" w:cs="Times New Roman"/>
          <w:color w:val="000000"/>
          <w:kern w:val="0"/>
          <w:sz w:val="24"/>
          <w:szCs w:val="24"/>
        </w:rPr>
        <w:t>π-</w:t>
      </w:r>
      <w:r w:rsidR="0040169C" w:rsidRPr="00277CE6">
        <w:rPr>
          <w:rFonts w:ascii="Times New Roman" w:hAnsi="Times New Roman" w:cs="Times New Roman"/>
          <w:color w:val="000000"/>
          <w:kern w:val="0"/>
          <w:sz w:val="24"/>
          <w:szCs w:val="24"/>
        </w:rPr>
        <w:t>螺旋等与</w:t>
      </w:r>
      <w:r w:rsidR="00165183" w:rsidRPr="00277CE6">
        <w:rPr>
          <w:rFonts w:ascii="Times New Roman" w:hAnsi="Times New Roman" w:cs="Times New Roman"/>
          <w:color w:val="000000"/>
          <w:kern w:val="0"/>
          <w:sz w:val="24"/>
          <w:szCs w:val="24"/>
        </w:rPr>
        <w:t>一般的</w:t>
      </w:r>
      <w:r w:rsidR="008D3637" w:rsidRPr="00277CE6">
        <w:rPr>
          <w:rFonts w:ascii="Times New Roman" w:hAnsi="Times New Roman" w:cs="Times New Roman"/>
          <w:color w:val="000000"/>
          <w:kern w:val="0"/>
          <w:sz w:val="24"/>
          <w:szCs w:val="24"/>
        </w:rPr>
        <w:t>无规卷曲（</w:t>
      </w:r>
      <w:r w:rsidR="008D3637" w:rsidRPr="00277CE6">
        <w:rPr>
          <w:rFonts w:ascii="Times New Roman" w:hAnsi="Times New Roman" w:cs="Times New Roman"/>
          <w:color w:val="000000"/>
          <w:kern w:val="0"/>
          <w:sz w:val="24"/>
          <w:szCs w:val="24"/>
        </w:rPr>
        <w:t>Coil</w:t>
      </w:r>
      <w:r w:rsidR="008D3637" w:rsidRPr="00277CE6">
        <w:rPr>
          <w:rFonts w:ascii="Times New Roman" w:hAnsi="Times New Roman" w:cs="Times New Roman"/>
          <w:color w:val="000000"/>
          <w:kern w:val="0"/>
          <w:sz w:val="24"/>
          <w:szCs w:val="24"/>
        </w:rPr>
        <w:t>）</w:t>
      </w:r>
      <w:r w:rsidR="0010621F" w:rsidRPr="00277CE6">
        <w:rPr>
          <w:rFonts w:ascii="Times New Roman" w:hAnsi="Times New Roman" w:cs="Times New Roman"/>
          <w:color w:val="000000"/>
          <w:kern w:val="0"/>
          <w:sz w:val="24"/>
          <w:szCs w:val="24"/>
        </w:rPr>
        <w:t>具有不同的结构特征，</w:t>
      </w:r>
      <w:r w:rsidR="00E43B9E" w:rsidRPr="00277CE6">
        <w:rPr>
          <w:rFonts w:ascii="Times New Roman" w:hAnsi="Times New Roman" w:cs="Times New Roman"/>
          <w:color w:val="000000"/>
          <w:kern w:val="0"/>
          <w:sz w:val="24"/>
          <w:szCs w:val="24"/>
        </w:rPr>
        <w:t>但蛋白质结构数据集中</w:t>
      </w:r>
      <w:r w:rsidR="00C41510" w:rsidRPr="00277CE6">
        <w:rPr>
          <w:rFonts w:ascii="Times New Roman" w:hAnsi="Times New Roman" w:cs="Times New Roman"/>
          <w:color w:val="000000"/>
          <w:kern w:val="0"/>
          <w:sz w:val="24"/>
          <w:szCs w:val="24"/>
        </w:rPr>
        <w:t>上述</w:t>
      </w:r>
      <w:r w:rsidR="00680760" w:rsidRPr="00277CE6">
        <w:rPr>
          <w:rFonts w:ascii="Times New Roman" w:hAnsi="Times New Roman" w:cs="Times New Roman"/>
          <w:color w:val="000000"/>
          <w:kern w:val="0"/>
          <w:sz w:val="24"/>
          <w:szCs w:val="24"/>
        </w:rPr>
        <w:t>结构所占比例极小，</w:t>
      </w:r>
      <w:r w:rsidR="00753233" w:rsidRPr="00277CE6">
        <w:rPr>
          <w:rFonts w:ascii="Times New Roman" w:hAnsi="Times New Roman" w:cs="Times New Roman"/>
          <w:color w:val="000000"/>
          <w:kern w:val="0"/>
          <w:sz w:val="24"/>
          <w:szCs w:val="24"/>
        </w:rPr>
        <w:t>如果单独分类，模型训练过程中无法很好地</w:t>
      </w:r>
      <w:r w:rsidR="00467F21" w:rsidRPr="00277CE6">
        <w:rPr>
          <w:rFonts w:ascii="Times New Roman" w:hAnsi="Times New Roman" w:cs="Times New Roman"/>
          <w:color w:val="000000"/>
          <w:kern w:val="0"/>
          <w:sz w:val="24"/>
          <w:szCs w:val="24"/>
        </w:rPr>
        <w:t>学到上述结构与其他二级结构之间作用的</w:t>
      </w:r>
      <w:r w:rsidR="00363209" w:rsidRPr="00277CE6">
        <w:rPr>
          <w:rFonts w:ascii="Times New Roman" w:hAnsi="Times New Roman" w:cs="Times New Roman"/>
          <w:color w:val="000000"/>
          <w:kern w:val="0"/>
          <w:sz w:val="24"/>
          <w:szCs w:val="24"/>
        </w:rPr>
        <w:t>相关信息</w:t>
      </w:r>
      <w:r w:rsidR="00CF72DD" w:rsidRPr="00277CE6">
        <w:rPr>
          <w:rFonts w:ascii="Times New Roman" w:hAnsi="Times New Roman" w:cs="Times New Roman"/>
          <w:color w:val="000000"/>
          <w:kern w:val="0"/>
          <w:sz w:val="24"/>
          <w:szCs w:val="24"/>
        </w:rPr>
        <w:t>。</w:t>
      </w:r>
      <w:r w:rsidR="00280DB9" w:rsidRPr="00277CE6">
        <w:rPr>
          <w:rFonts w:ascii="Times New Roman" w:hAnsi="Times New Roman" w:cs="Times New Roman"/>
          <w:color w:val="000000"/>
          <w:kern w:val="0"/>
          <w:sz w:val="24"/>
          <w:szCs w:val="24"/>
        </w:rPr>
        <w:t>为保证模型的泛化性能，</w:t>
      </w:r>
      <w:r w:rsidR="00D52CB5" w:rsidRPr="00277CE6">
        <w:rPr>
          <w:rFonts w:ascii="Times New Roman" w:hAnsi="Times New Roman" w:cs="Times New Roman"/>
          <w:color w:val="000000"/>
          <w:kern w:val="0"/>
          <w:sz w:val="24"/>
          <w:szCs w:val="24"/>
        </w:rPr>
        <w:t>本研究不加区别地将上述结构与</w:t>
      </w:r>
      <w:r w:rsidR="00C968FF" w:rsidRPr="00277CE6">
        <w:rPr>
          <w:rFonts w:ascii="Times New Roman" w:hAnsi="Times New Roman" w:cs="Times New Roman"/>
          <w:color w:val="000000"/>
          <w:kern w:val="0"/>
          <w:sz w:val="24"/>
          <w:szCs w:val="24"/>
        </w:rPr>
        <w:t>一般的无规卷曲归入一类进行模型训练</w:t>
      </w:r>
      <w:r w:rsidR="0048402A" w:rsidRPr="00277CE6">
        <w:rPr>
          <w:rFonts w:ascii="Times New Roman" w:hAnsi="Times New Roman" w:cs="Times New Roman"/>
          <w:color w:val="000000"/>
          <w:kern w:val="0"/>
          <w:sz w:val="24"/>
          <w:szCs w:val="24"/>
        </w:rPr>
        <w:t>。</w:t>
      </w:r>
    </w:p>
    <w:p w14:paraId="792914E5" w14:textId="7FD2EF14" w:rsidR="00F16BC0" w:rsidRPr="00277CE6" w:rsidRDefault="007A0015" w:rsidP="00A1329A">
      <w:pPr>
        <w:autoSpaceDE w:val="0"/>
        <w:autoSpaceDN w:val="0"/>
        <w:adjustRightInd w:val="0"/>
        <w:spacing w:line="300" w:lineRule="auto"/>
        <w:ind w:firstLineChars="200" w:firstLine="480"/>
        <w:rPr>
          <w:rFonts w:ascii="Times New Roman" w:hAnsi="Times New Roman" w:cs="Times New Roman"/>
          <w:sz w:val="24"/>
          <w:szCs w:val="24"/>
        </w:rPr>
      </w:pPr>
      <w:r w:rsidRPr="00277CE6">
        <w:rPr>
          <w:rFonts w:ascii="Times New Roman" w:eastAsia="黑体" w:hAnsi="Times New Roman" w:cs="Times New Roman"/>
          <w:sz w:val="24"/>
          <w:szCs w:val="24"/>
        </w:rPr>
        <w:t>边</w:t>
      </w:r>
      <w:r w:rsidRPr="00277CE6">
        <w:rPr>
          <w:rFonts w:ascii="Times New Roman" w:hAnsi="Times New Roman" w:cs="Times New Roman"/>
          <w:sz w:val="24"/>
          <w:szCs w:val="24"/>
        </w:rPr>
        <w:t xml:space="preserve"> </w:t>
      </w:r>
      <w:r w:rsidR="00665182" w:rsidRPr="00277CE6">
        <w:rPr>
          <w:rFonts w:ascii="Times New Roman" w:hAnsi="Times New Roman" w:cs="Times New Roman"/>
          <w:sz w:val="24"/>
          <w:szCs w:val="24"/>
        </w:rPr>
        <w:t>蛋白质</w:t>
      </w:r>
      <w:r w:rsidR="00214057" w:rsidRPr="00277CE6">
        <w:rPr>
          <w:rFonts w:ascii="Times New Roman" w:hAnsi="Times New Roman" w:cs="Times New Roman"/>
          <w:sz w:val="24"/>
          <w:szCs w:val="24"/>
        </w:rPr>
        <w:t>一对残基之间的相互作用对应图中的一条边，边的长度根据节点位置进行计算，定义为一对残基</w:t>
      </w:r>
      <w:r w:rsidR="001E566F" w:rsidRPr="00277CE6">
        <w:rPr>
          <w:rFonts w:ascii="Times New Roman" w:hAnsi="Times New Roman" w:cs="Times New Roman"/>
          <w:sz w:val="24"/>
          <w:szCs w:val="24"/>
        </w:rPr>
        <w:t>中</w:t>
      </w:r>
      <w:r w:rsidR="00214057" w:rsidRPr="00277CE6">
        <w:rPr>
          <w:rFonts w:ascii="Times New Roman" w:hAnsi="Times New Roman" w:cs="Times New Roman"/>
          <w:sz w:val="24"/>
          <w:szCs w:val="24"/>
        </w:rPr>
        <w:t>Cα</w:t>
      </w:r>
      <w:r w:rsidR="00214057" w:rsidRPr="00277CE6">
        <w:rPr>
          <w:rFonts w:ascii="Times New Roman" w:hAnsi="Times New Roman" w:cs="Times New Roman"/>
          <w:sz w:val="24"/>
          <w:szCs w:val="24"/>
        </w:rPr>
        <w:t>原子的距离</w:t>
      </w:r>
      <w:r w:rsidR="00540D87" w:rsidRPr="00277CE6">
        <w:rPr>
          <w:rFonts w:ascii="Times New Roman" w:hAnsi="Times New Roman" w:cs="Times New Roman"/>
          <w:sz w:val="24"/>
          <w:szCs w:val="24"/>
        </w:rPr>
        <w:t>。模型构建了两种类型的边。</w:t>
      </w:r>
      <w:r w:rsidR="00A1329A" w:rsidRPr="00277CE6">
        <w:rPr>
          <w:rFonts w:ascii="Times New Roman" w:hAnsi="Times New Roman" w:cs="Times New Roman"/>
          <w:sz w:val="24"/>
          <w:szCs w:val="24"/>
        </w:rPr>
        <w:t>第一种类型的边基于</w:t>
      </w:r>
      <w:r w:rsidR="00290E8D" w:rsidRPr="00277CE6">
        <w:rPr>
          <w:rFonts w:ascii="Times New Roman" w:hAnsi="Times New Roman" w:cs="Times New Roman"/>
          <w:sz w:val="24"/>
          <w:szCs w:val="24"/>
        </w:rPr>
        <w:t>蛋白质结构中的</w:t>
      </w:r>
      <w:r w:rsidR="00A1329A" w:rsidRPr="00277CE6">
        <w:rPr>
          <w:rFonts w:ascii="Times New Roman" w:hAnsi="Times New Roman" w:cs="Times New Roman"/>
          <w:sz w:val="24"/>
          <w:szCs w:val="24"/>
        </w:rPr>
        <w:t>氢键</w:t>
      </w:r>
      <w:r w:rsidR="00290E8D" w:rsidRPr="00277CE6">
        <w:rPr>
          <w:rFonts w:ascii="Times New Roman" w:hAnsi="Times New Roman" w:cs="Times New Roman"/>
          <w:sz w:val="24"/>
          <w:szCs w:val="24"/>
        </w:rPr>
        <w:t>相互作用</w:t>
      </w:r>
      <w:r w:rsidR="00A1329A" w:rsidRPr="00277CE6">
        <w:rPr>
          <w:rFonts w:ascii="Times New Roman" w:hAnsi="Times New Roman" w:cs="Times New Roman"/>
          <w:sz w:val="24"/>
          <w:szCs w:val="24"/>
        </w:rPr>
        <w:t>，</w:t>
      </w:r>
      <w:r w:rsidR="00733E54" w:rsidRPr="00277CE6">
        <w:rPr>
          <w:rFonts w:ascii="Times New Roman" w:hAnsi="Times New Roman" w:cs="Times New Roman"/>
          <w:sz w:val="24"/>
          <w:szCs w:val="24"/>
        </w:rPr>
        <w:t>使用</w:t>
      </w:r>
      <w:r w:rsidR="00733E54" w:rsidRPr="00277CE6">
        <w:rPr>
          <w:rFonts w:ascii="Times New Roman" w:hAnsi="Times New Roman" w:cs="Times New Roman"/>
          <w:sz w:val="24"/>
          <w:szCs w:val="24"/>
        </w:rPr>
        <w:t>DSSP</w:t>
      </w:r>
      <w:r w:rsidR="00733E54" w:rsidRPr="00277CE6">
        <w:rPr>
          <w:rFonts w:ascii="Times New Roman" w:hAnsi="Times New Roman" w:cs="Times New Roman"/>
          <w:sz w:val="24"/>
          <w:szCs w:val="24"/>
        </w:rPr>
        <w:t>程序判断主链氢键是否存在，</w:t>
      </w:r>
      <w:r w:rsidR="00F16BC0" w:rsidRPr="00277CE6">
        <w:rPr>
          <w:rFonts w:ascii="Times New Roman" w:hAnsi="Times New Roman" w:cs="Times New Roman"/>
          <w:sz w:val="24"/>
          <w:szCs w:val="24"/>
        </w:rPr>
        <w:t>对可能存在的氢键要求键能</w:t>
      </w:r>
    </w:p>
    <w:p w14:paraId="4E861EDF" w14:textId="1C4F9343" w:rsidR="00F16BC0" w:rsidRPr="00277CE6" w:rsidRDefault="006910C1" w:rsidP="00F16BC0">
      <w:pPr>
        <w:autoSpaceDE w:val="0"/>
        <w:autoSpaceDN w:val="0"/>
        <w:adjustRightInd w:val="0"/>
        <w:spacing w:line="300" w:lineRule="auto"/>
        <w:ind w:firstLineChars="200" w:firstLine="480"/>
        <w:rPr>
          <w:rFonts w:ascii="Times New Roman" w:hAnsi="Times New Roman" w:cs="Times New Roman"/>
          <w:sz w:val="24"/>
          <w:szCs w:val="24"/>
        </w:rPr>
      </w:pPr>
      <m:oMathPara>
        <m:oMath>
          <m:sSub>
            <m:sSubPr>
              <m:ctrlPr>
                <w:rPr>
                  <w:rFonts w:ascii="Cambria Math" w:hAnsi="Cambria Math" w:cs="Times New Roman"/>
                  <w:sz w:val="24"/>
                  <w:szCs w:val="24"/>
                </w:rPr>
              </m:ctrlPr>
            </m:sSubPr>
            <m:e>
              <m:r>
                <w:rPr>
                  <w:rFonts w:ascii="Cambria Math" w:hAnsi="Cambria Math" w:cs="Times New Roman"/>
                  <w:sz w:val="24"/>
                  <w:szCs w:val="24"/>
                </w:rPr>
                <m:t>E</m:t>
              </m:r>
            </m:e>
            <m:sub>
              <m:r>
                <m:rPr>
                  <m:nor/>
                </m:rPr>
                <w:rPr>
                  <w:rFonts w:ascii="Times New Roman" w:hAnsi="Times New Roman" w:cs="Times New Roman"/>
                  <w:sz w:val="24"/>
                  <w:szCs w:val="24"/>
                </w:rPr>
                <m:t>hbond</m:t>
              </m:r>
            </m:sub>
          </m:sSub>
          <m:r>
            <m:rPr>
              <m:sty m:val="p"/>
            </m:rPr>
            <w:rPr>
              <w:rFonts w:ascii="Cambria Math" w:hAnsi="Cambria Math" w:cs="Times New Roman"/>
              <w:sz w:val="24"/>
              <w:szCs w:val="24"/>
            </w:rPr>
            <m:t>&lt;0.5 kJ⋅mo</m:t>
          </m:r>
          <m:sSup>
            <m:sSupPr>
              <m:ctrlPr>
                <w:rPr>
                  <w:rFonts w:ascii="Cambria Math" w:hAnsi="Cambria Math" w:cs="Times New Roman"/>
                  <w:sz w:val="24"/>
                  <w:szCs w:val="24"/>
                </w:rPr>
              </m:ctrlPr>
            </m:sSupPr>
            <m:e>
              <m:r>
                <m:rPr>
                  <m:sty m:val="p"/>
                </m:rPr>
                <w:rPr>
                  <w:rFonts w:ascii="Cambria Math" w:hAnsi="Cambria Math" w:cs="Times New Roman"/>
                  <w:sz w:val="24"/>
                  <w:szCs w:val="24"/>
                </w:rPr>
                <m:t>l</m:t>
              </m:r>
            </m:e>
            <m:sup>
              <m:r>
                <m:rPr>
                  <m:sty m:val="p"/>
                </m:rPr>
                <w:rPr>
                  <w:rFonts w:ascii="Cambria Math" w:hAnsi="Cambria Math" w:cs="Times New Roman"/>
                  <w:sz w:val="24"/>
                  <w:szCs w:val="24"/>
                </w:rPr>
                <m:t>-1</m:t>
              </m:r>
            </m:sup>
          </m:sSup>
        </m:oMath>
      </m:oMathPara>
    </w:p>
    <w:p w14:paraId="2C9FF293" w14:textId="2B86DAA1" w:rsidR="00A1329A" w:rsidRPr="00277CE6" w:rsidRDefault="00F16BC0" w:rsidP="00F16BC0">
      <w:pPr>
        <w:autoSpaceDE w:val="0"/>
        <w:autoSpaceDN w:val="0"/>
        <w:adjustRightInd w:val="0"/>
        <w:spacing w:line="300" w:lineRule="auto"/>
        <w:rPr>
          <w:rFonts w:ascii="Times New Roman" w:hAnsi="Times New Roman" w:cs="Times New Roman"/>
          <w:iCs/>
          <w:sz w:val="24"/>
          <w:szCs w:val="24"/>
        </w:rPr>
      </w:pPr>
      <w:r w:rsidRPr="00277CE6">
        <w:rPr>
          <w:rFonts w:ascii="Times New Roman" w:hAnsi="Times New Roman" w:cs="Times New Roman"/>
          <w:sz w:val="24"/>
          <w:szCs w:val="24"/>
        </w:rPr>
        <w:t>并且只在</w:t>
      </w:r>
      <w:r w:rsidR="00D81479" w:rsidRPr="00277CE6">
        <w:rPr>
          <w:rFonts w:ascii="Times New Roman" w:hAnsi="Times New Roman" w:cs="Times New Roman"/>
          <w:sz w:val="24"/>
          <w:szCs w:val="24"/>
        </w:rPr>
        <w:t>残基所属的二级结构为</w:t>
      </w:r>
      <w:r w:rsidR="00D81479" w:rsidRPr="00277CE6">
        <w:rPr>
          <w:rFonts w:ascii="Times New Roman" w:hAnsi="Times New Roman" w:cs="Times New Roman"/>
          <w:sz w:val="24"/>
          <w:szCs w:val="24"/>
        </w:rPr>
        <w:t>α-</w:t>
      </w:r>
      <w:r w:rsidR="00D81479" w:rsidRPr="00277CE6">
        <w:rPr>
          <w:rFonts w:ascii="Times New Roman" w:hAnsi="Times New Roman" w:cs="Times New Roman"/>
          <w:sz w:val="24"/>
          <w:szCs w:val="24"/>
        </w:rPr>
        <w:t>螺旋或</w:t>
      </w:r>
      <w:r w:rsidR="00D81479" w:rsidRPr="00277CE6">
        <w:rPr>
          <w:rFonts w:ascii="Times New Roman" w:hAnsi="Times New Roman" w:cs="Times New Roman"/>
          <w:sz w:val="24"/>
          <w:szCs w:val="24"/>
        </w:rPr>
        <w:t>β-</w:t>
      </w:r>
      <w:r w:rsidR="00D81479" w:rsidRPr="00277CE6">
        <w:rPr>
          <w:rFonts w:ascii="Times New Roman" w:hAnsi="Times New Roman" w:cs="Times New Roman"/>
          <w:sz w:val="24"/>
          <w:szCs w:val="24"/>
        </w:rPr>
        <w:t>折叠的情况下，在残基之间</w:t>
      </w:r>
      <w:r w:rsidR="00682FFA" w:rsidRPr="00277CE6">
        <w:rPr>
          <w:rFonts w:ascii="Times New Roman" w:hAnsi="Times New Roman" w:cs="Times New Roman"/>
          <w:sz w:val="24"/>
          <w:szCs w:val="24"/>
        </w:rPr>
        <w:t>建立边的联系，用来捕捉</w:t>
      </w:r>
      <w:r w:rsidR="00682FFA" w:rsidRPr="00277CE6">
        <w:rPr>
          <w:rFonts w:ascii="Times New Roman" w:hAnsi="Times New Roman" w:cs="Times New Roman"/>
          <w:sz w:val="24"/>
          <w:szCs w:val="24"/>
        </w:rPr>
        <w:t>α-</w:t>
      </w:r>
      <w:r w:rsidR="00682FFA" w:rsidRPr="00277CE6">
        <w:rPr>
          <w:rFonts w:ascii="Times New Roman" w:hAnsi="Times New Roman" w:cs="Times New Roman"/>
          <w:sz w:val="24"/>
          <w:szCs w:val="24"/>
        </w:rPr>
        <w:t>螺旋和</w:t>
      </w:r>
      <w:r w:rsidR="00682FFA" w:rsidRPr="00277CE6">
        <w:rPr>
          <w:rFonts w:ascii="Times New Roman" w:hAnsi="Times New Roman" w:cs="Times New Roman"/>
          <w:sz w:val="24"/>
          <w:szCs w:val="24"/>
        </w:rPr>
        <w:t>β-</w:t>
      </w:r>
      <w:r w:rsidR="00682FFA" w:rsidRPr="00277CE6">
        <w:rPr>
          <w:rFonts w:ascii="Times New Roman" w:hAnsi="Times New Roman" w:cs="Times New Roman"/>
          <w:sz w:val="24"/>
          <w:szCs w:val="24"/>
        </w:rPr>
        <w:t>折叠两种二级结构</w:t>
      </w:r>
      <w:r w:rsidR="0001756A" w:rsidRPr="00277CE6">
        <w:rPr>
          <w:rFonts w:ascii="Times New Roman" w:hAnsi="Times New Roman" w:cs="Times New Roman"/>
          <w:sz w:val="24"/>
          <w:szCs w:val="24"/>
        </w:rPr>
        <w:t>内部</w:t>
      </w:r>
      <w:r w:rsidR="00682FFA" w:rsidRPr="00277CE6">
        <w:rPr>
          <w:rFonts w:ascii="Times New Roman" w:hAnsi="Times New Roman" w:cs="Times New Roman"/>
          <w:sz w:val="24"/>
          <w:szCs w:val="24"/>
        </w:rPr>
        <w:t>和</w:t>
      </w:r>
      <w:r w:rsidR="0001756A" w:rsidRPr="00277CE6">
        <w:rPr>
          <w:rFonts w:ascii="Times New Roman" w:hAnsi="Times New Roman" w:cs="Times New Roman"/>
          <w:sz w:val="24"/>
          <w:szCs w:val="24"/>
        </w:rPr>
        <w:t>不同二级结构之间</w:t>
      </w:r>
      <w:r w:rsidR="00682FFA" w:rsidRPr="00277CE6">
        <w:rPr>
          <w:rFonts w:ascii="Times New Roman" w:hAnsi="Times New Roman" w:cs="Times New Roman"/>
          <w:sz w:val="24"/>
          <w:szCs w:val="24"/>
        </w:rPr>
        <w:t>的</w:t>
      </w:r>
      <w:r w:rsidR="002450D3" w:rsidRPr="00277CE6">
        <w:rPr>
          <w:rFonts w:ascii="Times New Roman" w:hAnsi="Times New Roman" w:cs="Times New Roman"/>
          <w:sz w:val="24"/>
          <w:szCs w:val="24"/>
        </w:rPr>
        <w:t>氢键</w:t>
      </w:r>
      <w:r w:rsidR="00682FFA" w:rsidRPr="00277CE6">
        <w:rPr>
          <w:rFonts w:ascii="Times New Roman" w:hAnsi="Times New Roman" w:cs="Times New Roman"/>
          <w:sz w:val="24"/>
          <w:szCs w:val="24"/>
        </w:rPr>
        <w:t>相互作用</w:t>
      </w:r>
      <w:r w:rsidR="00D81479" w:rsidRPr="00277CE6">
        <w:rPr>
          <w:rFonts w:ascii="Times New Roman" w:hAnsi="Times New Roman" w:cs="Times New Roman"/>
          <w:sz w:val="24"/>
          <w:szCs w:val="24"/>
        </w:rPr>
        <w:t>。</w:t>
      </w:r>
      <w:r w:rsidR="00540D87" w:rsidRPr="00277CE6">
        <w:rPr>
          <w:rFonts w:ascii="Times New Roman" w:hAnsi="Times New Roman" w:cs="Times New Roman"/>
          <w:sz w:val="24"/>
          <w:szCs w:val="24"/>
        </w:rPr>
        <w:t>第</w:t>
      </w:r>
      <w:r w:rsidR="00A1329A" w:rsidRPr="00277CE6">
        <w:rPr>
          <w:rFonts w:ascii="Times New Roman" w:hAnsi="Times New Roman" w:cs="Times New Roman"/>
          <w:sz w:val="24"/>
          <w:szCs w:val="24"/>
        </w:rPr>
        <w:t>二</w:t>
      </w:r>
      <w:r w:rsidR="00540D87" w:rsidRPr="00277CE6">
        <w:rPr>
          <w:rFonts w:ascii="Times New Roman" w:hAnsi="Times New Roman" w:cs="Times New Roman"/>
          <w:sz w:val="24"/>
          <w:szCs w:val="24"/>
        </w:rPr>
        <w:t>种类型的边基于序列信息，</w:t>
      </w:r>
      <w:r w:rsidR="00A1329A" w:rsidRPr="00277CE6">
        <w:rPr>
          <w:rFonts w:ascii="Times New Roman" w:hAnsi="Times New Roman" w:cs="Times New Roman"/>
          <w:sz w:val="24"/>
          <w:szCs w:val="24"/>
        </w:rPr>
        <w:t>分别在第</w:t>
      </w:r>
      <m:oMath>
        <m:r>
          <w:rPr>
            <w:rFonts w:ascii="Cambria Math" w:hAnsi="Cambria Math" w:cs="Times New Roman"/>
            <w:sz w:val="24"/>
            <w:szCs w:val="24"/>
          </w:rPr>
          <m:t>i</m:t>
        </m:r>
      </m:oMath>
      <w:r w:rsidR="00A1329A" w:rsidRPr="00277CE6">
        <w:rPr>
          <w:rFonts w:ascii="Times New Roman" w:hAnsi="Times New Roman" w:cs="Times New Roman"/>
          <w:sz w:val="24"/>
          <w:szCs w:val="24"/>
        </w:rPr>
        <w:t>个残基和第</w:t>
      </w:r>
      <m:oMath>
        <m:r>
          <w:rPr>
            <w:rFonts w:ascii="Cambria Math" w:hAnsi="Cambria Math" w:cs="Times New Roman"/>
            <w:sz w:val="24"/>
            <w:szCs w:val="24"/>
          </w:rPr>
          <m:t>i</m:t>
        </m:r>
        <m:r>
          <m:rPr>
            <m:sty m:val="p"/>
          </m:rPr>
          <w:rPr>
            <w:rFonts w:ascii="Cambria Math" w:hAnsi="Cambria Math" w:cs="Times New Roman"/>
            <w:sz w:val="24"/>
            <w:szCs w:val="24"/>
          </w:rPr>
          <m:t>±1</m:t>
        </m:r>
      </m:oMath>
      <w:r w:rsidR="00A1329A" w:rsidRPr="00277CE6">
        <w:rPr>
          <w:rFonts w:ascii="Times New Roman" w:hAnsi="Times New Roman" w:cs="Times New Roman"/>
          <w:iCs/>
          <w:sz w:val="24"/>
          <w:szCs w:val="24"/>
        </w:rPr>
        <w:t>、</w:t>
      </w:r>
      <m:oMath>
        <m:r>
          <w:rPr>
            <w:rFonts w:ascii="Cambria Math" w:hAnsi="Cambria Math" w:cs="Times New Roman"/>
            <w:sz w:val="24"/>
            <w:szCs w:val="24"/>
          </w:rPr>
          <m:t>i</m:t>
        </m:r>
        <m:r>
          <m:rPr>
            <m:sty m:val="p"/>
          </m:rPr>
          <w:rPr>
            <w:rFonts w:ascii="Cambria Math" w:hAnsi="Cambria Math" w:cs="Times New Roman"/>
            <w:sz w:val="24"/>
            <w:szCs w:val="24"/>
          </w:rPr>
          <m:t>±2</m:t>
        </m:r>
      </m:oMath>
      <w:r w:rsidR="00A1329A" w:rsidRPr="00277CE6">
        <w:rPr>
          <w:rFonts w:ascii="Times New Roman" w:hAnsi="Times New Roman" w:cs="Times New Roman"/>
          <w:iCs/>
          <w:sz w:val="24"/>
          <w:szCs w:val="24"/>
        </w:rPr>
        <w:t>个残基之间建立边的联系</w:t>
      </w:r>
      <w:r w:rsidR="00A41EEE" w:rsidRPr="00277CE6">
        <w:rPr>
          <w:rFonts w:ascii="Times New Roman" w:hAnsi="Times New Roman" w:cs="Times New Roman"/>
          <w:iCs/>
          <w:sz w:val="24"/>
          <w:szCs w:val="24"/>
        </w:rPr>
        <w:t>，用来</w:t>
      </w:r>
      <w:r w:rsidR="00DE3C65" w:rsidRPr="00277CE6">
        <w:rPr>
          <w:rFonts w:ascii="Times New Roman" w:hAnsi="Times New Roman" w:cs="Times New Roman"/>
          <w:iCs/>
          <w:sz w:val="24"/>
          <w:szCs w:val="24"/>
        </w:rPr>
        <w:t>捕捉残基</w:t>
      </w:r>
      <w:r w:rsidR="00960CC7" w:rsidRPr="00277CE6">
        <w:rPr>
          <w:rFonts w:ascii="Times New Roman" w:hAnsi="Times New Roman" w:cs="Times New Roman"/>
          <w:iCs/>
          <w:sz w:val="24"/>
          <w:szCs w:val="24"/>
        </w:rPr>
        <w:t>的共价连接和</w:t>
      </w:r>
      <w:r w:rsidR="00DE3C65" w:rsidRPr="00277CE6">
        <w:rPr>
          <w:rFonts w:ascii="Times New Roman" w:hAnsi="Times New Roman" w:cs="Times New Roman"/>
          <w:iCs/>
          <w:sz w:val="24"/>
          <w:szCs w:val="24"/>
        </w:rPr>
        <w:t>在序列位置</w:t>
      </w:r>
      <w:r w:rsidR="00960CC7" w:rsidRPr="00277CE6">
        <w:rPr>
          <w:rFonts w:ascii="Times New Roman" w:hAnsi="Times New Roman" w:cs="Times New Roman"/>
          <w:iCs/>
          <w:sz w:val="24"/>
          <w:szCs w:val="24"/>
        </w:rPr>
        <w:t>上的邻近</w:t>
      </w:r>
      <w:r w:rsidR="008077DC" w:rsidRPr="00277CE6">
        <w:rPr>
          <w:rFonts w:ascii="Times New Roman" w:hAnsi="Times New Roman" w:cs="Times New Roman"/>
          <w:iCs/>
          <w:sz w:val="24"/>
          <w:szCs w:val="24"/>
        </w:rPr>
        <w:t>所带来的相互作用</w:t>
      </w:r>
      <w:r w:rsidR="00A1329A" w:rsidRPr="00277CE6">
        <w:rPr>
          <w:rFonts w:ascii="Times New Roman" w:hAnsi="Times New Roman" w:cs="Times New Roman"/>
          <w:iCs/>
          <w:sz w:val="24"/>
          <w:szCs w:val="24"/>
        </w:rPr>
        <w:t>。</w:t>
      </w:r>
      <w:r w:rsidR="0045378B" w:rsidRPr="00277CE6">
        <w:rPr>
          <w:rFonts w:ascii="Times New Roman" w:hAnsi="Times New Roman" w:cs="Times New Roman"/>
          <w:iCs/>
          <w:sz w:val="24"/>
          <w:szCs w:val="24"/>
        </w:rPr>
        <w:t>已经被归入</w:t>
      </w:r>
      <w:r w:rsidR="009E06B8" w:rsidRPr="00277CE6">
        <w:rPr>
          <w:rFonts w:ascii="Times New Roman" w:hAnsi="Times New Roman" w:cs="Times New Roman"/>
          <w:iCs/>
          <w:sz w:val="24"/>
          <w:szCs w:val="24"/>
        </w:rPr>
        <w:t>基于氢键信息</w:t>
      </w:r>
      <w:r w:rsidR="00EB1C0D" w:rsidRPr="00277CE6">
        <w:rPr>
          <w:rFonts w:ascii="Times New Roman" w:hAnsi="Times New Roman" w:cs="Times New Roman"/>
          <w:iCs/>
          <w:sz w:val="24"/>
          <w:szCs w:val="24"/>
        </w:rPr>
        <w:t>的</w:t>
      </w:r>
      <w:r w:rsidR="00764C03" w:rsidRPr="00277CE6">
        <w:rPr>
          <w:rFonts w:ascii="Times New Roman" w:hAnsi="Times New Roman" w:cs="Times New Roman"/>
          <w:iCs/>
          <w:sz w:val="24"/>
          <w:szCs w:val="24"/>
        </w:rPr>
        <w:t>上述边的连接基于不同类型在模型中被赋予不同编码，具体如表</w:t>
      </w:r>
      <w:r w:rsidR="00764C03" w:rsidRPr="00277CE6">
        <w:rPr>
          <w:rFonts w:ascii="Times New Roman" w:hAnsi="Times New Roman" w:cs="Times New Roman"/>
          <w:iCs/>
          <w:sz w:val="24"/>
          <w:szCs w:val="24"/>
        </w:rPr>
        <w:t>2.4</w:t>
      </w:r>
      <w:r w:rsidR="00764C03" w:rsidRPr="00277CE6">
        <w:rPr>
          <w:rFonts w:ascii="Times New Roman" w:hAnsi="Times New Roman" w:cs="Times New Roman"/>
          <w:iCs/>
          <w:sz w:val="24"/>
          <w:szCs w:val="24"/>
        </w:rPr>
        <w:t>所示。</w:t>
      </w:r>
    </w:p>
    <w:p w14:paraId="10E85BE5" w14:textId="2A1FFA04" w:rsidR="00764C03" w:rsidRPr="00277CE6" w:rsidRDefault="00764C03" w:rsidP="00764C03">
      <w:pPr>
        <w:spacing w:before="240" w:after="120"/>
        <w:jc w:val="center"/>
        <w:rPr>
          <w:rFonts w:ascii="Times New Roman" w:hAnsi="Times New Roman" w:cs="Times New Roman"/>
        </w:rPr>
      </w:pPr>
      <w:r w:rsidRPr="00277CE6">
        <w:rPr>
          <w:rFonts w:ascii="Times New Roman" w:hAnsi="Times New Roman" w:cs="Times New Roman"/>
        </w:rPr>
        <w:t>表</w:t>
      </w:r>
      <w:r w:rsidRPr="00277CE6">
        <w:rPr>
          <w:rFonts w:ascii="Times New Roman" w:hAnsi="Times New Roman" w:cs="Times New Roman"/>
        </w:rPr>
        <w:t xml:space="preserve">2.4 </w:t>
      </w:r>
      <w:r w:rsidRPr="00277CE6">
        <w:rPr>
          <w:rFonts w:ascii="Times New Roman" w:hAnsi="Times New Roman" w:cs="Times New Roman"/>
        </w:rPr>
        <w:t>边的类型</w:t>
      </w:r>
      <w:r w:rsidR="007C322F" w:rsidRPr="00277CE6">
        <w:rPr>
          <w:rFonts w:ascii="Times New Roman" w:hAnsi="Times New Roman" w:cs="Times New Roman"/>
        </w:rPr>
        <w:t>与</w:t>
      </w:r>
      <w:r w:rsidRPr="00277CE6">
        <w:rPr>
          <w:rFonts w:ascii="Times New Roman" w:hAnsi="Times New Roman" w:cs="Times New Roman"/>
        </w:rPr>
        <w:t>模型编码的对应关系</w:t>
      </w:r>
    </w:p>
    <w:tbl>
      <w:tblPr>
        <w:tblW w:w="9356" w:type="dxa"/>
        <w:jc w:val="center"/>
        <w:tblBorders>
          <w:top w:val="single" w:sz="4" w:space="0" w:color="auto"/>
          <w:bottom w:val="single" w:sz="4" w:space="0" w:color="auto"/>
        </w:tblBorders>
        <w:tblLayout w:type="fixed"/>
        <w:tblLook w:val="04A0" w:firstRow="1" w:lastRow="0" w:firstColumn="1" w:lastColumn="0" w:noHBand="0" w:noVBand="1"/>
      </w:tblPr>
      <w:tblGrid>
        <w:gridCol w:w="4677"/>
        <w:gridCol w:w="4679"/>
      </w:tblGrid>
      <w:tr w:rsidR="007C322F" w:rsidRPr="00277CE6" w14:paraId="64D521B8" w14:textId="77777777" w:rsidTr="007C322F">
        <w:trPr>
          <w:trHeight w:val="244"/>
          <w:jc w:val="center"/>
        </w:trPr>
        <w:tc>
          <w:tcPr>
            <w:tcW w:w="3118" w:type="dxa"/>
            <w:tcBorders>
              <w:top w:val="single" w:sz="18" w:space="0" w:color="auto"/>
              <w:bottom w:val="single" w:sz="6" w:space="0" w:color="auto"/>
              <w:right w:val="nil"/>
            </w:tcBorders>
            <w:shd w:val="clear" w:color="auto" w:fill="auto"/>
            <w:noWrap/>
            <w:vAlign w:val="center"/>
            <w:hideMark/>
          </w:tcPr>
          <w:p w14:paraId="3D1A1DEF" w14:textId="7EBFAB95" w:rsidR="007C322F" w:rsidRPr="00277CE6" w:rsidRDefault="007C322F" w:rsidP="00CC32B3">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边的类型</w:t>
            </w:r>
          </w:p>
        </w:tc>
        <w:tc>
          <w:tcPr>
            <w:tcW w:w="3119" w:type="dxa"/>
            <w:tcBorders>
              <w:top w:val="single" w:sz="18" w:space="0" w:color="auto"/>
              <w:left w:val="nil"/>
              <w:bottom w:val="single" w:sz="6" w:space="0" w:color="auto"/>
              <w:right w:val="nil"/>
            </w:tcBorders>
            <w:shd w:val="clear" w:color="auto" w:fill="auto"/>
            <w:noWrap/>
            <w:vAlign w:val="center"/>
            <w:hideMark/>
          </w:tcPr>
          <w:p w14:paraId="1716E829" w14:textId="77777777" w:rsidR="007C322F" w:rsidRPr="00277CE6" w:rsidRDefault="007C322F" w:rsidP="00CC32B3">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模型编码</w:t>
            </w:r>
          </w:p>
        </w:tc>
      </w:tr>
      <w:tr w:rsidR="007C322F" w:rsidRPr="00277CE6" w14:paraId="4D0919E6" w14:textId="77777777" w:rsidTr="007C322F">
        <w:trPr>
          <w:trHeight w:val="244"/>
          <w:jc w:val="center"/>
        </w:trPr>
        <w:tc>
          <w:tcPr>
            <w:tcW w:w="3118" w:type="dxa"/>
            <w:tcBorders>
              <w:top w:val="nil"/>
              <w:bottom w:val="nil"/>
              <w:right w:val="nil"/>
            </w:tcBorders>
            <w:shd w:val="clear" w:color="auto" w:fill="auto"/>
            <w:noWrap/>
            <w:vAlign w:val="center"/>
          </w:tcPr>
          <w:p w14:paraId="5F7B6BDB" w14:textId="7C0D73F3" w:rsidR="007C322F" w:rsidRPr="00277CE6" w:rsidRDefault="007C322F" w:rsidP="00CC32B3">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基于</w:t>
            </w:r>
            <w:r w:rsidR="00451B81" w:rsidRPr="00277CE6">
              <w:rPr>
                <w:rFonts w:ascii="Times New Roman" w:hAnsi="Times New Roman" w:cs="Times New Roman"/>
                <w:color w:val="000000"/>
                <w:kern w:val="0"/>
              </w:rPr>
              <w:t>氢键</w:t>
            </w:r>
            <w:r w:rsidR="00890570" w:rsidRPr="00277CE6">
              <w:rPr>
                <w:rFonts w:ascii="Times New Roman" w:hAnsi="Times New Roman" w:cs="Times New Roman"/>
                <w:color w:val="000000"/>
                <w:kern w:val="0"/>
              </w:rPr>
              <w:t>相互作用</w:t>
            </w:r>
          </w:p>
        </w:tc>
        <w:tc>
          <w:tcPr>
            <w:tcW w:w="3119" w:type="dxa"/>
            <w:tcBorders>
              <w:top w:val="nil"/>
              <w:left w:val="nil"/>
              <w:bottom w:val="nil"/>
              <w:right w:val="nil"/>
            </w:tcBorders>
            <w:shd w:val="clear" w:color="auto" w:fill="auto"/>
            <w:noWrap/>
            <w:vAlign w:val="center"/>
          </w:tcPr>
          <w:p w14:paraId="2D4BB91B" w14:textId="77777777" w:rsidR="007C322F" w:rsidRPr="00277CE6" w:rsidRDefault="007C322F" w:rsidP="00CC32B3">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0</w:t>
            </w:r>
          </w:p>
        </w:tc>
      </w:tr>
      <w:tr w:rsidR="007C322F" w:rsidRPr="00277CE6" w14:paraId="713287B1" w14:textId="77777777" w:rsidTr="007C322F">
        <w:trPr>
          <w:trHeight w:val="244"/>
          <w:jc w:val="center"/>
        </w:trPr>
        <w:tc>
          <w:tcPr>
            <w:tcW w:w="3118" w:type="dxa"/>
            <w:tcBorders>
              <w:top w:val="nil"/>
              <w:bottom w:val="nil"/>
              <w:right w:val="nil"/>
            </w:tcBorders>
            <w:shd w:val="clear" w:color="auto" w:fill="auto"/>
            <w:noWrap/>
            <w:vAlign w:val="center"/>
          </w:tcPr>
          <w:p w14:paraId="44B64111" w14:textId="7C583040" w:rsidR="007C322F" w:rsidRPr="00277CE6" w:rsidRDefault="00451B81" w:rsidP="00CC32B3">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基于序列信息，残基</w:t>
            </w:r>
            <m:oMath>
              <m:r>
                <m:rPr>
                  <m:sty m:val="p"/>
                </m:rPr>
                <w:rPr>
                  <w:rFonts w:ascii="Cambria Math" w:hAnsi="Cambria Math" w:cs="Times New Roman"/>
                  <w:color w:val="000000"/>
                  <w:kern w:val="0"/>
                </w:rPr>
                <m:t xml:space="preserve"> </m:t>
              </m:r>
              <m:r>
                <w:rPr>
                  <w:rFonts w:ascii="Cambria Math" w:hAnsi="Cambria Math" w:cs="Times New Roman"/>
                  <w:color w:val="000000"/>
                  <w:kern w:val="0"/>
                </w:rPr>
                <m:t>i-i</m:t>
              </m:r>
              <m:r>
                <m:rPr>
                  <m:sty m:val="p"/>
                </m:rPr>
                <w:rPr>
                  <w:rFonts w:ascii="Cambria Math" w:hAnsi="Cambria Math" w:cs="Times New Roman"/>
                  <w:color w:val="000000"/>
                  <w:kern w:val="0"/>
                </w:rPr>
                <m:t>±1</m:t>
              </m:r>
            </m:oMath>
          </w:p>
        </w:tc>
        <w:tc>
          <w:tcPr>
            <w:tcW w:w="3119" w:type="dxa"/>
            <w:tcBorders>
              <w:top w:val="nil"/>
              <w:left w:val="nil"/>
              <w:bottom w:val="nil"/>
              <w:right w:val="nil"/>
            </w:tcBorders>
            <w:shd w:val="clear" w:color="auto" w:fill="auto"/>
            <w:noWrap/>
            <w:vAlign w:val="center"/>
          </w:tcPr>
          <w:p w14:paraId="3B1008E8" w14:textId="59877D98" w:rsidR="007C322F" w:rsidRPr="00277CE6" w:rsidRDefault="00451B81" w:rsidP="00CC32B3">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1</w:t>
            </w:r>
          </w:p>
        </w:tc>
      </w:tr>
      <w:tr w:rsidR="007C322F" w:rsidRPr="00277CE6" w14:paraId="13625BA6" w14:textId="77777777" w:rsidTr="007C322F">
        <w:trPr>
          <w:trHeight w:val="244"/>
          <w:jc w:val="center"/>
        </w:trPr>
        <w:tc>
          <w:tcPr>
            <w:tcW w:w="3118" w:type="dxa"/>
            <w:tcBorders>
              <w:top w:val="nil"/>
              <w:bottom w:val="single" w:sz="18" w:space="0" w:color="auto"/>
              <w:right w:val="nil"/>
            </w:tcBorders>
            <w:shd w:val="clear" w:color="auto" w:fill="auto"/>
            <w:noWrap/>
            <w:vAlign w:val="center"/>
          </w:tcPr>
          <w:p w14:paraId="3A8C8238" w14:textId="6F434510" w:rsidR="007C322F" w:rsidRPr="00277CE6" w:rsidRDefault="00451B81" w:rsidP="00CC32B3">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基于序列信息，残基</w:t>
            </w:r>
            <m:oMath>
              <m:r>
                <m:rPr>
                  <m:sty m:val="p"/>
                </m:rPr>
                <w:rPr>
                  <w:rFonts w:ascii="Cambria Math" w:hAnsi="Cambria Math" w:cs="Times New Roman"/>
                  <w:color w:val="000000"/>
                  <w:kern w:val="0"/>
                </w:rPr>
                <m:t xml:space="preserve"> </m:t>
              </m:r>
              <m:r>
                <w:rPr>
                  <w:rFonts w:ascii="Cambria Math" w:hAnsi="Cambria Math" w:cs="Times New Roman"/>
                  <w:color w:val="000000"/>
                  <w:kern w:val="0"/>
                </w:rPr>
                <m:t>i-i</m:t>
              </m:r>
              <m:r>
                <m:rPr>
                  <m:sty m:val="p"/>
                </m:rPr>
                <w:rPr>
                  <w:rFonts w:ascii="Cambria Math" w:hAnsi="Cambria Math" w:cs="Times New Roman"/>
                  <w:color w:val="000000"/>
                  <w:kern w:val="0"/>
                </w:rPr>
                <m:t>±2</m:t>
              </m:r>
            </m:oMath>
          </w:p>
        </w:tc>
        <w:tc>
          <w:tcPr>
            <w:tcW w:w="3119" w:type="dxa"/>
            <w:tcBorders>
              <w:top w:val="nil"/>
              <w:left w:val="nil"/>
              <w:bottom w:val="single" w:sz="18" w:space="0" w:color="auto"/>
              <w:right w:val="nil"/>
            </w:tcBorders>
            <w:shd w:val="clear" w:color="auto" w:fill="auto"/>
            <w:noWrap/>
            <w:vAlign w:val="center"/>
          </w:tcPr>
          <w:p w14:paraId="49C48656" w14:textId="77777777" w:rsidR="007C322F" w:rsidRPr="00277CE6" w:rsidRDefault="007C322F" w:rsidP="00CC32B3">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2</w:t>
            </w:r>
          </w:p>
        </w:tc>
      </w:tr>
    </w:tbl>
    <w:p w14:paraId="5C563832" w14:textId="77777777" w:rsidR="00764C03" w:rsidRPr="00277CE6" w:rsidRDefault="00764C03" w:rsidP="00383D5F">
      <w:pPr>
        <w:autoSpaceDE w:val="0"/>
        <w:autoSpaceDN w:val="0"/>
        <w:adjustRightInd w:val="0"/>
        <w:spacing w:line="300" w:lineRule="auto"/>
        <w:rPr>
          <w:rFonts w:ascii="Times New Roman" w:hAnsi="Times New Roman" w:cs="Times New Roman"/>
          <w:sz w:val="24"/>
          <w:szCs w:val="24"/>
        </w:rPr>
      </w:pPr>
    </w:p>
    <w:p w14:paraId="6600E31C" w14:textId="6264D298" w:rsidR="00764C03" w:rsidRDefault="00A6206B" w:rsidP="00764C03">
      <w:pPr>
        <w:autoSpaceDE w:val="0"/>
        <w:autoSpaceDN w:val="0"/>
        <w:adjustRightInd w:val="0"/>
        <w:spacing w:line="300" w:lineRule="auto"/>
        <w:ind w:firstLineChars="200" w:firstLine="480"/>
        <w:rPr>
          <w:rFonts w:ascii="Times New Roman" w:hAnsi="Times New Roman" w:cs="Times New Roman"/>
          <w:sz w:val="24"/>
          <w:szCs w:val="24"/>
        </w:rPr>
      </w:pPr>
      <w:r w:rsidRPr="00277CE6">
        <w:rPr>
          <w:rFonts w:ascii="Times New Roman" w:hAnsi="Times New Roman" w:cs="Times New Roman"/>
          <w:sz w:val="24"/>
          <w:szCs w:val="24"/>
        </w:rPr>
        <w:t>根据</w:t>
      </w:r>
      <w:r w:rsidR="00C2469B" w:rsidRPr="00277CE6">
        <w:rPr>
          <w:rFonts w:ascii="Times New Roman" w:hAnsi="Times New Roman" w:cs="Times New Roman"/>
          <w:sz w:val="24"/>
          <w:szCs w:val="24"/>
        </w:rPr>
        <w:t>前述方式，基于</w:t>
      </w:r>
      <w:r w:rsidR="00D6751B" w:rsidRPr="00277CE6">
        <w:rPr>
          <w:rFonts w:ascii="Times New Roman" w:hAnsi="Times New Roman" w:cs="Times New Roman"/>
          <w:sz w:val="24"/>
          <w:szCs w:val="24"/>
        </w:rPr>
        <w:t>蛋白质结构数据</w:t>
      </w:r>
      <w:proofErr w:type="gramStart"/>
      <w:r w:rsidR="00D6751B" w:rsidRPr="00277CE6">
        <w:rPr>
          <w:rFonts w:ascii="Times New Roman" w:hAnsi="Times New Roman" w:cs="Times New Roman"/>
          <w:sz w:val="24"/>
          <w:szCs w:val="24"/>
        </w:rPr>
        <w:t>构建图</w:t>
      </w:r>
      <w:proofErr w:type="gramEnd"/>
      <w:r w:rsidR="00D6751B" w:rsidRPr="00277CE6">
        <w:rPr>
          <w:rFonts w:ascii="Times New Roman" w:hAnsi="Times New Roman" w:cs="Times New Roman"/>
          <w:sz w:val="24"/>
          <w:szCs w:val="24"/>
        </w:rPr>
        <w:t>的节点和</w:t>
      </w:r>
      <w:proofErr w:type="gramStart"/>
      <w:r w:rsidR="00D6751B" w:rsidRPr="00277CE6">
        <w:rPr>
          <w:rFonts w:ascii="Times New Roman" w:hAnsi="Times New Roman" w:cs="Times New Roman"/>
          <w:sz w:val="24"/>
          <w:szCs w:val="24"/>
        </w:rPr>
        <w:t>边</w:t>
      </w:r>
      <w:proofErr w:type="gramEnd"/>
      <w:r w:rsidR="00D6751B" w:rsidRPr="00277CE6">
        <w:rPr>
          <w:rFonts w:ascii="Times New Roman" w:hAnsi="Times New Roman" w:cs="Times New Roman"/>
          <w:sz w:val="24"/>
          <w:szCs w:val="24"/>
        </w:rPr>
        <w:t>，</w:t>
      </w:r>
      <w:r w:rsidR="002445BE" w:rsidRPr="00277CE6">
        <w:rPr>
          <w:rFonts w:ascii="Times New Roman" w:hAnsi="Times New Roman" w:cs="Times New Roman"/>
          <w:sz w:val="24"/>
          <w:szCs w:val="24"/>
        </w:rPr>
        <w:t>输入</w:t>
      </w:r>
      <w:r w:rsidR="004635C0" w:rsidRPr="00277CE6">
        <w:rPr>
          <w:rFonts w:ascii="Times New Roman" w:hAnsi="Times New Roman" w:cs="Times New Roman"/>
          <w:sz w:val="24"/>
          <w:szCs w:val="24"/>
        </w:rPr>
        <w:t>EGNN</w:t>
      </w:r>
      <w:r w:rsidR="004635C0" w:rsidRPr="00277CE6">
        <w:rPr>
          <w:rFonts w:ascii="Times New Roman" w:hAnsi="Times New Roman" w:cs="Times New Roman"/>
          <w:sz w:val="24"/>
          <w:szCs w:val="24"/>
        </w:rPr>
        <w:t>中进行训练。</w:t>
      </w:r>
    </w:p>
    <w:p w14:paraId="22D3D0A7" w14:textId="7AE2446F" w:rsidR="00696A87" w:rsidRPr="00277CE6" w:rsidRDefault="00696A87" w:rsidP="00696A87">
      <w:pPr>
        <w:pStyle w:val="3"/>
        <w:spacing w:before="156" w:after="156"/>
        <w:ind w:firstLine="480"/>
        <w:rPr>
          <w:rFonts w:cs="Times New Roman"/>
          <w:szCs w:val="24"/>
        </w:rPr>
      </w:pPr>
      <w:bookmarkStart w:id="99" w:name="_Toc105009178"/>
      <w:r w:rsidRPr="00277CE6">
        <w:rPr>
          <w:rFonts w:eastAsiaTheme="minorEastAsia" w:cs="Times New Roman"/>
          <w:szCs w:val="24"/>
        </w:rPr>
        <w:t>2.3.</w:t>
      </w:r>
      <w:r>
        <w:rPr>
          <w:rFonts w:eastAsiaTheme="minorEastAsia" w:cs="Times New Roman"/>
          <w:szCs w:val="24"/>
        </w:rPr>
        <w:t>2</w:t>
      </w:r>
      <w:r w:rsidRPr="00277CE6">
        <w:rPr>
          <w:rFonts w:eastAsiaTheme="minorEastAsia" w:cs="Times New Roman"/>
          <w:szCs w:val="24"/>
        </w:rPr>
        <w:t xml:space="preserve"> </w:t>
      </w:r>
      <w:r w:rsidRPr="00277CE6">
        <w:rPr>
          <w:rFonts w:eastAsiaTheme="minorEastAsia" w:cs="Times New Roman"/>
          <w:szCs w:val="24"/>
        </w:rPr>
        <w:fldChar w:fldCharType="begin"/>
      </w:r>
      <w:r w:rsidRPr="00277CE6">
        <w:rPr>
          <w:rFonts w:eastAsiaTheme="minorEastAsia" w:cs="Times New Roman"/>
          <w:szCs w:val="24"/>
        </w:rPr>
        <w:instrText xml:space="preserve"> TITLE  [</w:instrText>
      </w:r>
      <w:r w:rsidRPr="00277CE6">
        <w:rPr>
          <w:rFonts w:eastAsiaTheme="minorEastAsia" w:cs="Times New Roman"/>
          <w:szCs w:val="24"/>
        </w:rPr>
        <w:instrText>此处键入三级标题</w:instrText>
      </w:r>
      <w:r w:rsidRPr="00277CE6">
        <w:rPr>
          <w:rFonts w:eastAsiaTheme="minorEastAsia" w:cs="Times New Roman"/>
          <w:szCs w:val="24"/>
        </w:rPr>
        <w:instrText xml:space="preserve">]  \* MERGEFORMAT </w:instrText>
      </w:r>
      <w:r w:rsidRPr="00277CE6">
        <w:rPr>
          <w:rFonts w:eastAsiaTheme="minorEastAsia" w:cs="Times New Roman"/>
          <w:szCs w:val="24"/>
        </w:rPr>
        <w:fldChar w:fldCharType="separate"/>
      </w:r>
      <w:r>
        <w:rPr>
          <w:rFonts w:eastAsiaTheme="minorEastAsia" w:cs="Times New Roman" w:hint="eastAsia"/>
          <w:szCs w:val="24"/>
        </w:rPr>
        <w:t>模型的原理与</w:t>
      </w:r>
      <w:r w:rsidR="00E24062">
        <w:rPr>
          <w:rFonts w:eastAsiaTheme="minorEastAsia" w:cs="Times New Roman" w:hint="eastAsia"/>
          <w:szCs w:val="24"/>
        </w:rPr>
        <w:t>基本</w:t>
      </w:r>
      <w:r>
        <w:rPr>
          <w:rFonts w:eastAsiaTheme="minorEastAsia" w:cs="Times New Roman" w:hint="eastAsia"/>
          <w:szCs w:val="24"/>
        </w:rPr>
        <w:t>架构</w:t>
      </w:r>
      <w:bookmarkEnd w:id="99"/>
      <w:r w:rsidRPr="00277CE6">
        <w:rPr>
          <w:rFonts w:eastAsiaTheme="minorEastAsia" w:cs="Times New Roman"/>
          <w:szCs w:val="24"/>
        </w:rPr>
        <w:fldChar w:fldCharType="end"/>
      </w:r>
    </w:p>
    <w:p w14:paraId="671AE708" w14:textId="76A70005" w:rsidR="00AE65C4" w:rsidRPr="00D97CDF" w:rsidRDefault="00CB621C" w:rsidP="00D97CDF">
      <w:pPr>
        <w:autoSpaceDE w:val="0"/>
        <w:autoSpaceDN w:val="0"/>
        <w:adjustRightInd w:val="0"/>
        <w:spacing w:line="30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模型的</w:t>
      </w:r>
      <w:r w:rsidR="00E24062">
        <w:rPr>
          <w:rFonts w:ascii="Times New Roman" w:eastAsia="宋体" w:hAnsi="Times New Roman" w:cs="Times New Roman" w:hint="eastAsia"/>
          <w:sz w:val="24"/>
          <w:szCs w:val="24"/>
        </w:rPr>
        <w:t>原理与</w:t>
      </w:r>
      <w:r w:rsidR="004B5A87">
        <w:rPr>
          <w:rFonts w:ascii="Times New Roman" w:eastAsia="宋体" w:hAnsi="Times New Roman" w:cs="Times New Roman" w:hint="eastAsia"/>
          <w:sz w:val="24"/>
          <w:szCs w:val="24"/>
        </w:rPr>
        <w:t>基本架构</w:t>
      </w:r>
      <w:r w:rsidR="00041717">
        <w:rPr>
          <w:rFonts w:ascii="Times New Roman" w:eastAsia="宋体" w:hAnsi="Times New Roman" w:cs="Times New Roman" w:hint="eastAsia"/>
          <w:sz w:val="24"/>
          <w:szCs w:val="24"/>
        </w:rPr>
        <w:t>如图</w:t>
      </w:r>
      <w:r w:rsidR="005D7383">
        <w:rPr>
          <w:rFonts w:ascii="Times New Roman" w:eastAsia="宋体" w:hAnsi="Times New Roman" w:cs="Times New Roman" w:hint="eastAsia"/>
          <w:sz w:val="24"/>
          <w:szCs w:val="24"/>
        </w:rPr>
        <w:t>2</w:t>
      </w:r>
      <w:r w:rsidR="005D7383">
        <w:rPr>
          <w:rFonts w:ascii="Times New Roman" w:eastAsia="宋体" w:hAnsi="Times New Roman" w:cs="Times New Roman"/>
          <w:sz w:val="24"/>
          <w:szCs w:val="24"/>
        </w:rPr>
        <w:t>.2</w:t>
      </w:r>
      <w:r w:rsidR="005D7383">
        <w:rPr>
          <w:rFonts w:ascii="Times New Roman" w:eastAsia="宋体" w:hAnsi="Times New Roman" w:cs="Times New Roman" w:hint="eastAsia"/>
          <w:sz w:val="24"/>
          <w:szCs w:val="24"/>
        </w:rPr>
        <w:t>所示</w:t>
      </w:r>
      <w:r w:rsidR="00CA7200">
        <w:rPr>
          <w:rFonts w:ascii="Times New Roman" w:eastAsia="宋体" w:hAnsi="Times New Roman" w:cs="Times New Roman" w:hint="eastAsia"/>
          <w:sz w:val="24"/>
          <w:szCs w:val="24"/>
        </w:rPr>
        <w:t>，其中图</w:t>
      </w:r>
      <w:r w:rsidR="00CA7200">
        <w:rPr>
          <w:rFonts w:ascii="Times New Roman" w:eastAsia="宋体" w:hAnsi="Times New Roman" w:cs="Times New Roman" w:hint="eastAsia"/>
          <w:sz w:val="24"/>
          <w:szCs w:val="24"/>
        </w:rPr>
        <w:t>2</w:t>
      </w:r>
      <w:r w:rsidR="00CA7200">
        <w:rPr>
          <w:rFonts w:ascii="Times New Roman" w:eastAsia="宋体" w:hAnsi="Times New Roman" w:cs="Times New Roman"/>
          <w:sz w:val="24"/>
          <w:szCs w:val="24"/>
        </w:rPr>
        <w:t>.2(a)</w:t>
      </w:r>
      <w:r w:rsidR="00CA7200">
        <w:rPr>
          <w:rFonts w:ascii="Times New Roman" w:eastAsia="宋体" w:hAnsi="Times New Roman" w:cs="Times New Roman" w:hint="eastAsia"/>
          <w:sz w:val="24"/>
          <w:szCs w:val="24"/>
        </w:rPr>
        <w:t>示出模型的训练过程，图</w:t>
      </w:r>
      <w:r w:rsidR="00CA7200">
        <w:rPr>
          <w:rFonts w:ascii="Times New Roman" w:eastAsia="宋体" w:hAnsi="Times New Roman" w:cs="Times New Roman" w:hint="eastAsia"/>
          <w:sz w:val="24"/>
          <w:szCs w:val="24"/>
        </w:rPr>
        <w:t>2</w:t>
      </w:r>
      <w:r w:rsidR="00CA7200">
        <w:rPr>
          <w:rFonts w:ascii="Times New Roman" w:eastAsia="宋体" w:hAnsi="Times New Roman" w:cs="Times New Roman"/>
          <w:sz w:val="24"/>
          <w:szCs w:val="24"/>
        </w:rPr>
        <w:t>.2(b)</w:t>
      </w:r>
      <w:r w:rsidR="00CA7200">
        <w:rPr>
          <w:rFonts w:ascii="Times New Roman" w:eastAsia="宋体" w:hAnsi="Times New Roman" w:cs="Times New Roman" w:hint="eastAsia"/>
          <w:sz w:val="24"/>
          <w:szCs w:val="24"/>
        </w:rPr>
        <w:t>示出利用训练得到的模型实现蛋白质主链结构优化的过程。具体地，</w:t>
      </w:r>
      <w:r w:rsidR="007D694C">
        <w:rPr>
          <w:rFonts w:ascii="Times New Roman" w:eastAsia="宋体" w:hAnsi="Times New Roman" w:cs="Times New Roman" w:hint="eastAsia"/>
          <w:sz w:val="24"/>
          <w:szCs w:val="24"/>
        </w:rPr>
        <w:t>在模型训练过程中，</w:t>
      </w:r>
      <w:r w:rsidR="004B006D">
        <w:rPr>
          <w:rFonts w:ascii="Times New Roman" w:eastAsia="宋体" w:hAnsi="Times New Roman" w:cs="Times New Roman" w:hint="eastAsia"/>
          <w:sz w:val="24"/>
          <w:szCs w:val="24"/>
        </w:rPr>
        <w:t>对于输入模型的蛋白质结构数据，</w:t>
      </w:r>
      <w:r w:rsidR="00907F90">
        <w:rPr>
          <w:rFonts w:ascii="Times New Roman" w:eastAsia="宋体" w:hAnsi="Times New Roman" w:cs="Times New Roman" w:hint="eastAsia"/>
          <w:sz w:val="24"/>
          <w:szCs w:val="24"/>
        </w:rPr>
        <w:t>一方面</w:t>
      </w:r>
      <w:r w:rsidR="004B006D">
        <w:rPr>
          <w:rFonts w:ascii="Times New Roman" w:eastAsia="宋体" w:hAnsi="Times New Roman" w:cs="Times New Roman" w:hint="eastAsia"/>
          <w:sz w:val="24"/>
          <w:szCs w:val="24"/>
        </w:rPr>
        <w:t>按照</w:t>
      </w:r>
      <w:r w:rsidR="004B006D">
        <w:rPr>
          <w:rFonts w:ascii="Times New Roman" w:eastAsia="宋体" w:hAnsi="Times New Roman" w:cs="Times New Roman" w:hint="eastAsia"/>
          <w:sz w:val="24"/>
          <w:szCs w:val="24"/>
        </w:rPr>
        <w:t>2</w:t>
      </w:r>
      <w:r w:rsidR="004B006D">
        <w:rPr>
          <w:rFonts w:ascii="Times New Roman" w:eastAsia="宋体" w:hAnsi="Times New Roman" w:cs="Times New Roman"/>
          <w:sz w:val="24"/>
          <w:szCs w:val="24"/>
        </w:rPr>
        <w:t>.3.1</w:t>
      </w:r>
      <w:r w:rsidR="004B006D">
        <w:rPr>
          <w:rFonts w:ascii="Times New Roman" w:eastAsia="宋体" w:hAnsi="Times New Roman" w:cs="Times New Roman" w:hint="eastAsia"/>
          <w:sz w:val="24"/>
          <w:szCs w:val="24"/>
        </w:rPr>
        <w:t>所述的方法构建图，</w:t>
      </w:r>
      <w:r w:rsidR="00907F90">
        <w:rPr>
          <w:rFonts w:ascii="Times New Roman" w:eastAsia="宋体" w:hAnsi="Times New Roman" w:cs="Times New Roman" w:hint="eastAsia"/>
          <w:sz w:val="24"/>
          <w:szCs w:val="24"/>
        </w:rPr>
        <w:t>另一方面计算存在边的连接的残基</w:t>
      </w:r>
      <w:r w:rsidR="00B0647F">
        <w:rPr>
          <w:rFonts w:ascii="Times New Roman" w:eastAsia="宋体" w:hAnsi="Times New Roman" w:cs="Times New Roman" w:hint="eastAsia"/>
          <w:sz w:val="24"/>
          <w:szCs w:val="24"/>
        </w:rPr>
        <w:t>的</w:t>
      </w:r>
      <w:r w:rsidR="00907F90" w:rsidRPr="00277CE6">
        <w:rPr>
          <w:rFonts w:ascii="Times New Roman" w:hAnsi="Times New Roman" w:cs="Times New Roman"/>
          <w:sz w:val="24"/>
          <w:szCs w:val="24"/>
        </w:rPr>
        <w:t>Cα</w:t>
      </w:r>
      <w:r w:rsidR="00907F90" w:rsidRPr="00277CE6">
        <w:rPr>
          <w:rFonts w:ascii="Times New Roman" w:hAnsi="Times New Roman" w:cs="Times New Roman"/>
          <w:sz w:val="24"/>
          <w:szCs w:val="24"/>
        </w:rPr>
        <w:t>原子</w:t>
      </w:r>
      <w:r w:rsidR="00907F90">
        <w:rPr>
          <w:rFonts w:ascii="Times New Roman" w:eastAsia="宋体" w:hAnsi="Times New Roman" w:cs="Times New Roman" w:hint="eastAsia"/>
          <w:sz w:val="24"/>
          <w:szCs w:val="24"/>
        </w:rPr>
        <w:t>之间的欧氏距离，构建距离向量</w:t>
      </w:r>
      <m:oMath>
        <m:r>
          <m:rPr>
            <m:sty m:val="bi"/>
          </m:rPr>
          <w:rPr>
            <w:rFonts w:ascii="Cambria Math" w:eastAsia="宋体" w:hAnsi="Cambria Math" w:cs="Times New Roman"/>
            <w:sz w:val="24"/>
            <w:szCs w:val="24"/>
          </w:rPr>
          <m:t>d</m:t>
        </m:r>
      </m:oMath>
      <w:r w:rsidR="00907F90">
        <w:rPr>
          <w:rFonts w:ascii="Times New Roman" w:eastAsia="宋体" w:hAnsi="Times New Roman" w:cs="Times New Roman" w:hint="eastAsia"/>
          <w:sz w:val="24"/>
          <w:szCs w:val="24"/>
        </w:rPr>
        <w:t>；</w:t>
      </w:r>
      <w:r w:rsidR="002B036E">
        <w:rPr>
          <w:rFonts w:ascii="Times New Roman" w:eastAsia="宋体" w:hAnsi="Times New Roman" w:cs="Times New Roman" w:hint="eastAsia"/>
          <w:sz w:val="24"/>
          <w:szCs w:val="24"/>
        </w:rPr>
        <w:t>使用一系列不同强度</w:t>
      </w:r>
      <m:oMath>
        <m:r>
          <m:rPr>
            <m:sty m:val="p"/>
          </m:rPr>
          <w:rPr>
            <w:rFonts w:ascii="Cambria Math" w:eastAsia="宋体" w:hAnsi="Cambria Math" w:cs="Times New Roman"/>
            <w:sz w:val="24"/>
            <w:szCs w:val="24"/>
          </w:rPr>
          <m:t>{</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σ</m:t>
            </m:r>
          </m:e>
          <m:sub>
            <m:r>
              <w:rPr>
                <w:rFonts w:ascii="Cambria Math" w:eastAsia="宋体" w:hAnsi="Cambria Math" w:cs="Times New Roman"/>
                <w:sz w:val="24"/>
                <w:szCs w:val="24"/>
              </w:rPr>
              <m:t>i</m:t>
            </m:r>
          </m:sub>
        </m:sSub>
        <m:sSubSup>
          <m:sSubSupPr>
            <m:ctrlPr>
              <w:rPr>
                <w:rFonts w:ascii="Cambria Math" w:eastAsia="宋体" w:hAnsi="Cambria Math" w:cs="Times New Roman"/>
                <w:i/>
                <w:sz w:val="24"/>
                <w:szCs w:val="24"/>
              </w:rPr>
            </m:ctrlPr>
          </m:sSubSupPr>
          <m:e>
            <m:r>
              <m:rPr>
                <m:lit/>
              </m:rPr>
              <w:rPr>
                <w:rFonts w:ascii="Cambria Math" w:eastAsia="宋体" w:hAnsi="Cambria Math" w:cs="Times New Roman"/>
                <w:sz w:val="24"/>
                <w:szCs w:val="24"/>
              </w:rPr>
              <m:t>}</m:t>
            </m:r>
          </m:e>
          <m:sub>
            <m:r>
              <w:rPr>
                <w:rFonts w:ascii="Cambria Math" w:eastAsia="宋体" w:hAnsi="Cambria Math" w:cs="Times New Roman"/>
                <w:sz w:val="24"/>
                <w:szCs w:val="24"/>
              </w:rPr>
              <m:t>i=1</m:t>
            </m:r>
          </m:sub>
          <m:sup>
            <m:r>
              <w:rPr>
                <w:rFonts w:ascii="Cambria Math" w:eastAsia="宋体" w:hAnsi="Cambria Math" w:cs="Times New Roman"/>
                <w:sz w:val="24"/>
                <w:szCs w:val="24"/>
              </w:rPr>
              <m:t>L</m:t>
            </m:r>
          </m:sup>
        </m:sSubSup>
      </m:oMath>
      <w:r w:rsidR="002B036E">
        <w:rPr>
          <w:rFonts w:ascii="Times New Roman" w:eastAsia="宋体" w:hAnsi="Times New Roman" w:cs="Times New Roman" w:hint="eastAsia"/>
          <w:sz w:val="24"/>
          <w:szCs w:val="24"/>
        </w:rPr>
        <w:t>的高斯噪声</w:t>
      </w:r>
      <m:oMath>
        <m:r>
          <m:rPr>
            <m:sty m:val="bi"/>
          </m:rPr>
          <w:rPr>
            <w:rFonts w:ascii="Cambria Math" w:eastAsia="宋体" w:hAnsi="Cambria Math" w:cs="Times New Roman"/>
            <w:sz w:val="24"/>
            <w:szCs w:val="24"/>
          </w:rPr>
          <m:t>N</m:t>
        </m:r>
        <m:d>
          <m:dPr>
            <m:ctrlPr>
              <w:rPr>
                <w:rFonts w:ascii="Cambria Math" w:eastAsia="宋体" w:hAnsi="Cambria Math" w:cs="Times New Roman"/>
                <w:sz w:val="24"/>
                <w:szCs w:val="24"/>
              </w:rPr>
            </m:ctrlPr>
          </m:dPr>
          <m:e>
            <m:r>
              <m:rPr>
                <m:sty m:val="p"/>
              </m:rPr>
              <w:rPr>
                <w:rFonts w:ascii="Cambria Math" w:eastAsia="宋体" w:hAnsi="Cambria Math" w:cs="Times New Roman"/>
                <w:sz w:val="24"/>
                <w:szCs w:val="24"/>
              </w:rPr>
              <m:t>0,</m:t>
            </m:r>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σ</m:t>
                </m:r>
              </m:e>
              <m:sub>
                <m:r>
                  <w:rPr>
                    <w:rFonts w:ascii="Cambria Math" w:eastAsia="宋体" w:hAnsi="Cambria Math" w:cs="Times New Roman"/>
                    <w:sz w:val="24"/>
                    <w:szCs w:val="24"/>
                  </w:rPr>
                  <m:t>i</m:t>
                </m:r>
              </m:sub>
              <m:sup>
                <m:r>
                  <w:rPr>
                    <w:rFonts w:ascii="Cambria Math" w:eastAsia="宋体" w:hAnsi="Cambria Math" w:cs="Times New Roman"/>
                    <w:sz w:val="24"/>
                    <w:szCs w:val="24"/>
                  </w:rPr>
                  <m:t>2</m:t>
                </m:r>
              </m:sup>
            </m:sSubSup>
            <m:r>
              <m:rPr>
                <m:sty m:val="bi"/>
              </m:rPr>
              <w:rPr>
                <w:rFonts w:ascii="Cambria Math" w:eastAsia="宋体" w:hAnsi="Cambria Math" w:cs="Times New Roman"/>
                <w:sz w:val="24"/>
                <w:szCs w:val="24"/>
              </w:rPr>
              <m:t>I</m:t>
            </m:r>
          </m:e>
        </m:d>
      </m:oMath>
      <w:r w:rsidR="002B036E">
        <w:rPr>
          <w:rFonts w:ascii="Times New Roman" w:eastAsia="宋体" w:hAnsi="Times New Roman" w:cs="Times New Roman" w:hint="eastAsia"/>
          <w:sz w:val="24"/>
          <w:szCs w:val="24"/>
        </w:rPr>
        <w:t>对残基</w:t>
      </w:r>
      <w:r w:rsidR="002B036E" w:rsidRPr="00277CE6">
        <w:rPr>
          <w:rFonts w:ascii="Times New Roman" w:hAnsi="Times New Roman" w:cs="Times New Roman"/>
          <w:sz w:val="24"/>
          <w:szCs w:val="24"/>
        </w:rPr>
        <w:t>Cα</w:t>
      </w:r>
      <w:r w:rsidR="002B036E" w:rsidRPr="00277CE6">
        <w:rPr>
          <w:rFonts w:ascii="Times New Roman" w:hAnsi="Times New Roman" w:cs="Times New Roman"/>
          <w:sz w:val="24"/>
          <w:szCs w:val="24"/>
        </w:rPr>
        <w:t>原子</w:t>
      </w:r>
      <w:r w:rsidR="002B036E">
        <w:rPr>
          <w:rFonts w:ascii="Times New Roman" w:eastAsia="宋体" w:hAnsi="Times New Roman" w:cs="Times New Roman" w:hint="eastAsia"/>
          <w:sz w:val="24"/>
          <w:szCs w:val="24"/>
        </w:rPr>
        <w:t>的距离向量</w:t>
      </w:r>
      <m:oMath>
        <m:r>
          <m:rPr>
            <m:sty m:val="bi"/>
          </m:rPr>
          <w:rPr>
            <w:rFonts w:ascii="Cambria Math" w:eastAsia="宋体" w:hAnsi="Cambria Math" w:cs="Times New Roman"/>
            <w:sz w:val="24"/>
            <w:szCs w:val="24"/>
          </w:rPr>
          <m:t>d</m:t>
        </m:r>
      </m:oMath>
      <w:r w:rsidR="002B036E" w:rsidRPr="002B036E">
        <w:rPr>
          <w:rFonts w:ascii="Times New Roman" w:eastAsia="宋体" w:hAnsi="Times New Roman" w:cs="Times New Roman" w:hint="eastAsia"/>
          <w:sz w:val="24"/>
          <w:szCs w:val="24"/>
        </w:rPr>
        <w:t>进行</w:t>
      </w:r>
      <w:r w:rsidR="002B036E">
        <w:rPr>
          <w:rFonts w:ascii="Times New Roman" w:eastAsia="宋体" w:hAnsi="Times New Roman" w:cs="Times New Roman" w:hint="eastAsia"/>
          <w:sz w:val="24"/>
          <w:szCs w:val="24"/>
        </w:rPr>
        <w:t>扰动，</w:t>
      </w:r>
      <w:r w:rsidR="00C36A26">
        <w:rPr>
          <w:rFonts w:ascii="Times New Roman" w:eastAsia="宋体" w:hAnsi="Times New Roman" w:cs="Times New Roman" w:hint="eastAsia"/>
          <w:sz w:val="24"/>
          <w:szCs w:val="24"/>
        </w:rPr>
        <w:t>噪声强度等比分布，</w:t>
      </w:r>
      <w:r w:rsidR="00252B0C">
        <w:rPr>
          <w:rFonts w:ascii="Times New Roman" w:eastAsia="宋体" w:hAnsi="Times New Roman" w:cs="Times New Roman" w:hint="eastAsia"/>
          <w:sz w:val="24"/>
          <w:szCs w:val="24"/>
        </w:rPr>
        <w:t>得到扰动后的距离向量</w:t>
      </w:r>
      <m:oMath>
        <m:acc>
          <m:accPr>
            <m:chr m:val="̃"/>
            <m:ctrlPr>
              <w:rPr>
                <w:rFonts w:ascii="Cambria Math" w:eastAsia="宋体" w:hAnsi="Cambria Math" w:cs="Times New Roman"/>
                <w:b/>
                <w:i/>
                <w:sz w:val="24"/>
                <w:szCs w:val="24"/>
              </w:rPr>
            </m:ctrlPr>
          </m:accPr>
          <m:e>
            <m:r>
              <m:rPr>
                <m:sty m:val="bi"/>
              </m:rPr>
              <w:rPr>
                <w:rFonts w:ascii="Cambria Math" w:eastAsia="宋体" w:hAnsi="Cambria Math" w:cs="Times New Roman"/>
                <w:sz w:val="24"/>
                <w:szCs w:val="24"/>
              </w:rPr>
              <m:t>d</m:t>
            </m:r>
          </m:e>
        </m:acc>
      </m:oMath>
      <w:r w:rsidR="00252B0C">
        <w:rPr>
          <w:rFonts w:ascii="Times New Roman" w:eastAsia="宋体" w:hAnsi="Times New Roman" w:cs="Times New Roman" w:hint="eastAsia"/>
          <w:sz w:val="24"/>
          <w:szCs w:val="24"/>
        </w:rPr>
        <w:t>，即</w:t>
      </w:r>
    </w:p>
    <w:p w14:paraId="32F84E91" w14:textId="325840D4" w:rsidR="00696A87" w:rsidRPr="00AE65C4" w:rsidRDefault="006910C1" w:rsidP="00AE65C4">
      <w:pPr>
        <w:autoSpaceDE w:val="0"/>
        <w:autoSpaceDN w:val="0"/>
        <w:adjustRightInd w:val="0"/>
        <w:spacing w:line="300" w:lineRule="auto"/>
        <w:ind w:firstLineChars="200" w:firstLine="482"/>
        <w:rPr>
          <w:rFonts w:ascii="Times New Roman" w:eastAsia="宋体" w:hAnsi="Times New Roman" w:cs="Times New Roman"/>
          <w:b/>
          <w:sz w:val="24"/>
          <w:szCs w:val="24"/>
        </w:rPr>
      </w:pPr>
      <m:oMathPara>
        <m:oMath>
          <m:acc>
            <m:accPr>
              <m:chr m:val="̃"/>
              <m:ctrlPr>
                <w:rPr>
                  <w:rFonts w:ascii="Cambria Math" w:eastAsia="宋体" w:hAnsi="Cambria Math" w:cs="Times New Roman"/>
                  <w:b/>
                  <w:i/>
                  <w:sz w:val="24"/>
                  <w:szCs w:val="24"/>
                </w:rPr>
              </m:ctrlPr>
            </m:accPr>
            <m:e>
              <m:r>
                <m:rPr>
                  <m:sty m:val="bi"/>
                </m:rPr>
                <w:rPr>
                  <w:rFonts w:ascii="Cambria Math" w:eastAsia="宋体" w:hAnsi="Cambria Math" w:cs="Times New Roman"/>
                  <w:sz w:val="24"/>
                  <w:szCs w:val="24"/>
                </w:rPr>
                <m:t>d</m:t>
              </m:r>
            </m:e>
          </m:acc>
          <m:r>
            <m:rPr>
              <m:sty m:val="p"/>
            </m:rPr>
            <w:rPr>
              <w:rFonts w:ascii="Cambria Math" w:eastAsia="宋体" w:hAnsi="Cambria Math" w:cs="Times New Roman"/>
              <w:sz w:val="24"/>
              <w:szCs w:val="24"/>
            </w:rPr>
            <m:t>=</m:t>
          </m:r>
          <m:r>
            <m:rPr>
              <m:sty m:val="bi"/>
            </m:rPr>
            <w:rPr>
              <w:rFonts w:ascii="Cambria Math" w:eastAsia="宋体" w:hAnsi="Cambria Math" w:cs="Times New Roman"/>
              <w:sz w:val="24"/>
              <w:szCs w:val="24"/>
            </w:rPr>
            <m:t>d+</m:t>
          </m:r>
          <m:sSub>
            <m:sSubPr>
              <m:ctrlPr>
                <w:rPr>
                  <w:rFonts w:ascii="Cambria Math" w:eastAsia="宋体" w:hAnsi="Cambria Math" w:cs="Times New Roman"/>
                  <w:b/>
                  <w:i/>
                  <w:sz w:val="24"/>
                  <w:szCs w:val="24"/>
                </w:rPr>
              </m:ctrlPr>
            </m:sSubPr>
            <m:e>
              <m:r>
                <m:rPr>
                  <m:sty m:val="bi"/>
                </m:rPr>
                <w:rPr>
                  <w:rFonts w:ascii="Cambria Math" w:eastAsia="宋体" w:hAnsi="Cambria Math" w:cs="Times New Roman"/>
                  <w:sz w:val="24"/>
                  <w:szCs w:val="24"/>
                </w:rPr>
                <m:t>d</m:t>
              </m:r>
            </m:e>
            <m:sub>
              <m:r>
                <m:rPr>
                  <m:nor/>
                </m:rPr>
                <w:rPr>
                  <w:rFonts w:ascii="Cambria Math" w:eastAsia="宋体" w:hAnsi="Cambria Math" w:cs="Times New Roman"/>
                  <w:sz w:val="24"/>
                  <w:szCs w:val="24"/>
                </w:rPr>
                <m:t>noise</m:t>
              </m:r>
            </m:sub>
          </m:sSub>
        </m:oMath>
      </m:oMathPara>
    </w:p>
    <w:p w14:paraId="7EBBCD78" w14:textId="01398414" w:rsidR="00AE65C4" w:rsidRDefault="00AE65C4" w:rsidP="00AE65C4">
      <w:pPr>
        <w:autoSpaceDE w:val="0"/>
        <w:autoSpaceDN w:val="0"/>
        <w:adjustRightInd w:val="0"/>
        <w:spacing w:line="30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其中</w:t>
      </w:r>
    </w:p>
    <w:p w14:paraId="168C9EBA" w14:textId="10B7586E" w:rsidR="00AE65C4" w:rsidRPr="00AE65C4" w:rsidRDefault="006910C1" w:rsidP="00AE65C4">
      <w:pPr>
        <w:autoSpaceDE w:val="0"/>
        <w:autoSpaceDN w:val="0"/>
        <w:adjustRightInd w:val="0"/>
        <w:spacing w:line="300" w:lineRule="auto"/>
        <w:rPr>
          <w:rFonts w:ascii="Times New Roman" w:eastAsia="宋体" w:hAnsi="Times New Roman" w:cs="Times New Roman"/>
          <w:sz w:val="24"/>
          <w:szCs w:val="24"/>
        </w:rPr>
      </w:pPr>
      <m:oMathPara>
        <m:oMath>
          <m:sSub>
            <m:sSubPr>
              <m:ctrlPr>
                <w:rPr>
                  <w:rFonts w:ascii="Cambria Math" w:eastAsia="宋体" w:hAnsi="Cambria Math" w:cs="Times New Roman"/>
                  <w:b/>
                  <w:i/>
                  <w:sz w:val="24"/>
                  <w:szCs w:val="24"/>
                </w:rPr>
              </m:ctrlPr>
            </m:sSubPr>
            <m:e>
              <m:r>
                <m:rPr>
                  <m:sty m:val="bi"/>
                </m:rPr>
                <w:rPr>
                  <w:rFonts w:ascii="Cambria Math" w:eastAsia="宋体" w:hAnsi="Cambria Math" w:cs="Times New Roman"/>
                  <w:sz w:val="24"/>
                  <w:szCs w:val="24"/>
                </w:rPr>
                <m:t>d</m:t>
              </m:r>
            </m:e>
            <m:sub>
              <m:r>
                <m:rPr>
                  <m:nor/>
                </m:rPr>
                <w:rPr>
                  <w:rFonts w:ascii="Cambria Math" w:eastAsia="宋体" w:hAnsi="Cambria Math" w:cs="Times New Roman"/>
                  <w:sz w:val="24"/>
                  <w:szCs w:val="24"/>
                </w:rPr>
                <m:t>noise</m:t>
              </m:r>
            </m:sub>
          </m:sSub>
          <m:r>
            <m:rPr>
              <m:sty m:val="bi"/>
            </m:rPr>
            <w:rPr>
              <w:rFonts w:ascii="Cambria Math" w:eastAsia="宋体" w:hAnsi="Cambria Math" w:cs="Times New Roman"/>
              <w:sz w:val="24"/>
              <w:szCs w:val="24"/>
            </w:rPr>
            <m:t>~ N</m:t>
          </m:r>
          <m:d>
            <m:dPr>
              <m:ctrlPr>
                <w:rPr>
                  <w:rFonts w:ascii="Cambria Math" w:eastAsia="宋体" w:hAnsi="Cambria Math" w:cs="Times New Roman"/>
                  <w:sz w:val="24"/>
                  <w:szCs w:val="24"/>
                </w:rPr>
              </m:ctrlPr>
            </m:dPr>
            <m:e>
              <m:r>
                <m:rPr>
                  <m:sty m:val="p"/>
                </m:rPr>
                <w:rPr>
                  <w:rFonts w:ascii="Cambria Math" w:eastAsia="宋体" w:hAnsi="Cambria Math" w:cs="Times New Roman"/>
                  <w:sz w:val="24"/>
                  <w:szCs w:val="24"/>
                </w:rPr>
                <m:t>0,</m:t>
              </m:r>
              <m:sSubSup>
                <m:sSubSupPr>
                  <m:ctrlPr>
                    <w:rPr>
                      <w:rFonts w:ascii="Cambria Math" w:eastAsia="宋体" w:hAnsi="Cambria Math" w:cs="Times New Roman"/>
                      <w:sz w:val="24"/>
                      <w:szCs w:val="24"/>
                    </w:rPr>
                  </m:ctrlPr>
                </m:sSubSupPr>
                <m:e>
                  <m:r>
                    <m:rPr>
                      <m:sty m:val="p"/>
                    </m:rPr>
                    <w:rPr>
                      <w:rFonts w:ascii="Cambria Math" w:eastAsia="宋体" w:hAnsi="Cambria Math" w:cs="Times New Roman"/>
                      <w:sz w:val="24"/>
                      <w:szCs w:val="24"/>
                    </w:rPr>
                    <m:t>σ</m:t>
                  </m:r>
                </m:e>
                <m:sub>
                  <m:r>
                    <m:rPr>
                      <m:sty m:val="p"/>
                    </m:rPr>
                    <w:rPr>
                      <w:rFonts w:ascii="Cambria Math" w:eastAsia="宋体" w:hAnsi="Cambria Math" w:cs="Times New Roman"/>
                      <w:sz w:val="24"/>
                      <w:szCs w:val="24"/>
                    </w:rPr>
                    <m:t>i</m:t>
                  </m:r>
                </m:sub>
                <m:sup>
                  <m:r>
                    <m:rPr>
                      <m:sty m:val="p"/>
                    </m:rPr>
                    <w:rPr>
                      <w:rFonts w:ascii="Cambria Math" w:eastAsia="宋体" w:hAnsi="Cambria Math" w:cs="Times New Roman"/>
                      <w:sz w:val="24"/>
                      <w:szCs w:val="24"/>
                    </w:rPr>
                    <m:t>2</m:t>
                  </m:r>
                </m:sup>
              </m:sSubSup>
              <m:r>
                <m:rPr>
                  <m:sty m:val="bi"/>
                </m:rPr>
                <w:rPr>
                  <w:rFonts w:ascii="Cambria Math" w:eastAsia="宋体" w:hAnsi="Cambria Math" w:cs="Times New Roman"/>
                  <w:sz w:val="24"/>
                  <w:szCs w:val="24"/>
                </w:rPr>
                <m:t>I</m:t>
              </m:r>
            </m:e>
          </m:d>
        </m:oMath>
      </m:oMathPara>
    </w:p>
    <w:p w14:paraId="43CD4391" w14:textId="197A8238" w:rsidR="00AE65C4" w:rsidRDefault="00AE65C4" w:rsidP="00AE65C4">
      <w:pPr>
        <w:autoSpaceDE w:val="0"/>
        <w:autoSpaceDN w:val="0"/>
        <w:adjustRightInd w:val="0"/>
        <w:spacing w:line="30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将根据蛋白质结构数据构建的图和扰动后的距离向量</w:t>
      </w:r>
      <m:oMath>
        <m:acc>
          <m:accPr>
            <m:chr m:val="̃"/>
            <m:ctrlPr>
              <w:rPr>
                <w:rFonts w:ascii="Cambria Math" w:eastAsia="宋体" w:hAnsi="Cambria Math" w:cs="Times New Roman"/>
                <w:b/>
                <w:i/>
                <w:sz w:val="24"/>
                <w:szCs w:val="24"/>
              </w:rPr>
            </m:ctrlPr>
          </m:accPr>
          <m:e>
            <m:r>
              <m:rPr>
                <m:sty m:val="bi"/>
              </m:rPr>
              <w:rPr>
                <w:rFonts w:ascii="Cambria Math" w:eastAsia="宋体" w:hAnsi="Cambria Math" w:cs="Times New Roman"/>
                <w:sz w:val="24"/>
                <w:szCs w:val="24"/>
              </w:rPr>
              <m:t>d</m:t>
            </m:r>
          </m:e>
        </m:acc>
      </m:oMath>
      <w:r>
        <w:rPr>
          <w:rFonts w:ascii="Times New Roman" w:eastAsia="宋体" w:hAnsi="Times New Roman" w:cs="Times New Roman" w:hint="eastAsia"/>
          <w:sz w:val="24"/>
          <w:szCs w:val="24"/>
        </w:rPr>
        <w:t>输入打分网络（</w:t>
      </w:r>
      <w:r>
        <w:rPr>
          <w:rFonts w:ascii="Times New Roman" w:eastAsia="宋体" w:hAnsi="Times New Roman" w:cs="Times New Roman" w:hint="eastAsia"/>
          <w:sz w:val="24"/>
          <w:szCs w:val="24"/>
        </w:rPr>
        <w:t>Score</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Network</w:t>
      </w:r>
      <w:r>
        <w:rPr>
          <w:rFonts w:ascii="Times New Roman" w:eastAsia="宋体" w:hAnsi="Times New Roman" w:cs="Times New Roman" w:hint="eastAsia"/>
          <w:sz w:val="24"/>
          <w:szCs w:val="24"/>
        </w:rPr>
        <w:t>）</w:t>
      </w:r>
      <m:oMath>
        <m:sSub>
          <m:sSubPr>
            <m:ctrlPr>
              <w:rPr>
                <w:rFonts w:ascii="Cambria Math" w:eastAsia="宋体" w:hAnsi="Cambria Math" w:cs="Times New Roman"/>
                <w:b/>
                <w:i/>
                <w:sz w:val="24"/>
                <w:szCs w:val="24"/>
              </w:rPr>
            </m:ctrlPr>
          </m:sSubPr>
          <m:e>
            <m:r>
              <m:rPr>
                <m:sty m:val="bi"/>
              </m:rPr>
              <w:rPr>
                <w:rFonts w:ascii="Cambria Math" w:eastAsia="宋体" w:hAnsi="Cambria Math" w:cs="Times New Roman"/>
                <w:sz w:val="24"/>
                <w:szCs w:val="24"/>
              </w:rPr>
              <m:t>s</m:t>
            </m:r>
          </m:e>
          <m:sub>
            <m:r>
              <m:rPr>
                <m:sty m:val="bi"/>
              </m:rPr>
              <w:rPr>
                <w:rFonts w:ascii="Cambria Math" w:eastAsia="宋体" w:hAnsi="Cambria Math" w:cs="Times New Roman" w:hint="eastAsia"/>
                <w:sz w:val="24"/>
                <w:szCs w:val="24"/>
              </w:rPr>
              <m:t>θ</m:t>
            </m:r>
          </m:sub>
        </m:sSub>
      </m:oMath>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lastRenderedPageBreak/>
        <w:t>使用该网络对梯度</w:t>
      </w:r>
      <m:oMath>
        <m:sSub>
          <m:sSubPr>
            <m:ctrlPr>
              <w:rPr>
                <w:rFonts w:ascii="Cambria Math" w:eastAsia="宋体" w:hAnsi="Cambria Math" w:cs="Times New Roman"/>
                <w:b/>
                <w:i/>
                <w:sz w:val="24"/>
                <w:szCs w:val="24"/>
              </w:rPr>
            </m:ctrlPr>
          </m:sSubPr>
          <m:e>
            <m:r>
              <m:rPr>
                <m:sty m:val="bi"/>
              </m:rPr>
              <w:rPr>
                <w:rFonts w:ascii="Cambria Math" w:eastAsia="宋体" w:hAnsi="Cambria Math" w:cs="Times New Roman"/>
                <w:sz w:val="24"/>
                <w:szCs w:val="24"/>
              </w:rPr>
              <m:t>s</m:t>
            </m:r>
          </m:e>
          <m:sub>
            <m:r>
              <m:rPr>
                <m:sty m:val="bi"/>
              </m:rPr>
              <w:rPr>
                <w:rFonts w:ascii="Cambria Math" w:eastAsia="宋体" w:hAnsi="Cambria Math" w:cs="Times New Roman" w:hint="eastAsia"/>
                <w:sz w:val="24"/>
                <w:szCs w:val="24"/>
              </w:rPr>
              <m:t>θ</m:t>
            </m:r>
          </m:sub>
        </m:sSub>
        <m:d>
          <m:dPr>
            <m:ctrlPr>
              <w:rPr>
                <w:rFonts w:ascii="Cambria Math" w:eastAsia="宋体" w:hAnsi="Cambria Math" w:cs="Times New Roman"/>
                <w:b/>
                <w:i/>
                <w:sz w:val="24"/>
                <w:szCs w:val="24"/>
              </w:rPr>
            </m:ctrlPr>
          </m:dPr>
          <m:e>
            <m:acc>
              <m:accPr>
                <m:chr m:val="̃"/>
                <m:ctrlPr>
                  <w:rPr>
                    <w:rFonts w:ascii="Cambria Math" w:eastAsia="宋体" w:hAnsi="Cambria Math" w:cs="Times New Roman"/>
                    <w:b/>
                    <w:i/>
                    <w:sz w:val="24"/>
                    <w:szCs w:val="24"/>
                  </w:rPr>
                </m:ctrlPr>
              </m:accPr>
              <m:e>
                <m:r>
                  <m:rPr>
                    <m:sty m:val="bi"/>
                  </m:rPr>
                  <w:rPr>
                    <w:rFonts w:ascii="Cambria Math" w:eastAsia="宋体" w:hAnsi="Cambria Math" w:cs="Times New Roman"/>
                    <w:sz w:val="24"/>
                    <w:szCs w:val="24"/>
                  </w:rPr>
                  <m:t>d</m:t>
                </m:r>
              </m:e>
            </m:acc>
          </m:e>
        </m:d>
      </m:oMath>
      <w:r w:rsidRPr="00AE65C4">
        <w:rPr>
          <w:rFonts w:ascii="Times New Roman" w:eastAsia="宋体" w:hAnsi="Times New Roman" w:cs="Times New Roman" w:hint="eastAsia"/>
          <w:sz w:val="24"/>
          <w:szCs w:val="24"/>
        </w:rPr>
        <w:t>进行预测</w:t>
      </w:r>
      <w:r>
        <w:rPr>
          <w:rFonts w:ascii="Times New Roman" w:eastAsia="宋体" w:hAnsi="Times New Roman" w:cs="Times New Roman" w:hint="eastAsia"/>
          <w:sz w:val="24"/>
          <w:szCs w:val="24"/>
        </w:rPr>
        <w:t>，将模型预测的梯度</w:t>
      </w:r>
      <m:oMath>
        <m:sSub>
          <m:sSubPr>
            <m:ctrlPr>
              <w:rPr>
                <w:rFonts w:ascii="Cambria Math" w:eastAsia="宋体" w:hAnsi="Cambria Math" w:cs="Times New Roman"/>
                <w:b/>
                <w:i/>
                <w:sz w:val="24"/>
                <w:szCs w:val="24"/>
              </w:rPr>
            </m:ctrlPr>
          </m:sSubPr>
          <m:e>
            <m:r>
              <m:rPr>
                <m:sty m:val="bi"/>
              </m:rPr>
              <w:rPr>
                <w:rFonts w:ascii="Cambria Math" w:eastAsia="宋体" w:hAnsi="Cambria Math" w:cs="Times New Roman"/>
                <w:sz w:val="24"/>
                <w:szCs w:val="24"/>
              </w:rPr>
              <m:t>s</m:t>
            </m:r>
          </m:e>
          <m:sub>
            <m:r>
              <m:rPr>
                <m:sty m:val="bi"/>
              </m:rPr>
              <w:rPr>
                <w:rFonts w:ascii="Cambria Math" w:eastAsia="宋体" w:hAnsi="Cambria Math" w:cs="Times New Roman" w:hint="eastAsia"/>
                <w:sz w:val="24"/>
                <w:szCs w:val="24"/>
              </w:rPr>
              <m:t>θ</m:t>
            </m:r>
          </m:sub>
        </m:sSub>
        <m:d>
          <m:dPr>
            <m:ctrlPr>
              <w:rPr>
                <w:rFonts w:ascii="Cambria Math" w:eastAsia="宋体" w:hAnsi="Cambria Math" w:cs="Times New Roman"/>
                <w:b/>
                <w:i/>
                <w:sz w:val="24"/>
                <w:szCs w:val="24"/>
              </w:rPr>
            </m:ctrlPr>
          </m:dPr>
          <m:e>
            <m:acc>
              <m:accPr>
                <m:chr m:val="̃"/>
                <m:ctrlPr>
                  <w:rPr>
                    <w:rFonts w:ascii="Cambria Math" w:eastAsia="宋体" w:hAnsi="Cambria Math" w:cs="Times New Roman"/>
                    <w:b/>
                    <w:i/>
                    <w:sz w:val="24"/>
                    <w:szCs w:val="24"/>
                  </w:rPr>
                </m:ctrlPr>
              </m:accPr>
              <m:e>
                <m:r>
                  <m:rPr>
                    <m:sty m:val="bi"/>
                  </m:rPr>
                  <w:rPr>
                    <w:rFonts w:ascii="Cambria Math" w:eastAsia="宋体" w:hAnsi="Cambria Math" w:cs="Times New Roman"/>
                    <w:sz w:val="24"/>
                    <w:szCs w:val="24"/>
                  </w:rPr>
                  <m:t>d</m:t>
                </m:r>
              </m:e>
            </m:acc>
          </m:e>
        </m:d>
      </m:oMath>
      <w:r>
        <w:rPr>
          <w:rFonts w:ascii="Times New Roman" w:eastAsia="宋体" w:hAnsi="Times New Roman" w:cs="Times New Roman" w:hint="eastAsia"/>
          <w:sz w:val="24"/>
          <w:szCs w:val="24"/>
        </w:rPr>
        <w:t>与实际需要拟合的</w:t>
      </w:r>
      <w:r w:rsidR="00075B43">
        <w:rPr>
          <w:rFonts w:ascii="Times New Roman" w:eastAsia="宋体" w:hAnsi="Times New Roman" w:cs="Times New Roman" w:hint="eastAsia"/>
          <w:sz w:val="24"/>
          <w:szCs w:val="24"/>
        </w:rPr>
        <w:t>、由高斯噪声</w:t>
      </w:r>
      <w:r w:rsidR="00DC0F7F">
        <w:rPr>
          <w:rFonts w:ascii="Times New Roman" w:eastAsia="宋体" w:hAnsi="Times New Roman" w:cs="Times New Roman" w:hint="eastAsia"/>
          <w:sz w:val="24"/>
          <w:szCs w:val="24"/>
        </w:rPr>
        <w:t>产生</w:t>
      </w:r>
      <w:r w:rsidR="00075B43">
        <w:rPr>
          <w:rFonts w:ascii="Times New Roman" w:eastAsia="宋体" w:hAnsi="Times New Roman" w:cs="Times New Roman" w:hint="eastAsia"/>
          <w:sz w:val="24"/>
          <w:szCs w:val="24"/>
        </w:rPr>
        <w:t>的</w:t>
      </w:r>
      <w:r>
        <w:rPr>
          <w:rFonts w:ascii="Times New Roman" w:eastAsia="宋体" w:hAnsi="Times New Roman" w:cs="Times New Roman" w:hint="eastAsia"/>
          <w:sz w:val="24"/>
          <w:szCs w:val="24"/>
        </w:rPr>
        <w:t>梯度</w:t>
      </w:r>
      <m:oMath>
        <m:r>
          <m:rPr>
            <m:sty m:val="bi"/>
          </m:rPr>
          <w:rPr>
            <w:rFonts w:ascii="Cambria Math" w:eastAsia="宋体" w:hAnsi="Cambria Math" w:cs="Times New Roman"/>
            <w:sz w:val="24"/>
            <w:szCs w:val="24"/>
          </w:rPr>
          <m:t>d</m:t>
        </m:r>
        <m:box>
          <m:boxPr>
            <m:opEmu m:val="1"/>
            <m:ctrlPr>
              <w:rPr>
                <w:rFonts w:ascii="Cambria Math" w:eastAsia="宋体" w:hAnsi="Cambria Math" w:cs="Times New Roman"/>
                <w:sz w:val="24"/>
                <w:szCs w:val="24"/>
              </w:rPr>
            </m:ctrlPr>
          </m:boxPr>
          <m:e>
            <m:r>
              <m:rPr>
                <m:sty m:val="p"/>
              </m:rPr>
              <w:rPr>
                <w:rFonts w:ascii="Cambria Math" w:eastAsia="宋体" w:hAnsi="Cambria Math" w:cs="Times New Roman"/>
                <w:sz w:val="24"/>
                <w:szCs w:val="24"/>
              </w:rPr>
              <m:t>-</m:t>
            </m:r>
            <m:acc>
              <m:accPr>
                <m:chr m:val="̃"/>
                <m:ctrlPr>
                  <w:rPr>
                    <w:rFonts w:ascii="Cambria Math" w:eastAsia="宋体" w:hAnsi="Cambria Math" w:cs="Times New Roman"/>
                    <w:b/>
                    <w:i/>
                    <w:sz w:val="24"/>
                    <w:szCs w:val="24"/>
                  </w:rPr>
                </m:ctrlPr>
              </m:accPr>
              <m:e>
                <m:r>
                  <m:rPr>
                    <m:sty m:val="bi"/>
                  </m:rPr>
                  <w:rPr>
                    <w:rFonts w:ascii="Cambria Math" w:eastAsia="宋体" w:hAnsi="Cambria Math" w:cs="Times New Roman"/>
                    <w:sz w:val="24"/>
                    <w:szCs w:val="24"/>
                  </w:rPr>
                  <m:t xml:space="preserve"> d</m:t>
                </m:r>
              </m:e>
            </m:acc>
          </m:e>
        </m:box>
      </m:oMath>
      <w:proofErr w:type="gramStart"/>
      <w:r w:rsidR="000C0171">
        <w:rPr>
          <w:rFonts w:ascii="Times New Roman" w:eastAsia="宋体" w:hAnsi="Times New Roman" w:cs="Times New Roman" w:hint="eastAsia"/>
          <w:sz w:val="24"/>
          <w:szCs w:val="24"/>
        </w:rPr>
        <w:t>作差取</w:t>
      </w:r>
      <w:proofErr w:type="gramEnd"/>
      <w:r w:rsidR="000C0171">
        <w:rPr>
          <w:rFonts w:ascii="Times New Roman" w:eastAsia="宋体" w:hAnsi="Times New Roman" w:cs="Times New Roman" w:hint="eastAsia"/>
          <w:sz w:val="24"/>
          <w:szCs w:val="24"/>
        </w:rPr>
        <w:t>模，得到</w:t>
      </w:r>
      <w:r w:rsidR="000C0171">
        <w:rPr>
          <w:rFonts w:ascii="Times New Roman" w:eastAsia="宋体" w:hAnsi="Times New Roman" w:cs="Times New Roman" w:hint="eastAsia"/>
          <w:sz w:val="24"/>
          <w:szCs w:val="24"/>
        </w:rPr>
        <w:t>L</w:t>
      </w:r>
      <w:r w:rsidR="000C0171">
        <w:rPr>
          <w:rFonts w:ascii="Times New Roman" w:eastAsia="宋体" w:hAnsi="Times New Roman" w:cs="Times New Roman"/>
          <w:sz w:val="24"/>
          <w:szCs w:val="24"/>
        </w:rPr>
        <w:t>2</w:t>
      </w:r>
      <w:r w:rsidR="000C0171">
        <w:rPr>
          <w:rFonts w:ascii="Times New Roman" w:eastAsia="宋体" w:hAnsi="Times New Roman" w:cs="Times New Roman" w:hint="eastAsia"/>
          <w:sz w:val="24"/>
          <w:szCs w:val="24"/>
        </w:rPr>
        <w:t>损失函数</w:t>
      </w:r>
    </w:p>
    <w:p w14:paraId="0BE25B30" w14:textId="1FA2A107" w:rsidR="000C0171" w:rsidRPr="00D3516F" w:rsidRDefault="00D3516F" w:rsidP="00D3516F">
      <w:pPr>
        <w:autoSpaceDE w:val="0"/>
        <w:autoSpaceDN w:val="0"/>
        <w:adjustRightInd w:val="0"/>
        <w:spacing w:line="300" w:lineRule="auto"/>
        <w:jc w:val="center"/>
        <w:rPr>
          <w:rFonts w:ascii="Times New Roman" w:eastAsia="宋体" w:hAnsi="Times New Roman" w:cs="Times New Roman"/>
          <w:sz w:val="24"/>
          <w:szCs w:val="24"/>
        </w:rPr>
      </w:pPr>
      <w:r>
        <w:rPr>
          <w:rFonts w:ascii="Times New Roman" w:eastAsia="宋体" w:hAnsi="Times New Roman" w:cs="Times New Roman" w:hint="eastAsia"/>
          <w:noProof/>
          <w:sz w:val="24"/>
          <w:szCs w:val="24"/>
        </w:rPr>
        <w:drawing>
          <wp:inline distT="0" distB="0" distL="0" distR="0" wp14:anchorId="3D084E54" wp14:editId="32DFC400">
            <wp:extent cx="4184952" cy="508000"/>
            <wp:effectExtent l="0" t="0" r="0" b="6350"/>
            <wp:docPr id="18" name="图形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ommyTalk1654075648583.svg"/>
                    <pic:cNvPicPr/>
                  </pic:nvPicPr>
                  <pic:blipFill>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4189156" cy="508510"/>
                    </a:xfrm>
                    <a:prstGeom prst="rect">
                      <a:avLst/>
                    </a:prstGeom>
                  </pic:spPr>
                </pic:pic>
              </a:graphicData>
            </a:graphic>
          </wp:inline>
        </w:drawing>
      </w:r>
    </w:p>
    <w:p w14:paraId="0F165FF5" w14:textId="045721FF" w:rsidR="00041717" w:rsidRPr="00A61178" w:rsidRDefault="00D97CDF" w:rsidP="007C0E1B">
      <w:pPr>
        <w:autoSpaceDE w:val="0"/>
        <w:autoSpaceDN w:val="0"/>
        <w:adjustRightInd w:val="0"/>
        <w:spacing w:line="30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其中</w:t>
      </w:r>
      <m:oMath>
        <m:r>
          <m:rPr>
            <m:sty m:val="p"/>
          </m:rPr>
          <w:rPr>
            <w:rFonts w:ascii="Cambria Math" w:eastAsia="宋体" w:hAnsi="Cambria Math" w:cs="Times New Roman"/>
            <w:sz w:val="24"/>
            <w:szCs w:val="24"/>
          </w:rPr>
          <m:t>L</m:t>
        </m:r>
        <m:r>
          <m:rPr>
            <m:sty m:val="p"/>
          </m:rPr>
          <w:rPr>
            <w:rFonts w:ascii="Cambria Math" w:eastAsia="宋体" w:hAnsi="Cambria Math" w:cs="Times New Roman" w:hint="eastAsia"/>
            <w:sz w:val="24"/>
            <w:szCs w:val="24"/>
          </w:rPr>
          <m:t>是</m:t>
        </m:r>
      </m:oMath>
      <w:r>
        <w:rPr>
          <w:rFonts w:ascii="Times New Roman" w:eastAsia="宋体" w:hAnsi="Times New Roman" w:cs="Times New Roman" w:hint="eastAsia"/>
          <w:sz w:val="24"/>
          <w:szCs w:val="24"/>
        </w:rPr>
        <w:t>噪声级别的</w:t>
      </w:r>
      <w:r w:rsidR="004E57E9">
        <w:rPr>
          <w:rFonts w:ascii="Times New Roman" w:eastAsia="宋体" w:hAnsi="Times New Roman" w:cs="Times New Roman" w:hint="eastAsia"/>
          <w:sz w:val="24"/>
          <w:szCs w:val="24"/>
        </w:rPr>
        <w:t>数目</w:t>
      </w:r>
      <w:r>
        <w:rPr>
          <w:rFonts w:ascii="Times New Roman" w:eastAsia="宋体" w:hAnsi="Times New Roman" w:cs="Times New Roman" w:hint="eastAsia"/>
          <w:sz w:val="24"/>
          <w:szCs w:val="24"/>
        </w:rPr>
        <w:t>，</w:t>
      </w:r>
      <m:oMath>
        <m:r>
          <w:rPr>
            <w:rFonts w:ascii="Cambria Math" w:eastAsia="宋体" w:hAnsi="Cambria Math" w:cs="Times New Roman"/>
            <w:sz w:val="24"/>
            <w:szCs w:val="24"/>
          </w:rPr>
          <m:t>G</m:t>
        </m:r>
      </m:oMath>
      <w:r w:rsidR="004E57E9">
        <w:rPr>
          <w:rFonts w:ascii="Times New Roman" w:eastAsia="宋体" w:hAnsi="Times New Roman" w:cs="Times New Roman" w:hint="eastAsia"/>
          <w:sz w:val="24"/>
          <w:szCs w:val="24"/>
        </w:rPr>
        <w:t>为用于训练的蛋白质结构数据所构建的图，</w:t>
      </w:r>
      <m:oMath>
        <m:r>
          <w:rPr>
            <w:rFonts w:ascii="Cambria Math" w:eastAsia="宋体" w:hAnsi="Cambria Math" w:cs="Times New Roman"/>
            <w:sz w:val="24"/>
            <w:szCs w:val="24"/>
          </w:rPr>
          <m:t>q</m:t>
        </m:r>
      </m:oMath>
      <w:r w:rsidR="00DF1452">
        <w:rPr>
          <w:rFonts w:ascii="Times New Roman" w:eastAsia="宋体" w:hAnsi="Times New Roman" w:cs="Times New Roman" w:hint="eastAsia"/>
          <w:sz w:val="24"/>
          <w:szCs w:val="24"/>
        </w:rPr>
        <w:t>为</w:t>
      </w:r>
      <w:r w:rsidR="00A61178">
        <w:rPr>
          <w:rFonts w:ascii="Times New Roman" w:eastAsia="宋体" w:hAnsi="Times New Roman" w:cs="Times New Roman" w:hint="eastAsia"/>
          <w:sz w:val="24"/>
          <w:szCs w:val="24"/>
        </w:rPr>
        <w:t>给定的强度为</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σ</m:t>
            </m:r>
          </m:e>
          <m:sub>
            <m:r>
              <m:rPr>
                <m:sty m:val="p"/>
              </m:rPr>
              <w:rPr>
                <w:rFonts w:ascii="Cambria Math" w:eastAsia="宋体" w:hAnsi="Cambria Math" w:cs="Times New Roman"/>
                <w:sz w:val="24"/>
                <w:szCs w:val="24"/>
              </w:rPr>
              <m:t>i</m:t>
            </m:r>
          </m:sub>
        </m:sSub>
      </m:oMath>
      <w:r w:rsidR="00A61178">
        <w:rPr>
          <w:rFonts w:ascii="Times New Roman" w:eastAsia="宋体" w:hAnsi="Times New Roman" w:cs="Times New Roman" w:hint="eastAsia"/>
          <w:sz w:val="24"/>
          <w:szCs w:val="24"/>
        </w:rPr>
        <w:t>的噪声的分布</w:t>
      </w:r>
      <w:r w:rsidR="00DF1452">
        <w:rPr>
          <w:rFonts w:ascii="Times New Roman" w:eastAsia="宋体" w:hAnsi="Times New Roman" w:cs="Times New Roman" w:hint="eastAsia"/>
          <w:sz w:val="24"/>
          <w:szCs w:val="24"/>
        </w:rPr>
        <w:t>。</w:t>
      </w:r>
      <w:r w:rsidR="00913C6C">
        <w:rPr>
          <w:rFonts w:ascii="Times New Roman" w:eastAsia="宋体" w:hAnsi="Times New Roman" w:cs="Times New Roman" w:hint="eastAsia"/>
          <w:sz w:val="24"/>
          <w:szCs w:val="24"/>
        </w:rPr>
        <w:t>基于该</w:t>
      </w:r>
      <w:r w:rsidR="00913C6C">
        <w:rPr>
          <w:rFonts w:ascii="Times New Roman" w:eastAsia="宋体" w:hAnsi="Times New Roman" w:cs="Times New Roman" w:hint="eastAsia"/>
          <w:sz w:val="24"/>
          <w:szCs w:val="24"/>
        </w:rPr>
        <w:t>L</w:t>
      </w:r>
      <w:r w:rsidR="00913C6C">
        <w:rPr>
          <w:rFonts w:ascii="Times New Roman" w:eastAsia="宋体" w:hAnsi="Times New Roman" w:cs="Times New Roman"/>
          <w:sz w:val="24"/>
          <w:szCs w:val="24"/>
        </w:rPr>
        <w:t>2</w:t>
      </w:r>
      <w:r w:rsidR="00913C6C">
        <w:rPr>
          <w:rFonts w:ascii="Times New Roman" w:eastAsia="宋体" w:hAnsi="Times New Roman" w:cs="Times New Roman" w:hint="eastAsia"/>
          <w:sz w:val="24"/>
          <w:szCs w:val="24"/>
        </w:rPr>
        <w:t>损失函数，通过梯度下降对打分网络</w:t>
      </w:r>
      <m:oMath>
        <m:sSub>
          <m:sSubPr>
            <m:ctrlPr>
              <w:rPr>
                <w:rFonts w:ascii="Cambria Math" w:eastAsia="宋体" w:hAnsi="Cambria Math" w:cs="Times New Roman"/>
                <w:b/>
                <w:i/>
                <w:sz w:val="24"/>
                <w:szCs w:val="24"/>
              </w:rPr>
            </m:ctrlPr>
          </m:sSubPr>
          <m:e>
            <m:r>
              <m:rPr>
                <m:sty m:val="bi"/>
              </m:rPr>
              <w:rPr>
                <w:rFonts w:ascii="Cambria Math" w:eastAsia="宋体" w:hAnsi="Cambria Math" w:cs="Times New Roman"/>
                <w:sz w:val="24"/>
                <w:szCs w:val="24"/>
              </w:rPr>
              <m:t>s</m:t>
            </m:r>
          </m:e>
          <m:sub>
            <m:r>
              <m:rPr>
                <m:sty m:val="bi"/>
              </m:rPr>
              <w:rPr>
                <w:rFonts w:ascii="Cambria Math" w:eastAsia="宋体" w:hAnsi="Cambria Math" w:cs="Times New Roman" w:hint="eastAsia"/>
                <w:sz w:val="24"/>
                <w:szCs w:val="24"/>
              </w:rPr>
              <m:t>θ</m:t>
            </m:r>
          </m:sub>
        </m:sSub>
      </m:oMath>
      <w:r w:rsidR="00913C6C">
        <w:rPr>
          <w:rFonts w:ascii="Times New Roman" w:eastAsia="宋体" w:hAnsi="Times New Roman" w:cs="Times New Roman" w:hint="eastAsia"/>
          <w:sz w:val="24"/>
          <w:szCs w:val="24"/>
        </w:rPr>
        <w:t>进行训练。在</w:t>
      </w:r>
      <w:r w:rsidR="007C0E1B">
        <w:rPr>
          <w:rFonts w:ascii="Times New Roman" w:eastAsia="宋体" w:hAnsi="Times New Roman" w:cs="Times New Roman" w:hint="eastAsia"/>
          <w:sz w:val="24"/>
          <w:szCs w:val="24"/>
        </w:rPr>
        <w:t>每一个结构数据上进行</w:t>
      </w:r>
      <w:r w:rsidR="00913C6C">
        <w:rPr>
          <w:rFonts w:ascii="Times New Roman" w:eastAsia="宋体" w:hAnsi="Times New Roman" w:cs="Times New Roman" w:hint="eastAsia"/>
          <w:sz w:val="24"/>
          <w:szCs w:val="24"/>
        </w:rPr>
        <w:t>训练时，高斯噪声的强度</w:t>
      </w:r>
      <m:oMath>
        <m:r>
          <m:rPr>
            <m:sty m:val="p"/>
          </m:rPr>
          <w:rPr>
            <w:rFonts w:ascii="Cambria Math" w:eastAsia="宋体" w:hAnsi="Cambria Math" w:cs="Times New Roman"/>
            <w:sz w:val="24"/>
            <w:szCs w:val="24"/>
          </w:rPr>
          <m:t>σ</m:t>
        </m:r>
      </m:oMath>
      <w:r w:rsidR="007C0E1B">
        <w:rPr>
          <w:rFonts w:ascii="Times New Roman" w:eastAsia="宋体" w:hAnsi="Times New Roman" w:cs="Times New Roman" w:hint="eastAsia"/>
          <w:sz w:val="24"/>
          <w:szCs w:val="24"/>
        </w:rPr>
        <w:t>逐渐由小调大，从而希望提升打分网络</w:t>
      </w:r>
      <m:oMath>
        <m:sSub>
          <m:sSubPr>
            <m:ctrlPr>
              <w:rPr>
                <w:rFonts w:ascii="Cambria Math" w:eastAsia="宋体" w:hAnsi="Cambria Math" w:cs="Times New Roman"/>
                <w:b/>
                <w:i/>
                <w:sz w:val="24"/>
                <w:szCs w:val="24"/>
              </w:rPr>
            </m:ctrlPr>
          </m:sSubPr>
          <m:e>
            <m:r>
              <m:rPr>
                <m:sty m:val="bi"/>
              </m:rPr>
              <w:rPr>
                <w:rFonts w:ascii="Cambria Math" w:eastAsia="宋体" w:hAnsi="Cambria Math" w:cs="Times New Roman"/>
                <w:sz w:val="24"/>
                <w:szCs w:val="24"/>
              </w:rPr>
              <m:t>s</m:t>
            </m:r>
          </m:e>
          <m:sub>
            <m:r>
              <m:rPr>
                <m:sty m:val="bi"/>
              </m:rPr>
              <w:rPr>
                <w:rFonts w:ascii="Cambria Math" w:eastAsia="宋体" w:hAnsi="Cambria Math" w:cs="Times New Roman" w:hint="eastAsia"/>
                <w:sz w:val="24"/>
                <w:szCs w:val="24"/>
              </w:rPr>
              <m:t>θ</m:t>
            </m:r>
          </m:sub>
        </m:sSub>
      </m:oMath>
      <w:r w:rsidR="007C0E1B">
        <w:rPr>
          <w:rFonts w:ascii="Times New Roman" w:eastAsia="宋体" w:hAnsi="Times New Roman" w:cs="Times New Roman" w:hint="eastAsia"/>
          <w:sz w:val="24"/>
          <w:szCs w:val="24"/>
        </w:rPr>
        <w:t>的稳健性（</w:t>
      </w:r>
      <w:r w:rsidR="007C0E1B">
        <w:rPr>
          <w:rFonts w:ascii="Times New Roman" w:eastAsia="宋体" w:hAnsi="Times New Roman" w:cs="Times New Roman" w:hint="eastAsia"/>
          <w:sz w:val="24"/>
          <w:szCs w:val="24"/>
        </w:rPr>
        <w:t>Robustness</w:t>
      </w:r>
      <w:r w:rsidR="007C0E1B">
        <w:rPr>
          <w:rFonts w:ascii="Times New Roman" w:eastAsia="宋体" w:hAnsi="Times New Roman" w:cs="Times New Roman" w:hint="eastAsia"/>
          <w:sz w:val="24"/>
          <w:szCs w:val="24"/>
        </w:rPr>
        <w:t>）。</w:t>
      </w:r>
    </w:p>
    <w:p w14:paraId="1E0CE68D" w14:textId="77777777" w:rsidR="007C0E1B" w:rsidRPr="00907F90" w:rsidRDefault="007C0E1B" w:rsidP="007C0E1B">
      <w:pPr>
        <w:autoSpaceDE w:val="0"/>
        <w:autoSpaceDN w:val="0"/>
        <w:adjustRightInd w:val="0"/>
        <w:spacing w:line="300" w:lineRule="auto"/>
        <w:rPr>
          <w:rFonts w:ascii="Times New Roman" w:eastAsia="宋体" w:hAnsi="Times New Roman" w:cs="Times New Roman"/>
          <w:sz w:val="24"/>
          <w:szCs w:val="24"/>
        </w:rPr>
      </w:pPr>
    </w:p>
    <w:p w14:paraId="119BE12D" w14:textId="64BFCEAB" w:rsidR="00041717" w:rsidRDefault="008E660D" w:rsidP="00041717">
      <w:pPr>
        <w:autoSpaceDE w:val="0"/>
        <w:autoSpaceDN w:val="0"/>
        <w:adjustRightInd w:val="0"/>
        <w:spacing w:line="300" w:lineRule="auto"/>
        <w:jc w:val="center"/>
        <w:rPr>
          <w:rFonts w:ascii="Times New Roman" w:eastAsia="宋体" w:hAnsi="Times New Roman" w:cs="Times New Roman"/>
          <w:sz w:val="24"/>
          <w:szCs w:val="24"/>
        </w:rPr>
      </w:pPr>
      <w:r>
        <w:rPr>
          <w:noProof/>
        </w:rPr>
        <w:drawing>
          <wp:inline distT="0" distB="0" distL="0" distR="0" wp14:anchorId="7272874D" wp14:editId="3192B894">
            <wp:extent cx="4339026" cy="4127500"/>
            <wp:effectExtent l="0" t="0" r="4445" b="635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346035" cy="4134167"/>
                    </a:xfrm>
                    <a:prstGeom prst="rect">
                      <a:avLst/>
                    </a:prstGeom>
                    <a:noFill/>
                    <a:ln>
                      <a:noFill/>
                    </a:ln>
                  </pic:spPr>
                </pic:pic>
              </a:graphicData>
            </a:graphic>
          </wp:inline>
        </w:drawing>
      </w:r>
    </w:p>
    <w:p w14:paraId="2D686C36" w14:textId="0202DED4" w:rsidR="008E660D" w:rsidRPr="008E660D" w:rsidRDefault="008E660D" w:rsidP="008E660D">
      <w:pPr>
        <w:spacing w:line="300" w:lineRule="auto"/>
        <w:jc w:val="center"/>
        <w:rPr>
          <w:rFonts w:ascii="Times New Roman" w:eastAsia="宋体" w:hAnsi="Times New Roman" w:cs="Times New Roman"/>
        </w:rPr>
      </w:pPr>
      <w:r w:rsidRPr="00277CE6">
        <w:rPr>
          <w:rFonts w:ascii="Times New Roman" w:eastAsia="宋体" w:hAnsi="Times New Roman" w:cs="Times New Roman"/>
        </w:rPr>
        <w:t>图</w:t>
      </w:r>
      <w:r w:rsidRPr="00277CE6">
        <w:rPr>
          <w:rFonts w:ascii="Times New Roman" w:eastAsia="宋体" w:hAnsi="Times New Roman" w:cs="Times New Roman"/>
        </w:rPr>
        <w:t>2.</w:t>
      </w:r>
      <w:r>
        <w:rPr>
          <w:rFonts w:ascii="Times New Roman" w:eastAsia="宋体" w:hAnsi="Times New Roman" w:cs="Times New Roman"/>
        </w:rPr>
        <w:t>2</w:t>
      </w:r>
      <w:r w:rsidRPr="00277CE6">
        <w:rPr>
          <w:rFonts w:ascii="Times New Roman" w:eastAsia="宋体" w:hAnsi="Times New Roman" w:cs="Times New Roman"/>
        </w:rPr>
        <w:t xml:space="preserve"> </w:t>
      </w:r>
      <w:r>
        <w:rPr>
          <w:rFonts w:ascii="Times New Roman" w:eastAsia="宋体" w:hAnsi="Times New Roman" w:cs="Times New Roman" w:hint="eastAsia"/>
        </w:rPr>
        <w:t>模型</w:t>
      </w:r>
      <w:r w:rsidRPr="00277CE6">
        <w:rPr>
          <w:rFonts w:ascii="Times New Roman" w:eastAsia="宋体" w:hAnsi="Times New Roman" w:cs="Times New Roman"/>
        </w:rPr>
        <w:t>的</w:t>
      </w:r>
      <w:r w:rsidR="00E24062">
        <w:rPr>
          <w:rFonts w:ascii="Times New Roman" w:eastAsia="宋体" w:hAnsi="Times New Roman" w:cs="Times New Roman" w:hint="eastAsia"/>
        </w:rPr>
        <w:t>原理与</w:t>
      </w:r>
      <w:r>
        <w:rPr>
          <w:rFonts w:ascii="Times New Roman" w:eastAsia="宋体" w:hAnsi="Times New Roman" w:cs="Times New Roman" w:hint="eastAsia"/>
        </w:rPr>
        <w:t>基本架构</w:t>
      </w:r>
      <w:r w:rsidRPr="00277CE6">
        <w:rPr>
          <w:rFonts w:ascii="Times New Roman" w:eastAsia="宋体" w:hAnsi="Times New Roman" w:cs="Times New Roman"/>
        </w:rPr>
        <w:t>。</w:t>
      </w:r>
      <w:r w:rsidRPr="00277CE6">
        <w:rPr>
          <w:rFonts w:ascii="Times New Roman" w:eastAsia="宋体" w:hAnsi="Times New Roman" w:cs="Times New Roman"/>
        </w:rPr>
        <w:t>(a)</w:t>
      </w:r>
      <w:r w:rsidR="00E24062">
        <w:rPr>
          <w:rFonts w:ascii="Times New Roman" w:eastAsia="宋体" w:hAnsi="Times New Roman" w:cs="Times New Roman"/>
        </w:rPr>
        <w:t xml:space="preserve"> </w:t>
      </w:r>
      <w:r w:rsidR="00E24062">
        <w:rPr>
          <w:rFonts w:ascii="Times New Roman" w:eastAsia="宋体" w:hAnsi="Times New Roman" w:cs="Times New Roman" w:hint="eastAsia"/>
        </w:rPr>
        <w:t>模型训练过程</w:t>
      </w:r>
      <w:r w:rsidRPr="00277CE6">
        <w:rPr>
          <w:rFonts w:ascii="Times New Roman" w:eastAsia="宋体" w:hAnsi="Times New Roman" w:cs="Times New Roman"/>
        </w:rPr>
        <w:t>；</w:t>
      </w:r>
      <w:r w:rsidRPr="00277CE6">
        <w:rPr>
          <w:rFonts w:ascii="Times New Roman" w:eastAsia="宋体" w:hAnsi="Times New Roman" w:cs="Times New Roman"/>
        </w:rPr>
        <w:t xml:space="preserve">(b) </w:t>
      </w:r>
      <w:r w:rsidR="00E24062">
        <w:rPr>
          <w:rFonts w:ascii="Times New Roman" w:eastAsia="宋体" w:hAnsi="Times New Roman" w:cs="Times New Roman" w:hint="eastAsia"/>
        </w:rPr>
        <w:t>蛋白质主链结构优化过程</w:t>
      </w:r>
      <w:r w:rsidRPr="00277CE6">
        <w:rPr>
          <w:rFonts w:ascii="Times New Roman" w:eastAsia="宋体" w:hAnsi="Times New Roman" w:cs="Times New Roman"/>
        </w:rPr>
        <w:t>。</w:t>
      </w:r>
    </w:p>
    <w:p w14:paraId="52FA0361" w14:textId="77777777" w:rsidR="00041717" w:rsidRDefault="00041717" w:rsidP="007C0E1B">
      <w:pPr>
        <w:autoSpaceDE w:val="0"/>
        <w:autoSpaceDN w:val="0"/>
        <w:adjustRightInd w:val="0"/>
        <w:spacing w:line="300" w:lineRule="auto"/>
        <w:rPr>
          <w:rFonts w:ascii="Times New Roman" w:eastAsia="宋体" w:hAnsi="Times New Roman" w:cs="Times New Roman"/>
          <w:sz w:val="24"/>
          <w:szCs w:val="24"/>
        </w:rPr>
      </w:pPr>
    </w:p>
    <w:p w14:paraId="0FC7473C" w14:textId="3BD29379" w:rsidR="00C36A26" w:rsidRPr="0068107E" w:rsidRDefault="007C0E1B" w:rsidP="00C36A26">
      <w:pPr>
        <w:autoSpaceDE w:val="0"/>
        <w:autoSpaceDN w:val="0"/>
        <w:adjustRightInd w:val="0"/>
        <w:spacing w:line="30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在训练得到打分网络</w:t>
      </w:r>
      <m:oMath>
        <m:sSub>
          <m:sSubPr>
            <m:ctrlPr>
              <w:rPr>
                <w:rFonts w:ascii="Cambria Math" w:eastAsia="宋体" w:hAnsi="Cambria Math" w:cs="Times New Roman"/>
                <w:b/>
                <w:i/>
                <w:sz w:val="24"/>
                <w:szCs w:val="24"/>
              </w:rPr>
            </m:ctrlPr>
          </m:sSubPr>
          <m:e>
            <m:r>
              <m:rPr>
                <m:sty m:val="bi"/>
              </m:rPr>
              <w:rPr>
                <w:rFonts w:ascii="Cambria Math" w:eastAsia="宋体" w:hAnsi="Cambria Math" w:cs="Times New Roman"/>
                <w:sz w:val="24"/>
                <w:szCs w:val="24"/>
              </w:rPr>
              <m:t>s</m:t>
            </m:r>
          </m:e>
          <m:sub>
            <m:r>
              <m:rPr>
                <m:sty m:val="bi"/>
              </m:rPr>
              <w:rPr>
                <w:rFonts w:ascii="Cambria Math" w:eastAsia="宋体" w:hAnsi="Cambria Math" w:cs="Times New Roman" w:hint="eastAsia"/>
                <w:sz w:val="24"/>
                <w:szCs w:val="24"/>
              </w:rPr>
              <m:t>θ</m:t>
            </m:r>
          </m:sub>
        </m:sSub>
      </m:oMath>
      <w:r>
        <w:rPr>
          <w:rFonts w:ascii="Times New Roman" w:eastAsia="宋体" w:hAnsi="Times New Roman" w:cs="Times New Roman" w:hint="eastAsia"/>
          <w:sz w:val="24"/>
          <w:szCs w:val="24"/>
        </w:rPr>
        <w:t>后，使用模拟退火朗之万动力学采样（</w:t>
      </w:r>
      <w:r>
        <w:rPr>
          <w:rFonts w:ascii="Times New Roman" w:eastAsia="宋体" w:hAnsi="Times New Roman" w:cs="Times New Roman" w:hint="eastAsia"/>
          <w:sz w:val="24"/>
          <w:szCs w:val="24"/>
        </w:rPr>
        <w:t>Annealed</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Langevin</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Dynamics</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Sampling</w:t>
      </w:r>
      <w:r>
        <w:rPr>
          <w:rFonts w:ascii="Times New Roman" w:eastAsia="宋体" w:hAnsi="Times New Roman" w:cs="Times New Roman" w:hint="eastAsia"/>
          <w:sz w:val="24"/>
          <w:szCs w:val="24"/>
        </w:rPr>
        <w:t>）的方法</w:t>
      </w:r>
      <w:r w:rsidR="00CF5E3F">
        <w:rPr>
          <w:rFonts w:ascii="Times New Roman" w:eastAsia="宋体" w:hAnsi="Times New Roman" w:cs="Times New Roman" w:hint="eastAsia"/>
          <w:sz w:val="24"/>
          <w:szCs w:val="24"/>
        </w:rPr>
        <w:t>对蛋白质主链结构进行优化。</w:t>
      </w:r>
      <w:r w:rsidR="00644562">
        <w:rPr>
          <w:rFonts w:ascii="Times New Roman" w:eastAsia="宋体" w:hAnsi="Times New Roman" w:cs="Times New Roman" w:hint="eastAsia"/>
          <w:sz w:val="24"/>
          <w:szCs w:val="24"/>
        </w:rPr>
        <w:t>具体地，</w:t>
      </w:r>
      <w:r w:rsidR="00032376">
        <w:rPr>
          <w:rFonts w:ascii="Times New Roman" w:eastAsia="宋体" w:hAnsi="Times New Roman" w:cs="Times New Roman" w:hint="eastAsia"/>
          <w:sz w:val="24"/>
          <w:szCs w:val="24"/>
        </w:rPr>
        <w:t>如图</w:t>
      </w:r>
      <w:r w:rsidR="00032376">
        <w:rPr>
          <w:rFonts w:ascii="Times New Roman" w:eastAsia="宋体" w:hAnsi="Times New Roman" w:cs="Times New Roman" w:hint="eastAsia"/>
          <w:sz w:val="24"/>
          <w:szCs w:val="24"/>
        </w:rPr>
        <w:t>2</w:t>
      </w:r>
      <w:r w:rsidR="00032376">
        <w:rPr>
          <w:rFonts w:ascii="Times New Roman" w:eastAsia="宋体" w:hAnsi="Times New Roman" w:cs="Times New Roman"/>
          <w:sz w:val="24"/>
          <w:szCs w:val="24"/>
        </w:rPr>
        <w:t>.2(b)</w:t>
      </w:r>
      <w:r w:rsidR="00032376">
        <w:rPr>
          <w:rFonts w:ascii="Times New Roman" w:eastAsia="宋体" w:hAnsi="Times New Roman" w:cs="Times New Roman" w:hint="eastAsia"/>
          <w:sz w:val="24"/>
          <w:szCs w:val="24"/>
        </w:rPr>
        <w:t>所示，根据蛋白质已知的结构信息（序列长度、二级结构的类型和堆积方式等）构建图，</w:t>
      </w:r>
      <w:r w:rsidR="00A94E00">
        <w:rPr>
          <w:rFonts w:ascii="Times New Roman" w:eastAsia="宋体" w:hAnsi="Times New Roman" w:cs="Times New Roman" w:hint="eastAsia"/>
          <w:sz w:val="24"/>
          <w:szCs w:val="24"/>
        </w:rPr>
        <w:t>将</w:t>
      </w:r>
      <w:r w:rsidR="0068107E">
        <w:rPr>
          <w:rFonts w:ascii="Times New Roman" w:eastAsia="宋体" w:hAnsi="Times New Roman" w:cs="Times New Roman" w:hint="eastAsia"/>
          <w:sz w:val="24"/>
          <w:szCs w:val="24"/>
        </w:rPr>
        <w:t>构建的</w:t>
      </w:r>
      <w:r w:rsidR="00A94E00">
        <w:rPr>
          <w:rFonts w:ascii="Times New Roman" w:eastAsia="宋体" w:hAnsi="Times New Roman" w:cs="Times New Roman" w:hint="eastAsia"/>
          <w:sz w:val="24"/>
          <w:szCs w:val="24"/>
        </w:rPr>
        <w:t>图和蛋白质的初始骨架结构</w:t>
      </w:r>
      <w:r w:rsidR="00CE4356">
        <w:rPr>
          <w:rFonts w:ascii="Times New Roman" w:eastAsia="宋体" w:hAnsi="Times New Roman" w:cs="Times New Roman" w:hint="eastAsia"/>
          <w:sz w:val="24"/>
          <w:szCs w:val="24"/>
        </w:rPr>
        <w:t>输入模型中，</w:t>
      </w:r>
      <w:r w:rsidR="00DD63EF">
        <w:rPr>
          <w:rFonts w:ascii="Times New Roman" w:eastAsia="宋体" w:hAnsi="Times New Roman" w:cs="Times New Roman" w:hint="eastAsia"/>
          <w:sz w:val="24"/>
          <w:szCs w:val="24"/>
        </w:rPr>
        <w:t>在模拟退火过程中</w:t>
      </w:r>
      <w:r w:rsidR="00475957">
        <w:rPr>
          <w:rFonts w:ascii="Times New Roman" w:eastAsia="宋体" w:hAnsi="Times New Roman" w:cs="Times New Roman" w:hint="eastAsia"/>
          <w:sz w:val="24"/>
          <w:szCs w:val="24"/>
        </w:rPr>
        <w:t>逐渐</w:t>
      </w:r>
      <w:r w:rsidR="00DD63EF">
        <w:rPr>
          <w:rFonts w:ascii="Times New Roman" w:eastAsia="宋体" w:hAnsi="Times New Roman" w:cs="Times New Roman" w:hint="eastAsia"/>
          <w:sz w:val="24"/>
          <w:szCs w:val="24"/>
        </w:rPr>
        <w:t>将</w:t>
      </w:r>
      <w:r w:rsidR="00625227">
        <w:rPr>
          <w:rFonts w:ascii="Times New Roman" w:eastAsia="宋体" w:hAnsi="Times New Roman" w:cs="Times New Roman" w:hint="eastAsia"/>
          <w:sz w:val="24"/>
          <w:szCs w:val="24"/>
        </w:rPr>
        <w:t>噪声</w:t>
      </w:r>
      <w:r w:rsidR="00475957">
        <w:rPr>
          <w:rFonts w:ascii="Times New Roman" w:eastAsia="宋体" w:hAnsi="Times New Roman" w:cs="Times New Roman" w:hint="eastAsia"/>
          <w:sz w:val="24"/>
          <w:szCs w:val="24"/>
        </w:rPr>
        <w:t>强度</w:t>
      </w:r>
      <w:r w:rsidR="00DD63EF">
        <w:rPr>
          <w:rFonts w:ascii="Times New Roman" w:eastAsia="宋体" w:hAnsi="Times New Roman" w:cs="Times New Roman" w:hint="eastAsia"/>
          <w:sz w:val="24"/>
          <w:szCs w:val="24"/>
        </w:rPr>
        <w:t>由大调小</w:t>
      </w:r>
      <w:r w:rsidR="00475957">
        <w:rPr>
          <w:rFonts w:ascii="Times New Roman" w:eastAsia="宋体" w:hAnsi="Times New Roman" w:cs="Times New Roman" w:hint="eastAsia"/>
          <w:sz w:val="24"/>
          <w:szCs w:val="24"/>
        </w:rPr>
        <w:t>，</w:t>
      </w:r>
      <w:r w:rsidR="00CE4356">
        <w:rPr>
          <w:rFonts w:ascii="Times New Roman" w:eastAsia="宋体" w:hAnsi="Times New Roman" w:cs="Times New Roman" w:hint="eastAsia"/>
          <w:sz w:val="24"/>
          <w:szCs w:val="24"/>
        </w:rPr>
        <w:t>通过</w:t>
      </w:r>
      <w:r w:rsidR="0068107E">
        <w:rPr>
          <w:rFonts w:ascii="Times New Roman" w:eastAsia="宋体" w:hAnsi="Times New Roman" w:cs="Times New Roman" w:hint="eastAsia"/>
          <w:sz w:val="24"/>
          <w:szCs w:val="24"/>
        </w:rPr>
        <w:t>打分网络</w:t>
      </w:r>
      <m:oMath>
        <m:sSub>
          <m:sSubPr>
            <m:ctrlPr>
              <w:rPr>
                <w:rFonts w:ascii="Cambria Math" w:eastAsia="宋体" w:hAnsi="Cambria Math" w:cs="Times New Roman"/>
                <w:b/>
                <w:i/>
                <w:sz w:val="24"/>
                <w:szCs w:val="24"/>
              </w:rPr>
            </m:ctrlPr>
          </m:sSubPr>
          <m:e>
            <m:r>
              <m:rPr>
                <m:sty m:val="bi"/>
              </m:rPr>
              <w:rPr>
                <w:rFonts w:ascii="Cambria Math" w:eastAsia="宋体" w:hAnsi="Cambria Math" w:cs="Times New Roman"/>
                <w:sz w:val="24"/>
                <w:szCs w:val="24"/>
              </w:rPr>
              <m:t>s</m:t>
            </m:r>
          </m:e>
          <m:sub>
            <m:r>
              <m:rPr>
                <m:sty m:val="bi"/>
              </m:rPr>
              <w:rPr>
                <w:rFonts w:ascii="Cambria Math" w:eastAsia="宋体" w:hAnsi="Cambria Math" w:cs="Times New Roman" w:hint="eastAsia"/>
                <w:sz w:val="24"/>
                <w:szCs w:val="24"/>
              </w:rPr>
              <m:t>θ</m:t>
            </m:r>
          </m:sub>
        </m:sSub>
      </m:oMath>
      <w:r w:rsidR="00475957">
        <w:rPr>
          <w:rFonts w:ascii="Times New Roman" w:eastAsia="宋体" w:hAnsi="Times New Roman" w:cs="Times New Roman" w:hint="eastAsia"/>
          <w:sz w:val="24"/>
          <w:szCs w:val="24"/>
        </w:rPr>
        <w:t>对初始骨架结构进行优化</w:t>
      </w:r>
      <w:r w:rsidR="00BF21D1">
        <w:rPr>
          <w:rFonts w:ascii="Times New Roman" w:eastAsia="宋体" w:hAnsi="Times New Roman" w:cs="Times New Roman" w:hint="eastAsia"/>
          <w:sz w:val="24"/>
          <w:szCs w:val="24"/>
        </w:rPr>
        <w:t>，从而最终得到优化后的蛋白质主链结构，通过上述优化过程提升蛋白质骨架的可设计性。</w:t>
      </w:r>
    </w:p>
    <w:p w14:paraId="22AC3F2F" w14:textId="77777777" w:rsidR="004635C0" w:rsidRPr="00277CE6" w:rsidRDefault="004635C0" w:rsidP="004635C0">
      <w:pPr>
        <w:pStyle w:val="3"/>
        <w:spacing w:before="156" w:after="156"/>
        <w:ind w:firstLine="480"/>
        <w:rPr>
          <w:rFonts w:eastAsiaTheme="minorEastAsia" w:cs="Times New Roman"/>
          <w:szCs w:val="24"/>
        </w:rPr>
      </w:pPr>
      <w:bookmarkStart w:id="100" w:name="_Toc105009179"/>
      <w:r w:rsidRPr="00277CE6">
        <w:rPr>
          <w:rFonts w:eastAsiaTheme="minorEastAsia" w:cs="Times New Roman"/>
          <w:szCs w:val="24"/>
        </w:rPr>
        <w:lastRenderedPageBreak/>
        <w:t>2.3.</w:t>
      </w:r>
      <w:r w:rsidR="00696A87">
        <w:rPr>
          <w:rFonts w:eastAsiaTheme="minorEastAsia" w:cs="Times New Roman"/>
          <w:szCs w:val="24"/>
        </w:rPr>
        <w:t>3</w:t>
      </w:r>
      <w:r w:rsidRPr="00277CE6">
        <w:rPr>
          <w:rFonts w:eastAsiaTheme="minorEastAsia" w:cs="Times New Roman"/>
          <w:szCs w:val="24"/>
        </w:rPr>
        <w:t xml:space="preserve"> </w:t>
      </w:r>
      <w:r w:rsidRPr="00277CE6">
        <w:rPr>
          <w:rFonts w:eastAsiaTheme="minorEastAsia" w:cs="Times New Roman"/>
          <w:szCs w:val="24"/>
        </w:rPr>
        <w:fldChar w:fldCharType="begin"/>
      </w:r>
      <w:r w:rsidRPr="00277CE6">
        <w:rPr>
          <w:rFonts w:eastAsiaTheme="minorEastAsia" w:cs="Times New Roman"/>
          <w:szCs w:val="24"/>
        </w:rPr>
        <w:instrText xml:space="preserve"> TITLE  [</w:instrText>
      </w:r>
      <w:r w:rsidRPr="00277CE6">
        <w:rPr>
          <w:rFonts w:eastAsiaTheme="minorEastAsia" w:cs="Times New Roman"/>
          <w:szCs w:val="24"/>
        </w:rPr>
        <w:instrText>此处键入三级标题</w:instrText>
      </w:r>
      <w:r w:rsidRPr="00277CE6">
        <w:rPr>
          <w:rFonts w:eastAsiaTheme="minorEastAsia" w:cs="Times New Roman"/>
          <w:szCs w:val="24"/>
        </w:rPr>
        <w:instrText xml:space="preserve">]  \* MERGEFORMAT </w:instrText>
      </w:r>
      <w:r w:rsidRPr="00277CE6">
        <w:rPr>
          <w:rFonts w:eastAsiaTheme="minorEastAsia" w:cs="Times New Roman"/>
          <w:szCs w:val="24"/>
        </w:rPr>
        <w:fldChar w:fldCharType="separate"/>
      </w:r>
      <w:r w:rsidR="006E70A0" w:rsidRPr="00277CE6">
        <w:rPr>
          <w:rFonts w:eastAsiaTheme="minorEastAsia" w:cs="Times New Roman"/>
          <w:szCs w:val="24"/>
        </w:rPr>
        <w:t>模型参数的确定</w:t>
      </w:r>
      <w:bookmarkEnd w:id="100"/>
      <w:r w:rsidRPr="00277CE6">
        <w:rPr>
          <w:rFonts w:eastAsiaTheme="minorEastAsia" w:cs="Times New Roman"/>
          <w:szCs w:val="24"/>
        </w:rPr>
        <w:fldChar w:fldCharType="end"/>
      </w:r>
    </w:p>
    <w:p w14:paraId="6D676860" w14:textId="77777777" w:rsidR="00B35691" w:rsidRPr="00277CE6" w:rsidRDefault="00B35691" w:rsidP="00B35691">
      <w:pPr>
        <w:autoSpaceDE w:val="0"/>
        <w:autoSpaceDN w:val="0"/>
        <w:adjustRightInd w:val="0"/>
        <w:spacing w:line="300" w:lineRule="auto"/>
        <w:rPr>
          <w:rFonts w:ascii="Times New Roman" w:eastAsia="宋体" w:hAnsi="Times New Roman" w:cs="Times New Roman"/>
          <w:sz w:val="24"/>
          <w:szCs w:val="24"/>
        </w:rPr>
      </w:pPr>
    </w:p>
    <w:p w14:paraId="331C2E86" w14:textId="77777777" w:rsidR="00B35691" w:rsidRPr="00277CE6" w:rsidRDefault="00B35691" w:rsidP="00B35691">
      <w:pPr>
        <w:spacing w:line="300" w:lineRule="auto"/>
        <w:jc w:val="center"/>
        <w:rPr>
          <w:rFonts w:ascii="Times New Roman" w:eastAsia="宋体" w:hAnsi="Times New Roman" w:cs="Times New Roman"/>
          <w:sz w:val="24"/>
          <w:szCs w:val="24"/>
        </w:rPr>
      </w:pPr>
      <w:r w:rsidRPr="00277CE6">
        <w:rPr>
          <w:rFonts w:ascii="Times New Roman" w:eastAsia="宋体" w:hAnsi="Times New Roman" w:cs="Times New Roman"/>
          <w:noProof/>
          <w:sz w:val="24"/>
          <w:szCs w:val="24"/>
        </w:rPr>
        <w:drawing>
          <wp:inline distT="0" distB="0" distL="0" distR="0" wp14:anchorId="1B560A6C" wp14:editId="75CE5D40">
            <wp:extent cx="2292389" cy="2362200"/>
            <wp:effectExtent l="0" t="0" r="0" b="0"/>
            <wp:docPr id="16" name="图片 16" descr="C:\Users\22102\AppData\Local\Temp\WeChat Files\6dcef9c006f85121452565ec29bfd4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22102\AppData\Local\Temp\WeChat Files\6dcef9c006f85121452565ec29bfd4f.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304738" cy="2374925"/>
                    </a:xfrm>
                    <a:prstGeom prst="rect">
                      <a:avLst/>
                    </a:prstGeom>
                    <a:noFill/>
                    <a:ln>
                      <a:noFill/>
                    </a:ln>
                  </pic:spPr>
                </pic:pic>
              </a:graphicData>
            </a:graphic>
          </wp:inline>
        </w:drawing>
      </w:r>
    </w:p>
    <w:p w14:paraId="5B31AA10" w14:textId="17592D76" w:rsidR="00B35691" w:rsidRDefault="00B35691" w:rsidP="00B35691">
      <w:pPr>
        <w:spacing w:line="300" w:lineRule="auto"/>
        <w:jc w:val="center"/>
        <w:rPr>
          <w:rFonts w:ascii="Times New Roman" w:eastAsia="宋体" w:hAnsi="Times New Roman" w:cs="Times New Roman"/>
        </w:rPr>
      </w:pPr>
      <w:r w:rsidRPr="00277CE6">
        <w:rPr>
          <w:rFonts w:ascii="Times New Roman" w:eastAsia="宋体" w:hAnsi="Times New Roman" w:cs="Times New Roman"/>
        </w:rPr>
        <w:t>图</w:t>
      </w:r>
      <w:r w:rsidRPr="00277CE6">
        <w:rPr>
          <w:rFonts w:ascii="Times New Roman" w:eastAsia="宋体" w:hAnsi="Times New Roman" w:cs="Times New Roman"/>
        </w:rPr>
        <w:t>2.</w:t>
      </w:r>
      <w:r w:rsidR="008E660D">
        <w:rPr>
          <w:rFonts w:ascii="Times New Roman" w:eastAsia="宋体" w:hAnsi="Times New Roman" w:cs="Times New Roman"/>
        </w:rPr>
        <w:t>3</w:t>
      </w:r>
      <w:r w:rsidRPr="00277CE6">
        <w:rPr>
          <w:rFonts w:ascii="Times New Roman" w:eastAsia="宋体" w:hAnsi="Times New Roman" w:cs="Times New Roman"/>
        </w:rPr>
        <w:t xml:space="preserve"> </w:t>
      </w:r>
      <w:r w:rsidRPr="00277CE6">
        <w:rPr>
          <w:rFonts w:ascii="Times New Roman" w:eastAsia="宋体" w:hAnsi="Times New Roman" w:cs="Times New Roman"/>
        </w:rPr>
        <w:t>模型调试中选择的代表性蛋白质结构（</w:t>
      </w:r>
      <w:r w:rsidRPr="00277CE6">
        <w:rPr>
          <w:rFonts w:ascii="Times New Roman" w:eastAsia="宋体" w:hAnsi="Times New Roman" w:cs="Times New Roman"/>
        </w:rPr>
        <w:t>PDB ID: 1NWZ</w:t>
      </w:r>
      <w:r w:rsidRPr="00277CE6">
        <w:rPr>
          <w:rFonts w:ascii="Times New Roman" w:eastAsia="宋体" w:hAnsi="Times New Roman" w:cs="Times New Roman"/>
        </w:rPr>
        <w:t>）</w:t>
      </w:r>
    </w:p>
    <w:p w14:paraId="41519F0C" w14:textId="77777777" w:rsidR="00696A87" w:rsidRPr="00277CE6" w:rsidRDefault="00696A87" w:rsidP="00B35691">
      <w:pPr>
        <w:spacing w:line="300" w:lineRule="auto"/>
        <w:jc w:val="center"/>
        <w:rPr>
          <w:rFonts w:ascii="Times New Roman" w:eastAsia="宋体" w:hAnsi="Times New Roman" w:cs="Times New Roman"/>
        </w:rPr>
      </w:pPr>
    </w:p>
    <w:p w14:paraId="2F3074BD" w14:textId="79A054D8" w:rsidR="009F376A" w:rsidRDefault="00DD338E" w:rsidP="004635C0">
      <w:pPr>
        <w:autoSpaceDE w:val="0"/>
        <w:autoSpaceDN w:val="0"/>
        <w:adjustRightInd w:val="0"/>
        <w:spacing w:line="300" w:lineRule="auto"/>
        <w:ind w:firstLineChars="200" w:firstLine="480"/>
        <w:rPr>
          <w:rFonts w:ascii="Times New Roman" w:hAnsi="Times New Roman" w:cs="Times New Roman"/>
          <w:sz w:val="24"/>
          <w:szCs w:val="24"/>
        </w:rPr>
      </w:pPr>
      <w:r w:rsidRPr="00277CE6">
        <w:rPr>
          <w:rFonts w:ascii="Times New Roman" w:eastAsia="宋体" w:hAnsi="Times New Roman" w:cs="Times New Roman"/>
          <w:sz w:val="24"/>
          <w:szCs w:val="24"/>
        </w:rPr>
        <w:t>实验中，</w:t>
      </w:r>
      <w:r w:rsidR="006E70A0" w:rsidRPr="00277CE6">
        <w:rPr>
          <w:rFonts w:ascii="Times New Roman" w:eastAsia="宋体" w:hAnsi="Times New Roman" w:cs="Times New Roman"/>
          <w:sz w:val="24"/>
          <w:szCs w:val="24"/>
        </w:rPr>
        <w:t>本课题</w:t>
      </w:r>
      <w:r w:rsidR="00020F89" w:rsidRPr="00277CE6">
        <w:rPr>
          <w:rFonts w:ascii="Times New Roman" w:eastAsia="宋体" w:hAnsi="Times New Roman" w:cs="Times New Roman"/>
          <w:sz w:val="24"/>
          <w:szCs w:val="24"/>
        </w:rPr>
        <w:t>基于</w:t>
      </w:r>
      <w:r w:rsidR="00D74404" w:rsidRPr="00277CE6">
        <w:rPr>
          <w:rFonts w:ascii="Times New Roman" w:eastAsia="宋体" w:hAnsi="Times New Roman" w:cs="Times New Roman"/>
          <w:sz w:val="24"/>
          <w:szCs w:val="24"/>
        </w:rPr>
        <w:t>模型</w:t>
      </w:r>
      <w:r w:rsidR="008510EC" w:rsidRPr="00277CE6">
        <w:rPr>
          <w:rFonts w:ascii="Times New Roman" w:eastAsia="宋体" w:hAnsi="Times New Roman" w:cs="Times New Roman"/>
          <w:sz w:val="24"/>
          <w:szCs w:val="24"/>
        </w:rPr>
        <w:t>在验证集上的表现和</w:t>
      </w:r>
      <w:r w:rsidR="007C5922" w:rsidRPr="00277CE6">
        <w:rPr>
          <w:rFonts w:ascii="Times New Roman" w:eastAsia="宋体" w:hAnsi="Times New Roman" w:cs="Times New Roman"/>
          <w:sz w:val="24"/>
          <w:szCs w:val="24"/>
        </w:rPr>
        <w:t>模型</w:t>
      </w:r>
      <w:r w:rsidR="006A1CE7" w:rsidRPr="00277CE6">
        <w:rPr>
          <w:rFonts w:ascii="Times New Roman" w:eastAsia="宋体" w:hAnsi="Times New Roman" w:cs="Times New Roman"/>
          <w:sz w:val="24"/>
          <w:szCs w:val="24"/>
        </w:rPr>
        <w:t>在实际</w:t>
      </w:r>
      <w:r w:rsidR="00B40A0F" w:rsidRPr="00277CE6">
        <w:rPr>
          <w:rFonts w:ascii="Times New Roman" w:eastAsia="宋体" w:hAnsi="Times New Roman" w:cs="Times New Roman"/>
          <w:sz w:val="24"/>
          <w:szCs w:val="24"/>
        </w:rPr>
        <w:t>优化</w:t>
      </w:r>
      <w:r w:rsidR="006A1CE7" w:rsidRPr="00277CE6">
        <w:rPr>
          <w:rFonts w:ascii="Times New Roman" w:eastAsia="宋体" w:hAnsi="Times New Roman" w:cs="Times New Roman"/>
          <w:sz w:val="24"/>
          <w:szCs w:val="24"/>
        </w:rPr>
        <w:t>问题上的表现</w:t>
      </w:r>
      <w:r w:rsidR="00B40A0F" w:rsidRPr="00277CE6">
        <w:rPr>
          <w:rFonts w:ascii="Times New Roman" w:eastAsia="宋体" w:hAnsi="Times New Roman" w:cs="Times New Roman"/>
          <w:sz w:val="24"/>
          <w:szCs w:val="24"/>
        </w:rPr>
        <w:t>，对模型的</w:t>
      </w:r>
      <w:r w:rsidR="008358E0">
        <w:rPr>
          <w:rFonts w:ascii="Times New Roman" w:eastAsia="宋体" w:hAnsi="Times New Roman" w:cs="Times New Roman" w:hint="eastAsia"/>
          <w:sz w:val="24"/>
          <w:szCs w:val="24"/>
        </w:rPr>
        <w:t>超</w:t>
      </w:r>
      <w:r w:rsidR="00B40A0F" w:rsidRPr="00277CE6">
        <w:rPr>
          <w:rFonts w:ascii="Times New Roman" w:eastAsia="宋体" w:hAnsi="Times New Roman" w:cs="Times New Roman"/>
          <w:sz w:val="24"/>
          <w:szCs w:val="24"/>
        </w:rPr>
        <w:t>参数进行调整。</w:t>
      </w:r>
      <w:r w:rsidR="0053678F" w:rsidRPr="00277CE6">
        <w:rPr>
          <w:rFonts w:ascii="Times New Roman" w:eastAsia="宋体" w:hAnsi="Times New Roman" w:cs="Times New Roman"/>
          <w:sz w:val="24"/>
          <w:szCs w:val="24"/>
        </w:rPr>
        <w:t>具体地，</w:t>
      </w:r>
      <w:r w:rsidR="00B26BBE" w:rsidRPr="00277CE6">
        <w:rPr>
          <w:rFonts w:ascii="Times New Roman" w:eastAsia="宋体" w:hAnsi="Times New Roman" w:cs="Times New Roman"/>
          <w:sz w:val="24"/>
          <w:szCs w:val="24"/>
        </w:rPr>
        <w:t>考虑到模型调试效率，不失一般性地，</w:t>
      </w:r>
      <w:r w:rsidR="0053678F" w:rsidRPr="00277CE6">
        <w:rPr>
          <w:rFonts w:ascii="Times New Roman" w:eastAsia="宋体" w:hAnsi="Times New Roman" w:cs="Times New Roman"/>
          <w:sz w:val="24"/>
          <w:szCs w:val="24"/>
        </w:rPr>
        <w:t>本课题在实验</w:t>
      </w:r>
      <w:r w:rsidR="00CB5866" w:rsidRPr="00277CE6">
        <w:rPr>
          <w:rFonts w:ascii="Times New Roman" w:eastAsia="宋体" w:hAnsi="Times New Roman" w:cs="Times New Roman"/>
          <w:sz w:val="24"/>
          <w:szCs w:val="24"/>
        </w:rPr>
        <w:t>调试</w:t>
      </w:r>
      <w:r w:rsidR="0053678F" w:rsidRPr="00277CE6">
        <w:rPr>
          <w:rFonts w:ascii="Times New Roman" w:eastAsia="宋体" w:hAnsi="Times New Roman" w:cs="Times New Roman"/>
          <w:sz w:val="24"/>
          <w:szCs w:val="24"/>
        </w:rPr>
        <w:t>过程中</w:t>
      </w:r>
      <w:r w:rsidR="009F376A" w:rsidRPr="00277CE6">
        <w:rPr>
          <w:rFonts w:ascii="Times New Roman" w:eastAsia="宋体" w:hAnsi="Times New Roman" w:cs="Times New Roman"/>
          <w:sz w:val="24"/>
          <w:szCs w:val="24"/>
        </w:rPr>
        <w:t>选择了一个具有</w:t>
      </w:r>
      <w:commentRangeStart w:id="101"/>
      <w:r w:rsidR="009F376A" w:rsidRPr="00277CE6">
        <w:rPr>
          <w:rFonts w:ascii="Times New Roman" w:eastAsia="宋体" w:hAnsi="Times New Roman" w:cs="Times New Roman"/>
          <w:sz w:val="24"/>
          <w:szCs w:val="24"/>
        </w:rPr>
        <w:t>代表性的蛋白质结构（</w:t>
      </w:r>
      <w:r w:rsidR="009F376A" w:rsidRPr="00277CE6">
        <w:rPr>
          <w:rFonts w:ascii="Times New Roman" w:eastAsia="宋体" w:hAnsi="Times New Roman" w:cs="Times New Roman"/>
          <w:sz w:val="24"/>
          <w:szCs w:val="24"/>
        </w:rPr>
        <w:t>PDB ID</w:t>
      </w:r>
      <w:commentRangeEnd w:id="101"/>
      <w:r w:rsidR="00995F86">
        <w:rPr>
          <w:rStyle w:val="af1"/>
        </w:rPr>
        <w:commentReference w:id="101"/>
      </w:r>
      <w:r w:rsidR="009F376A" w:rsidRPr="00277CE6">
        <w:rPr>
          <w:rFonts w:ascii="Times New Roman" w:eastAsia="宋体" w:hAnsi="Times New Roman" w:cs="Times New Roman"/>
          <w:sz w:val="24"/>
          <w:szCs w:val="24"/>
        </w:rPr>
        <w:t>: 1NWZ</w:t>
      </w:r>
      <w:r w:rsidR="009F376A" w:rsidRPr="00277CE6">
        <w:rPr>
          <w:rFonts w:ascii="Times New Roman" w:eastAsia="宋体" w:hAnsi="Times New Roman" w:cs="Times New Roman"/>
          <w:sz w:val="24"/>
          <w:szCs w:val="24"/>
        </w:rPr>
        <w:t>）</w:t>
      </w:r>
      <w:r w:rsidR="00652B5F" w:rsidRPr="00277CE6">
        <w:rPr>
          <w:rFonts w:ascii="Times New Roman" w:eastAsia="宋体" w:hAnsi="Times New Roman" w:cs="Times New Roman"/>
          <w:sz w:val="24"/>
          <w:szCs w:val="24"/>
        </w:rPr>
        <w:t>对模型</w:t>
      </w:r>
      <w:r w:rsidR="005A42D4" w:rsidRPr="00277CE6">
        <w:rPr>
          <w:rFonts w:ascii="Times New Roman" w:eastAsia="宋体" w:hAnsi="Times New Roman" w:cs="Times New Roman"/>
          <w:sz w:val="24"/>
          <w:szCs w:val="24"/>
        </w:rPr>
        <w:t>在蛋白质主链结构优化问题上的</w:t>
      </w:r>
      <w:r w:rsidR="00652B5F" w:rsidRPr="00277CE6">
        <w:rPr>
          <w:rFonts w:ascii="Times New Roman" w:eastAsia="宋体" w:hAnsi="Times New Roman" w:cs="Times New Roman"/>
          <w:sz w:val="24"/>
          <w:szCs w:val="24"/>
        </w:rPr>
        <w:t>表现</w:t>
      </w:r>
      <w:r w:rsidR="00C73F5D" w:rsidRPr="00277CE6">
        <w:rPr>
          <w:rFonts w:ascii="Times New Roman" w:eastAsia="宋体" w:hAnsi="Times New Roman" w:cs="Times New Roman"/>
          <w:sz w:val="24"/>
          <w:szCs w:val="24"/>
        </w:rPr>
        <w:t>进行验证</w:t>
      </w:r>
      <w:r w:rsidR="009615D2" w:rsidRPr="00277CE6">
        <w:rPr>
          <w:rFonts w:ascii="Times New Roman" w:eastAsia="宋体" w:hAnsi="Times New Roman" w:cs="Times New Roman"/>
          <w:sz w:val="24"/>
          <w:szCs w:val="24"/>
        </w:rPr>
        <w:t>。</w:t>
      </w:r>
      <w:r w:rsidR="00325661" w:rsidRPr="00277CE6">
        <w:rPr>
          <w:rFonts w:ascii="Times New Roman" w:eastAsia="宋体" w:hAnsi="Times New Roman" w:cs="Times New Roman"/>
          <w:sz w:val="24"/>
          <w:szCs w:val="24"/>
        </w:rPr>
        <w:t>如图</w:t>
      </w:r>
      <w:r w:rsidR="00325661" w:rsidRPr="00277CE6">
        <w:rPr>
          <w:rFonts w:ascii="Times New Roman" w:eastAsia="宋体" w:hAnsi="Times New Roman" w:cs="Times New Roman"/>
          <w:sz w:val="24"/>
          <w:szCs w:val="24"/>
        </w:rPr>
        <w:t>2.</w:t>
      </w:r>
      <w:r w:rsidR="008E660D">
        <w:rPr>
          <w:rFonts w:ascii="Times New Roman" w:eastAsia="宋体" w:hAnsi="Times New Roman" w:cs="Times New Roman"/>
          <w:sz w:val="24"/>
          <w:szCs w:val="24"/>
        </w:rPr>
        <w:t>3</w:t>
      </w:r>
      <w:r w:rsidR="00325661" w:rsidRPr="00277CE6">
        <w:rPr>
          <w:rFonts w:ascii="Times New Roman" w:eastAsia="宋体" w:hAnsi="Times New Roman" w:cs="Times New Roman"/>
          <w:sz w:val="24"/>
          <w:szCs w:val="24"/>
        </w:rPr>
        <w:t>所示，</w:t>
      </w:r>
      <w:r w:rsidR="00B35691" w:rsidRPr="00277CE6">
        <w:rPr>
          <w:rFonts w:ascii="Times New Roman" w:eastAsia="宋体" w:hAnsi="Times New Roman" w:cs="Times New Roman"/>
          <w:sz w:val="24"/>
          <w:szCs w:val="24"/>
        </w:rPr>
        <w:t>该结构序列长度适中（</w:t>
      </w:r>
      <w:r w:rsidR="00B35691" w:rsidRPr="00277CE6">
        <w:rPr>
          <w:rFonts w:ascii="Times New Roman" w:eastAsia="宋体" w:hAnsi="Times New Roman" w:cs="Times New Roman"/>
          <w:sz w:val="24"/>
          <w:szCs w:val="24"/>
        </w:rPr>
        <w:t>125</w:t>
      </w:r>
      <w:r w:rsidR="00B35691" w:rsidRPr="00277CE6">
        <w:rPr>
          <w:rFonts w:ascii="Times New Roman" w:eastAsia="宋体" w:hAnsi="Times New Roman" w:cs="Times New Roman"/>
          <w:sz w:val="24"/>
          <w:szCs w:val="24"/>
        </w:rPr>
        <w:t>个残基），</w:t>
      </w:r>
      <w:r w:rsidR="009615D2" w:rsidRPr="00277CE6">
        <w:rPr>
          <w:rFonts w:ascii="Times New Roman" w:eastAsia="宋体" w:hAnsi="Times New Roman" w:cs="Times New Roman"/>
          <w:sz w:val="24"/>
          <w:szCs w:val="24"/>
        </w:rPr>
        <w:t>同时具有</w:t>
      </w:r>
      <w:r w:rsidR="00B02F34" w:rsidRPr="00277CE6">
        <w:rPr>
          <w:rFonts w:ascii="Times New Roman" w:eastAsia="宋体" w:hAnsi="Times New Roman" w:cs="Times New Roman"/>
          <w:sz w:val="24"/>
          <w:szCs w:val="24"/>
        </w:rPr>
        <w:t>多个</w:t>
      </w:r>
      <w:r w:rsidR="00B02F34" w:rsidRPr="00277CE6">
        <w:rPr>
          <w:rFonts w:ascii="Times New Roman" w:hAnsi="Times New Roman" w:cs="Times New Roman"/>
          <w:sz w:val="24"/>
          <w:szCs w:val="24"/>
        </w:rPr>
        <w:t>α-</w:t>
      </w:r>
      <w:r w:rsidR="00B02F34" w:rsidRPr="00277CE6">
        <w:rPr>
          <w:rFonts w:ascii="Times New Roman" w:hAnsi="Times New Roman" w:cs="Times New Roman"/>
          <w:sz w:val="24"/>
          <w:szCs w:val="24"/>
        </w:rPr>
        <w:t>螺旋和</w:t>
      </w:r>
      <w:r w:rsidR="00B02F34" w:rsidRPr="00277CE6">
        <w:rPr>
          <w:rFonts w:ascii="Times New Roman" w:hAnsi="Times New Roman" w:cs="Times New Roman"/>
          <w:sz w:val="24"/>
          <w:szCs w:val="24"/>
        </w:rPr>
        <w:t>β-</w:t>
      </w:r>
      <w:r w:rsidR="00B02F34" w:rsidRPr="00277CE6">
        <w:rPr>
          <w:rFonts w:ascii="Times New Roman" w:hAnsi="Times New Roman" w:cs="Times New Roman"/>
          <w:sz w:val="24"/>
          <w:szCs w:val="24"/>
        </w:rPr>
        <w:t>折叠片</w:t>
      </w:r>
      <w:r w:rsidR="007E5653" w:rsidRPr="00277CE6">
        <w:rPr>
          <w:rFonts w:ascii="Times New Roman" w:hAnsi="Times New Roman" w:cs="Times New Roman"/>
          <w:sz w:val="24"/>
          <w:szCs w:val="24"/>
        </w:rPr>
        <w:t>，</w:t>
      </w:r>
      <w:r w:rsidR="00CE3DD1" w:rsidRPr="00277CE6">
        <w:rPr>
          <w:rFonts w:ascii="Times New Roman" w:hAnsi="Times New Roman" w:cs="Times New Roman"/>
          <w:sz w:val="24"/>
          <w:szCs w:val="24"/>
        </w:rPr>
        <w:t>实验中使用高斯噪声对</w:t>
      </w:r>
      <w:r w:rsidR="00512942" w:rsidRPr="00277CE6">
        <w:rPr>
          <w:rFonts w:ascii="Times New Roman" w:hAnsi="Times New Roman" w:cs="Times New Roman"/>
          <w:sz w:val="24"/>
          <w:szCs w:val="24"/>
        </w:rPr>
        <w:t>该结构</w:t>
      </w:r>
      <w:r w:rsidR="00DF107A" w:rsidRPr="00277CE6">
        <w:rPr>
          <w:rFonts w:ascii="Times New Roman" w:hAnsi="Times New Roman" w:cs="Times New Roman"/>
          <w:sz w:val="24"/>
          <w:szCs w:val="24"/>
        </w:rPr>
        <w:t>的主链</w:t>
      </w:r>
      <w:r w:rsidR="00DF107A" w:rsidRPr="00277CE6">
        <w:rPr>
          <w:rFonts w:ascii="Times New Roman" w:hAnsi="Times New Roman" w:cs="Times New Roman"/>
          <w:sz w:val="24"/>
          <w:szCs w:val="24"/>
        </w:rPr>
        <w:t>Cα</w:t>
      </w:r>
      <w:r w:rsidR="00DF107A" w:rsidRPr="00277CE6">
        <w:rPr>
          <w:rFonts w:ascii="Times New Roman" w:hAnsi="Times New Roman" w:cs="Times New Roman"/>
          <w:sz w:val="24"/>
          <w:szCs w:val="24"/>
        </w:rPr>
        <w:t>原子坐标</w:t>
      </w:r>
      <w:r w:rsidR="00512942" w:rsidRPr="00277CE6">
        <w:rPr>
          <w:rFonts w:ascii="Times New Roman" w:hAnsi="Times New Roman" w:cs="Times New Roman"/>
          <w:sz w:val="24"/>
          <w:szCs w:val="24"/>
        </w:rPr>
        <w:t>进行扰动</w:t>
      </w:r>
      <w:r w:rsidR="00DF107A" w:rsidRPr="00277CE6">
        <w:rPr>
          <w:rFonts w:ascii="Times New Roman" w:hAnsi="Times New Roman" w:cs="Times New Roman"/>
          <w:sz w:val="24"/>
          <w:szCs w:val="24"/>
        </w:rPr>
        <w:t>，使用</w:t>
      </w:r>
      <w:r w:rsidR="0052347D" w:rsidRPr="00277CE6">
        <w:rPr>
          <w:rFonts w:ascii="Times New Roman" w:hAnsi="Times New Roman" w:cs="Times New Roman"/>
          <w:sz w:val="24"/>
          <w:szCs w:val="24"/>
        </w:rPr>
        <w:t>所得模型对扰动后的结构进行优化，</w:t>
      </w:r>
      <w:r w:rsidR="00B801D0" w:rsidRPr="00277CE6">
        <w:rPr>
          <w:rFonts w:ascii="Times New Roman" w:hAnsi="Times New Roman" w:cs="Times New Roman"/>
          <w:sz w:val="24"/>
          <w:szCs w:val="24"/>
        </w:rPr>
        <w:t>分别</w:t>
      </w:r>
      <w:r w:rsidR="003213CE" w:rsidRPr="00277CE6">
        <w:rPr>
          <w:rFonts w:ascii="Times New Roman" w:hAnsi="Times New Roman" w:cs="Times New Roman"/>
          <w:sz w:val="24"/>
          <w:szCs w:val="24"/>
        </w:rPr>
        <w:t>计算扰动后结构与真实结构</w:t>
      </w:r>
      <w:r w:rsidR="00E8204E" w:rsidRPr="00277CE6">
        <w:rPr>
          <w:rFonts w:ascii="Times New Roman" w:hAnsi="Times New Roman" w:cs="Times New Roman"/>
          <w:sz w:val="24"/>
          <w:szCs w:val="24"/>
        </w:rPr>
        <w:t>之间</w:t>
      </w:r>
      <w:r w:rsidR="00754C5A" w:rsidRPr="00277CE6">
        <w:rPr>
          <w:rFonts w:ascii="Times New Roman" w:hAnsi="Times New Roman" w:cs="Times New Roman"/>
          <w:sz w:val="24"/>
          <w:szCs w:val="24"/>
        </w:rPr>
        <w:t>以及</w:t>
      </w:r>
      <w:r w:rsidR="003213CE" w:rsidRPr="00277CE6">
        <w:rPr>
          <w:rFonts w:ascii="Times New Roman" w:hAnsi="Times New Roman" w:cs="Times New Roman"/>
          <w:sz w:val="24"/>
          <w:szCs w:val="24"/>
        </w:rPr>
        <w:t>优化后结构与真实结构</w:t>
      </w:r>
      <w:r w:rsidR="00E8204E" w:rsidRPr="00277CE6">
        <w:rPr>
          <w:rFonts w:ascii="Times New Roman" w:hAnsi="Times New Roman" w:cs="Times New Roman"/>
          <w:sz w:val="24"/>
          <w:szCs w:val="24"/>
        </w:rPr>
        <w:t>之间</w:t>
      </w:r>
      <w:r w:rsidR="00041B42" w:rsidRPr="00277CE6">
        <w:rPr>
          <w:rFonts w:ascii="Times New Roman" w:hAnsi="Times New Roman" w:cs="Times New Roman"/>
          <w:sz w:val="24"/>
          <w:szCs w:val="24"/>
        </w:rPr>
        <w:t>主链</w:t>
      </w:r>
      <w:r w:rsidR="00041B42" w:rsidRPr="00277CE6">
        <w:rPr>
          <w:rFonts w:ascii="Times New Roman" w:hAnsi="Times New Roman" w:cs="Times New Roman"/>
          <w:sz w:val="24"/>
          <w:szCs w:val="24"/>
        </w:rPr>
        <w:t>Cα</w:t>
      </w:r>
      <w:r w:rsidR="00041B42" w:rsidRPr="00277CE6">
        <w:rPr>
          <w:rFonts w:ascii="Times New Roman" w:hAnsi="Times New Roman" w:cs="Times New Roman"/>
          <w:sz w:val="24"/>
          <w:szCs w:val="24"/>
        </w:rPr>
        <w:t>原子坐标</w:t>
      </w:r>
      <w:r w:rsidR="003213CE" w:rsidRPr="00277CE6">
        <w:rPr>
          <w:rFonts w:ascii="Times New Roman" w:hAnsi="Times New Roman" w:cs="Times New Roman"/>
          <w:sz w:val="24"/>
          <w:szCs w:val="24"/>
        </w:rPr>
        <w:t>的</w:t>
      </w:r>
      <w:r w:rsidR="00263BBF" w:rsidRPr="00277CE6">
        <w:rPr>
          <w:rFonts w:ascii="Times New Roman" w:hAnsi="Times New Roman" w:cs="Times New Roman"/>
          <w:sz w:val="24"/>
          <w:szCs w:val="24"/>
        </w:rPr>
        <w:t>均方根偏差（</w:t>
      </w:r>
      <w:r w:rsidR="00041B42" w:rsidRPr="00277CE6">
        <w:rPr>
          <w:rFonts w:ascii="Times New Roman" w:hAnsi="Times New Roman" w:cs="Times New Roman"/>
          <w:sz w:val="24"/>
          <w:szCs w:val="24"/>
        </w:rPr>
        <w:t>Root Mean Square Deviation, RMSD</w:t>
      </w:r>
      <w:r w:rsidR="00263BBF" w:rsidRPr="00277CE6">
        <w:rPr>
          <w:rFonts w:ascii="Times New Roman" w:hAnsi="Times New Roman" w:cs="Times New Roman"/>
          <w:sz w:val="24"/>
          <w:szCs w:val="24"/>
        </w:rPr>
        <w:t>）</w:t>
      </w:r>
      <w:r w:rsidR="003213CE" w:rsidRPr="00277CE6">
        <w:rPr>
          <w:rFonts w:ascii="Times New Roman" w:hAnsi="Times New Roman" w:cs="Times New Roman"/>
          <w:sz w:val="24"/>
          <w:szCs w:val="24"/>
        </w:rPr>
        <w:t>，</w:t>
      </w:r>
      <w:r w:rsidR="00CB63BB" w:rsidRPr="00277CE6">
        <w:rPr>
          <w:rFonts w:ascii="Times New Roman" w:hAnsi="Times New Roman" w:cs="Times New Roman"/>
          <w:sz w:val="24"/>
          <w:szCs w:val="24"/>
        </w:rPr>
        <w:t>对</w:t>
      </w:r>
      <w:r w:rsidR="00285988" w:rsidRPr="00277CE6">
        <w:rPr>
          <w:rFonts w:ascii="Times New Roman" w:hAnsi="Times New Roman" w:cs="Times New Roman"/>
          <w:sz w:val="24"/>
          <w:szCs w:val="24"/>
        </w:rPr>
        <w:t>上述</w:t>
      </w:r>
      <w:r w:rsidR="00217FF8" w:rsidRPr="00277CE6">
        <w:rPr>
          <w:rFonts w:ascii="Times New Roman" w:hAnsi="Times New Roman" w:cs="Times New Roman"/>
          <w:sz w:val="24"/>
          <w:szCs w:val="24"/>
        </w:rPr>
        <w:t>两个</w:t>
      </w:r>
      <w:r w:rsidR="00CB63BB" w:rsidRPr="00277CE6">
        <w:rPr>
          <w:rFonts w:ascii="Times New Roman" w:hAnsi="Times New Roman" w:cs="Times New Roman"/>
          <w:sz w:val="24"/>
          <w:szCs w:val="24"/>
        </w:rPr>
        <w:t>RMSD</w:t>
      </w:r>
      <w:r w:rsidR="00CB63BB" w:rsidRPr="00277CE6">
        <w:rPr>
          <w:rFonts w:ascii="Times New Roman" w:hAnsi="Times New Roman" w:cs="Times New Roman"/>
          <w:sz w:val="24"/>
          <w:szCs w:val="24"/>
        </w:rPr>
        <w:t>的数值进行比较</w:t>
      </w:r>
      <w:r w:rsidR="00217FF8" w:rsidRPr="00277CE6">
        <w:rPr>
          <w:rFonts w:ascii="Times New Roman" w:hAnsi="Times New Roman" w:cs="Times New Roman"/>
          <w:sz w:val="24"/>
          <w:szCs w:val="24"/>
        </w:rPr>
        <w:t>，从而判断模型的</w:t>
      </w:r>
      <w:r w:rsidR="00DC10E1" w:rsidRPr="00277CE6">
        <w:rPr>
          <w:rFonts w:ascii="Times New Roman" w:hAnsi="Times New Roman" w:cs="Times New Roman"/>
          <w:sz w:val="24"/>
          <w:szCs w:val="24"/>
        </w:rPr>
        <w:t>实际表现，作为参数调节的重要参照。</w:t>
      </w:r>
    </w:p>
    <w:p w14:paraId="3C48772A" w14:textId="77777777" w:rsidR="000837FC" w:rsidRPr="00277CE6" w:rsidRDefault="000837FC" w:rsidP="000837FC">
      <w:pPr>
        <w:spacing w:before="240" w:after="120"/>
        <w:jc w:val="center"/>
        <w:rPr>
          <w:rFonts w:ascii="Times New Roman" w:hAnsi="Times New Roman" w:cs="Times New Roman"/>
        </w:rPr>
      </w:pPr>
      <w:r w:rsidRPr="00277CE6">
        <w:rPr>
          <w:rFonts w:ascii="Times New Roman" w:hAnsi="Times New Roman" w:cs="Times New Roman"/>
        </w:rPr>
        <w:t>表</w:t>
      </w:r>
      <w:r w:rsidRPr="00277CE6">
        <w:rPr>
          <w:rFonts w:ascii="Times New Roman" w:hAnsi="Times New Roman" w:cs="Times New Roman"/>
        </w:rPr>
        <w:t xml:space="preserve">2.5 </w:t>
      </w:r>
      <w:r w:rsidRPr="00277CE6">
        <w:rPr>
          <w:rFonts w:ascii="Times New Roman" w:hAnsi="Times New Roman" w:cs="Times New Roman"/>
        </w:rPr>
        <w:t>模型的主要</w:t>
      </w:r>
      <w:r>
        <w:rPr>
          <w:rFonts w:ascii="Times New Roman" w:hAnsi="Times New Roman" w:cs="Times New Roman" w:hint="eastAsia"/>
        </w:rPr>
        <w:t>超</w:t>
      </w:r>
      <w:r w:rsidRPr="00277CE6">
        <w:rPr>
          <w:rFonts w:ascii="Times New Roman" w:hAnsi="Times New Roman" w:cs="Times New Roman"/>
        </w:rPr>
        <w:t>参数</w:t>
      </w:r>
    </w:p>
    <w:tbl>
      <w:tblPr>
        <w:tblW w:w="9356" w:type="dxa"/>
        <w:jc w:val="center"/>
        <w:tblBorders>
          <w:top w:val="single" w:sz="4" w:space="0" w:color="auto"/>
          <w:bottom w:val="single" w:sz="4" w:space="0" w:color="auto"/>
        </w:tblBorders>
        <w:tblLayout w:type="fixed"/>
        <w:tblLook w:val="04A0" w:firstRow="1" w:lastRow="0" w:firstColumn="1" w:lastColumn="0" w:noHBand="0" w:noVBand="1"/>
      </w:tblPr>
      <w:tblGrid>
        <w:gridCol w:w="4677"/>
        <w:gridCol w:w="4679"/>
      </w:tblGrid>
      <w:tr w:rsidR="000837FC" w:rsidRPr="00277CE6" w14:paraId="719C6D5C" w14:textId="77777777" w:rsidTr="003840EE">
        <w:trPr>
          <w:trHeight w:val="244"/>
          <w:jc w:val="center"/>
        </w:trPr>
        <w:tc>
          <w:tcPr>
            <w:tcW w:w="3118" w:type="dxa"/>
            <w:tcBorders>
              <w:top w:val="single" w:sz="18" w:space="0" w:color="auto"/>
              <w:bottom w:val="single" w:sz="6" w:space="0" w:color="auto"/>
              <w:right w:val="nil"/>
            </w:tcBorders>
            <w:shd w:val="clear" w:color="auto" w:fill="auto"/>
            <w:noWrap/>
            <w:vAlign w:val="center"/>
            <w:hideMark/>
          </w:tcPr>
          <w:p w14:paraId="43105ED3" w14:textId="77777777" w:rsidR="000837FC" w:rsidRPr="00277CE6" w:rsidRDefault="000837FC" w:rsidP="003840EE">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参数</w:t>
            </w:r>
          </w:p>
        </w:tc>
        <w:tc>
          <w:tcPr>
            <w:tcW w:w="3119" w:type="dxa"/>
            <w:tcBorders>
              <w:top w:val="single" w:sz="18" w:space="0" w:color="auto"/>
              <w:left w:val="nil"/>
              <w:bottom w:val="single" w:sz="6" w:space="0" w:color="auto"/>
              <w:right w:val="nil"/>
            </w:tcBorders>
            <w:shd w:val="clear" w:color="auto" w:fill="auto"/>
            <w:noWrap/>
            <w:vAlign w:val="center"/>
            <w:hideMark/>
          </w:tcPr>
          <w:p w14:paraId="661292F3" w14:textId="77777777" w:rsidR="000837FC" w:rsidRPr="00277CE6" w:rsidRDefault="000837FC" w:rsidP="003840EE">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数值</w:t>
            </w:r>
          </w:p>
        </w:tc>
      </w:tr>
      <w:tr w:rsidR="000837FC" w:rsidRPr="00277CE6" w14:paraId="554DB69C" w14:textId="77777777" w:rsidTr="003840EE">
        <w:trPr>
          <w:trHeight w:val="244"/>
          <w:jc w:val="center"/>
        </w:trPr>
        <w:tc>
          <w:tcPr>
            <w:tcW w:w="3118" w:type="dxa"/>
            <w:tcBorders>
              <w:top w:val="nil"/>
              <w:bottom w:val="nil"/>
              <w:right w:val="nil"/>
            </w:tcBorders>
            <w:shd w:val="clear" w:color="auto" w:fill="auto"/>
            <w:noWrap/>
            <w:vAlign w:val="center"/>
          </w:tcPr>
          <w:p w14:paraId="191C50A5" w14:textId="77777777" w:rsidR="000837FC" w:rsidRPr="00277CE6" w:rsidRDefault="000837FC" w:rsidP="003840EE">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batch size</w:t>
            </w:r>
          </w:p>
        </w:tc>
        <w:tc>
          <w:tcPr>
            <w:tcW w:w="3119" w:type="dxa"/>
            <w:tcBorders>
              <w:top w:val="nil"/>
              <w:left w:val="nil"/>
              <w:bottom w:val="nil"/>
              <w:right w:val="nil"/>
            </w:tcBorders>
            <w:shd w:val="clear" w:color="auto" w:fill="auto"/>
            <w:noWrap/>
            <w:vAlign w:val="center"/>
          </w:tcPr>
          <w:p w14:paraId="6E4E84E8" w14:textId="77777777" w:rsidR="000837FC" w:rsidRPr="00277CE6" w:rsidRDefault="000837FC" w:rsidP="003840EE">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64</w:t>
            </w:r>
          </w:p>
        </w:tc>
      </w:tr>
      <w:tr w:rsidR="000837FC" w:rsidRPr="00277CE6" w14:paraId="211FB4BD" w14:textId="77777777" w:rsidTr="003840EE">
        <w:trPr>
          <w:trHeight w:val="244"/>
          <w:jc w:val="center"/>
        </w:trPr>
        <w:tc>
          <w:tcPr>
            <w:tcW w:w="3118" w:type="dxa"/>
            <w:tcBorders>
              <w:top w:val="nil"/>
              <w:bottom w:val="nil"/>
              <w:right w:val="nil"/>
            </w:tcBorders>
            <w:shd w:val="clear" w:color="auto" w:fill="auto"/>
            <w:noWrap/>
            <w:vAlign w:val="center"/>
          </w:tcPr>
          <w:p w14:paraId="2163621B" w14:textId="77777777" w:rsidR="000837FC" w:rsidRPr="00277CE6" w:rsidRDefault="000837FC" w:rsidP="003840EE">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anneal power</w:t>
            </w:r>
          </w:p>
        </w:tc>
        <w:tc>
          <w:tcPr>
            <w:tcW w:w="3119" w:type="dxa"/>
            <w:tcBorders>
              <w:top w:val="nil"/>
              <w:left w:val="nil"/>
              <w:bottom w:val="nil"/>
              <w:right w:val="nil"/>
            </w:tcBorders>
            <w:shd w:val="clear" w:color="auto" w:fill="auto"/>
            <w:noWrap/>
            <w:vAlign w:val="center"/>
          </w:tcPr>
          <w:p w14:paraId="7CB75AB4" w14:textId="77777777" w:rsidR="000837FC" w:rsidRPr="00277CE6" w:rsidRDefault="000837FC" w:rsidP="003840EE">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2.0</w:t>
            </w:r>
          </w:p>
        </w:tc>
      </w:tr>
      <w:tr w:rsidR="000837FC" w:rsidRPr="00277CE6" w14:paraId="48C6F832" w14:textId="77777777" w:rsidTr="003840EE">
        <w:trPr>
          <w:trHeight w:val="244"/>
          <w:jc w:val="center"/>
        </w:trPr>
        <w:tc>
          <w:tcPr>
            <w:tcW w:w="3118" w:type="dxa"/>
            <w:tcBorders>
              <w:top w:val="nil"/>
              <w:bottom w:val="nil"/>
              <w:right w:val="nil"/>
            </w:tcBorders>
            <w:shd w:val="clear" w:color="auto" w:fill="auto"/>
            <w:noWrap/>
            <w:vAlign w:val="center"/>
          </w:tcPr>
          <w:p w14:paraId="58656830" w14:textId="77777777" w:rsidR="000837FC" w:rsidRPr="00277CE6" w:rsidRDefault="000837FC" w:rsidP="003840EE">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learning rate</w:t>
            </w:r>
          </w:p>
        </w:tc>
        <w:tc>
          <w:tcPr>
            <w:tcW w:w="3119" w:type="dxa"/>
            <w:tcBorders>
              <w:top w:val="nil"/>
              <w:left w:val="nil"/>
              <w:bottom w:val="nil"/>
              <w:right w:val="nil"/>
            </w:tcBorders>
            <w:shd w:val="clear" w:color="auto" w:fill="auto"/>
            <w:noWrap/>
            <w:vAlign w:val="center"/>
          </w:tcPr>
          <w:p w14:paraId="455AD5C0" w14:textId="77777777" w:rsidR="000837FC" w:rsidRPr="00277CE6" w:rsidRDefault="000837FC" w:rsidP="003840EE">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0.001</w:t>
            </w:r>
          </w:p>
        </w:tc>
      </w:tr>
      <w:tr w:rsidR="000837FC" w:rsidRPr="00277CE6" w14:paraId="59981FD7" w14:textId="77777777" w:rsidTr="003840EE">
        <w:trPr>
          <w:trHeight w:val="244"/>
          <w:jc w:val="center"/>
        </w:trPr>
        <w:tc>
          <w:tcPr>
            <w:tcW w:w="3118" w:type="dxa"/>
            <w:tcBorders>
              <w:top w:val="nil"/>
              <w:bottom w:val="nil"/>
              <w:right w:val="nil"/>
            </w:tcBorders>
            <w:shd w:val="clear" w:color="auto" w:fill="auto"/>
            <w:noWrap/>
            <w:vAlign w:val="center"/>
          </w:tcPr>
          <w:p w14:paraId="142C8104" w14:textId="77777777" w:rsidR="000837FC" w:rsidRPr="00277CE6" w:rsidRDefault="000837FC" w:rsidP="003840EE">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learning rate decay</w:t>
            </w:r>
          </w:p>
        </w:tc>
        <w:tc>
          <w:tcPr>
            <w:tcW w:w="3119" w:type="dxa"/>
            <w:tcBorders>
              <w:top w:val="nil"/>
              <w:left w:val="nil"/>
              <w:bottom w:val="nil"/>
              <w:right w:val="nil"/>
            </w:tcBorders>
            <w:shd w:val="clear" w:color="auto" w:fill="auto"/>
            <w:noWrap/>
            <w:vAlign w:val="center"/>
          </w:tcPr>
          <w:p w14:paraId="0A5E2AAF" w14:textId="77777777" w:rsidR="000837FC" w:rsidRPr="00277CE6" w:rsidRDefault="000837FC" w:rsidP="003840EE">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0.95</w:t>
            </w:r>
          </w:p>
        </w:tc>
      </w:tr>
      <w:tr w:rsidR="000837FC" w:rsidRPr="00277CE6" w14:paraId="411BB5B1" w14:textId="77777777" w:rsidTr="003840EE">
        <w:trPr>
          <w:trHeight w:val="244"/>
          <w:jc w:val="center"/>
        </w:trPr>
        <w:tc>
          <w:tcPr>
            <w:tcW w:w="3118" w:type="dxa"/>
            <w:tcBorders>
              <w:top w:val="nil"/>
              <w:bottom w:val="nil"/>
              <w:right w:val="nil"/>
            </w:tcBorders>
            <w:shd w:val="clear" w:color="auto" w:fill="auto"/>
            <w:noWrap/>
            <w:vAlign w:val="center"/>
          </w:tcPr>
          <w:p w14:paraId="3C0A51A6" w14:textId="77777777" w:rsidR="000837FC" w:rsidRPr="00277CE6" w:rsidRDefault="000837FC" w:rsidP="003840EE">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hidden dimension</w:t>
            </w:r>
          </w:p>
        </w:tc>
        <w:tc>
          <w:tcPr>
            <w:tcW w:w="3119" w:type="dxa"/>
            <w:tcBorders>
              <w:top w:val="nil"/>
              <w:left w:val="nil"/>
              <w:bottom w:val="nil"/>
              <w:right w:val="nil"/>
            </w:tcBorders>
            <w:shd w:val="clear" w:color="auto" w:fill="auto"/>
            <w:noWrap/>
            <w:vAlign w:val="center"/>
          </w:tcPr>
          <w:p w14:paraId="72EB1F46" w14:textId="77777777" w:rsidR="000837FC" w:rsidRPr="00277CE6" w:rsidRDefault="000837FC" w:rsidP="003840EE">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256</w:t>
            </w:r>
          </w:p>
        </w:tc>
      </w:tr>
      <w:tr w:rsidR="000837FC" w:rsidRPr="00277CE6" w14:paraId="347D3B0D" w14:textId="77777777" w:rsidTr="003840EE">
        <w:trPr>
          <w:trHeight w:val="244"/>
          <w:jc w:val="center"/>
        </w:trPr>
        <w:tc>
          <w:tcPr>
            <w:tcW w:w="3118" w:type="dxa"/>
            <w:tcBorders>
              <w:top w:val="nil"/>
              <w:bottom w:val="nil"/>
              <w:right w:val="nil"/>
            </w:tcBorders>
            <w:shd w:val="clear" w:color="auto" w:fill="auto"/>
            <w:noWrap/>
            <w:vAlign w:val="center"/>
          </w:tcPr>
          <w:p w14:paraId="5F162B7A" w14:textId="77777777" w:rsidR="000837FC" w:rsidRPr="00277CE6" w:rsidRDefault="006910C1" w:rsidP="003840EE">
            <w:pPr>
              <w:widowControl/>
              <w:spacing w:before="60" w:after="60"/>
              <w:jc w:val="center"/>
              <w:rPr>
                <w:rFonts w:ascii="Times New Roman" w:hAnsi="Times New Roman" w:cs="Times New Roman"/>
                <w:color w:val="000000"/>
                <w:kern w:val="0"/>
              </w:rPr>
            </w:pPr>
            <m:oMathPara>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σ</m:t>
                    </m:r>
                  </m:e>
                  <m:sub>
                    <m:r>
                      <m:rPr>
                        <m:nor/>
                      </m:rPr>
                      <w:rPr>
                        <w:rFonts w:ascii="Times New Roman" w:eastAsia="宋体" w:hAnsi="Times New Roman" w:cs="Times New Roman"/>
                        <w:sz w:val="24"/>
                        <w:szCs w:val="24"/>
                      </w:rPr>
                      <m:t>begin</m:t>
                    </m:r>
                  </m:sub>
                </m:sSub>
              </m:oMath>
            </m:oMathPara>
          </w:p>
        </w:tc>
        <w:tc>
          <w:tcPr>
            <w:tcW w:w="3119" w:type="dxa"/>
            <w:tcBorders>
              <w:top w:val="nil"/>
              <w:left w:val="nil"/>
              <w:bottom w:val="nil"/>
              <w:right w:val="nil"/>
            </w:tcBorders>
            <w:shd w:val="clear" w:color="auto" w:fill="auto"/>
            <w:noWrap/>
            <w:vAlign w:val="center"/>
          </w:tcPr>
          <w:p w14:paraId="708EE1E6" w14:textId="77777777" w:rsidR="000837FC" w:rsidRPr="00277CE6" w:rsidRDefault="000837FC" w:rsidP="003840EE">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1</w:t>
            </w:r>
          </w:p>
        </w:tc>
      </w:tr>
      <w:tr w:rsidR="000837FC" w:rsidRPr="00277CE6" w14:paraId="450D8E50" w14:textId="77777777" w:rsidTr="003840EE">
        <w:trPr>
          <w:trHeight w:val="244"/>
          <w:jc w:val="center"/>
        </w:trPr>
        <w:tc>
          <w:tcPr>
            <w:tcW w:w="3118" w:type="dxa"/>
            <w:tcBorders>
              <w:top w:val="nil"/>
              <w:bottom w:val="nil"/>
              <w:right w:val="nil"/>
            </w:tcBorders>
            <w:shd w:val="clear" w:color="auto" w:fill="auto"/>
            <w:noWrap/>
            <w:vAlign w:val="center"/>
          </w:tcPr>
          <w:p w14:paraId="434F3D5C" w14:textId="77777777" w:rsidR="000837FC" w:rsidRPr="00277CE6" w:rsidRDefault="006910C1" w:rsidP="003840EE">
            <w:pPr>
              <w:widowControl/>
              <w:spacing w:before="60" w:after="60"/>
              <w:jc w:val="center"/>
              <w:rPr>
                <w:rFonts w:ascii="Times New Roman" w:eastAsia="宋体" w:hAnsi="Times New Roman" w:cs="Times New Roman"/>
                <w:sz w:val="24"/>
                <w:szCs w:val="24"/>
              </w:rPr>
            </w:pPr>
            <m:oMathPara>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σ</m:t>
                    </m:r>
                  </m:e>
                  <m:sub>
                    <m:r>
                      <m:rPr>
                        <m:nor/>
                      </m:rPr>
                      <w:rPr>
                        <w:rFonts w:ascii="Times New Roman" w:eastAsia="宋体" w:hAnsi="Times New Roman" w:cs="Times New Roman"/>
                        <w:sz w:val="24"/>
                        <w:szCs w:val="24"/>
                      </w:rPr>
                      <m:t>end</m:t>
                    </m:r>
                  </m:sub>
                </m:sSub>
              </m:oMath>
            </m:oMathPara>
          </w:p>
        </w:tc>
        <w:tc>
          <w:tcPr>
            <w:tcW w:w="3119" w:type="dxa"/>
            <w:tcBorders>
              <w:top w:val="nil"/>
              <w:left w:val="nil"/>
              <w:bottom w:val="nil"/>
              <w:right w:val="nil"/>
            </w:tcBorders>
            <w:shd w:val="clear" w:color="auto" w:fill="auto"/>
            <w:noWrap/>
            <w:vAlign w:val="center"/>
          </w:tcPr>
          <w:p w14:paraId="51F1D1E1" w14:textId="77777777" w:rsidR="000837FC" w:rsidRPr="00277CE6" w:rsidRDefault="000837FC" w:rsidP="003840EE">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0.001</w:t>
            </w:r>
          </w:p>
        </w:tc>
      </w:tr>
      <w:tr w:rsidR="000837FC" w:rsidRPr="00277CE6" w14:paraId="32EA1F13" w14:textId="77777777" w:rsidTr="003840EE">
        <w:trPr>
          <w:trHeight w:val="244"/>
          <w:jc w:val="center"/>
        </w:trPr>
        <w:tc>
          <w:tcPr>
            <w:tcW w:w="3118" w:type="dxa"/>
            <w:tcBorders>
              <w:top w:val="nil"/>
              <w:bottom w:val="single" w:sz="18" w:space="0" w:color="auto"/>
              <w:right w:val="nil"/>
            </w:tcBorders>
            <w:shd w:val="clear" w:color="auto" w:fill="auto"/>
            <w:noWrap/>
            <w:vAlign w:val="center"/>
          </w:tcPr>
          <w:p w14:paraId="34196A48" w14:textId="77777777" w:rsidR="000837FC" w:rsidRPr="00277CE6" w:rsidRDefault="006910C1" w:rsidP="003840EE">
            <w:pPr>
              <w:widowControl/>
              <w:spacing w:before="60" w:after="60"/>
              <w:jc w:val="center"/>
              <w:rPr>
                <w:rFonts w:ascii="Times New Roman" w:hAnsi="Times New Roman" w:cs="Times New Roman"/>
                <w:sz w:val="24"/>
                <w:szCs w:val="24"/>
              </w:rPr>
            </w:pPr>
            <m:oMathPara>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n</m:t>
                    </m:r>
                  </m:e>
                  <m:sub>
                    <m:r>
                      <m:rPr>
                        <m:nor/>
                      </m:rPr>
                      <w:rPr>
                        <w:rFonts w:ascii="Times New Roman" w:eastAsia="宋体" w:hAnsi="Times New Roman" w:cs="Times New Roman"/>
                        <w:sz w:val="24"/>
                        <w:szCs w:val="24"/>
                      </w:rPr>
                      <m:t>noise level</m:t>
                    </m:r>
                  </m:sub>
                </m:sSub>
              </m:oMath>
            </m:oMathPara>
          </w:p>
        </w:tc>
        <w:tc>
          <w:tcPr>
            <w:tcW w:w="3119" w:type="dxa"/>
            <w:tcBorders>
              <w:top w:val="nil"/>
              <w:left w:val="nil"/>
              <w:bottom w:val="single" w:sz="18" w:space="0" w:color="auto"/>
              <w:right w:val="nil"/>
            </w:tcBorders>
            <w:shd w:val="clear" w:color="auto" w:fill="auto"/>
            <w:noWrap/>
            <w:vAlign w:val="center"/>
          </w:tcPr>
          <w:p w14:paraId="4E0F101E" w14:textId="77777777" w:rsidR="000837FC" w:rsidRPr="00277CE6" w:rsidRDefault="000837FC" w:rsidP="003840EE">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50</w:t>
            </w:r>
          </w:p>
        </w:tc>
      </w:tr>
    </w:tbl>
    <w:p w14:paraId="16E3CD52" w14:textId="77777777" w:rsidR="000837FC" w:rsidRPr="00277CE6" w:rsidRDefault="000837FC" w:rsidP="000837FC">
      <w:pPr>
        <w:autoSpaceDE w:val="0"/>
        <w:autoSpaceDN w:val="0"/>
        <w:adjustRightInd w:val="0"/>
        <w:spacing w:line="300" w:lineRule="auto"/>
        <w:rPr>
          <w:rFonts w:ascii="Times New Roman" w:eastAsia="宋体" w:hAnsi="Times New Roman" w:cs="Times New Roman"/>
          <w:sz w:val="24"/>
          <w:szCs w:val="24"/>
        </w:rPr>
      </w:pPr>
    </w:p>
    <w:p w14:paraId="2E0EB3D0" w14:textId="335AE0F7" w:rsidR="00743452" w:rsidRPr="00277CE6" w:rsidRDefault="00EB75A5" w:rsidP="004635C0">
      <w:pPr>
        <w:autoSpaceDE w:val="0"/>
        <w:autoSpaceDN w:val="0"/>
        <w:adjustRightInd w:val="0"/>
        <w:spacing w:line="300" w:lineRule="auto"/>
        <w:ind w:firstLineChars="200" w:firstLine="480"/>
        <w:rPr>
          <w:rFonts w:ascii="Times New Roman" w:eastAsia="宋体" w:hAnsi="Times New Roman" w:cs="Times New Roman"/>
          <w:sz w:val="24"/>
          <w:szCs w:val="24"/>
        </w:rPr>
      </w:pPr>
      <w:r w:rsidRPr="00277CE6">
        <w:rPr>
          <w:rFonts w:ascii="Times New Roman" w:eastAsia="宋体" w:hAnsi="Times New Roman" w:cs="Times New Roman"/>
          <w:sz w:val="24"/>
          <w:szCs w:val="24"/>
        </w:rPr>
        <w:lastRenderedPageBreak/>
        <w:t>对于</w:t>
      </w:r>
      <w:r w:rsidRPr="00277CE6">
        <w:rPr>
          <w:rFonts w:ascii="Times New Roman" w:eastAsia="宋体" w:hAnsi="Times New Roman" w:cs="Times New Roman"/>
          <w:sz w:val="24"/>
          <w:szCs w:val="24"/>
        </w:rPr>
        <w:t>EGNN+</w:t>
      </w:r>
      <w:r w:rsidRPr="00277CE6">
        <w:rPr>
          <w:rFonts w:ascii="Times New Roman" w:eastAsia="宋体" w:hAnsi="Times New Roman" w:cs="Times New Roman"/>
          <w:sz w:val="24"/>
          <w:szCs w:val="24"/>
        </w:rPr>
        <w:t>降噪</w:t>
      </w:r>
      <w:r w:rsidR="005C662C" w:rsidRPr="00277CE6">
        <w:rPr>
          <w:rFonts w:ascii="Times New Roman" w:eastAsia="宋体" w:hAnsi="Times New Roman" w:cs="Times New Roman"/>
          <w:sz w:val="24"/>
          <w:szCs w:val="24"/>
        </w:rPr>
        <w:t>分数匹配模型，最重要的参数</w:t>
      </w:r>
      <w:r w:rsidR="00196046" w:rsidRPr="00277CE6">
        <w:rPr>
          <w:rFonts w:ascii="Times New Roman" w:eastAsia="宋体" w:hAnsi="Times New Roman" w:cs="Times New Roman"/>
          <w:sz w:val="24"/>
          <w:szCs w:val="24"/>
        </w:rPr>
        <w:t>是</w:t>
      </w:r>
      <w:r w:rsidR="00EC56A5" w:rsidRPr="00277CE6">
        <w:rPr>
          <w:rFonts w:ascii="Times New Roman" w:eastAsia="宋体" w:hAnsi="Times New Roman" w:cs="Times New Roman"/>
          <w:sz w:val="24"/>
          <w:szCs w:val="24"/>
        </w:rPr>
        <w:t>对初始结构进行扰动</w:t>
      </w:r>
      <w:commentRangeStart w:id="102"/>
      <w:commentRangeStart w:id="103"/>
      <w:r w:rsidR="00250979" w:rsidRPr="00277CE6">
        <w:rPr>
          <w:rFonts w:ascii="Times New Roman" w:eastAsia="宋体" w:hAnsi="Times New Roman" w:cs="Times New Roman"/>
          <w:sz w:val="24"/>
          <w:szCs w:val="24"/>
        </w:rPr>
        <w:t>的一系列</w:t>
      </w:r>
      <w:r w:rsidR="00EC56A5" w:rsidRPr="00277CE6">
        <w:rPr>
          <w:rFonts w:ascii="Times New Roman" w:eastAsia="宋体" w:hAnsi="Times New Roman" w:cs="Times New Roman"/>
          <w:sz w:val="24"/>
          <w:szCs w:val="24"/>
        </w:rPr>
        <w:t>高斯噪声的强度</w:t>
      </w:r>
      <w:commentRangeEnd w:id="102"/>
      <w:r w:rsidR="008358E0">
        <w:rPr>
          <w:rStyle w:val="af1"/>
        </w:rPr>
        <w:commentReference w:id="102"/>
      </w:r>
      <w:commentRangeEnd w:id="103"/>
      <m:oMath>
        <m:r>
          <m:rPr>
            <m:sty m:val="p"/>
          </m:rP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σ</m:t>
            </m:r>
          </m:e>
          <m:sub>
            <m:r>
              <w:rPr>
                <w:rFonts w:ascii="Cambria Math" w:eastAsia="宋体" w:hAnsi="Cambria Math" w:cs="Times New Roman"/>
                <w:sz w:val="24"/>
                <w:szCs w:val="24"/>
              </w:rPr>
              <m:t>i</m:t>
            </m:r>
          </m:sub>
        </m:sSub>
        <m:sSubSup>
          <m:sSubSupPr>
            <m:ctrlPr>
              <w:rPr>
                <w:rFonts w:ascii="Cambria Math" w:eastAsia="宋体" w:hAnsi="Cambria Math" w:cs="Times New Roman"/>
                <w:sz w:val="24"/>
                <w:szCs w:val="24"/>
              </w:rPr>
            </m:ctrlPr>
          </m:sSubSupPr>
          <m:e>
            <m:r>
              <m:rPr>
                <m:lit/>
                <m:sty m:val="p"/>
              </m:rPr>
              <w:rPr>
                <w:rFonts w:ascii="Cambria Math" w:eastAsia="宋体" w:hAnsi="Cambria Math" w:cs="Times New Roman"/>
                <w:sz w:val="24"/>
                <w:szCs w:val="24"/>
              </w:rPr>
              <m:t>}</m:t>
            </m:r>
          </m:e>
          <m:sub>
            <m:r>
              <w:rPr>
                <w:rFonts w:ascii="Cambria Math" w:eastAsia="宋体" w:hAnsi="Cambria Math" w:cs="Times New Roman"/>
                <w:sz w:val="24"/>
                <w:szCs w:val="24"/>
              </w:rPr>
              <m:t>i</m:t>
            </m:r>
            <m:r>
              <m:rPr>
                <m:sty m:val="p"/>
              </m:rPr>
              <w:rPr>
                <w:rFonts w:ascii="Cambria Math" w:eastAsia="宋体" w:hAnsi="Cambria Math" w:cs="Times New Roman"/>
                <w:sz w:val="24"/>
                <w:szCs w:val="24"/>
              </w:rPr>
              <m:t>=1</m:t>
            </m:r>
          </m:sub>
          <m:sup>
            <m:r>
              <w:rPr>
                <w:rFonts w:ascii="Cambria Math" w:eastAsia="宋体" w:hAnsi="Cambria Math" w:cs="Times New Roman"/>
                <w:sz w:val="24"/>
                <w:szCs w:val="24"/>
              </w:rPr>
              <m:t>L</m:t>
            </m:r>
          </m:sup>
        </m:sSubSup>
      </m:oMath>
      <w:r w:rsidR="00C36A26">
        <w:rPr>
          <w:rStyle w:val="af1"/>
        </w:rPr>
        <w:commentReference w:id="103"/>
      </w:r>
      <w:r w:rsidR="00250979" w:rsidRPr="00277CE6">
        <w:rPr>
          <w:rFonts w:ascii="Times New Roman" w:eastAsia="宋体" w:hAnsi="Times New Roman" w:cs="Times New Roman"/>
          <w:sz w:val="24"/>
          <w:szCs w:val="24"/>
        </w:rPr>
        <w:t>，也即</w:t>
      </w:r>
      <w:r w:rsidR="006F77AF" w:rsidRPr="00277CE6">
        <w:rPr>
          <w:rFonts w:ascii="Times New Roman" w:eastAsia="宋体" w:hAnsi="Times New Roman" w:cs="Times New Roman"/>
          <w:sz w:val="24"/>
          <w:szCs w:val="24"/>
        </w:rPr>
        <w:t>最大扰动</w:t>
      </w:r>
      <w:r w:rsidR="003C664D" w:rsidRPr="00277CE6">
        <w:rPr>
          <w:rFonts w:ascii="Times New Roman" w:eastAsia="宋体" w:hAnsi="Times New Roman" w:cs="Times New Roman"/>
          <w:sz w:val="24"/>
          <w:szCs w:val="24"/>
        </w:rPr>
        <w:t>对应的</w:t>
      </w:r>
      <w:r w:rsidR="006F77AF" w:rsidRPr="00277CE6">
        <w:rPr>
          <w:rFonts w:ascii="Times New Roman" w:eastAsia="宋体" w:hAnsi="Times New Roman" w:cs="Times New Roman"/>
          <w:sz w:val="24"/>
          <w:szCs w:val="24"/>
        </w:rPr>
        <w:t>高斯噪声强度</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σ</m:t>
            </m:r>
          </m:e>
          <m:sub>
            <m:r>
              <m:rPr>
                <m:nor/>
              </m:rPr>
              <w:rPr>
                <w:rFonts w:ascii="Times New Roman" w:eastAsia="宋体" w:hAnsi="Times New Roman" w:cs="Times New Roman"/>
                <w:sz w:val="24"/>
                <w:szCs w:val="24"/>
              </w:rPr>
              <m:t>begin</m:t>
            </m:r>
          </m:sub>
        </m:sSub>
      </m:oMath>
      <w:r w:rsidR="003C664D" w:rsidRPr="00277CE6">
        <w:rPr>
          <w:rFonts w:ascii="Times New Roman" w:eastAsia="宋体" w:hAnsi="Times New Roman" w:cs="Times New Roman"/>
          <w:sz w:val="24"/>
          <w:szCs w:val="24"/>
        </w:rPr>
        <w:t>和最小扰动对应的高斯噪声强度</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σ</m:t>
            </m:r>
          </m:e>
          <m:sub>
            <m:r>
              <m:rPr>
                <m:nor/>
              </m:rPr>
              <w:rPr>
                <w:rFonts w:ascii="Times New Roman" w:eastAsia="宋体" w:hAnsi="Times New Roman" w:cs="Times New Roman"/>
                <w:sz w:val="24"/>
                <w:szCs w:val="24"/>
              </w:rPr>
              <m:t>end</m:t>
            </m:r>
          </m:sub>
        </m:sSub>
      </m:oMath>
      <w:r w:rsidR="003C664D" w:rsidRPr="00277CE6">
        <w:rPr>
          <w:rFonts w:ascii="Times New Roman" w:eastAsia="宋体" w:hAnsi="Times New Roman" w:cs="Times New Roman"/>
          <w:sz w:val="24"/>
          <w:szCs w:val="24"/>
        </w:rPr>
        <w:t>。本课题参考了</w:t>
      </w:r>
      <w:r w:rsidR="003C664D" w:rsidRPr="00277CE6">
        <w:rPr>
          <w:rFonts w:ascii="Times New Roman" w:eastAsia="宋体" w:hAnsi="Times New Roman" w:cs="Times New Roman"/>
          <w:sz w:val="24"/>
          <w:szCs w:val="24"/>
        </w:rPr>
        <w:t>Song</w:t>
      </w:r>
      <w:r w:rsidR="003C664D" w:rsidRPr="00277CE6">
        <w:rPr>
          <w:rFonts w:ascii="Times New Roman" w:eastAsia="宋体" w:hAnsi="Times New Roman" w:cs="Times New Roman"/>
          <w:sz w:val="24"/>
          <w:szCs w:val="24"/>
        </w:rPr>
        <w:t>等</w:t>
      </w:r>
      <w:r w:rsidR="001531EE">
        <w:rPr>
          <w:rFonts w:ascii="Times New Roman" w:eastAsia="宋体" w:hAnsi="Times New Roman" w:cs="Times New Roman"/>
          <w:sz w:val="24"/>
          <w:szCs w:val="24"/>
        </w:rPr>
        <w:fldChar w:fldCharType="begin"/>
      </w:r>
      <w:r w:rsidR="001531EE">
        <w:rPr>
          <w:rFonts w:ascii="Times New Roman" w:eastAsia="宋体" w:hAnsi="Times New Roman" w:cs="Times New Roman"/>
          <w:sz w:val="24"/>
          <w:szCs w:val="24"/>
        </w:rPr>
        <w:instrText xml:space="preserve"> ADDIN ZOTERO_ITEM CSL_CITATION {"citationID":"emX0s1Kz","properties":{"formattedCitation":"\\super 27\\nosupersub{}","plainCitation":"27","noteIndex":0},"citationItems":[{"id":325,"uris":["http://zotero.org/users/9340884/items/GK3G4H69"],"itemData":{"id":325,"type":"report","abstract":"Score-based generative models can produce high quality image samples comparable to GANs, without requiring adversarial optimization. However, existing training procedures are limited to images of low resolution (typically below 32x32), and can be unstable under some settings. We provide a new theoretical analysis of learning and sampling from score models in high dimensional spaces, explaining existing failure modes and motivating new solutions that generalize across datasets. To enhance stability, we also propose to maintain an exponential moving average of model weights. With these improvements, we can effortlessly scale score-based generative models to images with unprecedented resolutions ranging from 64x64 to 256x256. Our score-based models can generate high-fidelity samples that rival best-in-class GANs on various image datasets, including CelebA, FFHQ, and multiple LSUN categories.","note":"arXiv:2006.09011 [cs, stat]\ntype: article","number":"arXiv:2006.09011","publisher":"arXiv","source":"arXiv.org","title":"Improved Techniques for Training Score-Based Generative Models","URL":"http://arxiv.org/abs/2006.09011","author":[{"family":"Song","given":"Yang"},{"family":"Ermon","given":"Stefano"}],"accessed":{"date-parts":[["2022",5,31]]},"issued":{"date-parts":[["2020",10,23]]}}}],"schema":"https://github.com/citation-style-language/schema/raw/master/csl-citation.json"} </w:instrText>
      </w:r>
      <w:r w:rsidR="001531EE">
        <w:rPr>
          <w:rFonts w:ascii="Times New Roman" w:eastAsia="宋体" w:hAnsi="Times New Roman" w:cs="Times New Roman"/>
          <w:sz w:val="24"/>
          <w:szCs w:val="24"/>
        </w:rPr>
        <w:fldChar w:fldCharType="separate"/>
      </w:r>
      <w:r w:rsidR="001531EE" w:rsidRPr="001531EE">
        <w:rPr>
          <w:rFonts w:ascii="Times New Roman" w:hAnsi="Times New Roman" w:cs="Times New Roman"/>
          <w:kern w:val="0"/>
          <w:sz w:val="24"/>
          <w:szCs w:val="24"/>
          <w:vertAlign w:val="superscript"/>
        </w:rPr>
        <w:t>27</w:t>
      </w:r>
      <w:r w:rsidR="001531EE">
        <w:rPr>
          <w:rFonts w:ascii="Times New Roman" w:eastAsia="宋体" w:hAnsi="Times New Roman" w:cs="Times New Roman"/>
          <w:sz w:val="24"/>
          <w:szCs w:val="24"/>
        </w:rPr>
        <w:fldChar w:fldCharType="end"/>
      </w:r>
      <w:r w:rsidR="003C664D" w:rsidRPr="00277CE6">
        <w:rPr>
          <w:rFonts w:ascii="Times New Roman" w:eastAsia="宋体" w:hAnsi="Times New Roman" w:cs="Times New Roman"/>
          <w:sz w:val="24"/>
          <w:szCs w:val="24"/>
        </w:rPr>
        <w:t>关于基于分数的生成模型（</w:t>
      </w:r>
      <w:r w:rsidR="003C664D" w:rsidRPr="00277CE6">
        <w:rPr>
          <w:rFonts w:ascii="Times New Roman" w:eastAsia="宋体" w:hAnsi="Times New Roman" w:cs="Times New Roman"/>
          <w:sz w:val="24"/>
          <w:szCs w:val="24"/>
        </w:rPr>
        <w:t>Score-based Generative Model</w:t>
      </w:r>
      <w:r w:rsidR="003C664D" w:rsidRPr="00277CE6">
        <w:rPr>
          <w:rFonts w:ascii="Times New Roman" w:eastAsia="宋体" w:hAnsi="Times New Roman" w:cs="Times New Roman"/>
          <w:sz w:val="24"/>
          <w:szCs w:val="24"/>
        </w:rPr>
        <w:t>）如何选择噪声形式以实现最佳</w:t>
      </w:r>
      <w:r w:rsidR="008D2318" w:rsidRPr="00277CE6">
        <w:rPr>
          <w:rFonts w:ascii="Times New Roman" w:eastAsia="宋体" w:hAnsi="Times New Roman" w:cs="Times New Roman"/>
          <w:sz w:val="24"/>
          <w:szCs w:val="24"/>
        </w:rPr>
        <w:t>训练效果的研究，</w:t>
      </w:r>
      <w:r w:rsidR="007A40DD" w:rsidRPr="00277CE6">
        <w:rPr>
          <w:rFonts w:ascii="Times New Roman" w:eastAsia="宋体" w:hAnsi="Times New Roman" w:cs="Times New Roman"/>
          <w:sz w:val="24"/>
          <w:szCs w:val="24"/>
        </w:rPr>
        <w:t>并且考虑到</w:t>
      </w:r>
      <w:r w:rsidR="00085BA8" w:rsidRPr="00277CE6">
        <w:rPr>
          <w:rFonts w:ascii="Times New Roman" w:eastAsia="宋体" w:hAnsi="Times New Roman" w:cs="Times New Roman"/>
          <w:sz w:val="24"/>
          <w:szCs w:val="24"/>
        </w:rPr>
        <w:t>课题研究的实际背景，</w:t>
      </w:r>
      <w:r w:rsidR="000837FC">
        <w:rPr>
          <w:rFonts w:ascii="Times New Roman" w:eastAsia="宋体" w:hAnsi="Times New Roman" w:cs="Times New Roman" w:hint="eastAsia"/>
          <w:sz w:val="24"/>
          <w:szCs w:val="24"/>
        </w:rPr>
        <w:t>也即</w:t>
      </w:r>
      <w:r w:rsidR="009703D3" w:rsidRPr="00277CE6">
        <w:rPr>
          <w:rFonts w:ascii="Times New Roman" w:eastAsia="宋体" w:hAnsi="Times New Roman" w:cs="Times New Roman"/>
          <w:sz w:val="24"/>
          <w:szCs w:val="24"/>
        </w:rPr>
        <w:t>对蛋白质结构施加的扰动不能过大，否则难以仅根据二级结构信息</w:t>
      </w:r>
      <w:r w:rsidR="00F50B31" w:rsidRPr="00277CE6">
        <w:rPr>
          <w:rFonts w:ascii="Times New Roman" w:eastAsia="宋体" w:hAnsi="Times New Roman" w:cs="Times New Roman"/>
          <w:sz w:val="24"/>
          <w:szCs w:val="24"/>
        </w:rPr>
        <w:t>实现蛋白质的从头折叠</w:t>
      </w:r>
      <w:r w:rsidR="0032690D" w:rsidRPr="00277CE6">
        <w:rPr>
          <w:rFonts w:ascii="Times New Roman" w:eastAsia="宋体" w:hAnsi="Times New Roman" w:cs="Times New Roman"/>
          <w:sz w:val="24"/>
          <w:szCs w:val="24"/>
        </w:rPr>
        <w:t>。经过实验调试，确定包括高斯噪声强度在内的模型的参数如表</w:t>
      </w:r>
      <w:r w:rsidR="0032690D" w:rsidRPr="00277CE6">
        <w:rPr>
          <w:rFonts w:ascii="Times New Roman" w:eastAsia="宋体" w:hAnsi="Times New Roman" w:cs="Times New Roman"/>
          <w:sz w:val="24"/>
          <w:szCs w:val="24"/>
        </w:rPr>
        <w:t>2.5</w:t>
      </w:r>
      <w:r w:rsidR="0032690D" w:rsidRPr="00277CE6">
        <w:rPr>
          <w:rFonts w:ascii="Times New Roman" w:eastAsia="宋体" w:hAnsi="Times New Roman" w:cs="Times New Roman"/>
          <w:sz w:val="24"/>
          <w:szCs w:val="24"/>
        </w:rPr>
        <w:t>所示。</w:t>
      </w:r>
    </w:p>
    <w:p w14:paraId="6FC0B7BA" w14:textId="484CFDA8" w:rsidR="00840F59" w:rsidRPr="00277CE6" w:rsidRDefault="00840F59" w:rsidP="00D936C5">
      <w:pPr>
        <w:pStyle w:val="3"/>
        <w:spacing w:before="156" w:after="156"/>
        <w:ind w:firstLine="480"/>
        <w:rPr>
          <w:rFonts w:eastAsiaTheme="minorEastAsia" w:cs="Times New Roman"/>
          <w:szCs w:val="24"/>
        </w:rPr>
      </w:pPr>
      <w:bookmarkStart w:id="104" w:name="_Toc105009180"/>
      <w:r w:rsidRPr="00277CE6">
        <w:rPr>
          <w:rFonts w:eastAsiaTheme="minorEastAsia" w:cs="Times New Roman"/>
          <w:szCs w:val="24"/>
        </w:rPr>
        <w:t>2.3.</w:t>
      </w:r>
      <w:r w:rsidR="00696A87">
        <w:rPr>
          <w:rFonts w:eastAsiaTheme="minorEastAsia" w:cs="Times New Roman"/>
          <w:szCs w:val="24"/>
        </w:rPr>
        <w:t>4</w:t>
      </w:r>
      <w:r w:rsidRPr="00277CE6">
        <w:rPr>
          <w:rFonts w:eastAsiaTheme="minorEastAsia" w:cs="Times New Roman"/>
          <w:szCs w:val="24"/>
        </w:rPr>
        <w:t xml:space="preserve"> </w:t>
      </w:r>
      <w:r w:rsidRPr="00277CE6">
        <w:rPr>
          <w:rFonts w:eastAsiaTheme="minorEastAsia" w:cs="Times New Roman"/>
          <w:szCs w:val="24"/>
        </w:rPr>
        <w:fldChar w:fldCharType="begin"/>
      </w:r>
      <w:r w:rsidRPr="00277CE6">
        <w:rPr>
          <w:rFonts w:eastAsiaTheme="minorEastAsia" w:cs="Times New Roman"/>
          <w:szCs w:val="24"/>
        </w:rPr>
        <w:instrText xml:space="preserve"> TITLE  [</w:instrText>
      </w:r>
      <w:r w:rsidRPr="00277CE6">
        <w:rPr>
          <w:rFonts w:eastAsiaTheme="minorEastAsia" w:cs="Times New Roman"/>
          <w:szCs w:val="24"/>
        </w:rPr>
        <w:instrText>此处键入三级标题</w:instrText>
      </w:r>
      <w:r w:rsidRPr="00277CE6">
        <w:rPr>
          <w:rFonts w:eastAsiaTheme="minorEastAsia" w:cs="Times New Roman"/>
          <w:szCs w:val="24"/>
        </w:rPr>
        <w:instrText xml:space="preserve">]  \* MERGEFORMAT </w:instrText>
      </w:r>
      <w:r w:rsidRPr="00277CE6">
        <w:rPr>
          <w:rFonts w:eastAsiaTheme="minorEastAsia" w:cs="Times New Roman"/>
          <w:szCs w:val="24"/>
        </w:rPr>
        <w:fldChar w:fldCharType="separate"/>
      </w:r>
      <w:r w:rsidRPr="00277CE6">
        <w:rPr>
          <w:rFonts w:eastAsiaTheme="minorEastAsia" w:cs="Times New Roman"/>
          <w:szCs w:val="24"/>
        </w:rPr>
        <w:t>模型</w:t>
      </w:r>
      <w:r w:rsidR="00B35951" w:rsidRPr="00277CE6">
        <w:rPr>
          <w:rFonts w:eastAsiaTheme="minorEastAsia" w:cs="Times New Roman"/>
          <w:szCs w:val="24"/>
        </w:rPr>
        <w:t>性能</w:t>
      </w:r>
      <w:r w:rsidRPr="00277CE6">
        <w:rPr>
          <w:rFonts w:eastAsiaTheme="minorEastAsia" w:cs="Times New Roman"/>
          <w:szCs w:val="24"/>
        </w:rPr>
        <w:t>的</w:t>
      </w:r>
      <w:r w:rsidR="00B35951" w:rsidRPr="00277CE6">
        <w:rPr>
          <w:rFonts w:eastAsiaTheme="minorEastAsia" w:cs="Times New Roman"/>
          <w:szCs w:val="24"/>
        </w:rPr>
        <w:t>研究</w:t>
      </w:r>
      <w:bookmarkEnd w:id="104"/>
      <w:r w:rsidRPr="00277CE6">
        <w:rPr>
          <w:rFonts w:eastAsiaTheme="minorEastAsia" w:cs="Times New Roman"/>
          <w:szCs w:val="24"/>
        </w:rPr>
        <w:fldChar w:fldCharType="end"/>
      </w:r>
    </w:p>
    <w:p w14:paraId="5857FD8D" w14:textId="77777777" w:rsidR="00A47F2C" w:rsidRPr="00277CE6" w:rsidRDefault="0024375D" w:rsidP="004635C0">
      <w:pPr>
        <w:autoSpaceDE w:val="0"/>
        <w:autoSpaceDN w:val="0"/>
        <w:adjustRightInd w:val="0"/>
        <w:spacing w:line="300" w:lineRule="auto"/>
        <w:ind w:firstLineChars="200" w:firstLine="480"/>
        <w:rPr>
          <w:rFonts w:ascii="Times New Roman" w:eastAsia="宋体" w:hAnsi="Times New Roman" w:cs="Times New Roman"/>
          <w:sz w:val="24"/>
          <w:szCs w:val="24"/>
        </w:rPr>
      </w:pPr>
      <w:r w:rsidRPr="00277CE6">
        <w:rPr>
          <w:rFonts w:ascii="Times New Roman" w:eastAsia="宋体" w:hAnsi="Times New Roman" w:cs="Times New Roman"/>
          <w:sz w:val="24"/>
          <w:szCs w:val="24"/>
        </w:rPr>
        <w:t>基于蛋白质结构数据构建的图</w:t>
      </w:r>
      <w:r w:rsidR="00F0626B" w:rsidRPr="00277CE6">
        <w:rPr>
          <w:rFonts w:ascii="Times New Roman" w:eastAsia="宋体" w:hAnsi="Times New Roman" w:cs="Times New Roman"/>
          <w:sz w:val="24"/>
          <w:szCs w:val="24"/>
        </w:rPr>
        <w:t>同时使用了</w:t>
      </w:r>
      <w:r w:rsidR="00804C05" w:rsidRPr="00277CE6">
        <w:rPr>
          <w:rFonts w:ascii="Times New Roman" w:eastAsia="宋体" w:hAnsi="Times New Roman" w:cs="Times New Roman"/>
          <w:sz w:val="24"/>
          <w:szCs w:val="24"/>
        </w:rPr>
        <w:t>残基</w:t>
      </w:r>
      <w:r w:rsidR="00D47A89" w:rsidRPr="00277CE6">
        <w:rPr>
          <w:rFonts w:ascii="Times New Roman" w:eastAsia="宋体" w:hAnsi="Times New Roman" w:cs="Times New Roman"/>
          <w:sz w:val="24"/>
          <w:szCs w:val="24"/>
        </w:rPr>
        <w:t>处</w:t>
      </w:r>
      <w:r w:rsidR="00804C05" w:rsidRPr="00277CE6">
        <w:rPr>
          <w:rFonts w:ascii="Times New Roman" w:eastAsia="宋体" w:hAnsi="Times New Roman" w:cs="Times New Roman"/>
          <w:sz w:val="24"/>
          <w:szCs w:val="24"/>
        </w:rPr>
        <w:t>二级结构信息</w:t>
      </w:r>
      <w:r w:rsidR="00D47A89" w:rsidRPr="00277CE6">
        <w:rPr>
          <w:rFonts w:ascii="Times New Roman" w:eastAsia="宋体" w:hAnsi="Times New Roman" w:cs="Times New Roman"/>
          <w:sz w:val="24"/>
          <w:szCs w:val="24"/>
        </w:rPr>
        <w:t>和氢键相互作用信息</w:t>
      </w:r>
      <w:r w:rsidR="00014BC2" w:rsidRPr="00277CE6">
        <w:rPr>
          <w:rFonts w:ascii="Times New Roman" w:eastAsia="宋体" w:hAnsi="Times New Roman" w:cs="Times New Roman"/>
          <w:sz w:val="24"/>
          <w:szCs w:val="24"/>
        </w:rPr>
        <w:t>，分别作为节点和</w:t>
      </w:r>
      <w:r w:rsidR="00F47ABB" w:rsidRPr="00277CE6">
        <w:rPr>
          <w:rFonts w:ascii="Times New Roman" w:eastAsia="宋体" w:hAnsi="Times New Roman" w:cs="Times New Roman"/>
          <w:sz w:val="24"/>
          <w:szCs w:val="24"/>
        </w:rPr>
        <w:t>边</w:t>
      </w:r>
      <w:r w:rsidR="00B6221E" w:rsidRPr="00277CE6">
        <w:rPr>
          <w:rFonts w:ascii="Times New Roman" w:eastAsia="宋体" w:hAnsi="Times New Roman" w:cs="Times New Roman"/>
          <w:sz w:val="24"/>
          <w:szCs w:val="24"/>
        </w:rPr>
        <w:t>的特征加入图中</w:t>
      </w:r>
      <w:r w:rsidR="00772266" w:rsidRPr="00277CE6">
        <w:rPr>
          <w:rFonts w:ascii="Times New Roman" w:eastAsia="宋体" w:hAnsi="Times New Roman" w:cs="Times New Roman"/>
          <w:sz w:val="24"/>
          <w:szCs w:val="24"/>
        </w:rPr>
        <w:t>，让模型</w:t>
      </w:r>
      <w:r w:rsidR="007271A0" w:rsidRPr="00277CE6">
        <w:rPr>
          <w:rFonts w:ascii="Times New Roman" w:eastAsia="宋体" w:hAnsi="Times New Roman" w:cs="Times New Roman"/>
          <w:sz w:val="24"/>
          <w:szCs w:val="24"/>
        </w:rPr>
        <w:t>基于这些特征拟合</w:t>
      </w:r>
      <w:r w:rsidR="00B668D7" w:rsidRPr="00277CE6">
        <w:rPr>
          <w:rFonts w:ascii="Times New Roman" w:eastAsia="宋体" w:hAnsi="Times New Roman" w:cs="Times New Roman"/>
          <w:sz w:val="24"/>
          <w:szCs w:val="24"/>
        </w:rPr>
        <w:t>可用于蛋白质结构优化的梯度场。本课题研究了</w:t>
      </w:r>
      <w:r w:rsidR="00A62AF5" w:rsidRPr="00277CE6">
        <w:rPr>
          <w:rFonts w:ascii="Times New Roman" w:eastAsia="宋体" w:hAnsi="Times New Roman" w:cs="Times New Roman"/>
          <w:sz w:val="24"/>
          <w:szCs w:val="24"/>
        </w:rPr>
        <w:t>上述两类信息对模型是否都是必要的</w:t>
      </w:r>
      <w:r w:rsidR="002646A0" w:rsidRPr="00277CE6">
        <w:rPr>
          <w:rFonts w:ascii="Times New Roman" w:eastAsia="宋体" w:hAnsi="Times New Roman" w:cs="Times New Roman"/>
          <w:sz w:val="24"/>
          <w:szCs w:val="24"/>
        </w:rPr>
        <w:t>，以更好地判断模型是否实际上既学到了</w:t>
      </w:r>
      <w:r w:rsidR="00A93377" w:rsidRPr="00277CE6">
        <w:rPr>
          <w:rFonts w:ascii="Times New Roman" w:eastAsia="宋体" w:hAnsi="Times New Roman" w:cs="Times New Roman"/>
          <w:sz w:val="24"/>
          <w:szCs w:val="24"/>
        </w:rPr>
        <w:t>不同</w:t>
      </w:r>
      <w:r w:rsidR="002646A0" w:rsidRPr="00277CE6">
        <w:rPr>
          <w:rFonts w:ascii="Times New Roman" w:eastAsia="宋体" w:hAnsi="Times New Roman" w:cs="Times New Roman"/>
          <w:sz w:val="24"/>
          <w:szCs w:val="24"/>
        </w:rPr>
        <w:t>二级结构</w:t>
      </w:r>
      <w:r w:rsidR="0047215A" w:rsidRPr="00277CE6">
        <w:rPr>
          <w:rFonts w:ascii="Times New Roman" w:eastAsia="宋体" w:hAnsi="Times New Roman" w:cs="Times New Roman"/>
          <w:sz w:val="24"/>
          <w:szCs w:val="24"/>
        </w:rPr>
        <w:t>所具有</w:t>
      </w:r>
      <w:r w:rsidR="00BE18AF" w:rsidRPr="00277CE6">
        <w:rPr>
          <w:rFonts w:ascii="Times New Roman" w:eastAsia="宋体" w:hAnsi="Times New Roman" w:cs="Times New Roman"/>
          <w:sz w:val="24"/>
          <w:szCs w:val="24"/>
        </w:rPr>
        <w:t>的</w:t>
      </w:r>
      <w:r w:rsidR="0047215A" w:rsidRPr="00277CE6">
        <w:rPr>
          <w:rFonts w:ascii="Times New Roman" w:eastAsia="宋体" w:hAnsi="Times New Roman" w:cs="Times New Roman"/>
          <w:sz w:val="24"/>
          <w:szCs w:val="24"/>
        </w:rPr>
        <w:t>不同</w:t>
      </w:r>
      <w:r w:rsidR="00BE18AF" w:rsidRPr="00277CE6">
        <w:rPr>
          <w:rFonts w:ascii="Times New Roman" w:eastAsia="宋体" w:hAnsi="Times New Roman" w:cs="Times New Roman"/>
          <w:sz w:val="24"/>
          <w:szCs w:val="24"/>
        </w:rPr>
        <w:t>特征</w:t>
      </w:r>
      <w:r w:rsidR="00910D32" w:rsidRPr="00277CE6">
        <w:rPr>
          <w:rFonts w:ascii="Times New Roman" w:eastAsia="宋体" w:hAnsi="Times New Roman" w:cs="Times New Roman"/>
          <w:sz w:val="24"/>
          <w:szCs w:val="24"/>
        </w:rPr>
        <w:t>，</w:t>
      </w:r>
      <w:r w:rsidR="00386594" w:rsidRPr="00277CE6">
        <w:rPr>
          <w:rFonts w:ascii="Times New Roman" w:eastAsia="宋体" w:hAnsi="Times New Roman" w:cs="Times New Roman"/>
          <w:sz w:val="24"/>
          <w:szCs w:val="24"/>
        </w:rPr>
        <w:t>又学到了二级结构</w:t>
      </w:r>
      <w:r w:rsidR="008F5439" w:rsidRPr="00277CE6">
        <w:rPr>
          <w:rFonts w:ascii="Times New Roman" w:eastAsia="宋体" w:hAnsi="Times New Roman" w:cs="Times New Roman"/>
          <w:sz w:val="24"/>
          <w:szCs w:val="24"/>
        </w:rPr>
        <w:t>内部及二级结构之间相互作用的信息。</w:t>
      </w:r>
    </w:p>
    <w:p w14:paraId="3CC86B14" w14:textId="7A904FC5" w:rsidR="00840F59" w:rsidRDefault="006C591B" w:rsidP="004635C0">
      <w:pPr>
        <w:autoSpaceDE w:val="0"/>
        <w:autoSpaceDN w:val="0"/>
        <w:adjustRightInd w:val="0"/>
        <w:spacing w:line="300" w:lineRule="auto"/>
        <w:ind w:firstLineChars="200" w:firstLine="480"/>
        <w:rPr>
          <w:rFonts w:ascii="Times New Roman" w:eastAsia="宋体" w:hAnsi="Times New Roman" w:cs="Times New Roman"/>
          <w:sz w:val="24"/>
          <w:szCs w:val="24"/>
        </w:rPr>
      </w:pPr>
      <w:r w:rsidRPr="00277CE6">
        <w:rPr>
          <w:rFonts w:ascii="Times New Roman" w:eastAsia="宋体" w:hAnsi="Times New Roman" w:cs="Times New Roman"/>
          <w:sz w:val="24"/>
          <w:szCs w:val="24"/>
        </w:rPr>
        <w:t>具体地，在实验过程中，本课题</w:t>
      </w:r>
      <w:r w:rsidR="002C6C8E" w:rsidRPr="00277CE6">
        <w:rPr>
          <w:rFonts w:ascii="Times New Roman" w:eastAsia="宋体" w:hAnsi="Times New Roman" w:cs="Times New Roman"/>
          <w:sz w:val="24"/>
          <w:szCs w:val="24"/>
        </w:rPr>
        <w:t>在</w:t>
      </w:r>
      <w:r w:rsidR="002C6C8E" w:rsidRPr="00277CE6">
        <w:rPr>
          <w:rFonts w:ascii="Times New Roman" w:eastAsia="宋体" w:hAnsi="Times New Roman" w:cs="Times New Roman"/>
          <w:sz w:val="24"/>
          <w:szCs w:val="24"/>
        </w:rPr>
        <w:t>2.3.1</w:t>
      </w:r>
      <w:r w:rsidR="002C6C8E" w:rsidRPr="00277CE6">
        <w:rPr>
          <w:rFonts w:ascii="Times New Roman" w:eastAsia="宋体" w:hAnsi="Times New Roman" w:cs="Times New Roman"/>
          <w:sz w:val="24"/>
          <w:szCs w:val="24"/>
        </w:rPr>
        <w:t>所述的图的构建方式的基础上，分别</w:t>
      </w:r>
      <w:r w:rsidR="009A5216" w:rsidRPr="00277CE6">
        <w:rPr>
          <w:rFonts w:ascii="Times New Roman" w:eastAsia="宋体" w:hAnsi="Times New Roman" w:cs="Times New Roman"/>
          <w:sz w:val="24"/>
          <w:szCs w:val="24"/>
        </w:rPr>
        <w:t>去除</w:t>
      </w:r>
      <w:r w:rsidR="00906E3C" w:rsidRPr="00277CE6">
        <w:rPr>
          <w:rFonts w:ascii="Times New Roman" w:eastAsia="宋体" w:hAnsi="Times New Roman" w:cs="Times New Roman"/>
          <w:sz w:val="24"/>
          <w:szCs w:val="24"/>
        </w:rPr>
        <w:t>二级结构信息（所有节点记为同一类</w:t>
      </w:r>
      <w:r w:rsidR="008D26BA" w:rsidRPr="00277CE6">
        <w:rPr>
          <w:rFonts w:ascii="Times New Roman" w:eastAsia="宋体" w:hAnsi="Times New Roman" w:cs="Times New Roman"/>
          <w:sz w:val="24"/>
          <w:szCs w:val="24"/>
        </w:rPr>
        <w:t>型，</w:t>
      </w:r>
      <w:r w:rsidR="00721C65" w:rsidRPr="00277CE6">
        <w:rPr>
          <w:rFonts w:ascii="Times New Roman" w:eastAsia="宋体" w:hAnsi="Times New Roman" w:cs="Times New Roman"/>
          <w:sz w:val="24"/>
          <w:szCs w:val="24"/>
        </w:rPr>
        <w:t>在模型中编码为</w:t>
      </w:r>
      <w:r w:rsidR="00721C65" w:rsidRPr="00277CE6">
        <w:rPr>
          <w:rFonts w:ascii="Times New Roman" w:eastAsia="宋体" w:hAnsi="Times New Roman" w:cs="Times New Roman"/>
          <w:sz w:val="24"/>
          <w:szCs w:val="24"/>
        </w:rPr>
        <w:t>0</w:t>
      </w:r>
      <w:r w:rsidR="00906E3C" w:rsidRPr="00277CE6">
        <w:rPr>
          <w:rFonts w:ascii="Times New Roman" w:eastAsia="宋体" w:hAnsi="Times New Roman" w:cs="Times New Roman"/>
          <w:sz w:val="24"/>
          <w:szCs w:val="24"/>
        </w:rPr>
        <w:t>）</w:t>
      </w:r>
      <w:r w:rsidR="00686E7B" w:rsidRPr="00277CE6">
        <w:rPr>
          <w:rFonts w:ascii="Times New Roman" w:eastAsia="宋体" w:hAnsi="Times New Roman" w:cs="Times New Roman"/>
          <w:sz w:val="24"/>
          <w:szCs w:val="24"/>
        </w:rPr>
        <w:t>和</w:t>
      </w:r>
      <w:r w:rsidR="00264BD0" w:rsidRPr="00277CE6">
        <w:rPr>
          <w:rFonts w:ascii="Times New Roman" w:eastAsia="宋体" w:hAnsi="Times New Roman" w:cs="Times New Roman"/>
          <w:sz w:val="24"/>
          <w:szCs w:val="24"/>
        </w:rPr>
        <w:t>基于</w:t>
      </w:r>
      <w:r w:rsidR="00686E7B" w:rsidRPr="00277CE6">
        <w:rPr>
          <w:rFonts w:ascii="Times New Roman" w:eastAsia="宋体" w:hAnsi="Times New Roman" w:cs="Times New Roman"/>
          <w:sz w:val="24"/>
          <w:szCs w:val="24"/>
        </w:rPr>
        <w:t>氢键</w:t>
      </w:r>
      <w:r w:rsidR="00264BD0" w:rsidRPr="00277CE6">
        <w:rPr>
          <w:rFonts w:ascii="Times New Roman" w:eastAsia="宋体" w:hAnsi="Times New Roman" w:cs="Times New Roman"/>
          <w:sz w:val="24"/>
          <w:szCs w:val="24"/>
        </w:rPr>
        <w:t>相互作用的边</w:t>
      </w:r>
      <w:r w:rsidR="0054146F" w:rsidRPr="00277CE6">
        <w:rPr>
          <w:rFonts w:ascii="Times New Roman" w:eastAsia="宋体" w:hAnsi="Times New Roman" w:cs="Times New Roman"/>
          <w:sz w:val="24"/>
          <w:szCs w:val="24"/>
        </w:rPr>
        <w:t>，使用</w:t>
      </w:r>
      <w:r w:rsidR="0054146F" w:rsidRPr="00277CE6">
        <w:rPr>
          <w:rFonts w:ascii="Times New Roman" w:eastAsia="宋体" w:hAnsi="Times New Roman" w:cs="Times New Roman"/>
          <w:sz w:val="24"/>
          <w:szCs w:val="24"/>
        </w:rPr>
        <w:t>2.3.</w:t>
      </w:r>
      <w:r w:rsidR="00F8048D">
        <w:rPr>
          <w:rFonts w:ascii="Times New Roman" w:eastAsia="宋体" w:hAnsi="Times New Roman" w:cs="Times New Roman"/>
          <w:sz w:val="24"/>
          <w:szCs w:val="24"/>
        </w:rPr>
        <w:t>3</w:t>
      </w:r>
      <w:r w:rsidR="0054146F" w:rsidRPr="00277CE6">
        <w:rPr>
          <w:rFonts w:ascii="Times New Roman" w:eastAsia="宋体" w:hAnsi="Times New Roman" w:cs="Times New Roman"/>
          <w:sz w:val="24"/>
          <w:szCs w:val="24"/>
        </w:rPr>
        <w:t>中确定的</w:t>
      </w:r>
      <w:r w:rsidR="005554CE" w:rsidRPr="00277CE6">
        <w:rPr>
          <w:rFonts w:ascii="Times New Roman" w:eastAsia="宋体" w:hAnsi="Times New Roman" w:cs="Times New Roman"/>
          <w:sz w:val="24"/>
          <w:szCs w:val="24"/>
        </w:rPr>
        <w:t>模型</w:t>
      </w:r>
      <w:r w:rsidR="0054146F" w:rsidRPr="00277CE6">
        <w:rPr>
          <w:rFonts w:ascii="Times New Roman" w:eastAsia="宋体" w:hAnsi="Times New Roman" w:cs="Times New Roman"/>
          <w:sz w:val="24"/>
          <w:szCs w:val="24"/>
        </w:rPr>
        <w:t>参数进行</w:t>
      </w:r>
      <w:r w:rsidR="005554CE" w:rsidRPr="00277CE6">
        <w:rPr>
          <w:rFonts w:ascii="Times New Roman" w:eastAsia="宋体" w:hAnsi="Times New Roman" w:cs="Times New Roman"/>
          <w:sz w:val="24"/>
          <w:szCs w:val="24"/>
        </w:rPr>
        <w:t>训练，观察</w:t>
      </w:r>
      <w:r w:rsidR="00112666" w:rsidRPr="00277CE6">
        <w:rPr>
          <w:rFonts w:ascii="Times New Roman" w:eastAsia="宋体" w:hAnsi="Times New Roman" w:cs="Times New Roman"/>
          <w:sz w:val="24"/>
          <w:szCs w:val="24"/>
        </w:rPr>
        <w:t>训练得到的</w:t>
      </w:r>
      <w:r w:rsidR="005554CE" w:rsidRPr="00277CE6">
        <w:rPr>
          <w:rFonts w:ascii="Times New Roman" w:eastAsia="宋体" w:hAnsi="Times New Roman" w:cs="Times New Roman"/>
          <w:sz w:val="24"/>
          <w:szCs w:val="24"/>
        </w:rPr>
        <w:t>模型的表现</w:t>
      </w:r>
      <w:r w:rsidR="00ED71CA" w:rsidRPr="00277CE6">
        <w:rPr>
          <w:rFonts w:ascii="Times New Roman" w:eastAsia="宋体" w:hAnsi="Times New Roman" w:cs="Times New Roman"/>
          <w:sz w:val="24"/>
          <w:szCs w:val="24"/>
        </w:rPr>
        <w:t>。</w:t>
      </w:r>
    </w:p>
    <w:p w14:paraId="35B85382" w14:textId="171A1F63" w:rsidR="00F54631" w:rsidRPr="00277CE6" w:rsidRDefault="00F54631" w:rsidP="00F54631">
      <w:pPr>
        <w:pStyle w:val="3"/>
        <w:spacing w:before="156" w:after="156"/>
        <w:ind w:firstLine="480"/>
      </w:pPr>
      <w:bookmarkStart w:id="105" w:name="_Toc105009181"/>
      <w:r w:rsidRPr="00277CE6">
        <w:t>2.</w:t>
      </w:r>
      <w:r>
        <w:t>3.</w:t>
      </w:r>
      <w:r w:rsidRPr="00277CE6">
        <w:t xml:space="preserve">5 </w:t>
      </w:r>
      <w:r w:rsidRPr="00277CE6">
        <w:fldChar w:fldCharType="begin"/>
      </w:r>
      <w:r w:rsidRPr="00277CE6">
        <w:instrText xml:space="preserve"> TITLE  [</w:instrText>
      </w:r>
      <w:r w:rsidRPr="00277CE6">
        <w:instrText>此处键入二级标题</w:instrText>
      </w:r>
      <w:r w:rsidRPr="00277CE6">
        <w:instrText xml:space="preserve">]  \* MERGEFORMAT </w:instrText>
      </w:r>
      <w:r w:rsidRPr="00277CE6">
        <w:fldChar w:fldCharType="separate"/>
      </w:r>
      <w:r w:rsidRPr="00277CE6">
        <w:t>模型的改进</w:t>
      </w:r>
      <w:bookmarkEnd w:id="105"/>
      <w:r w:rsidRPr="00277CE6">
        <w:fldChar w:fldCharType="end"/>
      </w:r>
    </w:p>
    <w:p w14:paraId="7B687EE9" w14:textId="33ED6E9E" w:rsidR="00F54631" w:rsidRPr="00277CE6" w:rsidRDefault="00F54631" w:rsidP="00F54631">
      <w:pPr>
        <w:autoSpaceDE w:val="0"/>
        <w:autoSpaceDN w:val="0"/>
        <w:adjustRightInd w:val="0"/>
        <w:spacing w:line="300" w:lineRule="auto"/>
        <w:ind w:firstLineChars="200" w:firstLine="480"/>
        <w:rPr>
          <w:rFonts w:ascii="Times New Roman" w:hAnsi="Times New Roman" w:cs="Times New Roman"/>
          <w:sz w:val="24"/>
          <w:szCs w:val="24"/>
        </w:rPr>
      </w:pPr>
      <w:r w:rsidRPr="00277CE6">
        <w:rPr>
          <w:rFonts w:ascii="Times New Roman" w:hAnsi="Times New Roman" w:cs="Times New Roman"/>
          <w:sz w:val="24"/>
          <w:szCs w:val="24"/>
        </w:rPr>
        <w:t>本课题在</w:t>
      </w:r>
      <w:r>
        <w:rPr>
          <w:rFonts w:ascii="Times New Roman" w:hAnsi="Times New Roman" w:cs="Times New Roman" w:hint="eastAsia"/>
          <w:sz w:val="24"/>
          <w:szCs w:val="24"/>
        </w:rPr>
        <w:t>前</w:t>
      </w:r>
      <w:r w:rsidRPr="00277CE6">
        <w:rPr>
          <w:rFonts w:ascii="Times New Roman" w:hAnsi="Times New Roman" w:cs="Times New Roman"/>
          <w:sz w:val="24"/>
          <w:szCs w:val="24"/>
        </w:rPr>
        <w:t>述的模型构建方法上加以改进，在已有模型的基础上试图进一步</w:t>
      </w:r>
      <w:r w:rsidR="007A4046">
        <w:rPr>
          <w:rFonts w:ascii="Times New Roman" w:hAnsi="Times New Roman" w:cs="Times New Roman" w:hint="eastAsia"/>
          <w:sz w:val="24"/>
          <w:szCs w:val="24"/>
        </w:rPr>
        <w:t>改善</w:t>
      </w:r>
      <w:r w:rsidRPr="00277CE6">
        <w:rPr>
          <w:rFonts w:ascii="Times New Roman" w:hAnsi="Times New Roman" w:cs="Times New Roman"/>
          <w:sz w:val="24"/>
          <w:szCs w:val="24"/>
        </w:rPr>
        <w:t>模型表现。在实验过程中注意到，原有模型在实际的蛋白质主链结构优化问题上表现尚不令人满意，主要原因是未能很好地设计出蛋白质结构中的疏水核心，因此影响了所设计蛋白质骨架的稳定性。本课题因此在图的构建中加入基于侧链相互作用的新的边，希望模型在训练集上学到与蛋白质疏水核心相关的侧链相互作用。</w:t>
      </w:r>
    </w:p>
    <w:p w14:paraId="72D9A4EE" w14:textId="6070C0EC" w:rsidR="00F54631" w:rsidRPr="00277CE6" w:rsidRDefault="00F54631" w:rsidP="008E660D">
      <w:pPr>
        <w:autoSpaceDE w:val="0"/>
        <w:autoSpaceDN w:val="0"/>
        <w:adjustRightInd w:val="0"/>
        <w:spacing w:line="400" w:lineRule="exact"/>
        <w:ind w:firstLineChars="200" w:firstLine="480"/>
        <w:rPr>
          <w:rFonts w:ascii="Times New Roman" w:hAnsi="Times New Roman" w:cs="Times New Roman"/>
          <w:sz w:val="24"/>
          <w:szCs w:val="24"/>
        </w:rPr>
      </w:pPr>
      <w:r w:rsidRPr="00277CE6">
        <w:rPr>
          <w:rFonts w:ascii="Times New Roman" w:hAnsi="Times New Roman" w:cs="Times New Roman"/>
          <w:sz w:val="24"/>
          <w:szCs w:val="24"/>
        </w:rPr>
        <w:t>具体地，本课题根据下述两条标准构建基于侧链相互作用的边。第一，使用</w:t>
      </w:r>
      <w:r w:rsidRPr="00277CE6">
        <w:rPr>
          <w:rFonts w:ascii="Times New Roman" w:hAnsi="Times New Roman" w:cs="Times New Roman"/>
          <w:sz w:val="24"/>
          <w:szCs w:val="24"/>
        </w:rPr>
        <w:t>DSSP</w:t>
      </w:r>
      <w:r w:rsidRPr="00277CE6">
        <w:rPr>
          <w:rFonts w:ascii="Times New Roman" w:hAnsi="Times New Roman" w:cs="Times New Roman"/>
          <w:sz w:val="24"/>
          <w:szCs w:val="24"/>
        </w:rPr>
        <w:t>程序计算残基的相对溶剂可及</w:t>
      </w:r>
      <w:del w:id="106" w:author="Luhua Lai" w:date="2022-06-01T22:44:00Z">
        <w:r w:rsidRPr="00277CE6" w:rsidDel="006B5EEA">
          <w:rPr>
            <w:rFonts w:ascii="Times New Roman" w:hAnsi="Times New Roman" w:cs="Times New Roman" w:hint="eastAsia"/>
            <w:sz w:val="24"/>
            <w:szCs w:val="24"/>
          </w:rPr>
          <w:delText>表面积</w:delText>
        </w:r>
      </w:del>
      <w:ins w:id="107" w:author="Luhua Lai" w:date="2022-06-01T22:44:00Z">
        <w:r w:rsidR="006B5EEA">
          <w:rPr>
            <w:rFonts w:ascii="Times New Roman" w:hAnsi="Times New Roman" w:cs="Times New Roman" w:hint="eastAsia"/>
            <w:sz w:val="24"/>
            <w:szCs w:val="24"/>
          </w:rPr>
          <w:t>性</w:t>
        </w:r>
      </w:ins>
      <w:r w:rsidRPr="00277CE6">
        <w:rPr>
          <w:rFonts w:ascii="Times New Roman" w:hAnsi="Times New Roman" w:cs="Times New Roman"/>
          <w:sz w:val="24"/>
          <w:szCs w:val="24"/>
        </w:rPr>
        <w:t>（</w:t>
      </w:r>
      <w:r w:rsidRPr="00277CE6">
        <w:rPr>
          <w:rFonts w:ascii="Times New Roman" w:hAnsi="Times New Roman" w:cs="Times New Roman"/>
          <w:sz w:val="24"/>
          <w:szCs w:val="24"/>
        </w:rPr>
        <w:t>Relative Solvent Accessibility, RSA</w:t>
      </w:r>
      <w:r w:rsidRPr="00277CE6">
        <w:rPr>
          <w:rFonts w:ascii="Times New Roman" w:hAnsi="Times New Roman" w:cs="Times New Roman"/>
          <w:sz w:val="24"/>
          <w:szCs w:val="24"/>
        </w:rPr>
        <w:t>）</w:t>
      </w:r>
      <w:r w:rsidRPr="00277CE6">
        <w:rPr>
          <w:rFonts w:ascii="Times New Roman" w:hAnsi="Times New Roman" w:cs="Times New Roman"/>
          <w:sz w:val="24"/>
          <w:szCs w:val="24"/>
        </w:rPr>
        <w:fldChar w:fldCharType="begin"/>
      </w:r>
      <w:r w:rsidRPr="00277CE6">
        <w:rPr>
          <w:rFonts w:ascii="Times New Roman" w:hAnsi="Times New Roman" w:cs="Times New Roman"/>
          <w:sz w:val="24"/>
          <w:szCs w:val="24"/>
        </w:rPr>
        <w:instrText xml:space="preserve"> ADDIN ZOTERO_ITEM CSL_CITATION {"citationID":"nJYVpAf9","properties":{"formattedCitation":"\\super 28\\nosupersub{}","plainCitation":"28","noteIndex":0},"citationItems":[{"id":313,"uris":["http://zotero.org/users/9340884/items/U5SU3M89"],"itemData":{"id":313,"type":"article-journal","abstract":"The relative solvent accessibility (RSA) of a residue in a protein measures the extent of burial or exposure of that residue in the 3D structure. RSA is frequently used to describe a protein's biophysical or evolutionary properties. To calculate RSA, a residue's solvent accessibility (ASA) needs to be normalized by a suitable reference value for the given amino acid; several normalization scales have previously been proposed. However, these scales do not provide tight upper bounds on ASA values frequently observed in empirical crystal structures. Instead, they underestimate the largest allowed ASA values, by up to 20%. As a result, many empirical crystal structures contain residues that seem to have RSA values in excess of one. Here, we derive a new normalization scale that does provide a tight upper bound on observed ASA values. We pursue two complementary strategies, one based on extensive analysis of empirical structures and one based on systematic enumeration of biophysically allowed tripeptides. Both approaches yield congruent results that consistently exceed published values. We conclude that previously published ASA normalization values were too small, primarily because the conformations that maximize ASA had not been correctly identified. As an application of our results, we show that empirically derived hydrophobicity scales are sensitive to accurate RSA calculation, and we derive new hydrophobicity scales that show increased correlation with experimentally measured scales.","container-title":"PLoS ONE","DOI":"10.1371/journal.pone.0080635","ISSN":"1932-6203","issue":"11","journalAbbreviation":"PLoS One","note":"PMID: 24278298\nPMCID: PMC3836772","page":"e80635","source":"PubMed Central","title":"Maximum Allowed Solvent Accessibilites of Residues in Proteins","volume":"8","author":[{"family":"Tien","given":"Matthew Z."},{"family":"Meyer","given":"Austin G."},{"family":"Sydykova","given":"Dariya K."},{"family":"Spielman","given":"Stephanie J."},{"family":"Wilke","given":"Claus O."}],"issued":{"date-parts":[["2013",11,21]]}}}],"schema":"https://github.com/citation-style-language/schema/raw/master/csl-citation.json"} </w:instrText>
      </w:r>
      <w:r w:rsidRPr="00277CE6">
        <w:rPr>
          <w:rFonts w:ascii="Times New Roman" w:hAnsi="Times New Roman" w:cs="Times New Roman"/>
          <w:sz w:val="24"/>
          <w:szCs w:val="24"/>
        </w:rPr>
        <w:fldChar w:fldCharType="separate"/>
      </w:r>
      <w:r w:rsidRPr="00277CE6">
        <w:rPr>
          <w:rFonts w:ascii="Times New Roman" w:hAnsi="Times New Roman" w:cs="Times New Roman"/>
          <w:kern w:val="0"/>
          <w:sz w:val="24"/>
          <w:szCs w:val="24"/>
          <w:vertAlign w:val="superscript"/>
        </w:rPr>
        <w:t>28</w:t>
      </w:r>
      <w:r w:rsidRPr="00277CE6">
        <w:rPr>
          <w:rFonts w:ascii="Times New Roman" w:hAnsi="Times New Roman" w:cs="Times New Roman"/>
          <w:sz w:val="24"/>
          <w:szCs w:val="24"/>
        </w:rPr>
        <w:fldChar w:fldCharType="end"/>
      </w:r>
      <w:r w:rsidRPr="00277CE6">
        <w:rPr>
          <w:rFonts w:ascii="Times New Roman" w:hAnsi="Times New Roman" w:cs="Times New Roman"/>
          <w:sz w:val="24"/>
          <w:szCs w:val="24"/>
        </w:rPr>
        <w:t>，要求残基的</w:t>
      </w:r>
      <m:oMath>
        <m:r>
          <m:rPr>
            <m:sty m:val="p"/>
          </m:rPr>
          <w:rPr>
            <w:rFonts w:ascii="Cambria Math" w:hAnsi="Cambria Math" w:cs="Times New Roman"/>
            <w:sz w:val="24"/>
            <w:szCs w:val="24"/>
          </w:rPr>
          <m:t>RSA≤0.2</m:t>
        </m:r>
      </m:oMath>
      <w:r w:rsidRPr="00277CE6">
        <w:rPr>
          <w:rFonts w:ascii="Times New Roman" w:hAnsi="Times New Roman" w:cs="Times New Roman"/>
          <w:sz w:val="24"/>
          <w:szCs w:val="24"/>
        </w:rPr>
        <w:t>，即侧链被包埋的表面积占比</w:t>
      </w:r>
      <m:oMath>
        <m:r>
          <m:rPr>
            <m:sty m:val="p"/>
          </m:rPr>
          <w:rPr>
            <w:rFonts w:ascii="Cambria Math" w:hAnsi="Cambria Math" w:cs="Times New Roman"/>
            <w:sz w:val="24"/>
            <w:szCs w:val="24"/>
          </w:rPr>
          <m:t>≥80%</m:t>
        </m:r>
      </m:oMath>
      <w:r w:rsidRPr="00277CE6">
        <w:rPr>
          <w:rFonts w:ascii="Times New Roman" w:hAnsi="Times New Roman" w:cs="Times New Roman"/>
          <w:sz w:val="24"/>
          <w:szCs w:val="24"/>
        </w:rPr>
        <w:t>。第二，计算残基</w:t>
      </w:r>
      <w:r w:rsidRPr="00277CE6">
        <w:rPr>
          <w:rFonts w:ascii="Times New Roman" w:hAnsi="Times New Roman" w:cs="Times New Roman"/>
          <w:sz w:val="24"/>
          <w:szCs w:val="24"/>
        </w:rPr>
        <w:t>Cβ</w:t>
      </w:r>
      <w:r w:rsidRPr="00277CE6">
        <w:rPr>
          <w:rFonts w:ascii="Times New Roman" w:hAnsi="Times New Roman" w:cs="Times New Roman"/>
          <w:sz w:val="24"/>
          <w:szCs w:val="24"/>
        </w:rPr>
        <w:t>原子之间的距离，要求两个残基的侧链在空间上相互靠近，</w:t>
      </w:r>
      <w:r w:rsidRPr="00277CE6">
        <w:rPr>
          <w:rFonts w:ascii="Times New Roman" w:hAnsi="Times New Roman" w:cs="Times New Roman"/>
          <w:sz w:val="24"/>
          <w:szCs w:val="24"/>
        </w:rPr>
        <w:t>Cβ</w:t>
      </w:r>
      <w:r w:rsidRPr="00277CE6">
        <w:rPr>
          <w:rFonts w:ascii="Times New Roman" w:hAnsi="Times New Roman" w:cs="Times New Roman"/>
          <w:sz w:val="24"/>
          <w:szCs w:val="24"/>
        </w:rPr>
        <w:t>原子之间的距离</w:t>
      </w:r>
      <m:oMath>
        <m:r>
          <m:rPr>
            <m:sty m:val="p"/>
          </m:rPr>
          <w:rPr>
            <w:rFonts w:ascii="Cambria Math" w:hAnsi="Cambria Math" w:cs="Times New Roman"/>
            <w:sz w:val="24"/>
            <w:szCs w:val="24"/>
          </w:rPr>
          <m:t xml:space="preserve">≤6 </m:t>
        </m:r>
        <m:r>
          <m:rPr>
            <m:sty m:val="p"/>
          </m:rPr>
          <w:rPr>
            <w:rFonts w:ascii="Cambria Math" w:hAnsi="Cambria Math" w:cs="Times New Roman"/>
            <w:color w:val="000000"/>
            <w:kern w:val="0"/>
            <w:sz w:val="24"/>
            <w:szCs w:val="24"/>
          </w:rPr>
          <m:t>Å</m:t>
        </m:r>
      </m:oMath>
      <w:r w:rsidRPr="00277CE6">
        <w:rPr>
          <w:rFonts w:ascii="Times New Roman" w:hAnsi="Times New Roman" w:cs="Times New Roman"/>
          <w:color w:val="000000"/>
          <w:kern w:val="0"/>
          <w:sz w:val="24"/>
          <w:szCs w:val="24"/>
        </w:rPr>
        <w:t>（不计入甘氨酸）。模型在满足上述标准且尚无其他类型边的连接的一对残基之间建立新的边的连接，在模型中赋予该类边的编码为</w:t>
      </w:r>
      <w:r w:rsidRPr="00277CE6">
        <w:rPr>
          <w:rFonts w:ascii="Times New Roman" w:hAnsi="Times New Roman" w:cs="Times New Roman"/>
          <w:color w:val="000000"/>
          <w:kern w:val="0"/>
          <w:sz w:val="24"/>
          <w:szCs w:val="24"/>
        </w:rPr>
        <w:t>3</w:t>
      </w:r>
      <w:r w:rsidRPr="00277CE6">
        <w:rPr>
          <w:rFonts w:ascii="Times New Roman" w:hAnsi="Times New Roman" w:cs="Times New Roman"/>
          <w:color w:val="000000"/>
          <w:kern w:val="0"/>
          <w:sz w:val="24"/>
          <w:szCs w:val="24"/>
        </w:rPr>
        <w:t>，在加入</w:t>
      </w:r>
      <w:proofErr w:type="gramStart"/>
      <w:r w:rsidRPr="00277CE6">
        <w:rPr>
          <w:rFonts w:ascii="Times New Roman" w:hAnsi="Times New Roman" w:cs="Times New Roman"/>
          <w:color w:val="000000"/>
          <w:kern w:val="0"/>
          <w:sz w:val="24"/>
          <w:szCs w:val="24"/>
        </w:rPr>
        <w:t>上述边</w:t>
      </w:r>
      <w:proofErr w:type="gramEnd"/>
      <w:r w:rsidRPr="00277CE6">
        <w:rPr>
          <w:rFonts w:ascii="Times New Roman" w:hAnsi="Times New Roman" w:cs="Times New Roman"/>
          <w:color w:val="000000"/>
          <w:kern w:val="0"/>
          <w:sz w:val="24"/>
          <w:szCs w:val="24"/>
        </w:rPr>
        <w:t>的基础上对模型进行训练和评估。</w:t>
      </w:r>
    </w:p>
    <w:p w14:paraId="7E1F6048" w14:textId="10A398FB" w:rsidR="00C1555D" w:rsidRPr="00277CE6" w:rsidRDefault="00743452" w:rsidP="00DB2FBE">
      <w:pPr>
        <w:pStyle w:val="2"/>
        <w:spacing w:beforeLines="50" w:before="156"/>
        <w:rPr>
          <w:rFonts w:eastAsiaTheme="minorEastAsia" w:cs="Times New Roman"/>
          <w:sz w:val="28"/>
          <w:szCs w:val="28"/>
        </w:rPr>
      </w:pPr>
      <w:bookmarkStart w:id="108" w:name="_Toc105009182"/>
      <w:r w:rsidRPr="00277CE6">
        <w:rPr>
          <w:rFonts w:eastAsiaTheme="minorEastAsia" w:cs="Times New Roman"/>
          <w:sz w:val="28"/>
          <w:szCs w:val="28"/>
        </w:rPr>
        <w:t xml:space="preserve">2.4 </w:t>
      </w:r>
      <w:r w:rsidRPr="00277CE6">
        <w:rPr>
          <w:rFonts w:eastAsiaTheme="minorEastAsia" w:cs="Times New Roman"/>
          <w:sz w:val="28"/>
          <w:szCs w:val="28"/>
        </w:rPr>
        <w:fldChar w:fldCharType="begin"/>
      </w:r>
      <w:r w:rsidRPr="00277CE6">
        <w:rPr>
          <w:rFonts w:eastAsiaTheme="minorEastAsia" w:cs="Times New Roman"/>
          <w:sz w:val="28"/>
          <w:szCs w:val="28"/>
        </w:rPr>
        <w:instrText xml:space="preserve"> TITLE  [</w:instrText>
      </w:r>
      <w:r w:rsidRPr="00277CE6">
        <w:rPr>
          <w:rFonts w:eastAsiaTheme="minorEastAsia" w:cs="Times New Roman"/>
          <w:sz w:val="28"/>
          <w:szCs w:val="28"/>
        </w:rPr>
        <w:instrText>此处键入二级标题</w:instrText>
      </w:r>
      <w:r w:rsidRPr="00277CE6">
        <w:rPr>
          <w:rFonts w:eastAsiaTheme="minorEastAsia" w:cs="Times New Roman"/>
          <w:sz w:val="28"/>
          <w:szCs w:val="28"/>
        </w:rPr>
        <w:instrText xml:space="preserve">]  \* MERGEFORMAT </w:instrText>
      </w:r>
      <w:r w:rsidRPr="00277CE6">
        <w:rPr>
          <w:rFonts w:eastAsiaTheme="minorEastAsia" w:cs="Times New Roman"/>
          <w:sz w:val="28"/>
          <w:szCs w:val="28"/>
        </w:rPr>
        <w:fldChar w:fldCharType="separate"/>
      </w:r>
      <w:r w:rsidRPr="00277CE6">
        <w:rPr>
          <w:rFonts w:eastAsiaTheme="minorEastAsia" w:cs="Times New Roman"/>
          <w:sz w:val="28"/>
          <w:szCs w:val="28"/>
        </w:rPr>
        <w:t>模型的训练与</w:t>
      </w:r>
      <w:r w:rsidR="008E1679" w:rsidRPr="00277CE6">
        <w:rPr>
          <w:rFonts w:eastAsiaTheme="minorEastAsia" w:cs="Times New Roman"/>
          <w:sz w:val="28"/>
          <w:szCs w:val="28"/>
        </w:rPr>
        <w:t>评估</w:t>
      </w:r>
      <w:bookmarkEnd w:id="108"/>
      <w:r w:rsidRPr="00277CE6">
        <w:rPr>
          <w:rFonts w:eastAsiaTheme="minorEastAsia" w:cs="Times New Roman"/>
          <w:sz w:val="28"/>
          <w:szCs w:val="28"/>
        </w:rPr>
        <w:fldChar w:fldCharType="end"/>
      </w:r>
    </w:p>
    <w:p w14:paraId="576165C3" w14:textId="53CC51C1" w:rsidR="00043519" w:rsidRPr="00277CE6" w:rsidRDefault="00FB0A94" w:rsidP="000B5517">
      <w:pPr>
        <w:autoSpaceDE w:val="0"/>
        <w:autoSpaceDN w:val="0"/>
        <w:adjustRightInd w:val="0"/>
        <w:spacing w:line="300" w:lineRule="auto"/>
        <w:ind w:firstLineChars="200" w:firstLine="480"/>
        <w:rPr>
          <w:rFonts w:ascii="Times New Roman" w:hAnsi="Times New Roman" w:cs="Times New Roman"/>
          <w:sz w:val="24"/>
          <w:szCs w:val="24"/>
        </w:rPr>
      </w:pPr>
      <w:r w:rsidRPr="00277CE6">
        <w:rPr>
          <w:rFonts w:ascii="Times New Roman" w:hAnsi="Times New Roman" w:cs="Times New Roman"/>
          <w:sz w:val="24"/>
          <w:szCs w:val="24"/>
        </w:rPr>
        <w:t>本课题中各</w:t>
      </w:r>
      <w:r w:rsidR="00412131" w:rsidRPr="00277CE6">
        <w:rPr>
          <w:rFonts w:ascii="Times New Roman" w:hAnsi="Times New Roman" w:cs="Times New Roman"/>
          <w:sz w:val="24"/>
          <w:szCs w:val="24"/>
        </w:rPr>
        <w:t>模型</w:t>
      </w:r>
      <w:r w:rsidR="001F4695" w:rsidRPr="00277CE6">
        <w:rPr>
          <w:rFonts w:ascii="Times New Roman" w:hAnsi="Times New Roman" w:cs="Times New Roman"/>
          <w:sz w:val="24"/>
          <w:szCs w:val="24"/>
        </w:rPr>
        <w:t>的训练</w:t>
      </w:r>
      <w:r w:rsidR="007139FE" w:rsidRPr="00277CE6">
        <w:rPr>
          <w:rFonts w:ascii="Times New Roman" w:hAnsi="Times New Roman" w:cs="Times New Roman"/>
          <w:sz w:val="24"/>
          <w:szCs w:val="24"/>
        </w:rPr>
        <w:t>在</w:t>
      </w:r>
      <w:r w:rsidR="007139FE" w:rsidRPr="00277CE6">
        <w:rPr>
          <w:rFonts w:ascii="Times New Roman" w:hAnsi="Times New Roman" w:cs="Times New Roman"/>
          <w:sz w:val="24"/>
          <w:szCs w:val="24"/>
        </w:rPr>
        <w:t>PKUHPC</w:t>
      </w:r>
      <w:r w:rsidR="00C507BB" w:rsidRPr="00277CE6">
        <w:rPr>
          <w:rFonts w:ascii="Times New Roman" w:hAnsi="Times New Roman" w:cs="Times New Roman"/>
          <w:sz w:val="24"/>
          <w:szCs w:val="24"/>
        </w:rPr>
        <w:t>的</w:t>
      </w:r>
      <w:r w:rsidR="00C507BB" w:rsidRPr="00277CE6">
        <w:rPr>
          <w:rFonts w:ascii="Times New Roman" w:hAnsi="Times New Roman" w:cs="Times New Roman"/>
          <w:sz w:val="24"/>
          <w:szCs w:val="24"/>
        </w:rPr>
        <w:t>gpu_2l</w:t>
      </w:r>
      <w:r w:rsidR="00C507BB" w:rsidRPr="00277CE6">
        <w:rPr>
          <w:rFonts w:ascii="Times New Roman" w:hAnsi="Times New Roman" w:cs="Times New Roman"/>
          <w:sz w:val="24"/>
          <w:szCs w:val="24"/>
        </w:rPr>
        <w:t>和</w:t>
      </w:r>
      <w:r w:rsidR="00C507BB" w:rsidRPr="00277CE6">
        <w:rPr>
          <w:rFonts w:ascii="Times New Roman" w:hAnsi="Times New Roman" w:cs="Times New Roman"/>
          <w:sz w:val="24"/>
          <w:szCs w:val="24"/>
        </w:rPr>
        <w:t>gpu_4l</w:t>
      </w:r>
      <w:r w:rsidR="00C507BB" w:rsidRPr="00277CE6">
        <w:rPr>
          <w:rFonts w:ascii="Times New Roman" w:hAnsi="Times New Roman" w:cs="Times New Roman"/>
          <w:sz w:val="24"/>
          <w:szCs w:val="24"/>
        </w:rPr>
        <w:t>节点上进行，</w:t>
      </w:r>
      <w:r w:rsidR="005C4809" w:rsidRPr="00277CE6">
        <w:rPr>
          <w:rFonts w:ascii="Times New Roman" w:hAnsi="Times New Roman" w:cs="Times New Roman"/>
          <w:sz w:val="24"/>
          <w:szCs w:val="24"/>
        </w:rPr>
        <w:t>每个模型</w:t>
      </w:r>
      <w:r w:rsidR="00EB15EC" w:rsidRPr="00277CE6">
        <w:rPr>
          <w:rFonts w:ascii="Times New Roman" w:hAnsi="Times New Roman" w:cs="Times New Roman"/>
          <w:sz w:val="24"/>
          <w:szCs w:val="24"/>
        </w:rPr>
        <w:t>训练</w:t>
      </w:r>
      <w:r w:rsidR="00EB15EC" w:rsidRPr="00277CE6">
        <w:rPr>
          <w:rFonts w:ascii="Times New Roman" w:hAnsi="Times New Roman" w:cs="Times New Roman"/>
          <w:sz w:val="24"/>
          <w:szCs w:val="24"/>
        </w:rPr>
        <w:t>1000</w:t>
      </w:r>
      <w:r w:rsidR="00EB15EC" w:rsidRPr="00277CE6">
        <w:rPr>
          <w:rFonts w:ascii="Times New Roman" w:hAnsi="Times New Roman" w:cs="Times New Roman"/>
          <w:sz w:val="24"/>
          <w:szCs w:val="24"/>
        </w:rPr>
        <w:t>个</w:t>
      </w:r>
      <w:r w:rsidR="00EB15EC" w:rsidRPr="00277CE6">
        <w:rPr>
          <w:rFonts w:ascii="Times New Roman" w:hAnsi="Times New Roman" w:cs="Times New Roman"/>
          <w:sz w:val="24"/>
          <w:szCs w:val="24"/>
        </w:rPr>
        <w:t>epoch</w:t>
      </w:r>
      <w:r w:rsidR="00EB15EC" w:rsidRPr="00277CE6">
        <w:rPr>
          <w:rFonts w:ascii="Times New Roman" w:hAnsi="Times New Roman" w:cs="Times New Roman"/>
          <w:sz w:val="24"/>
          <w:szCs w:val="24"/>
        </w:rPr>
        <w:t>，</w:t>
      </w:r>
      <w:r w:rsidR="004E016A" w:rsidRPr="00277CE6">
        <w:rPr>
          <w:rFonts w:ascii="Times New Roman" w:hAnsi="Times New Roman" w:cs="Times New Roman"/>
          <w:sz w:val="24"/>
          <w:szCs w:val="24"/>
        </w:rPr>
        <w:t>选取在验证集上损失函数取得最小值</w:t>
      </w:r>
      <w:r w:rsidR="004722F2" w:rsidRPr="00277CE6">
        <w:rPr>
          <w:rFonts w:ascii="Times New Roman" w:hAnsi="Times New Roman" w:cs="Times New Roman"/>
          <w:sz w:val="24"/>
          <w:szCs w:val="24"/>
        </w:rPr>
        <w:t>的</w:t>
      </w:r>
      <w:r w:rsidR="004722F2" w:rsidRPr="00277CE6">
        <w:rPr>
          <w:rFonts w:ascii="Times New Roman" w:hAnsi="Times New Roman" w:cs="Times New Roman"/>
          <w:sz w:val="24"/>
          <w:szCs w:val="24"/>
        </w:rPr>
        <w:t>epoch</w:t>
      </w:r>
      <w:r w:rsidR="004722F2" w:rsidRPr="00277CE6">
        <w:rPr>
          <w:rFonts w:ascii="Times New Roman" w:hAnsi="Times New Roman" w:cs="Times New Roman"/>
          <w:sz w:val="24"/>
          <w:szCs w:val="24"/>
        </w:rPr>
        <w:t>所对应的模型</w:t>
      </w:r>
      <w:r w:rsidR="00462A03" w:rsidRPr="00277CE6">
        <w:rPr>
          <w:rFonts w:ascii="Times New Roman" w:hAnsi="Times New Roman" w:cs="Times New Roman"/>
          <w:sz w:val="24"/>
          <w:szCs w:val="24"/>
        </w:rPr>
        <w:t>进行评估。</w:t>
      </w:r>
    </w:p>
    <w:p w14:paraId="1A634B00" w14:textId="27147985" w:rsidR="00043519" w:rsidRPr="00277CE6" w:rsidRDefault="00043519" w:rsidP="008A67E9">
      <w:pPr>
        <w:autoSpaceDE w:val="0"/>
        <w:autoSpaceDN w:val="0"/>
        <w:adjustRightInd w:val="0"/>
        <w:spacing w:line="300" w:lineRule="auto"/>
        <w:ind w:firstLineChars="200" w:firstLine="480"/>
        <w:rPr>
          <w:rFonts w:ascii="Times New Roman" w:hAnsi="Times New Roman" w:cs="Times New Roman"/>
          <w:sz w:val="24"/>
          <w:szCs w:val="24"/>
        </w:rPr>
      </w:pPr>
      <w:r w:rsidRPr="00277CE6">
        <w:rPr>
          <w:rFonts w:ascii="Times New Roman" w:hAnsi="Times New Roman" w:cs="Times New Roman"/>
          <w:sz w:val="24"/>
          <w:szCs w:val="24"/>
        </w:rPr>
        <w:t>模型</w:t>
      </w:r>
      <w:r w:rsidR="001918F3" w:rsidRPr="00277CE6">
        <w:rPr>
          <w:rFonts w:ascii="Times New Roman" w:hAnsi="Times New Roman" w:cs="Times New Roman"/>
          <w:sz w:val="24"/>
          <w:szCs w:val="24"/>
        </w:rPr>
        <w:t>的</w:t>
      </w:r>
      <w:r w:rsidRPr="00277CE6">
        <w:rPr>
          <w:rFonts w:ascii="Times New Roman" w:hAnsi="Times New Roman" w:cs="Times New Roman"/>
          <w:sz w:val="24"/>
          <w:szCs w:val="24"/>
        </w:rPr>
        <w:t>评估</w:t>
      </w:r>
      <w:r w:rsidR="001918F3" w:rsidRPr="00277CE6">
        <w:rPr>
          <w:rFonts w:ascii="Times New Roman" w:hAnsi="Times New Roman" w:cs="Times New Roman"/>
          <w:sz w:val="24"/>
          <w:szCs w:val="24"/>
        </w:rPr>
        <w:t>在测试集上进行，</w:t>
      </w:r>
      <w:r w:rsidR="004361FC" w:rsidRPr="00277CE6">
        <w:rPr>
          <w:rFonts w:ascii="Times New Roman" w:hAnsi="Times New Roman" w:cs="Times New Roman"/>
          <w:sz w:val="24"/>
          <w:szCs w:val="24"/>
        </w:rPr>
        <w:t>在</w:t>
      </w:r>
      <w:r w:rsidR="00E71E85" w:rsidRPr="00277CE6">
        <w:rPr>
          <w:rFonts w:ascii="Times New Roman" w:hAnsi="Times New Roman" w:cs="Times New Roman"/>
          <w:sz w:val="24"/>
          <w:szCs w:val="24"/>
        </w:rPr>
        <w:t>大小为</w:t>
      </w:r>
      <w:r w:rsidR="00E71E85" w:rsidRPr="00277CE6">
        <w:rPr>
          <w:rFonts w:ascii="Times New Roman" w:hAnsi="Times New Roman" w:cs="Times New Roman"/>
          <w:sz w:val="24"/>
          <w:szCs w:val="24"/>
        </w:rPr>
        <w:t>462</w:t>
      </w:r>
      <w:r w:rsidR="00E71E85" w:rsidRPr="00277CE6">
        <w:rPr>
          <w:rFonts w:ascii="Times New Roman" w:hAnsi="Times New Roman" w:cs="Times New Roman"/>
          <w:sz w:val="24"/>
          <w:szCs w:val="24"/>
        </w:rPr>
        <w:t>的</w:t>
      </w:r>
      <w:r w:rsidR="00607DEC" w:rsidRPr="00277CE6">
        <w:rPr>
          <w:rFonts w:ascii="Times New Roman" w:hAnsi="Times New Roman" w:cs="Times New Roman"/>
          <w:sz w:val="24"/>
          <w:szCs w:val="24"/>
        </w:rPr>
        <w:t>初始</w:t>
      </w:r>
      <w:r w:rsidR="004361FC" w:rsidRPr="00277CE6">
        <w:rPr>
          <w:rFonts w:ascii="Times New Roman" w:hAnsi="Times New Roman" w:cs="Times New Roman"/>
          <w:sz w:val="24"/>
          <w:szCs w:val="24"/>
        </w:rPr>
        <w:t>测试集中</w:t>
      </w:r>
      <w:r w:rsidR="00FC194E" w:rsidRPr="00277CE6">
        <w:rPr>
          <w:rFonts w:ascii="Times New Roman" w:hAnsi="Times New Roman" w:cs="Times New Roman"/>
          <w:sz w:val="24"/>
          <w:szCs w:val="24"/>
        </w:rPr>
        <w:t>筛选</w:t>
      </w:r>
      <w:r w:rsidR="00176C04" w:rsidRPr="00277CE6">
        <w:rPr>
          <w:rFonts w:ascii="Times New Roman" w:hAnsi="Times New Roman" w:cs="Times New Roman"/>
          <w:sz w:val="24"/>
          <w:szCs w:val="24"/>
        </w:rPr>
        <w:t>序列长度在</w:t>
      </w:r>
      <w:r w:rsidR="00176C04" w:rsidRPr="00277CE6">
        <w:rPr>
          <w:rFonts w:ascii="Times New Roman" w:hAnsi="Times New Roman" w:cs="Times New Roman"/>
          <w:sz w:val="24"/>
          <w:szCs w:val="24"/>
        </w:rPr>
        <w:t>100~200</w:t>
      </w:r>
      <w:r w:rsidR="00176C04" w:rsidRPr="00277CE6">
        <w:rPr>
          <w:rFonts w:ascii="Times New Roman" w:hAnsi="Times New Roman" w:cs="Times New Roman"/>
          <w:sz w:val="24"/>
          <w:szCs w:val="24"/>
        </w:rPr>
        <w:t>个残基之间的</w:t>
      </w:r>
      <w:r w:rsidR="00544E16" w:rsidRPr="00277CE6">
        <w:rPr>
          <w:rFonts w:ascii="Times New Roman" w:hAnsi="Times New Roman" w:cs="Times New Roman"/>
          <w:sz w:val="24"/>
          <w:szCs w:val="24"/>
        </w:rPr>
        <w:t>蛋白质</w:t>
      </w:r>
      <w:r w:rsidR="001256D1" w:rsidRPr="00277CE6">
        <w:rPr>
          <w:rFonts w:ascii="Times New Roman" w:hAnsi="Times New Roman" w:cs="Times New Roman"/>
          <w:sz w:val="24"/>
          <w:szCs w:val="24"/>
        </w:rPr>
        <w:t>链</w:t>
      </w:r>
      <w:r w:rsidR="00BC2F2F" w:rsidRPr="00277CE6">
        <w:rPr>
          <w:rFonts w:ascii="Times New Roman" w:hAnsi="Times New Roman" w:cs="Times New Roman"/>
          <w:sz w:val="24"/>
          <w:szCs w:val="24"/>
        </w:rPr>
        <w:t>，得到</w:t>
      </w:r>
      <w:r w:rsidR="0026212E" w:rsidRPr="00277CE6">
        <w:rPr>
          <w:rFonts w:ascii="Times New Roman" w:hAnsi="Times New Roman" w:cs="Times New Roman"/>
          <w:sz w:val="24"/>
          <w:szCs w:val="24"/>
        </w:rPr>
        <w:t>168</w:t>
      </w:r>
      <w:r w:rsidR="001C3F18" w:rsidRPr="00277CE6">
        <w:rPr>
          <w:rFonts w:ascii="Times New Roman" w:hAnsi="Times New Roman" w:cs="Times New Roman"/>
          <w:sz w:val="24"/>
          <w:szCs w:val="24"/>
        </w:rPr>
        <w:t>条</w:t>
      </w:r>
      <w:r w:rsidR="001256D1" w:rsidRPr="00277CE6">
        <w:rPr>
          <w:rFonts w:ascii="Times New Roman" w:hAnsi="Times New Roman" w:cs="Times New Roman"/>
          <w:sz w:val="24"/>
          <w:szCs w:val="24"/>
        </w:rPr>
        <w:t>蛋白质</w:t>
      </w:r>
      <w:r w:rsidR="0026212E" w:rsidRPr="00277CE6">
        <w:rPr>
          <w:rFonts w:ascii="Times New Roman" w:hAnsi="Times New Roman" w:cs="Times New Roman"/>
          <w:sz w:val="24"/>
          <w:szCs w:val="24"/>
        </w:rPr>
        <w:t>结构</w:t>
      </w:r>
      <w:r w:rsidR="00D2062B" w:rsidRPr="00277CE6">
        <w:rPr>
          <w:rFonts w:ascii="Times New Roman" w:hAnsi="Times New Roman" w:cs="Times New Roman"/>
          <w:sz w:val="24"/>
          <w:szCs w:val="24"/>
        </w:rPr>
        <w:t>数据</w:t>
      </w:r>
      <w:r w:rsidR="00D010CC" w:rsidRPr="00277CE6">
        <w:rPr>
          <w:rFonts w:ascii="Times New Roman" w:hAnsi="Times New Roman" w:cs="Times New Roman"/>
          <w:sz w:val="24"/>
          <w:szCs w:val="24"/>
        </w:rPr>
        <w:t>，作为</w:t>
      </w:r>
      <w:r w:rsidR="003C74D6" w:rsidRPr="00277CE6">
        <w:rPr>
          <w:rFonts w:ascii="Times New Roman" w:hAnsi="Times New Roman" w:cs="Times New Roman"/>
          <w:sz w:val="24"/>
          <w:szCs w:val="24"/>
        </w:rPr>
        <w:t>实际</w:t>
      </w:r>
      <w:r w:rsidR="005D38A5" w:rsidRPr="00277CE6">
        <w:rPr>
          <w:rFonts w:ascii="Times New Roman" w:hAnsi="Times New Roman" w:cs="Times New Roman"/>
          <w:sz w:val="24"/>
          <w:szCs w:val="24"/>
        </w:rPr>
        <w:t>用于</w:t>
      </w:r>
      <w:r w:rsidR="00D92C1D" w:rsidRPr="00277CE6">
        <w:rPr>
          <w:rFonts w:ascii="Times New Roman" w:hAnsi="Times New Roman" w:cs="Times New Roman"/>
          <w:sz w:val="24"/>
          <w:szCs w:val="24"/>
        </w:rPr>
        <w:t>模型评估</w:t>
      </w:r>
      <w:r w:rsidR="003C74D6" w:rsidRPr="00277CE6">
        <w:rPr>
          <w:rFonts w:ascii="Times New Roman" w:hAnsi="Times New Roman" w:cs="Times New Roman"/>
          <w:sz w:val="24"/>
          <w:szCs w:val="24"/>
        </w:rPr>
        <w:t>的测试集</w:t>
      </w:r>
      <w:r w:rsidR="00704EE4" w:rsidRPr="00277CE6">
        <w:rPr>
          <w:rFonts w:ascii="Times New Roman" w:hAnsi="Times New Roman" w:cs="Times New Roman"/>
          <w:sz w:val="24"/>
          <w:szCs w:val="24"/>
        </w:rPr>
        <w:t>；使用</w:t>
      </w:r>
      <w:r w:rsidR="00704EE4" w:rsidRPr="00277CE6">
        <w:rPr>
          <w:rFonts w:ascii="Times New Roman" w:hAnsi="Times New Roman" w:cs="Times New Roman"/>
          <w:sz w:val="24"/>
          <w:szCs w:val="24"/>
        </w:rPr>
        <w:lastRenderedPageBreak/>
        <w:t>pdb-tools</w:t>
      </w:r>
      <w:r w:rsidR="00704EE4" w:rsidRPr="00277CE6">
        <w:rPr>
          <w:rFonts w:ascii="Times New Roman" w:hAnsi="Times New Roman" w:cs="Times New Roman"/>
          <w:sz w:val="24"/>
          <w:szCs w:val="24"/>
        </w:rPr>
        <w:t>程序对这些蛋白质结构所对应的</w:t>
      </w:r>
      <w:r w:rsidR="00704EE4" w:rsidRPr="00277CE6">
        <w:rPr>
          <w:rFonts w:ascii="Times New Roman" w:hAnsi="Times New Roman" w:cs="Times New Roman"/>
          <w:sz w:val="24"/>
          <w:szCs w:val="24"/>
        </w:rPr>
        <w:t>PDB</w:t>
      </w:r>
      <w:r w:rsidR="00704EE4" w:rsidRPr="00277CE6">
        <w:rPr>
          <w:rFonts w:ascii="Times New Roman" w:hAnsi="Times New Roman" w:cs="Times New Roman"/>
          <w:sz w:val="24"/>
          <w:szCs w:val="24"/>
        </w:rPr>
        <w:t>文件进行处理，得到仅保留主链</w:t>
      </w:r>
      <w:r w:rsidR="00704EE4" w:rsidRPr="00277CE6">
        <w:rPr>
          <w:rFonts w:ascii="Times New Roman" w:hAnsi="Times New Roman" w:cs="Times New Roman"/>
          <w:sz w:val="24"/>
          <w:szCs w:val="24"/>
        </w:rPr>
        <w:t>Cα</w:t>
      </w:r>
      <w:r w:rsidR="00704EE4" w:rsidRPr="00277CE6">
        <w:rPr>
          <w:rFonts w:ascii="Times New Roman" w:hAnsi="Times New Roman" w:cs="Times New Roman"/>
          <w:sz w:val="24"/>
          <w:szCs w:val="24"/>
        </w:rPr>
        <w:t>原子的</w:t>
      </w:r>
      <w:r w:rsidR="00704EE4" w:rsidRPr="00277CE6">
        <w:rPr>
          <w:rFonts w:ascii="Times New Roman" w:hAnsi="Times New Roman" w:cs="Times New Roman"/>
          <w:sz w:val="24"/>
          <w:szCs w:val="24"/>
        </w:rPr>
        <w:t>PDB</w:t>
      </w:r>
      <w:r w:rsidR="00704EE4" w:rsidRPr="00277CE6">
        <w:rPr>
          <w:rFonts w:ascii="Times New Roman" w:hAnsi="Times New Roman" w:cs="Times New Roman"/>
          <w:sz w:val="24"/>
          <w:szCs w:val="24"/>
        </w:rPr>
        <w:t>文件；</w:t>
      </w:r>
      <w:r w:rsidR="008A67E9" w:rsidRPr="00277CE6">
        <w:rPr>
          <w:rFonts w:ascii="Times New Roman" w:hAnsi="Times New Roman" w:cs="Times New Roman"/>
          <w:sz w:val="24"/>
          <w:szCs w:val="24"/>
        </w:rPr>
        <w:t>使用</w:t>
      </w:r>
      <m:oMath>
        <m:r>
          <w:rPr>
            <w:rFonts w:ascii="Cambria Math" w:hAnsi="Cambria Math" w:cs="Times New Roman"/>
            <w:sz w:val="24"/>
            <w:szCs w:val="24"/>
          </w:rPr>
          <m:t>σ</m:t>
        </m:r>
        <m:r>
          <m:rPr>
            <m:sty m:val="p"/>
          </m:rPr>
          <w:rPr>
            <w:rFonts w:ascii="Cambria Math" w:hAnsi="Cambria Math" w:cs="Times New Roman"/>
            <w:sz w:val="24"/>
            <w:szCs w:val="24"/>
          </w:rPr>
          <m:t>=0.2</m:t>
        </m:r>
      </m:oMath>
      <w:r w:rsidR="008A67E9" w:rsidRPr="00277CE6">
        <w:rPr>
          <w:rFonts w:ascii="Times New Roman" w:hAnsi="Times New Roman" w:cs="Times New Roman"/>
          <w:sz w:val="24"/>
          <w:szCs w:val="24"/>
        </w:rPr>
        <w:t>的高斯噪声</w:t>
      </w:r>
      <w:r w:rsidR="001C3F18" w:rsidRPr="00277CE6">
        <w:rPr>
          <w:rFonts w:ascii="Times New Roman" w:hAnsi="Times New Roman" w:cs="Times New Roman"/>
          <w:sz w:val="24"/>
          <w:szCs w:val="24"/>
        </w:rPr>
        <w:t>对</w:t>
      </w:r>
      <w:r w:rsidR="00E71E85" w:rsidRPr="00277CE6">
        <w:rPr>
          <w:rFonts w:ascii="Times New Roman" w:hAnsi="Times New Roman" w:cs="Times New Roman"/>
          <w:sz w:val="24"/>
          <w:szCs w:val="24"/>
        </w:rPr>
        <w:t>主链</w:t>
      </w:r>
      <w:r w:rsidR="00E71E85" w:rsidRPr="00277CE6">
        <w:rPr>
          <w:rFonts w:ascii="Times New Roman" w:hAnsi="Times New Roman" w:cs="Times New Roman"/>
          <w:sz w:val="24"/>
          <w:szCs w:val="24"/>
        </w:rPr>
        <w:t>Cα</w:t>
      </w:r>
      <w:r w:rsidR="00E71E85" w:rsidRPr="00277CE6">
        <w:rPr>
          <w:rFonts w:ascii="Times New Roman" w:hAnsi="Times New Roman" w:cs="Times New Roman"/>
          <w:sz w:val="24"/>
          <w:szCs w:val="24"/>
        </w:rPr>
        <w:t>原子</w:t>
      </w:r>
      <w:r w:rsidR="00DE3E87" w:rsidRPr="00277CE6">
        <w:rPr>
          <w:rFonts w:ascii="Times New Roman" w:hAnsi="Times New Roman" w:cs="Times New Roman"/>
          <w:sz w:val="24"/>
          <w:szCs w:val="24"/>
        </w:rPr>
        <w:t>的三维坐标进行扰动</w:t>
      </w:r>
      <w:r w:rsidR="006937CB" w:rsidRPr="00277CE6">
        <w:rPr>
          <w:rFonts w:ascii="Times New Roman" w:hAnsi="Times New Roman" w:cs="Times New Roman"/>
          <w:sz w:val="24"/>
          <w:szCs w:val="24"/>
        </w:rPr>
        <w:t>，</w:t>
      </w:r>
      <w:r w:rsidR="006C2C0B" w:rsidRPr="00277CE6">
        <w:rPr>
          <w:rFonts w:ascii="Times New Roman" w:hAnsi="Times New Roman" w:cs="Times New Roman"/>
          <w:sz w:val="24"/>
          <w:szCs w:val="24"/>
        </w:rPr>
        <w:t>写入新的</w:t>
      </w:r>
      <w:r w:rsidR="006C2C0B" w:rsidRPr="00277CE6">
        <w:rPr>
          <w:rFonts w:ascii="Times New Roman" w:hAnsi="Times New Roman" w:cs="Times New Roman"/>
          <w:sz w:val="24"/>
          <w:szCs w:val="24"/>
        </w:rPr>
        <w:t>PDB</w:t>
      </w:r>
      <w:r w:rsidR="006C2C0B" w:rsidRPr="00277CE6">
        <w:rPr>
          <w:rFonts w:ascii="Times New Roman" w:hAnsi="Times New Roman" w:cs="Times New Roman"/>
          <w:sz w:val="24"/>
          <w:szCs w:val="24"/>
        </w:rPr>
        <w:t>文件，生成</w:t>
      </w:r>
      <w:r w:rsidR="004843C5" w:rsidRPr="00277CE6">
        <w:rPr>
          <w:rFonts w:ascii="Times New Roman" w:hAnsi="Times New Roman" w:cs="Times New Roman"/>
          <w:sz w:val="24"/>
          <w:szCs w:val="24"/>
        </w:rPr>
        <w:t>扰动后的</w:t>
      </w:r>
      <w:r w:rsidR="00D85BD0" w:rsidRPr="00277CE6">
        <w:rPr>
          <w:rFonts w:ascii="Times New Roman" w:hAnsi="Times New Roman" w:cs="Times New Roman"/>
          <w:sz w:val="24"/>
          <w:szCs w:val="24"/>
        </w:rPr>
        <w:t>结构</w:t>
      </w:r>
      <w:r w:rsidR="00B80F55" w:rsidRPr="00277CE6">
        <w:rPr>
          <w:rFonts w:ascii="Times New Roman" w:hAnsi="Times New Roman" w:cs="Times New Roman"/>
          <w:sz w:val="24"/>
          <w:szCs w:val="24"/>
        </w:rPr>
        <w:t>；使用模型对</w:t>
      </w:r>
      <w:r w:rsidR="00321AEE" w:rsidRPr="00277CE6">
        <w:rPr>
          <w:rFonts w:ascii="Times New Roman" w:hAnsi="Times New Roman" w:cs="Times New Roman"/>
          <w:sz w:val="24"/>
          <w:szCs w:val="24"/>
        </w:rPr>
        <w:t>扰动后的结构进行</w:t>
      </w:r>
      <w:r w:rsidR="00944A53" w:rsidRPr="00277CE6">
        <w:rPr>
          <w:rFonts w:ascii="Times New Roman" w:hAnsi="Times New Roman" w:cs="Times New Roman"/>
          <w:sz w:val="24"/>
          <w:szCs w:val="24"/>
        </w:rPr>
        <w:t>优化</w:t>
      </w:r>
      <w:r w:rsidR="00823200" w:rsidRPr="00277CE6">
        <w:rPr>
          <w:rFonts w:ascii="Times New Roman" w:hAnsi="Times New Roman" w:cs="Times New Roman"/>
          <w:sz w:val="24"/>
          <w:szCs w:val="24"/>
        </w:rPr>
        <w:t>，</w:t>
      </w:r>
      <w:r w:rsidR="000B5517" w:rsidRPr="00277CE6">
        <w:rPr>
          <w:rFonts w:ascii="Times New Roman" w:hAnsi="Times New Roman" w:cs="Times New Roman"/>
          <w:sz w:val="24"/>
          <w:szCs w:val="24"/>
        </w:rPr>
        <w:t>分别计算扰动后结构与真实结构之间以及优化后结构与真实结构之间主链</w:t>
      </w:r>
      <w:r w:rsidR="000B5517" w:rsidRPr="00277CE6">
        <w:rPr>
          <w:rFonts w:ascii="Times New Roman" w:hAnsi="Times New Roman" w:cs="Times New Roman"/>
          <w:sz w:val="24"/>
          <w:szCs w:val="24"/>
        </w:rPr>
        <w:t>Cα</w:t>
      </w:r>
      <w:r w:rsidR="000B5517" w:rsidRPr="00277CE6">
        <w:rPr>
          <w:rFonts w:ascii="Times New Roman" w:hAnsi="Times New Roman" w:cs="Times New Roman"/>
          <w:sz w:val="24"/>
          <w:szCs w:val="24"/>
        </w:rPr>
        <w:t>原子坐标的</w:t>
      </w:r>
      <w:r w:rsidR="000B5517" w:rsidRPr="00277CE6">
        <w:rPr>
          <w:rFonts w:ascii="Times New Roman" w:hAnsi="Times New Roman" w:cs="Times New Roman"/>
          <w:sz w:val="24"/>
          <w:szCs w:val="24"/>
        </w:rPr>
        <w:t>RMSD</w:t>
      </w:r>
      <w:r w:rsidR="000B5517" w:rsidRPr="00277CE6">
        <w:rPr>
          <w:rFonts w:ascii="Times New Roman" w:hAnsi="Times New Roman" w:cs="Times New Roman"/>
          <w:sz w:val="24"/>
          <w:szCs w:val="24"/>
        </w:rPr>
        <w:t>，记为</w:t>
      </w:r>
      <m:oMath>
        <m:r>
          <m:rPr>
            <m:sty m:val="p"/>
          </m:rPr>
          <w:rPr>
            <w:rFonts w:ascii="Cambria Math" w:hAnsi="Cambria Math" w:cs="Times New Roman"/>
            <w:sz w:val="24"/>
            <w:szCs w:val="24"/>
          </w:rPr>
          <m:t>RMS</m:t>
        </m:r>
        <m:sSub>
          <m:sSubPr>
            <m:ctrlPr>
              <w:rPr>
                <w:rFonts w:ascii="Cambria Math" w:hAnsi="Cambria Math" w:cs="Times New Roman"/>
                <w:sz w:val="24"/>
                <w:szCs w:val="24"/>
              </w:rPr>
            </m:ctrlPr>
          </m:sSubPr>
          <m:e>
            <m:r>
              <m:rPr>
                <m:sty m:val="p"/>
              </m:rPr>
              <w:rPr>
                <w:rFonts w:ascii="Cambria Math" w:hAnsi="Cambria Math" w:cs="Times New Roman"/>
                <w:sz w:val="24"/>
                <w:szCs w:val="24"/>
              </w:rPr>
              <m:t>D</m:t>
            </m:r>
          </m:e>
          <m:sub>
            <m:r>
              <m:rPr>
                <m:nor/>
              </m:rPr>
              <w:rPr>
                <w:rFonts w:ascii="Times New Roman" w:hAnsi="Times New Roman" w:cs="Times New Roman"/>
                <w:sz w:val="24"/>
                <w:szCs w:val="24"/>
              </w:rPr>
              <m:t>perturb</m:t>
            </m:r>
          </m:sub>
        </m:sSub>
      </m:oMath>
      <w:r w:rsidR="000B5517" w:rsidRPr="00277CE6">
        <w:rPr>
          <w:rFonts w:ascii="Times New Roman" w:hAnsi="Times New Roman" w:cs="Times New Roman"/>
          <w:sz w:val="24"/>
          <w:szCs w:val="24"/>
        </w:rPr>
        <w:t>和</w:t>
      </w:r>
      <m:oMath>
        <m:r>
          <m:rPr>
            <m:sty m:val="p"/>
          </m:rPr>
          <w:rPr>
            <w:rFonts w:ascii="Cambria Math" w:hAnsi="Cambria Math" w:cs="Times New Roman"/>
            <w:sz w:val="24"/>
            <w:szCs w:val="24"/>
          </w:rPr>
          <m:t>RMS</m:t>
        </m:r>
        <m:sSub>
          <m:sSubPr>
            <m:ctrlPr>
              <w:rPr>
                <w:rFonts w:ascii="Cambria Math" w:hAnsi="Cambria Math" w:cs="Times New Roman"/>
                <w:sz w:val="24"/>
                <w:szCs w:val="24"/>
              </w:rPr>
            </m:ctrlPr>
          </m:sSubPr>
          <m:e>
            <m:r>
              <m:rPr>
                <m:sty m:val="p"/>
              </m:rPr>
              <w:rPr>
                <w:rFonts w:ascii="Cambria Math" w:hAnsi="Cambria Math" w:cs="Times New Roman"/>
                <w:sz w:val="24"/>
                <w:szCs w:val="24"/>
              </w:rPr>
              <m:t>D</m:t>
            </m:r>
          </m:e>
          <m:sub>
            <m:r>
              <m:rPr>
                <m:nor/>
              </m:rPr>
              <w:rPr>
                <w:rFonts w:ascii="Times New Roman" w:hAnsi="Times New Roman" w:cs="Times New Roman"/>
                <w:sz w:val="24"/>
                <w:szCs w:val="24"/>
              </w:rPr>
              <m:t>opt</m:t>
            </m:r>
          </m:sub>
        </m:sSub>
      </m:oMath>
      <w:r w:rsidR="000B5517" w:rsidRPr="00277CE6">
        <w:rPr>
          <w:rFonts w:ascii="Times New Roman" w:hAnsi="Times New Roman" w:cs="Times New Roman"/>
          <w:sz w:val="24"/>
          <w:szCs w:val="24"/>
        </w:rPr>
        <w:t>；若</w:t>
      </w:r>
    </w:p>
    <w:p w14:paraId="5786AF4B" w14:textId="510B801B" w:rsidR="000B5517" w:rsidRPr="00277CE6" w:rsidRDefault="000B5517" w:rsidP="000B5517">
      <w:pPr>
        <w:autoSpaceDE w:val="0"/>
        <w:autoSpaceDN w:val="0"/>
        <w:adjustRightInd w:val="0"/>
        <w:spacing w:line="300" w:lineRule="auto"/>
        <w:rPr>
          <w:rFonts w:ascii="Times New Roman" w:hAnsi="Times New Roman" w:cs="Times New Roman"/>
          <w:sz w:val="24"/>
          <w:szCs w:val="24"/>
        </w:rPr>
      </w:pPr>
      <m:oMathPara>
        <m:oMath>
          <m:r>
            <m:rPr>
              <m:sty m:val="p"/>
            </m:rPr>
            <w:rPr>
              <w:rFonts w:ascii="Cambria Math" w:hAnsi="Cambria Math" w:cs="Times New Roman"/>
              <w:sz w:val="24"/>
              <w:szCs w:val="24"/>
            </w:rPr>
            <m:t>RMS</m:t>
          </m:r>
          <m:sSub>
            <m:sSubPr>
              <m:ctrlPr>
                <w:rPr>
                  <w:rFonts w:ascii="Cambria Math" w:hAnsi="Cambria Math" w:cs="Times New Roman"/>
                  <w:sz w:val="24"/>
                  <w:szCs w:val="24"/>
                </w:rPr>
              </m:ctrlPr>
            </m:sSubPr>
            <m:e>
              <m:r>
                <m:rPr>
                  <m:sty m:val="p"/>
                </m:rPr>
                <w:rPr>
                  <w:rFonts w:ascii="Cambria Math" w:hAnsi="Cambria Math" w:cs="Times New Roman"/>
                  <w:sz w:val="24"/>
                  <w:szCs w:val="24"/>
                </w:rPr>
                <m:t>D</m:t>
              </m:r>
            </m:e>
            <m:sub>
              <m:r>
                <m:rPr>
                  <m:nor/>
                </m:rPr>
                <w:rPr>
                  <w:rFonts w:ascii="Times New Roman" w:hAnsi="Times New Roman" w:cs="Times New Roman"/>
                  <w:sz w:val="24"/>
                  <w:szCs w:val="24"/>
                </w:rPr>
                <m:t>opt</m:t>
              </m:r>
            </m:sub>
          </m:sSub>
          <m:r>
            <w:rPr>
              <w:rFonts w:ascii="Cambria Math" w:hAnsi="Cambria Math" w:cs="Times New Roman"/>
              <w:sz w:val="24"/>
              <w:szCs w:val="24"/>
            </w:rPr>
            <m:t>&lt;</m:t>
          </m:r>
          <m:r>
            <m:rPr>
              <m:sty m:val="p"/>
            </m:rPr>
            <w:rPr>
              <w:rFonts w:ascii="Cambria Math" w:hAnsi="Cambria Math" w:cs="Times New Roman"/>
              <w:sz w:val="24"/>
              <w:szCs w:val="24"/>
            </w:rPr>
            <m:t>RMS</m:t>
          </m:r>
          <m:sSub>
            <m:sSubPr>
              <m:ctrlPr>
                <w:rPr>
                  <w:rFonts w:ascii="Cambria Math" w:hAnsi="Cambria Math" w:cs="Times New Roman"/>
                  <w:sz w:val="24"/>
                  <w:szCs w:val="24"/>
                </w:rPr>
              </m:ctrlPr>
            </m:sSubPr>
            <m:e>
              <m:r>
                <m:rPr>
                  <m:sty m:val="p"/>
                </m:rPr>
                <w:rPr>
                  <w:rFonts w:ascii="Cambria Math" w:hAnsi="Cambria Math" w:cs="Times New Roman"/>
                  <w:sz w:val="24"/>
                  <w:szCs w:val="24"/>
                </w:rPr>
                <m:t>D</m:t>
              </m:r>
            </m:e>
            <m:sub>
              <m:r>
                <m:rPr>
                  <m:nor/>
                </m:rPr>
                <w:rPr>
                  <w:rFonts w:ascii="Times New Roman" w:hAnsi="Times New Roman" w:cs="Times New Roman"/>
                  <w:sz w:val="24"/>
                  <w:szCs w:val="24"/>
                </w:rPr>
                <m:t>perturb</m:t>
              </m:r>
            </m:sub>
          </m:sSub>
        </m:oMath>
      </m:oMathPara>
    </w:p>
    <w:p w14:paraId="413E6FC3" w14:textId="39FA7650" w:rsidR="000B5517" w:rsidRPr="00277CE6" w:rsidRDefault="000B5517" w:rsidP="000B5517">
      <w:pPr>
        <w:autoSpaceDE w:val="0"/>
        <w:autoSpaceDN w:val="0"/>
        <w:adjustRightInd w:val="0"/>
        <w:spacing w:line="300" w:lineRule="auto"/>
        <w:rPr>
          <w:rFonts w:ascii="Times New Roman" w:hAnsi="Times New Roman" w:cs="Times New Roman"/>
          <w:sz w:val="24"/>
          <w:szCs w:val="24"/>
        </w:rPr>
      </w:pPr>
      <w:r w:rsidRPr="00277CE6">
        <w:rPr>
          <w:rFonts w:ascii="Times New Roman" w:hAnsi="Times New Roman" w:cs="Times New Roman"/>
          <w:sz w:val="24"/>
          <w:szCs w:val="24"/>
        </w:rPr>
        <w:t>则认为优化成功，计算</w:t>
      </w:r>
      <w:r w:rsidRPr="00277CE6">
        <w:rPr>
          <w:rFonts w:ascii="Times New Roman" w:hAnsi="Times New Roman" w:cs="Times New Roman"/>
          <w:sz w:val="24"/>
          <w:szCs w:val="24"/>
        </w:rPr>
        <w:t>RMSD</w:t>
      </w:r>
      <w:r w:rsidRPr="00277CE6">
        <w:rPr>
          <w:rFonts w:ascii="Times New Roman" w:hAnsi="Times New Roman" w:cs="Times New Roman"/>
          <w:sz w:val="24"/>
          <w:szCs w:val="24"/>
        </w:rPr>
        <w:t>的变化</w:t>
      </w:r>
    </w:p>
    <w:p w14:paraId="653B3C78" w14:textId="2303798B" w:rsidR="000B5517" w:rsidRPr="00277CE6" w:rsidRDefault="00B21983" w:rsidP="000B5517">
      <w:pPr>
        <w:autoSpaceDE w:val="0"/>
        <w:autoSpaceDN w:val="0"/>
        <w:adjustRightInd w:val="0"/>
        <w:spacing w:line="300" w:lineRule="auto"/>
        <w:rPr>
          <w:rFonts w:ascii="Times New Roman" w:hAnsi="Times New Roman" w:cs="Times New Roman"/>
          <w:sz w:val="24"/>
          <w:szCs w:val="24"/>
        </w:rPr>
      </w:pPr>
      <m:oMathPara>
        <m:oMath>
          <m:r>
            <w:rPr>
              <w:rFonts w:ascii="Cambria Math" w:hAnsi="Cambria Math" w:cs="Times New Roman"/>
              <w:sz w:val="24"/>
              <w:szCs w:val="24"/>
            </w:rPr>
            <m:t>Δ</m:t>
          </m:r>
          <m:r>
            <m:rPr>
              <m:nor/>
            </m:rPr>
            <w:rPr>
              <w:rFonts w:ascii="Times New Roman" w:hAnsi="Times New Roman" w:cs="Times New Roman"/>
              <w:sz w:val="24"/>
              <w:szCs w:val="24"/>
            </w:rPr>
            <m:t>RMSD</m:t>
          </m:r>
          <m:r>
            <m:rPr>
              <m:sty m:val="p"/>
            </m:rPr>
            <w:rPr>
              <w:rFonts w:ascii="Cambria Math" w:hAnsi="Cambria Math" w:cs="Times New Roman"/>
              <w:sz w:val="24"/>
              <w:szCs w:val="24"/>
            </w:rPr>
            <m:t>=RMS</m:t>
          </m:r>
          <m:sSub>
            <m:sSubPr>
              <m:ctrlPr>
                <w:rPr>
                  <w:rFonts w:ascii="Cambria Math" w:hAnsi="Cambria Math" w:cs="Times New Roman"/>
                  <w:sz w:val="24"/>
                  <w:szCs w:val="24"/>
                </w:rPr>
              </m:ctrlPr>
            </m:sSubPr>
            <m:e>
              <m:r>
                <m:rPr>
                  <m:sty m:val="p"/>
                </m:rPr>
                <w:rPr>
                  <w:rFonts w:ascii="Cambria Math" w:hAnsi="Cambria Math" w:cs="Times New Roman"/>
                  <w:sz w:val="24"/>
                  <w:szCs w:val="24"/>
                </w:rPr>
                <m:t>D</m:t>
              </m:r>
            </m:e>
            <m:sub>
              <m:r>
                <m:rPr>
                  <m:nor/>
                </m:rPr>
                <w:rPr>
                  <w:rFonts w:ascii="Times New Roman" w:hAnsi="Times New Roman" w:cs="Times New Roman"/>
                  <w:sz w:val="24"/>
                  <w:szCs w:val="24"/>
                </w:rPr>
                <m:t>perturb</m:t>
              </m:r>
            </m:sub>
          </m:sSub>
          <m:r>
            <m:rPr>
              <m:sty m:val="p"/>
            </m:rPr>
            <w:rPr>
              <w:rFonts w:ascii="Cambria Math" w:hAnsi="Cambria Math" w:cs="Times New Roman"/>
              <w:sz w:val="24"/>
              <w:szCs w:val="24"/>
            </w:rPr>
            <m:t>-RMS</m:t>
          </m:r>
          <m:sSub>
            <m:sSubPr>
              <m:ctrlPr>
                <w:rPr>
                  <w:rFonts w:ascii="Cambria Math" w:hAnsi="Cambria Math" w:cs="Times New Roman"/>
                  <w:sz w:val="24"/>
                  <w:szCs w:val="24"/>
                </w:rPr>
              </m:ctrlPr>
            </m:sSubPr>
            <m:e>
              <m:r>
                <m:rPr>
                  <m:sty m:val="p"/>
                </m:rPr>
                <w:rPr>
                  <w:rFonts w:ascii="Cambria Math" w:hAnsi="Cambria Math" w:cs="Times New Roman"/>
                  <w:sz w:val="24"/>
                  <w:szCs w:val="24"/>
                </w:rPr>
                <m:t>D</m:t>
              </m:r>
            </m:e>
            <m:sub>
              <m:r>
                <m:rPr>
                  <m:nor/>
                </m:rPr>
                <w:rPr>
                  <w:rFonts w:ascii="Times New Roman" w:hAnsi="Times New Roman" w:cs="Times New Roman"/>
                  <w:sz w:val="24"/>
                  <w:szCs w:val="24"/>
                </w:rPr>
                <m:t>opt</m:t>
              </m:r>
            </m:sub>
          </m:sSub>
        </m:oMath>
      </m:oMathPara>
    </w:p>
    <w:p w14:paraId="364B951D" w14:textId="49DFFB6F" w:rsidR="000B5517" w:rsidRPr="00277CE6" w:rsidRDefault="00C85118" w:rsidP="00C85118">
      <w:pPr>
        <w:autoSpaceDE w:val="0"/>
        <w:autoSpaceDN w:val="0"/>
        <w:adjustRightInd w:val="0"/>
        <w:spacing w:line="300" w:lineRule="auto"/>
        <w:ind w:firstLineChars="200" w:firstLine="480"/>
        <w:rPr>
          <w:rFonts w:ascii="Times New Roman" w:hAnsi="Times New Roman" w:cs="Times New Roman"/>
          <w:sz w:val="24"/>
          <w:szCs w:val="24"/>
        </w:rPr>
      </w:pPr>
      <w:r w:rsidRPr="00277CE6">
        <w:rPr>
          <w:rFonts w:ascii="Times New Roman" w:hAnsi="Times New Roman" w:cs="Times New Roman"/>
          <w:sz w:val="24"/>
          <w:szCs w:val="24"/>
        </w:rPr>
        <w:t>在模型对整个测试集中的蛋白质结构优化完成后，</w:t>
      </w:r>
      <w:r w:rsidR="000B5517" w:rsidRPr="00277CE6">
        <w:rPr>
          <w:rFonts w:ascii="Times New Roman" w:hAnsi="Times New Roman" w:cs="Times New Roman"/>
          <w:sz w:val="24"/>
          <w:szCs w:val="24"/>
        </w:rPr>
        <w:t>计算模型在整个测试集</w:t>
      </w:r>
      <w:commentRangeStart w:id="109"/>
      <w:commentRangeStart w:id="110"/>
      <w:r w:rsidR="000B5517" w:rsidRPr="00277CE6">
        <w:rPr>
          <w:rFonts w:ascii="Times New Roman" w:hAnsi="Times New Roman" w:cs="Times New Roman"/>
          <w:sz w:val="24"/>
          <w:szCs w:val="24"/>
        </w:rPr>
        <w:t>上的优化成功率</w:t>
      </w:r>
      <w:commentRangeEnd w:id="109"/>
      <w:r w:rsidR="00252C62">
        <w:rPr>
          <w:rStyle w:val="af1"/>
        </w:rPr>
        <w:commentReference w:id="109"/>
      </w:r>
      <w:commentRangeEnd w:id="110"/>
      <w:r w:rsidR="00402F92">
        <w:rPr>
          <w:rStyle w:val="af1"/>
        </w:rPr>
        <w:commentReference w:id="110"/>
      </w:r>
      <w:r w:rsidR="000B6D4B" w:rsidRPr="00277CE6">
        <w:rPr>
          <w:rFonts w:ascii="Times New Roman" w:hAnsi="Times New Roman" w:cs="Times New Roman"/>
          <w:sz w:val="24"/>
          <w:szCs w:val="24"/>
        </w:rPr>
        <w:t>、平均的</w:t>
      </w:r>
      <m:oMath>
        <m:r>
          <m:rPr>
            <m:sty m:val="p"/>
          </m:rPr>
          <w:rPr>
            <w:rFonts w:ascii="Cambria Math" w:hAnsi="Cambria Math" w:cs="Times New Roman"/>
            <w:sz w:val="24"/>
            <w:szCs w:val="24"/>
          </w:rPr>
          <m:t>RMS</m:t>
        </m:r>
        <m:sSub>
          <m:sSubPr>
            <m:ctrlPr>
              <w:rPr>
                <w:rFonts w:ascii="Cambria Math" w:hAnsi="Cambria Math" w:cs="Times New Roman"/>
                <w:sz w:val="24"/>
                <w:szCs w:val="24"/>
              </w:rPr>
            </m:ctrlPr>
          </m:sSubPr>
          <m:e>
            <m:r>
              <m:rPr>
                <m:sty m:val="p"/>
              </m:rPr>
              <w:rPr>
                <w:rFonts w:ascii="Cambria Math" w:hAnsi="Cambria Math" w:cs="Times New Roman"/>
                <w:sz w:val="24"/>
                <w:szCs w:val="24"/>
              </w:rPr>
              <m:t>D</m:t>
            </m:r>
          </m:e>
          <m:sub>
            <m:r>
              <m:rPr>
                <m:nor/>
              </m:rPr>
              <w:rPr>
                <w:rFonts w:ascii="Times New Roman" w:hAnsi="Times New Roman" w:cs="Times New Roman"/>
                <w:sz w:val="24"/>
                <w:szCs w:val="24"/>
              </w:rPr>
              <m:t>perturb</m:t>
            </m:r>
          </m:sub>
        </m:sSub>
      </m:oMath>
      <w:r w:rsidR="000B6D4B" w:rsidRPr="00277CE6">
        <w:rPr>
          <w:rFonts w:ascii="Times New Roman" w:hAnsi="Times New Roman" w:cs="Times New Roman"/>
          <w:sz w:val="24"/>
          <w:szCs w:val="24"/>
        </w:rPr>
        <w:t>、</w:t>
      </w:r>
      <m:oMath>
        <m:r>
          <m:rPr>
            <m:sty m:val="p"/>
          </m:rPr>
          <w:rPr>
            <w:rFonts w:ascii="Cambria Math" w:hAnsi="Cambria Math" w:cs="Times New Roman"/>
            <w:sz w:val="24"/>
            <w:szCs w:val="24"/>
          </w:rPr>
          <m:t>RMS</m:t>
        </m:r>
        <m:sSub>
          <m:sSubPr>
            <m:ctrlPr>
              <w:rPr>
                <w:rFonts w:ascii="Cambria Math" w:hAnsi="Cambria Math" w:cs="Times New Roman"/>
                <w:sz w:val="24"/>
                <w:szCs w:val="24"/>
              </w:rPr>
            </m:ctrlPr>
          </m:sSubPr>
          <m:e>
            <m:r>
              <m:rPr>
                <m:sty m:val="p"/>
              </m:rPr>
              <w:rPr>
                <w:rFonts w:ascii="Cambria Math" w:hAnsi="Cambria Math" w:cs="Times New Roman"/>
                <w:sz w:val="24"/>
                <w:szCs w:val="24"/>
              </w:rPr>
              <m:t>D</m:t>
            </m:r>
          </m:e>
          <m:sub>
            <m:r>
              <m:rPr>
                <m:nor/>
              </m:rPr>
              <w:rPr>
                <w:rFonts w:ascii="Times New Roman" w:hAnsi="Times New Roman" w:cs="Times New Roman"/>
                <w:sz w:val="24"/>
                <w:szCs w:val="24"/>
              </w:rPr>
              <m:t>opt</m:t>
            </m:r>
          </m:sub>
        </m:sSub>
      </m:oMath>
      <w:r w:rsidR="000B6D4B" w:rsidRPr="00277CE6">
        <w:rPr>
          <w:rFonts w:ascii="Times New Roman" w:hAnsi="Times New Roman" w:cs="Times New Roman"/>
          <w:sz w:val="24"/>
          <w:szCs w:val="24"/>
        </w:rPr>
        <w:t>以及</w:t>
      </w:r>
      <m:oMath>
        <m:r>
          <w:rPr>
            <w:rFonts w:ascii="Cambria Math" w:hAnsi="Cambria Math" w:cs="Times New Roman"/>
            <w:sz w:val="24"/>
            <w:szCs w:val="24"/>
          </w:rPr>
          <m:t>Δ</m:t>
        </m:r>
        <m:r>
          <m:rPr>
            <m:nor/>
          </m:rPr>
          <w:rPr>
            <w:rFonts w:ascii="Times New Roman" w:hAnsi="Times New Roman" w:cs="Times New Roman"/>
            <w:sz w:val="24"/>
            <w:szCs w:val="24"/>
          </w:rPr>
          <m:t>RMSD</m:t>
        </m:r>
      </m:oMath>
      <w:r w:rsidR="00D63BD7" w:rsidRPr="00277CE6">
        <w:rPr>
          <w:rFonts w:ascii="Times New Roman" w:hAnsi="Times New Roman" w:cs="Times New Roman"/>
          <w:sz w:val="24"/>
          <w:szCs w:val="24"/>
        </w:rPr>
        <w:t>，作为</w:t>
      </w:r>
      <w:r w:rsidR="00DE0BFB" w:rsidRPr="00277CE6">
        <w:rPr>
          <w:rFonts w:ascii="Times New Roman" w:hAnsi="Times New Roman" w:cs="Times New Roman"/>
          <w:sz w:val="24"/>
          <w:szCs w:val="24"/>
        </w:rPr>
        <w:t>对模型表现进行评估的标准。</w:t>
      </w:r>
    </w:p>
    <w:p w14:paraId="6C8E6FD8" w14:textId="77777777" w:rsidR="00B21983" w:rsidRPr="00277CE6" w:rsidRDefault="00B21983" w:rsidP="00B21983">
      <w:pPr>
        <w:spacing w:before="240" w:after="120"/>
        <w:jc w:val="center"/>
        <w:rPr>
          <w:rFonts w:ascii="Times New Roman" w:hAnsi="Times New Roman" w:cs="Times New Roman"/>
        </w:rPr>
      </w:pPr>
      <w:r w:rsidRPr="00277CE6">
        <w:rPr>
          <w:rFonts w:ascii="Times New Roman" w:hAnsi="Times New Roman" w:cs="Times New Roman"/>
        </w:rPr>
        <w:t>表</w:t>
      </w:r>
      <w:r w:rsidRPr="00277CE6">
        <w:rPr>
          <w:rFonts w:ascii="Times New Roman" w:hAnsi="Times New Roman" w:cs="Times New Roman"/>
        </w:rPr>
        <w:t xml:space="preserve">2.6 </w:t>
      </w:r>
      <w:r w:rsidRPr="00277CE6">
        <w:rPr>
          <w:rFonts w:ascii="Times New Roman" w:hAnsi="Times New Roman" w:cs="Times New Roman"/>
        </w:rPr>
        <w:t>蛋白质主链结构优化过程的参数调试</w:t>
      </w:r>
    </w:p>
    <w:tbl>
      <w:tblPr>
        <w:tblW w:w="9356" w:type="dxa"/>
        <w:jc w:val="center"/>
        <w:tblBorders>
          <w:top w:val="single" w:sz="4" w:space="0" w:color="auto"/>
          <w:bottom w:val="single" w:sz="4" w:space="0" w:color="auto"/>
        </w:tblBorders>
        <w:tblLayout w:type="fixed"/>
        <w:tblLook w:val="04A0" w:firstRow="1" w:lastRow="0" w:firstColumn="1" w:lastColumn="0" w:noHBand="0" w:noVBand="1"/>
      </w:tblPr>
      <w:tblGrid>
        <w:gridCol w:w="2339"/>
        <w:gridCol w:w="2339"/>
        <w:gridCol w:w="2339"/>
        <w:gridCol w:w="2339"/>
      </w:tblGrid>
      <w:tr w:rsidR="00B21983" w:rsidRPr="00277CE6" w14:paraId="2B5C9B98" w14:textId="77777777" w:rsidTr="00B60685">
        <w:trPr>
          <w:trHeight w:val="244"/>
          <w:jc w:val="center"/>
        </w:trPr>
        <w:tc>
          <w:tcPr>
            <w:tcW w:w="4677" w:type="dxa"/>
            <w:tcBorders>
              <w:top w:val="single" w:sz="18" w:space="0" w:color="auto"/>
              <w:bottom w:val="single" w:sz="6" w:space="0" w:color="auto"/>
              <w:right w:val="nil"/>
            </w:tcBorders>
            <w:shd w:val="clear" w:color="auto" w:fill="auto"/>
            <w:noWrap/>
            <w:vAlign w:val="center"/>
            <w:hideMark/>
          </w:tcPr>
          <w:p w14:paraId="2F65A3F6" w14:textId="3C6A5C72" w:rsidR="00B21983" w:rsidRPr="00277CE6" w:rsidRDefault="00B21983" w:rsidP="00B60685">
            <w:pPr>
              <w:widowControl/>
              <w:spacing w:before="60" w:after="60"/>
              <w:jc w:val="center"/>
              <w:rPr>
                <w:rFonts w:ascii="Times New Roman" w:hAnsi="Times New Roman" w:cs="Times New Roman"/>
                <w:color w:val="000000"/>
                <w:kern w:val="0"/>
              </w:rPr>
            </w:pPr>
            <w:proofErr w:type="spellStart"/>
            <w:r w:rsidRPr="00277CE6">
              <w:rPr>
                <w:rFonts w:ascii="Times New Roman" w:hAnsi="Times New Roman" w:cs="Times New Roman"/>
                <w:color w:val="000000"/>
                <w:kern w:val="0"/>
              </w:rPr>
              <w:t>steps_lr</w:t>
            </w:r>
            <w:proofErr w:type="spellEnd"/>
          </w:p>
        </w:tc>
        <w:tc>
          <w:tcPr>
            <w:tcW w:w="4679" w:type="dxa"/>
            <w:tcBorders>
              <w:top w:val="single" w:sz="18" w:space="0" w:color="auto"/>
              <w:bottom w:val="single" w:sz="6" w:space="0" w:color="auto"/>
              <w:right w:val="nil"/>
            </w:tcBorders>
            <w:vAlign w:val="center"/>
          </w:tcPr>
          <w:p w14:paraId="694FDCD2" w14:textId="240477AB" w:rsidR="00B21983" w:rsidRPr="00277CE6" w:rsidRDefault="00B21983" w:rsidP="00B60685">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steps</w:t>
            </w:r>
          </w:p>
        </w:tc>
        <w:tc>
          <w:tcPr>
            <w:tcW w:w="4679" w:type="dxa"/>
            <w:tcBorders>
              <w:top w:val="single" w:sz="18" w:space="0" w:color="auto"/>
              <w:bottom w:val="single" w:sz="6" w:space="0" w:color="auto"/>
              <w:right w:val="nil"/>
            </w:tcBorders>
            <w:vAlign w:val="center"/>
          </w:tcPr>
          <w:p w14:paraId="37D756EE" w14:textId="77777777" w:rsidR="00B21983" w:rsidRPr="00277CE6" w:rsidRDefault="00B21983" w:rsidP="00B60685">
            <w:pPr>
              <w:widowControl/>
              <w:spacing w:before="60" w:after="60"/>
              <w:jc w:val="center"/>
              <w:rPr>
                <w:rFonts w:ascii="Times New Roman" w:hAnsi="Times New Roman" w:cs="Times New Roman"/>
                <w:color w:val="000000"/>
                <w:kern w:val="0"/>
              </w:rPr>
            </w:pPr>
            <m:oMathPara>
              <m:oMath>
                <m:r>
                  <m:rPr>
                    <m:sty m:val="p"/>
                  </m:rPr>
                  <w:rPr>
                    <w:rFonts w:ascii="Cambria Math" w:hAnsi="Cambria Math" w:cs="Times New Roman"/>
                    <w:sz w:val="24"/>
                    <w:szCs w:val="24"/>
                  </w:rPr>
                  <m:t>RMS</m:t>
                </m:r>
                <m:sSub>
                  <m:sSubPr>
                    <m:ctrlPr>
                      <w:rPr>
                        <w:rFonts w:ascii="Cambria Math" w:hAnsi="Cambria Math" w:cs="Times New Roman"/>
                        <w:sz w:val="24"/>
                        <w:szCs w:val="24"/>
                      </w:rPr>
                    </m:ctrlPr>
                  </m:sSubPr>
                  <m:e>
                    <m:r>
                      <m:rPr>
                        <m:sty m:val="p"/>
                      </m:rPr>
                      <w:rPr>
                        <w:rFonts w:ascii="Cambria Math" w:hAnsi="Cambria Math" w:cs="Times New Roman"/>
                        <w:sz w:val="24"/>
                        <w:szCs w:val="24"/>
                      </w:rPr>
                      <m:t>D</m:t>
                    </m:r>
                  </m:e>
                  <m:sub>
                    <m:r>
                      <m:rPr>
                        <m:nor/>
                      </m:rPr>
                      <w:rPr>
                        <w:rFonts w:ascii="Times New Roman" w:hAnsi="Times New Roman" w:cs="Times New Roman"/>
                        <w:sz w:val="24"/>
                        <w:szCs w:val="24"/>
                      </w:rPr>
                      <m:t>opt</m:t>
                    </m:r>
                  </m:sub>
                </m:sSub>
                <m:r>
                  <m:rPr>
                    <m:sty m:val="p"/>
                  </m:rPr>
                  <w:rPr>
                    <w:rFonts w:ascii="Cambria Math" w:hAnsi="Cambria Math" w:cs="Times New Roman"/>
                    <w:sz w:val="24"/>
                    <w:szCs w:val="24"/>
                  </w:rPr>
                  <m:t xml:space="preserve"> / </m:t>
                </m:r>
                <m:r>
                  <m:rPr>
                    <m:sty m:val="p"/>
                  </m:rPr>
                  <w:rPr>
                    <w:rFonts w:ascii="Cambria Math" w:hAnsi="Cambria Math" w:cs="Times New Roman"/>
                    <w:color w:val="000000"/>
                    <w:kern w:val="0"/>
                  </w:rPr>
                  <m:t>Å</m:t>
                </m:r>
              </m:oMath>
            </m:oMathPara>
          </w:p>
        </w:tc>
        <w:tc>
          <w:tcPr>
            <w:tcW w:w="4679" w:type="dxa"/>
            <w:tcBorders>
              <w:top w:val="single" w:sz="18" w:space="0" w:color="auto"/>
              <w:left w:val="nil"/>
              <w:bottom w:val="single" w:sz="6" w:space="0" w:color="auto"/>
              <w:right w:val="nil"/>
            </w:tcBorders>
            <w:shd w:val="clear" w:color="auto" w:fill="auto"/>
            <w:noWrap/>
            <w:vAlign w:val="center"/>
            <w:hideMark/>
          </w:tcPr>
          <w:p w14:paraId="5B2EBEDA" w14:textId="76AA03F2" w:rsidR="00B21983" w:rsidRPr="00277CE6" w:rsidRDefault="00B21983" w:rsidP="00B60685">
            <w:pPr>
              <w:widowControl/>
              <w:spacing w:before="60" w:after="60"/>
              <w:jc w:val="center"/>
              <w:rPr>
                <w:rFonts w:ascii="Times New Roman" w:hAnsi="Times New Roman" w:cs="Times New Roman"/>
                <w:color w:val="000000"/>
                <w:kern w:val="0"/>
              </w:rPr>
            </w:pPr>
            <m:oMathPara>
              <m:oMath>
                <m:r>
                  <w:rPr>
                    <w:rFonts w:ascii="Cambria Math" w:hAnsi="Cambria Math" w:cs="Times New Roman"/>
                    <w:sz w:val="24"/>
                    <w:szCs w:val="24"/>
                  </w:rPr>
                  <m:t>Δ</m:t>
                </m:r>
                <m:r>
                  <m:rPr>
                    <m:nor/>
                  </m:rPr>
                  <w:rPr>
                    <w:rFonts w:ascii="Times New Roman" w:hAnsi="Times New Roman" w:cs="Times New Roman"/>
                    <w:sz w:val="24"/>
                    <w:szCs w:val="24"/>
                  </w:rPr>
                  <m:t xml:space="preserve">RMSD / </m:t>
                </m:r>
                <m:r>
                  <m:rPr>
                    <m:sty m:val="p"/>
                  </m:rPr>
                  <w:rPr>
                    <w:rFonts w:ascii="Cambria Math" w:hAnsi="Cambria Math" w:cs="Times New Roman"/>
                    <w:color w:val="000000"/>
                    <w:kern w:val="0"/>
                  </w:rPr>
                  <m:t>Å</m:t>
                </m:r>
              </m:oMath>
            </m:oMathPara>
          </w:p>
        </w:tc>
      </w:tr>
      <w:tr w:rsidR="00B21983" w:rsidRPr="00277CE6" w14:paraId="41890AA9" w14:textId="77777777" w:rsidTr="00B60685">
        <w:trPr>
          <w:trHeight w:val="244"/>
          <w:jc w:val="center"/>
        </w:trPr>
        <w:tc>
          <w:tcPr>
            <w:tcW w:w="4677" w:type="dxa"/>
            <w:tcBorders>
              <w:top w:val="nil"/>
              <w:bottom w:val="nil"/>
              <w:right w:val="nil"/>
            </w:tcBorders>
            <w:shd w:val="clear" w:color="auto" w:fill="auto"/>
            <w:noWrap/>
            <w:vAlign w:val="center"/>
          </w:tcPr>
          <w:p w14:paraId="1AC9ED5D" w14:textId="0B410042" w:rsidR="00B21983" w:rsidRPr="00EE65E5" w:rsidRDefault="00B21983" w:rsidP="00B60685">
            <w:pPr>
              <w:widowControl/>
              <w:spacing w:before="60" w:after="60"/>
              <w:jc w:val="center"/>
              <w:rPr>
                <w:rFonts w:ascii="Times New Roman" w:eastAsia="宋体" w:hAnsi="Times New Roman" w:cs="Times New Roman"/>
                <w:vertAlign w:val="superscript"/>
              </w:rPr>
            </w:pPr>
            <w:r w:rsidRPr="00EE65E5">
              <w:rPr>
                <w:rFonts w:ascii="Times New Roman" w:eastAsia="宋体" w:hAnsi="Times New Roman" w:cs="Times New Roman"/>
              </w:rPr>
              <w:t>2.4</w:t>
            </w:r>
            <m:oMath>
              <m:r>
                <m:rPr>
                  <m:nor/>
                </m:rPr>
                <w:rPr>
                  <w:rFonts w:ascii="Times New Roman" w:eastAsia="宋体" w:hAnsi="Times New Roman" w:cs="Times New Roman"/>
                </w:rPr>
                <m:t>×</m:t>
              </m:r>
            </m:oMath>
            <w:r w:rsidRPr="00EE65E5">
              <w:rPr>
                <w:rFonts w:ascii="Times New Roman" w:eastAsia="宋体" w:hAnsi="Times New Roman" w:cs="Times New Roman"/>
              </w:rPr>
              <w:t>10</w:t>
            </w:r>
            <w:r w:rsidRPr="00EE65E5">
              <w:rPr>
                <w:rFonts w:ascii="Times New Roman" w:eastAsia="宋体" w:hAnsi="Times New Roman" w:cs="Times New Roman"/>
                <w:vertAlign w:val="superscript"/>
              </w:rPr>
              <w:t>-10</w:t>
            </w:r>
          </w:p>
        </w:tc>
        <w:tc>
          <w:tcPr>
            <w:tcW w:w="4679" w:type="dxa"/>
            <w:tcBorders>
              <w:top w:val="nil"/>
              <w:bottom w:val="nil"/>
              <w:right w:val="nil"/>
            </w:tcBorders>
            <w:vAlign w:val="center"/>
          </w:tcPr>
          <w:p w14:paraId="4FA3C5C7" w14:textId="3F588314" w:rsidR="00B21983" w:rsidRPr="00277CE6" w:rsidRDefault="00B21983" w:rsidP="00B60685">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1000</w:t>
            </w:r>
          </w:p>
        </w:tc>
        <w:tc>
          <w:tcPr>
            <w:tcW w:w="4679" w:type="dxa"/>
            <w:tcBorders>
              <w:top w:val="nil"/>
              <w:bottom w:val="nil"/>
              <w:right w:val="nil"/>
            </w:tcBorders>
            <w:vAlign w:val="center"/>
          </w:tcPr>
          <w:p w14:paraId="58E73796" w14:textId="586DDA20" w:rsidR="00B21983" w:rsidRPr="00277CE6" w:rsidRDefault="00B21983" w:rsidP="00B60685">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1.369</w:t>
            </w:r>
          </w:p>
        </w:tc>
        <w:tc>
          <w:tcPr>
            <w:tcW w:w="4679" w:type="dxa"/>
            <w:tcBorders>
              <w:top w:val="nil"/>
              <w:left w:val="nil"/>
              <w:bottom w:val="nil"/>
              <w:right w:val="nil"/>
            </w:tcBorders>
            <w:shd w:val="clear" w:color="auto" w:fill="auto"/>
            <w:noWrap/>
            <w:vAlign w:val="center"/>
          </w:tcPr>
          <w:p w14:paraId="394C5C98" w14:textId="1DE04CA7" w:rsidR="00B21983" w:rsidRPr="00277CE6" w:rsidRDefault="00B21983" w:rsidP="00B60685">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-0.284</w:t>
            </w:r>
          </w:p>
        </w:tc>
      </w:tr>
      <w:tr w:rsidR="00B21983" w:rsidRPr="00277CE6" w14:paraId="513DB2E2" w14:textId="77777777" w:rsidTr="009B0C8C">
        <w:trPr>
          <w:trHeight w:val="244"/>
          <w:jc w:val="center"/>
        </w:trPr>
        <w:tc>
          <w:tcPr>
            <w:tcW w:w="4677" w:type="dxa"/>
            <w:tcBorders>
              <w:top w:val="nil"/>
              <w:bottom w:val="nil"/>
              <w:right w:val="nil"/>
            </w:tcBorders>
            <w:shd w:val="clear" w:color="auto" w:fill="auto"/>
            <w:noWrap/>
            <w:vAlign w:val="center"/>
          </w:tcPr>
          <w:p w14:paraId="416ACE42" w14:textId="44423E3C" w:rsidR="00B21983" w:rsidRPr="00EE65E5" w:rsidRDefault="00B21983" w:rsidP="00B60685">
            <w:pPr>
              <w:widowControl/>
              <w:spacing w:before="60" w:after="60"/>
              <w:jc w:val="center"/>
              <w:rPr>
                <w:rFonts w:ascii="Times New Roman" w:hAnsi="Times New Roman" w:cs="Times New Roman"/>
              </w:rPr>
            </w:pPr>
            <w:r w:rsidRPr="00EE65E5">
              <w:rPr>
                <w:rFonts w:ascii="Times New Roman" w:eastAsia="宋体" w:hAnsi="Times New Roman" w:cs="Times New Roman"/>
              </w:rPr>
              <w:t>2.4</w:t>
            </w:r>
            <m:oMath>
              <m:r>
                <m:rPr>
                  <m:nor/>
                </m:rPr>
                <w:rPr>
                  <w:rFonts w:ascii="Times New Roman" w:eastAsia="宋体" w:hAnsi="Times New Roman" w:cs="Times New Roman"/>
                </w:rPr>
                <m:t>×</m:t>
              </m:r>
            </m:oMath>
            <w:r w:rsidRPr="00EE65E5">
              <w:rPr>
                <w:rFonts w:ascii="Times New Roman" w:eastAsia="宋体" w:hAnsi="Times New Roman" w:cs="Times New Roman"/>
              </w:rPr>
              <w:t>10</w:t>
            </w:r>
            <w:r w:rsidRPr="00EE65E5">
              <w:rPr>
                <w:rFonts w:ascii="Times New Roman" w:eastAsia="宋体" w:hAnsi="Times New Roman" w:cs="Times New Roman"/>
                <w:vertAlign w:val="superscript"/>
              </w:rPr>
              <w:t>-11</w:t>
            </w:r>
          </w:p>
        </w:tc>
        <w:tc>
          <w:tcPr>
            <w:tcW w:w="4679" w:type="dxa"/>
            <w:tcBorders>
              <w:top w:val="nil"/>
              <w:bottom w:val="nil"/>
              <w:right w:val="nil"/>
            </w:tcBorders>
            <w:vAlign w:val="center"/>
          </w:tcPr>
          <w:p w14:paraId="3977A427" w14:textId="3D68DBFA" w:rsidR="00B21983" w:rsidRPr="00277CE6" w:rsidRDefault="009B0C8C" w:rsidP="00B60685">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1000</w:t>
            </w:r>
          </w:p>
        </w:tc>
        <w:tc>
          <w:tcPr>
            <w:tcW w:w="4679" w:type="dxa"/>
            <w:tcBorders>
              <w:top w:val="nil"/>
              <w:bottom w:val="nil"/>
              <w:right w:val="nil"/>
            </w:tcBorders>
            <w:vAlign w:val="center"/>
          </w:tcPr>
          <w:p w14:paraId="3DE12E68" w14:textId="384A5886" w:rsidR="00B21983" w:rsidRPr="00277CE6" w:rsidRDefault="009B0C8C" w:rsidP="00B60685">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1.020</w:t>
            </w:r>
          </w:p>
        </w:tc>
        <w:tc>
          <w:tcPr>
            <w:tcW w:w="4679" w:type="dxa"/>
            <w:tcBorders>
              <w:top w:val="nil"/>
              <w:left w:val="nil"/>
              <w:bottom w:val="nil"/>
              <w:right w:val="nil"/>
            </w:tcBorders>
            <w:shd w:val="clear" w:color="auto" w:fill="auto"/>
            <w:noWrap/>
            <w:vAlign w:val="center"/>
          </w:tcPr>
          <w:p w14:paraId="02BE1524" w14:textId="39F63D1D" w:rsidR="00B21983" w:rsidRPr="00277CE6" w:rsidRDefault="009B0C8C" w:rsidP="00B60685">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0.065</w:t>
            </w:r>
          </w:p>
        </w:tc>
      </w:tr>
      <w:tr w:rsidR="009B0C8C" w:rsidRPr="00277CE6" w14:paraId="3638A8AA" w14:textId="77777777" w:rsidTr="009B0C8C">
        <w:trPr>
          <w:trHeight w:val="244"/>
          <w:jc w:val="center"/>
        </w:trPr>
        <w:tc>
          <w:tcPr>
            <w:tcW w:w="4677" w:type="dxa"/>
            <w:tcBorders>
              <w:top w:val="nil"/>
              <w:bottom w:val="nil"/>
              <w:right w:val="nil"/>
            </w:tcBorders>
            <w:shd w:val="clear" w:color="auto" w:fill="auto"/>
            <w:noWrap/>
            <w:vAlign w:val="center"/>
          </w:tcPr>
          <w:p w14:paraId="2D49AD0A" w14:textId="395079B7" w:rsidR="009B0C8C" w:rsidRPr="00EE65E5" w:rsidRDefault="009B0C8C" w:rsidP="00B60685">
            <w:pPr>
              <w:widowControl/>
              <w:spacing w:before="60" w:after="60"/>
              <w:jc w:val="center"/>
              <w:rPr>
                <w:rFonts w:ascii="Times New Roman" w:eastAsia="宋体" w:hAnsi="Times New Roman" w:cs="Times New Roman"/>
              </w:rPr>
            </w:pPr>
            <w:r w:rsidRPr="00EE65E5">
              <w:rPr>
                <w:rFonts w:ascii="Times New Roman" w:eastAsia="宋体" w:hAnsi="Times New Roman" w:cs="Times New Roman"/>
              </w:rPr>
              <w:t>2.4</w:t>
            </w:r>
            <m:oMath>
              <m:r>
                <m:rPr>
                  <m:nor/>
                </m:rPr>
                <w:rPr>
                  <w:rFonts w:ascii="Times New Roman" w:eastAsia="宋体" w:hAnsi="Times New Roman" w:cs="Times New Roman"/>
                </w:rPr>
                <m:t>×</m:t>
              </m:r>
            </m:oMath>
            <w:r w:rsidRPr="00EE65E5">
              <w:rPr>
                <w:rFonts w:ascii="Times New Roman" w:eastAsia="宋体" w:hAnsi="Times New Roman" w:cs="Times New Roman"/>
              </w:rPr>
              <w:t>10</w:t>
            </w:r>
            <w:r w:rsidRPr="00EE65E5">
              <w:rPr>
                <w:rFonts w:ascii="Times New Roman" w:eastAsia="宋体" w:hAnsi="Times New Roman" w:cs="Times New Roman"/>
                <w:vertAlign w:val="superscript"/>
              </w:rPr>
              <w:t>-11</w:t>
            </w:r>
          </w:p>
        </w:tc>
        <w:tc>
          <w:tcPr>
            <w:tcW w:w="4679" w:type="dxa"/>
            <w:tcBorders>
              <w:top w:val="nil"/>
              <w:bottom w:val="nil"/>
              <w:right w:val="nil"/>
            </w:tcBorders>
            <w:vAlign w:val="center"/>
          </w:tcPr>
          <w:p w14:paraId="7E80182B" w14:textId="5883E094" w:rsidR="009B0C8C" w:rsidRPr="00277CE6" w:rsidRDefault="009B0C8C" w:rsidP="00B60685">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2000</w:t>
            </w:r>
          </w:p>
        </w:tc>
        <w:tc>
          <w:tcPr>
            <w:tcW w:w="4679" w:type="dxa"/>
            <w:tcBorders>
              <w:top w:val="nil"/>
              <w:bottom w:val="nil"/>
              <w:right w:val="nil"/>
            </w:tcBorders>
            <w:vAlign w:val="center"/>
          </w:tcPr>
          <w:p w14:paraId="132C2B06" w14:textId="06E536C3" w:rsidR="009B0C8C" w:rsidRPr="00277CE6" w:rsidRDefault="009B0C8C" w:rsidP="00B60685">
            <w:pPr>
              <w:widowControl/>
              <w:spacing w:before="60" w:after="60"/>
              <w:jc w:val="center"/>
              <w:rPr>
                <w:rFonts w:ascii="Times New Roman" w:hAnsi="Times New Roman" w:cs="Times New Roman"/>
                <w:b/>
                <w:color w:val="000000"/>
                <w:kern w:val="0"/>
              </w:rPr>
            </w:pPr>
            <w:r w:rsidRPr="00277CE6">
              <w:rPr>
                <w:rFonts w:ascii="Times New Roman" w:hAnsi="Times New Roman" w:cs="Times New Roman"/>
                <w:b/>
                <w:color w:val="000000"/>
                <w:kern w:val="0"/>
              </w:rPr>
              <w:t>1.004</w:t>
            </w:r>
          </w:p>
        </w:tc>
        <w:tc>
          <w:tcPr>
            <w:tcW w:w="4679" w:type="dxa"/>
            <w:tcBorders>
              <w:top w:val="nil"/>
              <w:left w:val="nil"/>
              <w:bottom w:val="nil"/>
              <w:right w:val="nil"/>
            </w:tcBorders>
            <w:shd w:val="clear" w:color="auto" w:fill="auto"/>
            <w:noWrap/>
            <w:vAlign w:val="center"/>
          </w:tcPr>
          <w:p w14:paraId="207B5355" w14:textId="363A4350" w:rsidR="009B0C8C" w:rsidRPr="00277CE6" w:rsidRDefault="009B0C8C" w:rsidP="00B60685">
            <w:pPr>
              <w:widowControl/>
              <w:spacing w:before="60" w:after="60"/>
              <w:jc w:val="center"/>
              <w:rPr>
                <w:rFonts w:ascii="Times New Roman" w:hAnsi="Times New Roman" w:cs="Times New Roman"/>
                <w:b/>
                <w:color w:val="000000"/>
                <w:kern w:val="0"/>
              </w:rPr>
            </w:pPr>
            <w:r w:rsidRPr="00277CE6">
              <w:rPr>
                <w:rFonts w:ascii="Times New Roman" w:hAnsi="Times New Roman" w:cs="Times New Roman"/>
                <w:b/>
                <w:color w:val="000000"/>
                <w:kern w:val="0"/>
              </w:rPr>
              <w:t>0.081</w:t>
            </w:r>
          </w:p>
        </w:tc>
      </w:tr>
      <w:tr w:rsidR="009B0C8C" w:rsidRPr="00277CE6" w14:paraId="651CC5ED" w14:textId="77777777" w:rsidTr="009B0C8C">
        <w:trPr>
          <w:trHeight w:val="244"/>
          <w:jc w:val="center"/>
        </w:trPr>
        <w:tc>
          <w:tcPr>
            <w:tcW w:w="4677" w:type="dxa"/>
            <w:tcBorders>
              <w:top w:val="nil"/>
              <w:bottom w:val="nil"/>
              <w:right w:val="nil"/>
            </w:tcBorders>
            <w:shd w:val="clear" w:color="auto" w:fill="auto"/>
            <w:noWrap/>
            <w:vAlign w:val="center"/>
          </w:tcPr>
          <w:p w14:paraId="6E0747A3" w14:textId="48DDB1E2" w:rsidR="009B0C8C" w:rsidRPr="00EE65E5" w:rsidRDefault="009B0C8C" w:rsidP="00B60685">
            <w:pPr>
              <w:widowControl/>
              <w:spacing w:before="60" w:after="60"/>
              <w:jc w:val="center"/>
              <w:rPr>
                <w:rFonts w:ascii="Times New Roman" w:eastAsia="宋体" w:hAnsi="Times New Roman" w:cs="Times New Roman"/>
              </w:rPr>
            </w:pPr>
            <w:r w:rsidRPr="00EE65E5">
              <w:rPr>
                <w:rFonts w:ascii="Times New Roman" w:eastAsia="宋体" w:hAnsi="Times New Roman" w:cs="Times New Roman"/>
              </w:rPr>
              <w:t>2.4</w:t>
            </w:r>
            <m:oMath>
              <m:r>
                <m:rPr>
                  <m:nor/>
                </m:rPr>
                <w:rPr>
                  <w:rFonts w:ascii="Times New Roman" w:eastAsia="宋体" w:hAnsi="Times New Roman" w:cs="Times New Roman"/>
                </w:rPr>
                <m:t>×</m:t>
              </m:r>
            </m:oMath>
            <w:r w:rsidRPr="00EE65E5">
              <w:rPr>
                <w:rFonts w:ascii="Times New Roman" w:eastAsia="宋体" w:hAnsi="Times New Roman" w:cs="Times New Roman"/>
              </w:rPr>
              <w:t>10</w:t>
            </w:r>
            <w:r w:rsidRPr="00EE65E5">
              <w:rPr>
                <w:rFonts w:ascii="Times New Roman" w:eastAsia="宋体" w:hAnsi="Times New Roman" w:cs="Times New Roman"/>
                <w:vertAlign w:val="superscript"/>
              </w:rPr>
              <w:t>-11</w:t>
            </w:r>
          </w:p>
        </w:tc>
        <w:tc>
          <w:tcPr>
            <w:tcW w:w="4679" w:type="dxa"/>
            <w:tcBorders>
              <w:top w:val="nil"/>
              <w:bottom w:val="nil"/>
              <w:right w:val="nil"/>
            </w:tcBorders>
            <w:vAlign w:val="center"/>
          </w:tcPr>
          <w:p w14:paraId="285423D0" w14:textId="7C5C71A7" w:rsidR="009B0C8C" w:rsidRPr="00277CE6" w:rsidRDefault="009B0C8C" w:rsidP="00B60685">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3000</w:t>
            </w:r>
          </w:p>
        </w:tc>
        <w:tc>
          <w:tcPr>
            <w:tcW w:w="4679" w:type="dxa"/>
            <w:tcBorders>
              <w:top w:val="nil"/>
              <w:bottom w:val="nil"/>
              <w:right w:val="nil"/>
            </w:tcBorders>
            <w:vAlign w:val="center"/>
          </w:tcPr>
          <w:p w14:paraId="3EEEB61C" w14:textId="4F2CE683" w:rsidR="009B0C8C" w:rsidRPr="00277CE6" w:rsidRDefault="009B0C8C" w:rsidP="00B60685">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1.011</w:t>
            </w:r>
          </w:p>
        </w:tc>
        <w:tc>
          <w:tcPr>
            <w:tcW w:w="4679" w:type="dxa"/>
            <w:tcBorders>
              <w:top w:val="nil"/>
              <w:left w:val="nil"/>
              <w:bottom w:val="nil"/>
              <w:right w:val="nil"/>
            </w:tcBorders>
            <w:shd w:val="clear" w:color="auto" w:fill="auto"/>
            <w:noWrap/>
            <w:vAlign w:val="center"/>
          </w:tcPr>
          <w:p w14:paraId="66CD17F3" w14:textId="5B93366B" w:rsidR="009B0C8C" w:rsidRPr="00277CE6" w:rsidRDefault="009B0C8C" w:rsidP="00B60685">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0.074</w:t>
            </w:r>
          </w:p>
        </w:tc>
      </w:tr>
      <w:tr w:rsidR="009B0C8C" w:rsidRPr="00277CE6" w14:paraId="75215453" w14:textId="77777777" w:rsidTr="009B0C8C">
        <w:trPr>
          <w:trHeight w:val="244"/>
          <w:jc w:val="center"/>
        </w:trPr>
        <w:tc>
          <w:tcPr>
            <w:tcW w:w="4677" w:type="dxa"/>
            <w:tcBorders>
              <w:top w:val="nil"/>
              <w:bottom w:val="nil"/>
              <w:right w:val="nil"/>
            </w:tcBorders>
            <w:shd w:val="clear" w:color="auto" w:fill="auto"/>
            <w:noWrap/>
            <w:vAlign w:val="center"/>
          </w:tcPr>
          <w:p w14:paraId="4104AD51" w14:textId="08940F34" w:rsidR="009B0C8C" w:rsidRPr="00EE65E5" w:rsidRDefault="009B0C8C" w:rsidP="00B60685">
            <w:pPr>
              <w:widowControl/>
              <w:spacing w:before="60" w:after="60"/>
              <w:jc w:val="center"/>
              <w:rPr>
                <w:rFonts w:ascii="Times New Roman" w:eastAsia="宋体" w:hAnsi="Times New Roman" w:cs="Times New Roman"/>
              </w:rPr>
            </w:pPr>
            <w:r w:rsidRPr="00EE65E5">
              <w:rPr>
                <w:rFonts w:ascii="Times New Roman" w:eastAsia="宋体" w:hAnsi="Times New Roman" w:cs="Times New Roman"/>
              </w:rPr>
              <w:t>2.4</w:t>
            </w:r>
            <m:oMath>
              <m:r>
                <m:rPr>
                  <m:nor/>
                </m:rPr>
                <w:rPr>
                  <w:rFonts w:ascii="Times New Roman" w:eastAsia="宋体" w:hAnsi="Times New Roman" w:cs="Times New Roman"/>
                </w:rPr>
                <m:t>×</m:t>
              </m:r>
            </m:oMath>
            <w:r w:rsidRPr="00EE65E5">
              <w:rPr>
                <w:rFonts w:ascii="Times New Roman" w:eastAsia="宋体" w:hAnsi="Times New Roman" w:cs="Times New Roman"/>
              </w:rPr>
              <w:t>10</w:t>
            </w:r>
            <w:r w:rsidRPr="00EE65E5">
              <w:rPr>
                <w:rFonts w:ascii="Times New Roman" w:eastAsia="宋体" w:hAnsi="Times New Roman" w:cs="Times New Roman"/>
                <w:vertAlign w:val="superscript"/>
              </w:rPr>
              <w:t>-11</w:t>
            </w:r>
          </w:p>
        </w:tc>
        <w:tc>
          <w:tcPr>
            <w:tcW w:w="4679" w:type="dxa"/>
            <w:tcBorders>
              <w:top w:val="nil"/>
              <w:bottom w:val="nil"/>
              <w:right w:val="nil"/>
            </w:tcBorders>
            <w:vAlign w:val="center"/>
          </w:tcPr>
          <w:p w14:paraId="6B79C22F" w14:textId="10948090" w:rsidR="009B0C8C" w:rsidRPr="00277CE6" w:rsidRDefault="009B0C8C" w:rsidP="00B60685">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5000</w:t>
            </w:r>
          </w:p>
        </w:tc>
        <w:tc>
          <w:tcPr>
            <w:tcW w:w="4679" w:type="dxa"/>
            <w:tcBorders>
              <w:top w:val="nil"/>
              <w:bottom w:val="nil"/>
              <w:right w:val="nil"/>
            </w:tcBorders>
            <w:vAlign w:val="center"/>
          </w:tcPr>
          <w:p w14:paraId="391B6309" w14:textId="62710E16" w:rsidR="009B0C8C" w:rsidRPr="00277CE6" w:rsidRDefault="009B0C8C" w:rsidP="00B60685">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1.175</w:t>
            </w:r>
          </w:p>
        </w:tc>
        <w:tc>
          <w:tcPr>
            <w:tcW w:w="4679" w:type="dxa"/>
            <w:tcBorders>
              <w:top w:val="nil"/>
              <w:left w:val="nil"/>
              <w:bottom w:val="nil"/>
              <w:right w:val="nil"/>
            </w:tcBorders>
            <w:shd w:val="clear" w:color="auto" w:fill="auto"/>
            <w:noWrap/>
            <w:vAlign w:val="center"/>
          </w:tcPr>
          <w:p w14:paraId="6AB321B7" w14:textId="37B0B0DC" w:rsidR="009B0C8C" w:rsidRPr="00277CE6" w:rsidRDefault="009B0C8C" w:rsidP="00B60685">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-0.090</w:t>
            </w:r>
          </w:p>
        </w:tc>
      </w:tr>
      <w:tr w:rsidR="009B0C8C" w:rsidRPr="00277CE6" w14:paraId="5A50E08E" w14:textId="77777777" w:rsidTr="009B0C8C">
        <w:trPr>
          <w:trHeight w:val="244"/>
          <w:jc w:val="center"/>
        </w:trPr>
        <w:tc>
          <w:tcPr>
            <w:tcW w:w="4677" w:type="dxa"/>
            <w:tcBorders>
              <w:top w:val="nil"/>
              <w:bottom w:val="nil"/>
              <w:right w:val="nil"/>
            </w:tcBorders>
            <w:shd w:val="clear" w:color="auto" w:fill="auto"/>
            <w:noWrap/>
            <w:vAlign w:val="center"/>
          </w:tcPr>
          <w:p w14:paraId="044D23E3" w14:textId="7C22C3A1" w:rsidR="009B0C8C" w:rsidRPr="00EE65E5" w:rsidRDefault="009B0C8C" w:rsidP="00B60685">
            <w:pPr>
              <w:widowControl/>
              <w:spacing w:before="60" w:after="60"/>
              <w:jc w:val="center"/>
              <w:rPr>
                <w:rFonts w:ascii="Times New Roman" w:eastAsia="宋体" w:hAnsi="Times New Roman" w:cs="Times New Roman"/>
              </w:rPr>
            </w:pPr>
            <w:r w:rsidRPr="00EE65E5">
              <w:rPr>
                <w:rFonts w:ascii="Times New Roman" w:eastAsia="宋体" w:hAnsi="Times New Roman" w:cs="Times New Roman"/>
              </w:rPr>
              <w:t>2.4</w:t>
            </w:r>
            <m:oMath>
              <m:r>
                <m:rPr>
                  <m:nor/>
                </m:rPr>
                <w:rPr>
                  <w:rFonts w:ascii="Times New Roman" w:eastAsia="宋体" w:hAnsi="Times New Roman" w:cs="Times New Roman"/>
                </w:rPr>
                <m:t>×</m:t>
              </m:r>
            </m:oMath>
            <w:r w:rsidRPr="00EE65E5">
              <w:rPr>
                <w:rFonts w:ascii="Times New Roman" w:eastAsia="宋体" w:hAnsi="Times New Roman" w:cs="Times New Roman"/>
              </w:rPr>
              <w:t>10</w:t>
            </w:r>
            <w:r w:rsidRPr="00EE65E5">
              <w:rPr>
                <w:rFonts w:ascii="Times New Roman" w:eastAsia="宋体" w:hAnsi="Times New Roman" w:cs="Times New Roman"/>
                <w:vertAlign w:val="superscript"/>
              </w:rPr>
              <w:t>-12</w:t>
            </w:r>
          </w:p>
        </w:tc>
        <w:tc>
          <w:tcPr>
            <w:tcW w:w="4679" w:type="dxa"/>
            <w:tcBorders>
              <w:top w:val="nil"/>
              <w:bottom w:val="nil"/>
              <w:right w:val="nil"/>
            </w:tcBorders>
            <w:vAlign w:val="center"/>
          </w:tcPr>
          <w:p w14:paraId="1E6675B0" w14:textId="23622A08" w:rsidR="009B0C8C" w:rsidRPr="00277CE6" w:rsidRDefault="009B0C8C" w:rsidP="00B60685">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1000</w:t>
            </w:r>
          </w:p>
        </w:tc>
        <w:tc>
          <w:tcPr>
            <w:tcW w:w="4679" w:type="dxa"/>
            <w:tcBorders>
              <w:top w:val="nil"/>
              <w:bottom w:val="nil"/>
              <w:right w:val="nil"/>
            </w:tcBorders>
            <w:vAlign w:val="center"/>
          </w:tcPr>
          <w:p w14:paraId="5BBD9995" w14:textId="28367D9A" w:rsidR="009B0C8C" w:rsidRPr="00277CE6" w:rsidRDefault="009B0C8C" w:rsidP="00B60685">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1.073</w:t>
            </w:r>
          </w:p>
        </w:tc>
        <w:tc>
          <w:tcPr>
            <w:tcW w:w="4679" w:type="dxa"/>
            <w:tcBorders>
              <w:top w:val="nil"/>
              <w:left w:val="nil"/>
              <w:bottom w:val="nil"/>
              <w:right w:val="nil"/>
            </w:tcBorders>
            <w:shd w:val="clear" w:color="auto" w:fill="auto"/>
            <w:noWrap/>
            <w:vAlign w:val="center"/>
          </w:tcPr>
          <w:p w14:paraId="13B9CF42" w14:textId="6450A731" w:rsidR="009B0C8C" w:rsidRPr="00277CE6" w:rsidRDefault="009B0C8C" w:rsidP="00B60685">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0.012</w:t>
            </w:r>
          </w:p>
        </w:tc>
      </w:tr>
      <w:tr w:rsidR="009B0C8C" w:rsidRPr="00277CE6" w14:paraId="700AAFB6" w14:textId="77777777" w:rsidTr="009B0C8C">
        <w:trPr>
          <w:trHeight w:val="244"/>
          <w:jc w:val="center"/>
        </w:trPr>
        <w:tc>
          <w:tcPr>
            <w:tcW w:w="4677" w:type="dxa"/>
            <w:tcBorders>
              <w:top w:val="nil"/>
              <w:bottom w:val="nil"/>
              <w:right w:val="nil"/>
            </w:tcBorders>
            <w:shd w:val="clear" w:color="auto" w:fill="auto"/>
            <w:noWrap/>
            <w:vAlign w:val="center"/>
          </w:tcPr>
          <w:p w14:paraId="4B83ABCB" w14:textId="56351375" w:rsidR="009B0C8C" w:rsidRPr="00EE65E5" w:rsidRDefault="009B0C8C" w:rsidP="00B60685">
            <w:pPr>
              <w:widowControl/>
              <w:spacing w:before="60" w:after="60"/>
              <w:jc w:val="center"/>
              <w:rPr>
                <w:rFonts w:ascii="Times New Roman" w:eastAsia="宋体" w:hAnsi="Times New Roman" w:cs="Times New Roman"/>
              </w:rPr>
            </w:pPr>
            <w:r w:rsidRPr="00EE65E5">
              <w:rPr>
                <w:rFonts w:ascii="Times New Roman" w:eastAsia="宋体" w:hAnsi="Times New Roman" w:cs="Times New Roman"/>
              </w:rPr>
              <w:t>2.4</w:t>
            </w:r>
            <m:oMath>
              <m:r>
                <m:rPr>
                  <m:nor/>
                </m:rPr>
                <w:rPr>
                  <w:rFonts w:ascii="Times New Roman" w:eastAsia="宋体" w:hAnsi="Times New Roman" w:cs="Times New Roman"/>
                </w:rPr>
                <m:t>×</m:t>
              </m:r>
            </m:oMath>
            <w:r w:rsidRPr="00EE65E5">
              <w:rPr>
                <w:rFonts w:ascii="Times New Roman" w:eastAsia="宋体" w:hAnsi="Times New Roman" w:cs="Times New Roman"/>
              </w:rPr>
              <w:t>10</w:t>
            </w:r>
            <w:r w:rsidRPr="00EE65E5">
              <w:rPr>
                <w:rFonts w:ascii="Times New Roman" w:eastAsia="宋体" w:hAnsi="Times New Roman" w:cs="Times New Roman"/>
                <w:vertAlign w:val="superscript"/>
              </w:rPr>
              <w:t>-12</w:t>
            </w:r>
          </w:p>
        </w:tc>
        <w:tc>
          <w:tcPr>
            <w:tcW w:w="4679" w:type="dxa"/>
            <w:tcBorders>
              <w:top w:val="nil"/>
              <w:bottom w:val="nil"/>
              <w:right w:val="nil"/>
            </w:tcBorders>
            <w:vAlign w:val="center"/>
          </w:tcPr>
          <w:p w14:paraId="15627B24" w14:textId="2D0A16E0" w:rsidR="009B0C8C" w:rsidRPr="00277CE6" w:rsidRDefault="009B0C8C" w:rsidP="00B60685">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5000</w:t>
            </w:r>
          </w:p>
        </w:tc>
        <w:tc>
          <w:tcPr>
            <w:tcW w:w="4679" w:type="dxa"/>
            <w:tcBorders>
              <w:top w:val="nil"/>
              <w:bottom w:val="nil"/>
              <w:right w:val="nil"/>
            </w:tcBorders>
            <w:vAlign w:val="center"/>
          </w:tcPr>
          <w:p w14:paraId="7E1AD93C" w14:textId="78A2287C" w:rsidR="009B0C8C" w:rsidRPr="00277CE6" w:rsidRDefault="009B0C8C" w:rsidP="00B60685">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1.061</w:t>
            </w:r>
          </w:p>
        </w:tc>
        <w:tc>
          <w:tcPr>
            <w:tcW w:w="4679" w:type="dxa"/>
            <w:tcBorders>
              <w:top w:val="nil"/>
              <w:left w:val="nil"/>
              <w:bottom w:val="nil"/>
              <w:right w:val="nil"/>
            </w:tcBorders>
            <w:shd w:val="clear" w:color="auto" w:fill="auto"/>
            <w:noWrap/>
            <w:vAlign w:val="center"/>
          </w:tcPr>
          <w:p w14:paraId="670CC5BC" w14:textId="042F0B9F" w:rsidR="009B0C8C" w:rsidRPr="00277CE6" w:rsidRDefault="009B0C8C" w:rsidP="00B60685">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0.024</w:t>
            </w:r>
          </w:p>
        </w:tc>
      </w:tr>
      <w:tr w:rsidR="009B0C8C" w:rsidRPr="00277CE6" w14:paraId="58853E8C" w14:textId="77777777" w:rsidTr="009B0C8C">
        <w:trPr>
          <w:trHeight w:val="244"/>
          <w:jc w:val="center"/>
        </w:trPr>
        <w:tc>
          <w:tcPr>
            <w:tcW w:w="4677" w:type="dxa"/>
            <w:tcBorders>
              <w:top w:val="nil"/>
              <w:bottom w:val="nil"/>
              <w:right w:val="nil"/>
            </w:tcBorders>
            <w:shd w:val="clear" w:color="auto" w:fill="auto"/>
            <w:noWrap/>
            <w:vAlign w:val="center"/>
          </w:tcPr>
          <w:p w14:paraId="448FEE20" w14:textId="39BF2E25" w:rsidR="009B0C8C" w:rsidRPr="00EE65E5" w:rsidRDefault="009B0C8C" w:rsidP="00B60685">
            <w:pPr>
              <w:widowControl/>
              <w:spacing w:before="60" w:after="60"/>
              <w:jc w:val="center"/>
              <w:rPr>
                <w:rFonts w:ascii="Times New Roman" w:eastAsia="宋体" w:hAnsi="Times New Roman" w:cs="Times New Roman"/>
              </w:rPr>
            </w:pPr>
            <w:r w:rsidRPr="00EE65E5">
              <w:rPr>
                <w:rFonts w:ascii="Times New Roman" w:eastAsia="宋体" w:hAnsi="Times New Roman" w:cs="Times New Roman"/>
              </w:rPr>
              <w:t>2.4</w:t>
            </w:r>
            <m:oMath>
              <m:r>
                <m:rPr>
                  <m:nor/>
                </m:rPr>
                <w:rPr>
                  <w:rFonts w:ascii="Times New Roman" w:eastAsia="宋体" w:hAnsi="Times New Roman" w:cs="Times New Roman"/>
                </w:rPr>
                <m:t>×</m:t>
              </m:r>
            </m:oMath>
            <w:r w:rsidRPr="00EE65E5">
              <w:rPr>
                <w:rFonts w:ascii="Times New Roman" w:eastAsia="宋体" w:hAnsi="Times New Roman" w:cs="Times New Roman"/>
              </w:rPr>
              <w:t>10</w:t>
            </w:r>
            <w:r w:rsidRPr="00EE65E5">
              <w:rPr>
                <w:rFonts w:ascii="Times New Roman" w:eastAsia="宋体" w:hAnsi="Times New Roman" w:cs="Times New Roman"/>
                <w:vertAlign w:val="superscript"/>
              </w:rPr>
              <w:t>-13</w:t>
            </w:r>
          </w:p>
        </w:tc>
        <w:tc>
          <w:tcPr>
            <w:tcW w:w="4679" w:type="dxa"/>
            <w:tcBorders>
              <w:top w:val="nil"/>
              <w:bottom w:val="nil"/>
              <w:right w:val="nil"/>
            </w:tcBorders>
            <w:vAlign w:val="center"/>
          </w:tcPr>
          <w:p w14:paraId="60AF1C10" w14:textId="30F538FC" w:rsidR="009B0C8C" w:rsidRPr="00277CE6" w:rsidRDefault="009B0C8C" w:rsidP="00B60685">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1000</w:t>
            </w:r>
          </w:p>
        </w:tc>
        <w:tc>
          <w:tcPr>
            <w:tcW w:w="4679" w:type="dxa"/>
            <w:tcBorders>
              <w:top w:val="nil"/>
              <w:bottom w:val="nil"/>
              <w:right w:val="nil"/>
            </w:tcBorders>
            <w:vAlign w:val="center"/>
          </w:tcPr>
          <w:p w14:paraId="38D474DE" w14:textId="32FA4CA8" w:rsidR="009B0C8C" w:rsidRPr="00277CE6" w:rsidRDefault="009B0C8C" w:rsidP="00B60685">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1.081</w:t>
            </w:r>
          </w:p>
        </w:tc>
        <w:tc>
          <w:tcPr>
            <w:tcW w:w="4679" w:type="dxa"/>
            <w:tcBorders>
              <w:top w:val="nil"/>
              <w:left w:val="nil"/>
              <w:bottom w:val="nil"/>
              <w:right w:val="nil"/>
            </w:tcBorders>
            <w:shd w:val="clear" w:color="auto" w:fill="auto"/>
            <w:noWrap/>
            <w:vAlign w:val="center"/>
          </w:tcPr>
          <w:p w14:paraId="4994476F" w14:textId="6E999592" w:rsidR="009B0C8C" w:rsidRPr="00277CE6" w:rsidRDefault="009B0C8C" w:rsidP="00B60685">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0.004</w:t>
            </w:r>
          </w:p>
        </w:tc>
      </w:tr>
      <w:tr w:rsidR="009B0C8C" w:rsidRPr="00277CE6" w14:paraId="599FBA4A" w14:textId="77777777" w:rsidTr="00B60685">
        <w:trPr>
          <w:trHeight w:val="244"/>
          <w:jc w:val="center"/>
        </w:trPr>
        <w:tc>
          <w:tcPr>
            <w:tcW w:w="4677" w:type="dxa"/>
            <w:tcBorders>
              <w:top w:val="nil"/>
              <w:bottom w:val="single" w:sz="18" w:space="0" w:color="auto"/>
              <w:right w:val="nil"/>
            </w:tcBorders>
            <w:shd w:val="clear" w:color="auto" w:fill="auto"/>
            <w:noWrap/>
            <w:vAlign w:val="center"/>
          </w:tcPr>
          <w:p w14:paraId="2B8543C9" w14:textId="60EBA204" w:rsidR="009B0C8C" w:rsidRPr="00EE65E5" w:rsidRDefault="009B0C8C" w:rsidP="00B60685">
            <w:pPr>
              <w:widowControl/>
              <w:spacing w:before="60" w:after="60"/>
              <w:jc w:val="center"/>
              <w:rPr>
                <w:rFonts w:ascii="Times New Roman" w:eastAsia="宋体" w:hAnsi="Times New Roman" w:cs="Times New Roman"/>
              </w:rPr>
            </w:pPr>
            <w:r w:rsidRPr="00EE65E5">
              <w:rPr>
                <w:rFonts w:ascii="Times New Roman" w:eastAsia="宋体" w:hAnsi="Times New Roman" w:cs="Times New Roman"/>
              </w:rPr>
              <w:t>2.4</w:t>
            </w:r>
            <m:oMath>
              <m:r>
                <m:rPr>
                  <m:nor/>
                </m:rPr>
                <w:rPr>
                  <w:rFonts w:ascii="Times New Roman" w:eastAsia="宋体" w:hAnsi="Times New Roman" w:cs="Times New Roman"/>
                </w:rPr>
                <m:t>×</m:t>
              </m:r>
            </m:oMath>
            <w:r w:rsidRPr="00EE65E5">
              <w:rPr>
                <w:rFonts w:ascii="Times New Roman" w:eastAsia="宋体" w:hAnsi="Times New Roman" w:cs="Times New Roman"/>
              </w:rPr>
              <w:t>10</w:t>
            </w:r>
            <w:r w:rsidRPr="00EE65E5">
              <w:rPr>
                <w:rFonts w:ascii="Times New Roman" w:eastAsia="宋体" w:hAnsi="Times New Roman" w:cs="Times New Roman"/>
                <w:vertAlign w:val="superscript"/>
              </w:rPr>
              <w:t>-13</w:t>
            </w:r>
          </w:p>
        </w:tc>
        <w:tc>
          <w:tcPr>
            <w:tcW w:w="4679" w:type="dxa"/>
            <w:tcBorders>
              <w:top w:val="nil"/>
              <w:bottom w:val="single" w:sz="18" w:space="0" w:color="auto"/>
              <w:right w:val="nil"/>
            </w:tcBorders>
            <w:vAlign w:val="center"/>
          </w:tcPr>
          <w:p w14:paraId="32864FA3" w14:textId="764A70C4" w:rsidR="009B0C8C" w:rsidRPr="00277CE6" w:rsidRDefault="009B0C8C" w:rsidP="00B60685">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5000</w:t>
            </w:r>
          </w:p>
        </w:tc>
        <w:tc>
          <w:tcPr>
            <w:tcW w:w="4679" w:type="dxa"/>
            <w:tcBorders>
              <w:top w:val="nil"/>
              <w:bottom w:val="single" w:sz="18" w:space="0" w:color="auto"/>
              <w:right w:val="nil"/>
            </w:tcBorders>
            <w:vAlign w:val="center"/>
          </w:tcPr>
          <w:p w14:paraId="65A9DCFB" w14:textId="447B0256" w:rsidR="009B0C8C" w:rsidRPr="00277CE6" w:rsidRDefault="009B0C8C" w:rsidP="00B60685">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1.116</w:t>
            </w:r>
          </w:p>
        </w:tc>
        <w:tc>
          <w:tcPr>
            <w:tcW w:w="4679" w:type="dxa"/>
            <w:tcBorders>
              <w:top w:val="nil"/>
              <w:left w:val="nil"/>
              <w:bottom w:val="single" w:sz="18" w:space="0" w:color="auto"/>
              <w:right w:val="nil"/>
            </w:tcBorders>
            <w:shd w:val="clear" w:color="auto" w:fill="auto"/>
            <w:noWrap/>
            <w:vAlign w:val="center"/>
          </w:tcPr>
          <w:p w14:paraId="408F6EF0" w14:textId="7F4F7BF7" w:rsidR="009B0C8C" w:rsidRPr="00277CE6" w:rsidRDefault="009B0C8C" w:rsidP="00B60685">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-0.031</w:t>
            </w:r>
          </w:p>
        </w:tc>
      </w:tr>
    </w:tbl>
    <w:p w14:paraId="3326A4D6" w14:textId="77777777" w:rsidR="00B21983" w:rsidRPr="00277CE6" w:rsidRDefault="00B21983" w:rsidP="00B21983">
      <w:pPr>
        <w:autoSpaceDE w:val="0"/>
        <w:autoSpaceDN w:val="0"/>
        <w:adjustRightInd w:val="0"/>
        <w:spacing w:line="300" w:lineRule="auto"/>
        <w:rPr>
          <w:rFonts w:ascii="Times New Roman" w:hAnsi="Times New Roman" w:cs="Times New Roman"/>
          <w:sz w:val="24"/>
          <w:szCs w:val="24"/>
        </w:rPr>
      </w:pPr>
    </w:p>
    <w:p w14:paraId="49CE9935" w14:textId="069364F4" w:rsidR="00ED301E" w:rsidRPr="00277CE6" w:rsidRDefault="00B821F6" w:rsidP="008E660D">
      <w:pPr>
        <w:autoSpaceDE w:val="0"/>
        <w:autoSpaceDN w:val="0"/>
        <w:adjustRightInd w:val="0"/>
        <w:spacing w:line="400" w:lineRule="exact"/>
        <w:ind w:firstLineChars="200" w:firstLine="480"/>
        <w:rPr>
          <w:rFonts w:ascii="Times New Roman" w:hAnsi="Times New Roman" w:cs="Times New Roman"/>
          <w:sz w:val="24"/>
          <w:szCs w:val="24"/>
        </w:rPr>
      </w:pPr>
      <w:r w:rsidRPr="00277CE6">
        <w:rPr>
          <w:rFonts w:ascii="Times New Roman" w:hAnsi="Times New Roman" w:cs="Times New Roman"/>
          <w:sz w:val="24"/>
          <w:szCs w:val="24"/>
        </w:rPr>
        <w:t>在</w:t>
      </w:r>
      <w:r w:rsidR="00A721E7" w:rsidRPr="00277CE6">
        <w:rPr>
          <w:rFonts w:ascii="Times New Roman" w:hAnsi="Times New Roman" w:cs="Times New Roman"/>
          <w:sz w:val="24"/>
          <w:szCs w:val="24"/>
        </w:rPr>
        <w:t>通过模拟退火朗之万动力学</w:t>
      </w:r>
      <w:r w:rsidRPr="00277CE6">
        <w:rPr>
          <w:rFonts w:ascii="Times New Roman" w:hAnsi="Times New Roman" w:cs="Times New Roman"/>
          <w:sz w:val="24"/>
          <w:szCs w:val="24"/>
        </w:rPr>
        <w:t>对扰动后的蛋白质结构进行优化的过程中，</w:t>
      </w:r>
      <w:r w:rsidR="00213F8E" w:rsidRPr="00277CE6">
        <w:rPr>
          <w:rFonts w:ascii="Times New Roman" w:hAnsi="Times New Roman" w:cs="Times New Roman"/>
          <w:sz w:val="24"/>
          <w:szCs w:val="24"/>
        </w:rPr>
        <w:t>模型</w:t>
      </w:r>
      <w:r w:rsidR="00F723C3" w:rsidRPr="00277CE6">
        <w:rPr>
          <w:rFonts w:ascii="Times New Roman" w:hAnsi="Times New Roman" w:cs="Times New Roman"/>
          <w:sz w:val="24"/>
          <w:szCs w:val="24"/>
        </w:rPr>
        <w:t>在每个</w:t>
      </w:r>
      <w:r w:rsidR="006212A7" w:rsidRPr="00277CE6">
        <w:rPr>
          <w:rFonts w:ascii="Times New Roman" w:hAnsi="Times New Roman" w:cs="Times New Roman"/>
          <w:sz w:val="24"/>
          <w:szCs w:val="24"/>
        </w:rPr>
        <w:t>高斯</w:t>
      </w:r>
      <w:r w:rsidR="00F723C3" w:rsidRPr="00277CE6">
        <w:rPr>
          <w:rFonts w:ascii="Times New Roman" w:hAnsi="Times New Roman" w:cs="Times New Roman"/>
          <w:sz w:val="24"/>
          <w:szCs w:val="24"/>
        </w:rPr>
        <w:t>噪声强度下</w:t>
      </w:r>
      <w:r w:rsidR="006212A7" w:rsidRPr="00277CE6">
        <w:rPr>
          <w:rFonts w:ascii="Times New Roman" w:hAnsi="Times New Roman" w:cs="Times New Roman"/>
          <w:sz w:val="24"/>
          <w:szCs w:val="24"/>
        </w:rPr>
        <w:t>的优化步数</w:t>
      </w:r>
      <w:r w:rsidR="00225F60" w:rsidRPr="00277CE6">
        <w:rPr>
          <w:rFonts w:ascii="Times New Roman" w:hAnsi="Times New Roman" w:cs="Times New Roman"/>
          <w:sz w:val="24"/>
          <w:szCs w:val="24"/>
        </w:rPr>
        <w:t>（记为</w:t>
      </w:r>
      <w:r w:rsidR="00225F60" w:rsidRPr="00277CE6">
        <w:rPr>
          <w:rFonts w:ascii="Times New Roman" w:hAnsi="Times New Roman" w:cs="Times New Roman"/>
          <w:sz w:val="24"/>
          <w:szCs w:val="24"/>
        </w:rPr>
        <w:t>steps</w:t>
      </w:r>
      <w:r w:rsidR="00225F60" w:rsidRPr="00277CE6">
        <w:rPr>
          <w:rFonts w:ascii="Times New Roman" w:hAnsi="Times New Roman" w:cs="Times New Roman"/>
          <w:sz w:val="24"/>
          <w:szCs w:val="24"/>
        </w:rPr>
        <w:t>）</w:t>
      </w:r>
      <w:r w:rsidR="006212A7" w:rsidRPr="00277CE6">
        <w:rPr>
          <w:rFonts w:ascii="Times New Roman" w:hAnsi="Times New Roman" w:cs="Times New Roman"/>
          <w:sz w:val="24"/>
          <w:szCs w:val="24"/>
        </w:rPr>
        <w:t>和</w:t>
      </w:r>
      <w:r w:rsidR="00F37D6D" w:rsidRPr="00277CE6">
        <w:rPr>
          <w:rFonts w:ascii="Times New Roman" w:hAnsi="Times New Roman" w:cs="Times New Roman"/>
          <w:sz w:val="24"/>
          <w:szCs w:val="24"/>
        </w:rPr>
        <w:t>优化</w:t>
      </w:r>
      <w:r w:rsidR="006212A7" w:rsidRPr="00277CE6">
        <w:rPr>
          <w:rFonts w:ascii="Times New Roman" w:hAnsi="Times New Roman" w:cs="Times New Roman"/>
          <w:sz w:val="24"/>
          <w:szCs w:val="24"/>
        </w:rPr>
        <w:t>步长学习率</w:t>
      </w:r>
      <w:r w:rsidR="00225F60" w:rsidRPr="00277CE6">
        <w:rPr>
          <w:rFonts w:ascii="Times New Roman" w:hAnsi="Times New Roman" w:cs="Times New Roman"/>
          <w:sz w:val="24"/>
          <w:szCs w:val="24"/>
        </w:rPr>
        <w:t>（记为</w:t>
      </w:r>
      <w:proofErr w:type="spellStart"/>
      <w:r w:rsidR="00225F60" w:rsidRPr="00277CE6">
        <w:rPr>
          <w:rFonts w:ascii="Times New Roman" w:hAnsi="Times New Roman" w:cs="Times New Roman"/>
          <w:sz w:val="24"/>
          <w:szCs w:val="24"/>
        </w:rPr>
        <w:t>step_lr</w:t>
      </w:r>
      <w:proofErr w:type="spellEnd"/>
      <w:r w:rsidR="00225F60" w:rsidRPr="00277CE6">
        <w:rPr>
          <w:rFonts w:ascii="Times New Roman" w:hAnsi="Times New Roman" w:cs="Times New Roman"/>
          <w:sz w:val="24"/>
          <w:szCs w:val="24"/>
        </w:rPr>
        <w:t>）</w:t>
      </w:r>
      <w:r w:rsidR="002F6D49" w:rsidRPr="00277CE6">
        <w:rPr>
          <w:rFonts w:ascii="Times New Roman" w:hAnsi="Times New Roman" w:cs="Times New Roman"/>
          <w:sz w:val="24"/>
          <w:szCs w:val="24"/>
        </w:rPr>
        <w:t>对优化质量具有</w:t>
      </w:r>
      <w:r w:rsidR="00C543C3" w:rsidRPr="00277CE6">
        <w:rPr>
          <w:rFonts w:ascii="Times New Roman" w:hAnsi="Times New Roman" w:cs="Times New Roman"/>
          <w:sz w:val="24"/>
          <w:szCs w:val="24"/>
        </w:rPr>
        <w:t>一定程度的影响。</w:t>
      </w:r>
      <w:r w:rsidR="00A6291C" w:rsidRPr="00277CE6">
        <w:rPr>
          <w:rFonts w:ascii="Times New Roman" w:hAnsi="Times New Roman" w:cs="Times New Roman"/>
          <w:sz w:val="24"/>
          <w:szCs w:val="24"/>
        </w:rPr>
        <w:t>本课题以</w:t>
      </w:r>
      <w:r w:rsidR="009054F9" w:rsidRPr="00277CE6">
        <w:rPr>
          <w:rFonts w:ascii="Times New Roman" w:hAnsi="Times New Roman" w:cs="Times New Roman"/>
          <w:sz w:val="24"/>
          <w:szCs w:val="24"/>
        </w:rPr>
        <w:t>前述蛋白质结构（</w:t>
      </w:r>
      <w:r w:rsidR="009054F9" w:rsidRPr="00277CE6">
        <w:rPr>
          <w:rFonts w:ascii="Times New Roman" w:hAnsi="Times New Roman" w:cs="Times New Roman"/>
          <w:sz w:val="24"/>
          <w:szCs w:val="24"/>
        </w:rPr>
        <w:t>PDB ID: 1NWZ</w:t>
      </w:r>
      <w:r w:rsidR="009054F9" w:rsidRPr="00277CE6">
        <w:rPr>
          <w:rFonts w:ascii="Times New Roman" w:hAnsi="Times New Roman" w:cs="Times New Roman"/>
          <w:sz w:val="24"/>
          <w:szCs w:val="24"/>
        </w:rPr>
        <w:t>）为例，</w:t>
      </w:r>
      <w:r w:rsidR="005E7CE2" w:rsidRPr="00277CE6">
        <w:rPr>
          <w:rFonts w:ascii="Times New Roman" w:hAnsi="Times New Roman" w:cs="Times New Roman"/>
          <w:sz w:val="24"/>
          <w:szCs w:val="24"/>
        </w:rPr>
        <w:t>使用</w:t>
      </w:r>
      <m:oMath>
        <m:r>
          <w:rPr>
            <w:rFonts w:ascii="Cambria Math" w:hAnsi="Cambria Math" w:cs="Times New Roman"/>
            <w:sz w:val="24"/>
            <w:szCs w:val="24"/>
          </w:rPr>
          <m:t>σ</m:t>
        </m:r>
        <m:r>
          <m:rPr>
            <m:sty m:val="p"/>
          </m:rPr>
          <w:rPr>
            <w:rFonts w:ascii="Cambria Math" w:hAnsi="Cambria Math" w:cs="Times New Roman"/>
            <w:sz w:val="24"/>
            <w:szCs w:val="24"/>
          </w:rPr>
          <m:t>=0.1</m:t>
        </m:r>
      </m:oMath>
      <w:r w:rsidR="005E7CE2" w:rsidRPr="00277CE6">
        <w:rPr>
          <w:rFonts w:ascii="Times New Roman" w:hAnsi="Times New Roman" w:cs="Times New Roman"/>
          <w:sz w:val="24"/>
          <w:szCs w:val="24"/>
        </w:rPr>
        <w:t>的高斯噪声对主链</w:t>
      </w:r>
      <w:r w:rsidR="005E7CE2" w:rsidRPr="00277CE6">
        <w:rPr>
          <w:rFonts w:ascii="Times New Roman" w:hAnsi="Times New Roman" w:cs="Times New Roman"/>
          <w:sz w:val="24"/>
          <w:szCs w:val="24"/>
        </w:rPr>
        <w:t>Cα</w:t>
      </w:r>
      <w:r w:rsidR="005E7CE2" w:rsidRPr="00277CE6">
        <w:rPr>
          <w:rFonts w:ascii="Times New Roman" w:hAnsi="Times New Roman" w:cs="Times New Roman"/>
          <w:sz w:val="24"/>
          <w:szCs w:val="24"/>
        </w:rPr>
        <w:t>原子的三维坐标</w:t>
      </w:r>
      <w:r w:rsidR="00EA30E7">
        <w:rPr>
          <w:rFonts w:ascii="Times New Roman" w:hAnsi="Times New Roman" w:cs="Times New Roman" w:hint="eastAsia"/>
          <w:sz w:val="24"/>
          <w:szCs w:val="24"/>
        </w:rPr>
        <w:t>直接</w:t>
      </w:r>
      <w:r w:rsidR="005E7CE2" w:rsidRPr="00277CE6">
        <w:rPr>
          <w:rFonts w:ascii="Times New Roman" w:hAnsi="Times New Roman" w:cs="Times New Roman"/>
          <w:sz w:val="24"/>
          <w:szCs w:val="24"/>
        </w:rPr>
        <w:t>进行扰动，</w:t>
      </w:r>
      <w:r w:rsidR="004146DB" w:rsidRPr="00277CE6">
        <w:rPr>
          <w:rFonts w:ascii="Times New Roman" w:hAnsi="Times New Roman" w:cs="Times New Roman"/>
          <w:sz w:val="24"/>
          <w:szCs w:val="24"/>
        </w:rPr>
        <w:t>与真实结构进行比较，计算</w:t>
      </w:r>
      <m:oMath>
        <m:r>
          <m:rPr>
            <m:sty m:val="p"/>
          </m:rPr>
          <w:rPr>
            <w:rFonts w:ascii="Cambria Math" w:hAnsi="Cambria Math" w:cs="Times New Roman"/>
            <w:sz w:val="24"/>
            <w:szCs w:val="24"/>
          </w:rPr>
          <m:t>RMS</m:t>
        </m:r>
        <m:sSub>
          <m:sSubPr>
            <m:ctrlPr>
              <w:rPr>
                <w:rFonts w:ascii="Cambria Math" w:hAnsi="Cambria Math" w:cs="Times New Roman"/>
                <w:sz w:val="24"/>
                <w:szCs w:val="24"/>
              </w:rPr>
            </m:ctrlPr>
          </m:sSubPr>
          <m:e>
            <m:r>
              <m:rPr>
                <m:sty m:val="p"/>
              </m:rPr>
              <w:rPr>
                <w:rFonts w:ascii="Cambria Math" w:hAnsi="Cambria Math" w:cs="Times New Roman"/>
                <w:sz w:val="24"/>
                <w:szCs w:val="24"/>
              </w:rPr>
              <m:t>D</m:t>
            </m:r>
          </m:e>
          <m:sub>
            <m:r>
              <m:rPr>
                <m:nor/>
              </m:rPr>
              <w:rPr>
                <w:rFonts w:ascii="Times New Roman" w:hAnsi="Times New Roman" w:cs="Times New Roman"/>
                <w:sz w:val="24"/>
                <w:szCs w:val="24"/>
              </w:rPr>
              <m:t>perturb</m:t>
            </m:r>
          </m:sub>
        </m:sSub>
        <m:r>
          <w:rPr>
            <w:rFonts w:ascii="Cambria Math" w:hAnsi="Cambria Math" w:cs="Times New Roman"/>
            <w:sz w:val="24"/>
            <w:szCs w:val="24"/>
          </w:rPr>
          <m:t xml:space="preserve">=1.085 </m:t>
        </m:r>
        <m:r>
          <m:rPr>
            <m:sty m:val="p"/>
          </m:rPr>
          <w:rPr>
            <w:rFonts w:ascii="Cambria Math" w:hAnsi="Cambria Math" w:cs="Times New Roman"/>
            <w:color w:val="000000"/>
            <w:kern w:val="0"/>
          </w:rPr>
          <m:t>Å</m:t>
        </m:r>
      </m:oMath>
      <w:r w:rsidR="004146DB" w:rsidRPr="00277CE6">
        <w:rPr>
          <w:rFonts w:ascii="Times New Roman" w:hAnsi="Times New Roman" w:cs="Times New Roman"/>
          <w:color w:val="000000"/>
          <w:kern w:val="0"/>
        </w:rPr>
        <w:t>；</w:t>
      </w:r>
      <w:r w:rsidR="00FA3824" w:rsidRPr="00277CE6">
        <w:rPr>
          <w:rFonts w:ascii="Times New Roman" w:hAnsi="Times New Roman" w:cs="Times New Roman"/>
          <w:sz w:val="24"/>
          <w:szCs w:val="24"/>
        </w:rPr>
        <w:t>通过</w:t>
      </w:r>
      <w:r w:rsidR="005E7CE2" w:rsidRPr="00277CE6">
        <w:rPr>
          <w:rFonts w:ascii="Times New Roman" w:hAnsi="Times New Roman" w:cs="Times New Roman"/>
          <w:sz w:val="24"/>
          <w:szCs w:val="24"/>
        </w:rPr>
        <w:t>对扰动后的结构进行优化，</w:t>
      </w:r>
      <w:r w:rsidR="00503587" w:rsidRPr="00277CE6">
        <w:rPr>
          <w:rFonts w:ascii="Times New Roman" w:hAnsi="Times New Roman" w:cs="Times New Roman"/>
          <w:sz w:val="24"/>
          <w:szCs w:val="24"/>
        </w:rPr>
        <w:t>计算优化后的</w:t>
      </w:r>
      <m:oMath>
        <m:r>
          <m:rPr>
            <m:sty m:val="p"/>
          </m:rPr>
          <w:rPr>
            <w:rFonts w:ascii="Cambria Math" w:hAnsi="Cambria Math" w:cs="Times New Roman"/>
            <w:sz w:val="24"/>
            <w:szCs w:val="24"/>
          </w:rPr>
          <m:t>RMS</m:t>
        </m:r>
        <m:sSub>
          <m:sSubPr>
            <m:ctrlPr>
              <w:rPr>
                <w:rFonts w:ascii="Cambria Math" w:hAnsi="Cambria Math" w:cs="Times New Roman"/>
                <w:sz w:val="24"/>
                <w:szCs w:val="24"/>
              </w:rPr>
            </m:ctrlPr>
          </m:sSubPr>
          <m:e>
            <m:r>
              <m:rPr>
                <m:sty m:val="p"/>
              </m:rPr>
              <w:rPr>
                <w:rFonts w:ascii="Cambria Math" w:hAnsi="Cambria Math" w:cs="Times New Roman"/>
                <w:sz w:val="24"/>
                <w:szCs w:val="24"/>
              </w:rPr>
              <m:t>D</m:t>
            </m:r>
          </m:e>
          <m:sub>
            <m:r>
              <m:rPr>
                <m:nor/>
              </m:rPr>
              <w:rPr>
                <w:rFonts w:ascii="Times New Roman" w:hAnsi="Times New Roman" w:cs="Times New Roman"/>
                <w:sz w:val="24"/>
                <w:szCs w:val="24"/>
              </w:rPr>
              <m:t>opt</m:t>
            </m:r>
          </m:sub>
        </m:sSub>
      </m:oMath>
      <w:r w:rsidR="00503587" w:rsidRPr="00277CE6">
        <w:rPr>
          <w:rFonts w:ascii="Times New Roman" w:hAnsi="Times New Roman" w:cs="Times New Roman"/>
          <w:sz w:val="24"/>
          <w:szCs w:val="24"/>
        </w:rPr>
        <w:t>和</w:t>
      </w:r>
      <m:oMath>
        <m:r>
          <w:rPr>
            <w:rFonts w:ascii="Cambria Math" w:hAnsi="Cambria Math" w:cs="Times New Roman"/>
            <w:sz w:val="24"/>
            <w:szCs w:val="24"/>
          </w:rPr>
          <m:t>Δ</m:t>
        </m:r>
        <m:r>
          <m:rPr>
            <m:nor/>
          </m:rPr>
          <w:rPr>
            <w:rFonts w:ascii="Times New Roman" w:hAnsi="Times New Roman" w:cs="Times New Roman"/>
            <w:sz w:val="24"/>
            <w:szCs w:val="24"/>
          </w:rPr>
          <m:t>RMSD</m:t>
        </m:r>
      </m:oMath>
      <w:r w:rsidR="00503587" w:rsidRPr="00277CE6">
        <w:rPr>
          <w:rFonts w:ascii="Times New Roman" w:hAnsi="Times New Roman" w:cs="Times New Roman"/>
          <w:sz w:val="24"/>
          <w:szCs w:val="24"/>
        </w:rPr>
        <w:t>，</w:t>
      </w:r>
      <w:r w:rsidR="00A6291C" w:rsidRPr="00277CE6">
        <w:rPr>
          <w:rFonts w:ascii="Times New Roman" w:hAnsi="Times New Roman" w:cs="Times New Roman"/>
          <w:sz w:val="24"/>
          <w:szCs w:val="24"/>
        </w:rPr>
        <w:t>对上述参数进行调试，</w:t>
      </w:r>
      <w:r w:rsidR="00ED301E" w:rsidRPr="00277CE6">
        <w:rPr>
          <w:rFonts w:ascii="Times New Roman" w:hAnsi="Times New Roman" w:cs="Times New Roman"/>
          <w:sz w:val="24"/>
          <w:szCs w:val="24"/>
        </w:rPr>
        <w:t>部分调试结果如表</w:t>
      </w:r>
      <w:r w:rsidR="00ED301E" w:rsidRPr="00277CE6">
        <w:rPr>
          <w:rFonts w:ascii="Times New Roman" w:hAnsi="Times New Roman" w:cs="Times New Roman"/>
          <w:sz w:val="24"/>
          <w:szCs w:val="24"/>
        </w:rPr>
        <w:t>2.6</w:t>
      </w:r>
      <w:r w:rsidR="00ED301E" w:rsidRPr="00277CE6">
        <w:rPr>
          <w:rFonts w:ascii="Times New Roman" w:hAnsi="Times New Roman" w:cs="Times New Roman"/>
          <w:sz w:val="24"/>
          <w:szCs w:val="24"/>
        </w:rPr>
        <w:t>所示。</w:t>
      </w:r>
      <w:r w:rsidR="00A73320" w:rsidRPr="00277CE6">
        <w:rPr>
          <w:rFonts w:ascii="Times New Roman" w:hAnsi="Times New Roman" w:cs="Times New Roman"/>
          <w:sz w:val="24"/>
          <w:szCs w:val="24"/>
        </w:rPr>
        <w:t>根据实验结果确定模型评估所使用的</w:t>
      </w:r>
      <w:r w:rsidR="00CE7E3F" w:rsidRPr="00277CE6">
        <w:rPr>
          <w:rFonts w:ascii="Times New Roman" w:hAnsi="Times New Roman" w:cs="Times New Roman"/>
          <w:sz w:val="24"/>
          <w:szCs w:val="24"/>
        </w:rPr>
        <w:t>参数为</w:t>
      </w:r>
      <m:oMath>
        <m:r>
          <m:rPr>
            <m:sty m:val="p"/>
          </m:rPr>
          <w:rPr>
            <w:rFonts w:ascii="Cambria Math" w:hAnsi="Cambria Math" w:cs="Times New Roman"/>
            <w:sz w:val="24"/>
            <w:szCs w:val="24"/>
          </w:rPr>
          <m:t>steps=2000</m:t>
        </m:r>
      </m:oMath>
      <w:r w:rsidR="00A40355" w:rsidRPr="00277CE6">
        <w:rPr>
          <w:rFonts w:ascii="Times New Roman" w:hAnsi="Times New Roman" w:cs="Times New Roman"/>
          <w:sz w:val="24"/>
          <w:szCs w:val="24"/>
        </w:rPr>
        <w:t>，</w:t>
      </w:r>
      <m:oMath>
        <m:r>
          <m:rPr>
            <m:sty m:val="p"/>
          </m:rPr>
          <w:rPr>
            <w:rFonts w:ascii="Cambria Math" w:hAnsi="Cambria Math" w:cs="Times New Roman"/>
            <w:sz w:val="24"/>
            <w:szCs w:val="24"/>
          </w:rPr>
          <m:t>step</m:t>
        </m:r>
        <m:r>
          <m:rPr>
            <m:lit/>
            <m:sty m:val="p"/>
          </m:rPr>
          <w:rPr>
            <w:rFonts w:ascii="Cambria Math" w:hAnsi="Cambria Math" w:cs="Times New Roman"/>
            <w:sz w:val="24"/>
            <w:szCs w:val="24"/>
          </w:rPr>
          <m:t>_</m:t>
        </m:r>
        <m:r>
          <m:rPr>
            <m:sty m:val="p"/>
          </m:rPr>
          <w:rPr>
            <w:rFonts w:ascii="Cambria Math" w:hAnsi="Cambria Math" w:cs="Times New Roman"/>
            <w:sz w:val="24"/>
            <w:szCs w:val="24"/>
          </w:rPr>
          <m:t>lr=2.4×</m:t>
        </m:r>
        <m:sSup>
          <m:sSupPr>
            <m:ctrlPr>
              <w:rPr>
                <w:rFonts w:ascii="Cambria Math" w:hAnsi="Cambria Math" w:cs="Times New Roman"/>
                <w:sz w:val="24"/>
                <w:szCs w:val="24"/>
              </w:rPr>
            </m:ctrlPr>
          </m:sSupPr>
          <m:e>
            <m:r>
              <m:rPr>
                <m:sty m:val="p"/>
              </m:rPr>
              <w:rPr>
                <w:rFonts w:ascii="Cambria Math" w:hAnsi="Cambria Math" w:cs="Times New Roman"/>
                <w:sz w:val="24"/>
                <w:szCs w:val="24"/>
              </w:rPr>
              <m:t>10</m:t>
            </m:r>
          </m:e>
          <m:sup>
            <m:r>
              <m:rPr>
                <m:sty m:val="p"/>
              </m:rPr>
              <w:rPr>
                <w:rFonts w:ascii="Cambria Math" w:hAnsi="Cambria Math" w:cs="Times New Roman"/>
                <w:sz w:val="24"/>
                <w:szCs w:val="24"/>
              </w:rPr>
              <m:t>-11</m:t>
            </m:r>
          </m:sup>
        </m:sSup>
      </m:oMath>
      <w:r w:rsidR="00A40355" w:rsidRPr="00277CE6">
        <w:rPr>
          <w:rFonts w:ascii="Times New Roman" w:hAnsi="Times New Roman" w:cs="Times New Roman"/>
          <w:sz w:val="24"/>
          <w:szCs w:val="24"/>
        </w:rPr>
        <w:t>。</w:t>
      </w:r>
    </w:p>
    <w:p w14:paraId="04F09C93" w14:textId="5F24DBFE" w:rsidR="00F81151" w:rsidRPr="00277CE6" w:rsidRDefault="00F81151" w:rsidP="00F81151">
      <w:pPr>
        <w:pStyle w:val="2"/>
        <w:rPr>
          <w:rFonts w:eastAsiaTheme="minorEastAsia" w:cs="Times New Roman"/>
          <w:sz w:val="28"/>
          <w:szCs w:val="28"/>
        </w:rPr>
      </w:pPr>
      <w:bookmarkStart w:id="111" w:name="_Toc105009183"/>
      <w:r w:rsidRPr="00277CE6">
        <w:rPr>
          <w:rFonts w:eastAsiaTheme="minorEastAsia" w:cs="Times New Roman"/>
          <w:sz w:val="28"/>
          <w:szCs w:val="28"/>
        </w:rPr>
        <w:lastRenderedPageBreak/>
        <w:t>2.</w:t>
      </w:r>
      <w:r w:rsidR="00673A1A">
        <w:rPr>
          <w:rFonts w:eastAsiaTheme="minorEastAsia" w:cs="Times New Roman"/>
          <w:sz w:val="28"/>
          <w:szCs w:val="28"/>
        </w:rPr>
        <w:t>5</w:t>
      </w:r>
      <w:r w:rsidRPr="00277CE6">
        <w:rPr>
          <w:rFonts w:eastAsiaTheme="minorEastAsia" w:cs="Times New Roman"/>
          <w:sz w:val="28"/>
          <w:szCs w:val="28"/>
        </w:rPr>
        <w:t xml:space="preserve"> </w:t>
      </w:r>
      <w:r w:rsidRPr="00277CE6">
        <w:rPr>
          <w:rFonts w:eastAsiaTheme="minorEastAsia" w:cs="Times New Roman"/>
          <w:sz w:val="28"/>
          <w:szCs w:val="28"/>
        </w:rPr>
        <w:fldChar w:fldCharType="begin"/>
      </w:r>
      <w:r w:rsidRPr="00277CE6">
        <w:rPr>
          <w:rFonts w:eastAsiaTheme="minorEastAsia" w:cs="Times New Roman"/>
          <w:sz w:val="28"/>
          <w:szCs w:val="28"/>
        </w:rPr>
        <w:instrText xml:space="preserve"> TITLE  [</w:instrText>
      </w:r>
      <w:r w:rsidRPr="00277CE6">
        <w:rPr>
          <w:rFonts w:eastAsiaTheme="minorEastAsia" w:cs="Times New Roman"/>
          <w:sz w:val="28"/>
          <w:szCs w:val="28"/>
        </w:rPr>
        <w:instrText>此处键入二级标题</w:instrText>
      </w:r>
      <w:r w:rsidRPr="00277CE6">
        <w:rPr>
          <w:rFonts w:eastAsiaTheme="minorEastAsia" w:cs="Times New Roman"/>
          <w:sz w:val="28"/>
          <w:szCs w:val="28"/>
        </w:rPr>
        <w:instrText xml:space="preserve">]  \* MERGEFORMAT </w:instrText>
      </w:r>
      <w:r w:rsidRPr="00277CE6">
        <w:rPr>
          <w:rFonts w:eastAsiaTheme="minorEastAsia" w:cs="Times New Roman"/>
          <w:sz w:val="28"/>
          <w:szCs w:val="28"/>
        </w:rPr>
        <w:fldChar w:fldCharType="separate"/>
      </w:r>
      <w:r w:rsidRPr="00277CE6">
        <w:rPr>
          <w:rFonts w:eastAsiaTheme="minorEastAsia" w:cs="Times New Roman"/>
          <w:sz w:val="28"/>
          <w:szCs w:val="28"/>
        </w:rPr>
        <w:t>模型的应用</w:t>
      </w:r>
      <w:bookmarkEnd w:id="111"/>
      <w:r w:rsidRPr="00277CE6">
        <w:rPr>
          <w:rFonts w:eastAsiaTheme="minorEastAsia" w:cs="Times New Roman"/>
          <w:sz w:val="28"/>
          <w:szCs w:val="28"/>
        </w:rPr>
        <w:fldChar w:fldCharType="end"/>
      </w:r>
    </w:p>
    <w:p w14:paraId="003686E1" w14:textId="46E11637" w:rsidR="0083337F" w:rsidRPr="00277CE6" w:rsidRDefault="0083337F" w:rsidP="0083337F">
      <w:pPr>
        <w:rPr>
          <w:rFonts w:ascii="Times New Roman" w:hAnsi="Times New Roman" w:cs="Times New Roman"/>
        </w:rPr>
      </w:pPr>
    </w:p>
    <w:p w14:paraId="6DD8E743" w14:textId="0640E762" w:rsidR="0083337F" w:rsidRPr="00277CE6" w:rsidRDefault="00460E1F" w:rsidP="0083337F">
      <w:pPr>
        <w:spacing w:line="300" w:lineRule="auto"/>
        <w:jc w:val="center"/>
        <w:rPr>
          <w:rFonts w:ascii="Times New Roman" w:eastAsia="宋体" w:hAnsi="Times New Roman" w:cs="Times New Roman"/>
          <w:sz w:val="24"/>
          <w:szCs w:val="24"/>
        </w:rPr>
      </w:pPr>
      <w:r w:rsidRPr="00277CE6">
        <w:rPr>
          <w:rFonts w:ascii="Times New Roman" w:eastAsia="宋体" w:hAnsi="Times New Roman" w:cs="Times New Roman"/>
          <w:noProof/>
          <w:sz w:val="24"/>
          <w:szCs w:val="24"/>
        </w:rPr>
        <w:drawing>
          <wp:inline distT="0" distB="0" distL="0" distR="0" wp14:anchorId="47C7C9E7" wp14:editId="6E36B2C7">
            <wp:extent cx="3975100" cy="2764876"/>
            <wp:effectExtent l="0" t="0" r="6350" b="0"/>
            <wp:docPr id="9" name="图片 9" descr="C:\Users\22102\AppData\Local\Temp\WeChat Files\5f932b9908f4098cac1ebe4d04e63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22102\AppData\Local\Temp\WeChat Files\5f932b9908f4098cac1ebe4d04e6340.jpg"/>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t="4420"/>
                    <a:stretch/>
                  </pic:blipFill>
                  <pic:spPr bwMode="auto">
                    <a:xfrm>
                      <a:off x="0" y="0"/>
                      <a:ext cx="3992457" cy="2776948"/>
                    </a:xfrm>
                    <a:prstGeom prst="rect">
                      <a:avLst/>
                    </a:prstGeom>
                    <a:noFill/>
                    <a:ln>
                      <a:noFill/>
                    </a:ln>
                    <a:extLst>
                      <a:ext uri="{53640926-AAD7-44D8-BBD7-CCE9431645EC}">
                        <a14:shadowObscured xmlns:a14="http://schemas.microsoft.com/office/drawing/2010/main"/>
                      </a:ext>
                    </a:extLst>
                  </pic:spPr>
                </pic:pic>
              </a:graphicData>
            </a:graphic>
          </wp:inline>
        </w:drawing>
      </w:r>
    </w:p>
    <w:p w14:paraId="441E29D4" w14:textId="0D93855E" w:rsidR="0083337F" w:rsidRDefault="0083337F" w:rsidP="0083337F">
      <w:pPr>
        <w:spacing w:line="300" w:lineRule="auto"/>
        <w:jc w:val="center"/>
        <w:rPr>
          <w:rFonts w:ascii="Times New Roman" w:eastAsia="宋体" w:hAnsi="Times New Roman" w:cs="Times New Roman"/>
        </w:rPr>
      </w:pPr>
      <w:r w:rsidRPr="00277CE6">
        <w:rPr>
          <w:rFonts w:ascii="Times New Roman" w:eastAsia="宋体" w:hAnsi="Times New Roman" w:cs="Times New Roman"/>
        </w:rPr>
        <w:t>图</w:t>
      </w:r>
      <w:r w:rsidRPr="00277CE6">
        <w:rPr>
          <w:rFonts w:ascii="Times New Roman" w:eastAsia="宋体" w:hAnsi="Times New Roman" w:cs="Times New Roman"/>
        </w:rPr>
        <w:t>2.</w:t>
      </w:r>
      <w:r w:rsidR="008E660D">
        <w:rPr>
          <w:rFonts w:ascii="Times New Roman" w:eastAsia="宋体" w:hAnsi="Times New Roman" w:cs="Times New Roman"/>
        </w:rPr>
        <w:t>4</w:t>
      </w:r>
      <w:r w:rsidRPr="00277CE6">
        <w:rPr>
          <w:rFonts w:ascii="Times New Roman" w:eastAsia="宋体" w:hAnsi="Times New Roman" w:cs="Times New Roman"/>
        </w:rPr>
        <w:t xml:space="preserve"> </w:t>
      </w:r>
      <w:r w:rsidR="004B19A5" w:rsidRPr="00277CE6">
        <w:rPr>
          <w:rFonts w:ascii="Times New Roman" w:eastAsia="宋体" w:hAnsi="Times New Roman" w:cs="Times New Roman"/>
        </w:rPr>
        <w:t>进行</w:t>
      </w:r>
      <w:r w:rsidR="00CD3A9D" w:rsidRPr="00277CE6">
        <w:rPr>
          <w:rFonts w:ascii="Times New Roman" w:eastAsia="宋体" w:hAnsi="Times New Roman" w:cs="Times New Roman"/>
        </w:rPr>
        <w:t>主链结构</w:t>
      </w:r>
      <w:r w:rsidR="005D7A7D" w:rsidRPr="00277CE6">
        <w:rPr>
          <w:rFonts w:ascii="Times New Roman" w:eastAsia="宋体" w:hAnsi="Times New Roman" w:cs="Times New Roman"/>
        </w:rPr>
        <w:t>优化的</w:t>
      </w:r>
      <w:r w:rsidR="006A433C" w:rsidRPr="00277CE6">
        <w:rPr>
          <w:rFonts w:ascii="Times New Roman" w:eastAsia="宋体" w:hAnsi="Times New Roman" w:cs="Times New Roman"/>
        </w:rPr>
        <w:t>蛋白质</w:t>
      </w:r>
      <w:r w:rsidR="0070014A" w:rsidRPr="00277CE6">
        <w:rPr>
          <w:rFonts w:ascii="Times New Roman" w:eastAsia="宋体" w:hAnsi="Times New Roman" w:cs="Times New Roman"/>
        </w:rPr>
        <w:t>初始</w:t>
      </w:r>
      <w:r w:rsidR="006A433C" w:rsidRPr="00277CE6">
        <w:rPr>
          <w:rFonts w:ascii="Times New Roman" w:eastAsia="宋体" w:hAnsi="Times New Roman" w:cs="Times New Roman"/>
        </w:rPr>
        <w:t>结构</w:t>
      </w:r>
      <w:r w:rsidR="00B54BEC" w:rsidRPr="00277CE6">
        <w:rPr>
          <w:rFonts w:ascii="Times New Roman" w:eastAsia="宋体" w:hAnsi="Times New Roman" w:cs="Times New Roman"/>
        </w:rPr>
        <w:t>草</w:t>
      </w:r>
      <w:r w:rsidR="006A433C" w:rsidRPr="00277CE6">
        <w:rPr>
          <w:rFonts w:ascii="Times New Roman" w:eastAsia="宋体" w:hAnsi="Times New Roman" w:cs="Times New Roman"/>
        </w:rPr>
        <w:t>图</w:t>
      </w:r>
    </w:p>
    <w:p w14:paraId="6F702842" w14:textId="77777777" w:rsidR="00DB2FBE" w:rsidRPr="00277CE6" w:rsidRDefault="00DB2FBE" w:rsidP="0083337F">
      <w:pPr>
        <w:spacing w:line="300" w:lineRule="auto"/>
        <w:jc w:val="center"/>
        <w:rPr>
          <w:rFonts w:ascii="Times New Roman" w:eastAsia="宋体" w:hAnsi="Times New Roman" w:cs="Times New Roman"/>
        </w:rPr>
      </w:pPr>
    </w:p>
    <w:p w14:paraId="30C8083B" w14:textId="3C222A16" w:rsidR="00F81151" w:rsidRDefault="00767CD6" w:rsidP="00767CD6">
      <w:pPr>
        <w:autoSpaceDE w:val="0"/>
        <w:autoSpaceDN w:val="0"/>
        <w:adjustRightInd w:val="0"/>
        <w:spacing w:line="300" w:lineRule="auto"/>
        <w:ind w:firstLineChars="200" w:firstLine="480"/>
        <w:rPr>
          <w:rFonts w:ascii="Times New Roman" w:hAnsi="Times New Roman" w:cs="Times New Roman"/>
          <w:sz w:val="24"/>
          <w:szCs w:val="24"/>
        </w:rPr>
      </w:pPr>
      <w:r w:rsidRPr="00277CE6">
        <w:rPr>
          <w:rFonts w:ascii="Times New Roman" w:hAnsi="Times New Roman" w:cs="Times New Roman"/>
          <w:sz w:val="24"/>
          <w:szCs w:val="24"/>
        </w:rPr>
        <w:t>本课题</w:t>
      </w:r>
      <w:r w:rsidR="005E03E6" w:rsidRPr="00277CE6">
        <w:rPr>
          <w:rFonts w:ascii="Times New Roman" w:hAnsi="Times New Roman" w:cs="Times New Roman"/>
          <w:sz w:val="24"/>
          <w:szCs w:val="24"/>
        </w:rPr>
        <w:t>尝试</w:t>
      </w:r>
      <w:r w:rsidR="00731CF2" w:rsidRPr="00277CE6">
        <w:rPr>
          <w:rFonts w:ascii="Times New Roman" w:hAnsi="Times New Roman" w:cs="Times New Roman"/>
          <w:sz w:val="24"/>
          <w:szCs w:val="24"/>
        </w:rPr>
        <w:t>使用</w:t>
      </w:r>
      <w:r w:rsidR="00E61D1E" w:rsidRPr="00277CE6">
        <w:rPr>
          <w:rFonts w:ascii="Times New Roman" w:hAnsi="Times New Roman" w:cs="Times New Roman"/>
          <w:sz w:val="24"/>
          <w:szCs w:val="24"/>
        </w:rPr>
        <w:t>2.4</w:t>
      </w:r>
      <w:r w:rsidR="00E61D1E" w:rsidRPr="00277CE6">
        <w:rPr>
          <w:rFonts w:ascii="Times New Roman" w:hAnsi="Times New Roman" w:cs="Times New Roman"/>
          <w:sz w:val="24"/>
          <w:szCs w:val="24"/>
        </w:rPr>
        <w:t>中训练得到</w:t>
      </w:r>
      <w:r w:rsidR="00EF66AB" w:rsidRPr="00277CE6">
        <w:rPr>
          <w:rFonts w:ascii="Times New Roman" w:hAnsi="Times New Roman" w:cs="Times New Roman"/>
          <w:sz w:val="24"/>
          <w:szCs w:val="24"/>
        </w:rPr>
        <w:t>、经由</w:t>
      </w:r>
      <w:r w:rsidR="00EF66AB" w:rsidRPr="00277CE6">
        <w:rPr>
          <w:rFonts w:ascii="Times New Roman" w:hAnsi="Times New Roman" w:cs="Times New Roman"/>
          <w:sz w:val="24"/>
          <w:szCs w:val="24"/>
        </w:rPr>
        <w:t>2.5</w:t>
      </w:r>
      <w:r w:rsidR="005F262D" w:rsidRPr="00277CE6">
        <w:rPr>
          <w:rFonts w:ascii="Times New Roman" w:hAnsi="Times New Roman" w:cs="Times New Roman"/>
          <w:sz w:val="24"/>
          <w:szCs w:val="24"/>
        </w:rPr>
        <w:t>所</w:t>
      </w:r>
      <w:proofErr w:type="gramStart"/>
      <w:r w:rsidR="005F262D" w:rsidRPr="00277CE6">
        <w:rPr>
          <w:rFonts w:ascii="Times New Roman" w:hAnsi="Times New Roman" w:cs="Times New Roman"/>
          <w:sz w:val="24"/>
          <w:szCs w:val="24"/>
        </w:rPr>
        <w:t>述方法</w:t>
      </w:r>
      <w:proofErr w:type="gramEnd"/>
      <w:r w:rsidR="00EF66AB" w:rsidRPr="00277CE6">
        <w:rPr>
          <w:rFonts w:ascii="Times New Roman" w:hAnsi="Times New Roman" w:cs="Times New Roman"/>
          <w:sz w:val="24"/>
          <w:szCs w:val="24"/>
        </w:rPr>
        <w:t>改进</w:t>
      </w:r>
      <w:r w:rsidR="005F262D" w:rsidRPr="00277CE6">
        <w:rPr>
          <w:rFonts w:ascii="Times New Roman" w:hAnsi="Times New Roman" w:cs="Times New Roman"/>
          <w:sz w:val="24"/>
          <w:szCs w:val="24"/>
        </w:rPr>
        <w:t>的</w:t>
      </w:r>
      <w:r w:rsidR="006A529A" w:rsidRPr="00277CE6">
        <w:rPr>
          <w:rFonts w:ascii="Times New Roman" w:hAnsi="Times New Roman" w:cs="Times New Roman"/>
          <w:sz w:val="24"/>
          <w:szCs w:val="24"/>
        </w:rPr>
        <w:t>模型</w:t>
      </w:r>
      <w:r w:rsidR="008F32D8" w:rsidRPr="00277CE6">
        <w:rPr>
          <w:rFonts w:ascii="Times New Roman" w:hAnsi="Times New Roman" w:cs="Times New Roman"/>
          <w:sz w:val="24"/>
          <w:szCs w:val="24"/>
        </w:rPr>
        <w:t>进行侧链无关的蛋白质主链结构优化和</w:t>
      </w:r>
      <w:r w:rsidR="00C60A96" w:rsidRPr="00277CE6">
        <w:rPr>
          <w:rFonts w:ascii="Times New Roman" w:hAnsi="Times New Roman" w:cs="Times New Roman"/>
          <w:sz w:val="24"/>
          <w:szCs w:val="24"/>
        </w:rPr>
        <w:t>后续的</w:t>
      </w:r>
      <w:r w:rsidR="00E3176E" w:rsidRPr="00277CE6">
        <w:rPr>
          <w:rFonts w:ascii="Times New Roman" w:hAnsi="Times New Roman" w:cs="Times New Roman"/>
          <w:sz w:val="24"/>
          <w:szCs w:val="24"/>
        </w:rPr>
        <w:t>序列</w:t>
      </w:r>
      <w:r w:rsidR="008F32D8" w:rsidRPr="00277CE6">
        <w:rPr>
          <w:rFonts w:ascii="Times New Roman" w:hAnsi="Times New Roman" w:cs="Times New Roman"/>
          <w:sz w:val="24"/>
          <w:szCs w:val="24"/>
        </w:rPr>
        <w:t>设计</w:t>
      </w:r>
      <w:r w:rsidR="00486993" w:rsidRPr="00277CE6">
        <w:rPr>
          <w:rFonts w:ascii="Times New Roman" w:hAnsi="Times New Roman" w:cs="Times New Roman"/>
          <w:sz w:val="24"/>
          <w:szCs w:val="24"/>
        </w:rPr>
        <w:t>。</w:t>
      </w:r>
      <w:r w:rsidR="00E62EC6" w:rsidRPr="00277CE6">
        <w:rPr>
          <w:rFonts w:ascii="Times New Roman" w:hAnsi="Times New Roman" w:cs="Times New Roman"/>
          <w:sz w:val="24"/>
          <w:szCs w:val="24"/>
        </w:rPr>
        <w:t>具体地，</w:t>
      </w:r>
      <w:r w:rsidR="00734BE9" w:rsidRPr="00277CE6">
        <w:rPr>
          <w:rFonts w:ascii="Times New Roman" w:hAnsi="Times New Roman" w:cs="Times New Roman"/>
          <w:sz w:val="24"/>
          <w:szCs w:val="24"/>
        </w:rPr>
        <w:t>本课题</w:t>
      </w:r>
      <w:r w:rsidR="00DD1ABE" w:rsidRPr="00277CE6">
        <w:rPr>
          <w:rFonts w:ascii="Times New Roman" w:hAnsi="Times New Roman" w:cs="Times New Roman"/>
          <w:sz w:val="24"/>
          <w:szCs w:val="24"/>
        </w:rPr>
        <w:t>参考</w:t>
      </w:r>
      <w:r w:rsidR="00DD1ABE" w:rsidRPr="00277CE6">
        <w:rPr>
          <w:rFonts w:ascii="Times New Roman" w:hAnsi="Times New Roman" w:cs="Times New Roman"/>
          <w:sz w:val="24"/>
          <w:szCs w:val="24"/>
        </w:rPr>
        <w:t>Taylor</w:t>
      </w:r>
      <w:r w:rsidR="00DD1ABE" w:rsidRPr="00277CE6">
        <w:rPr>
          <w:rFonts w:ascii="Times New Roman" w:hAnsi="Times New Roman" w:cs="Times New Roman"/>
          <w:sz w:val="24"/>
          <w:szCs w:val="24"/>
        </w:rPr>
        <w:t>等</w:t>
      </w:r>
      <w:r w:rsidR="00DD1ABE" w:rsidRPr="00277CE6">
        <w:rPr>
          <w:rFonts w:ascii="Times New Roman" w:hAnsi="Times New Roman" w:cs="Times New Roman"/>
          <w:sz w:val="24"/>
          <w:szCs w:val="24"/>
        </w:rPr>
        <w:fldChar w:fldCharType="begin"/>
      </w:r>
      <w:r w:rsidR="00DD1ABE" w:rsidRPr="00277CE6">
        <w:rPr>
          <w:rFonts w:ascii="Times New Roman" w:hAnsi="Times New Roman" w:cs="Times New Roman"/>
          <w:sz w:val="24"/>
          <w:szCs w:val="24"/>
        </w:rPr>
        <w:instrText xml:space="preserve"> ADDIN ZOTERO_ITEM CSL_CITATION {"citationID":"QHrRK4CB","properties":{"formattedCitation":"\\super 29\\nosupersub{}","plainCitation":"29","noteIndex":0},"citationItems":[{"id":20,"uris":["http://zotero.org/users/9340884/items/M53G8KSC"],"itemData":{"id":20,"type":"article-journal","container-title":"Nature","DOI":"10.1038/416657a","ISSN":"0028-0836, 1476-4687","issue":"6881","journalAbbreviation":"Nature","language":"en","page":"657-660","source":"DOI.org (Crossref)","title":"A ‘periodic table’ for protein structures","volume":"416","author":[{"family":"Taylor","given":"William R."}],"issued":{"date-parts":[["2002",4]]}}}],"schema":"https://github.com/citation-style-language/schema/raw/master/csl-citation.json"} </w:instrText>
      </w:r>
      <w:r w:rsidR="00DD1ABE" w:rsidRPr="00277CE6">
        <w:rPr>
          <w:rFonts w:ascii="Times New Roman" w:hAnsi="Times New Roman" w:cs="Times New Roman"/>
          <w:sz w:val="24"/>
          <w:szCs w:val="24"/>
        </w:rPr>
        <w:fldChar w:fldCharType="separate"/>
      </w:r>
      <w:r w:rsidR="00DD1ABE" w:rsidRPr="00277CE6">
        <w:rPr>
          <w:rFonts w:ascii="Times New Roman" w:hAnsi="Times New Roman" w:cs="Times New Roman"/>
          <w:kern w:val="0"/>
          <w:sz w:val="24"/>
          <w:szCs w:val="24"/>
          <w:vertAlign w:val="superscript"/>
        </w:rPr>
        <w:t>29</w:t>
      </w:r>
      <w:r w:rsidR="00DD1ABE" w:rsidRPr="00277CE6">
        <w:rPr>
          <w:rFonts w:ascii="Times New Roman" w:hAnsi="Times New Roman" w:cs="Times New Roman"/>
          <w:sz w:val="24"/>
          <w:szCs w:val="24"/>
        </w:rPr>
        <w:fldChar w:fldCharType="end"/>
      </w:r>
      <w:r w:rsidR="00DD1ABE" w:rsidRPr="00277CE6">
        <w:rPr>
          <w:rFonts w:ascii="Times New Roman" w:hAnsi="Times New Roman" w:cs="Times New Roman"/>
          <w:sz w:val="24"/>
          <w:szCs w:val="24"/>
        </w:rPr>
        <w:t>提出的</w:t>
      </w:r>
      <w:r w:rsidR="006E292B" w:rsidRPr="00277CE6">
        <w:rPr>
          <w:rFonts w:ascii="Times New Roman" w:hAnsi="Times New Roman" w:cs="Times New Roman"/>
          <w:sz w:val="24"/>
          <w:szCs w:val="24"/>
        </w:rPr>
        <w:t>球状蛋白质</w:t>
      </w:r>
      <w:r w:rsidR="002460BE" w:rsidRPr="00277CE6">
        <w:rPr>
          <w:rFonts w:ascii="Times New Roman" w:hAnsi="Times New Roman" w:cs="Times New Roman"/>
          <w:sz w:val="24"/>
          <w:szCs w:val="24"/>
        </w:rPr>
        <w:t>结构的</w:t>
      </w:r>
      <w:r w:rsidR="002460BE" w:rsidRPr="00277CE6">
        <w:rPr>
          <w:rFonts w:ascii="Times New Roman" w:hAnsi="Times New Roman" w:cs="Times New Roman"/>
          <w:sz w:val="24"/>
          <w:szCs w:val="24"/>
        </w:rPr>
        <w:t>“</w:t>
      </w:r>
      <w:r w:rsidR="002460BE" w:rsidRPr="00277CE6">
        <w:rPr>
          <w:rFonts w:ascii="Times New Roman" w:hAnsi="Times New Roman" w:cs="Times New Roman"/>
          <w:sz w:val="24"/>
          <w:szCs w:val="24"/>
        </w:rPr>
        <w:t>周期表</w:t>
      </w:r>
      <w:r w:rsidR="002460BE" w:rsidRPr="00277CE6">
        <w:rPr>
          <w:rFonts w:ascii="Times New Roman" w:hAnsi="Times New Roman" w:cs="Times New Roman"/>
          <w:sz w:val="24"/>
          <w:szCs w:val="24"/>
        </w:rPr>
        <w:t>”</w:t>
      </w:r>
      <w:r w:rsidR="002460BE" w:rsidRPr="00277CE6">
        <w:rPr>
          <w:rFonts w:ascii="Times New Roman" w:hAnsi="Times New Roman" w:cs="Times New Roman"/>
          <w:sz w:val="24"/>
          <w:szCs w:val="24"/>
        </w:rPr>
        <w:t>（</w:t>
      </w:r>
      <w:r w:rsidR="002460BE" w:rsidRPr="00277CE6">
        <w:rPr>
          <w:rFonts w:ascii="Times New Roman" w:hAnsi="Times New Roman" w:cs="Times New Roman"/>
          <w:sz w:val="24"/>
          <w:szCs w:val="24"/>
        </w:rPr>
        <w:t>Periodic Table</w:t>
      </w:r>
      <w:r w:rsidR="002460BE" w:rsidRPr="00277CE6">
        <w:rPr>
          <w:rFonts w:ascii="Times New Roman" w:hAnsi="Times New Roman" w:cs="Times New Roman"/>
          <w:sz w:val="24"/>
          <w:szCs w:val="24"/>
        </w:rPr>
        <w:t>），</w:t>
      </w:r>
      <w:r w:rsidR="00C01A4B" w:rsidRPr="00277CE6">
        <w:rPr>
          <w:rFonts w:ascii="Times New Roman" w:hAnsi="Times New Roman" w:cs="Times New Roman"/>
          <w:sz w:val="24"/>
          <w:szCs w:val="24"/>
        </w:rPr>
        <w:t>设计了如图</w:t>
      </w:r>
      <w:r w:rsidR="00C01A4B" w:rsidRPr="00277CE6">
        <w:rPr>
          <w:rFonts w:ascii="Times New Roman" w:hAnsi="Times New Roman" w:cs="Times New Roman"/>
          <w:sz w:val="24"/>
          <w:szCs w:val="24"/>
        </w:rPr>
        <w:t>2.</w:t>
      </w:r>
      <w:r w:rsidR="008E660D">
        <w:rPr>
          <w:rFonts w:ascii="Times New Roman" w:hAnsi="Times New Roman" w:cs="Times New Roman"/>
          <w:sz w:val="24"/>
          <w:szCs w:val="24"/>
        </w:rPr>
        <w:t>4</w:t>
      </w:r>
      <w:r w:rsidR="00C01A4B" w:rsidRPr="00277CE6">
        <w:rPr>
          <w:rFonts w:ascii="Times New Roman" w:hAnsi="Times New Roman" w:cs="Times New Roman"/>
          <w:sz w:val="24"/>
          <w:szCs w:val="24"/>
        </w:rPr>
        <w:t>所示</w:t>
      </w:r>
      <w:r w:rsidR="00F81B53" w:rsidRPr="00277CE6">
        <w:rPr>
          <w:rFonts w:ascii="Times New Roman" w:hAnsi="Times New Roman" w:cs="Times New Roman"/>
          <w:sz w:val="24"/>
          <w:szCs w:val="24"/>
        </w:rPr>
        <w:t>的</w:t>
      </w:r>
      <w:r w:rsidR="00402F92">
        <w:rPr>
          <w:rFonts w:ascii="Times New Roman" w:hAnsi="Times New Roman" w:cs="Times New Roman" w:hint="eastAsia"/>
          <w:sz w:val="24"/>
          <w:szCs w:val="24"/>
        </w:rPr>
        <w:t>目标蛋白质的折叠模式</w:t>
      </w:r>
      <w:r w:rsidR="00B54BEC" w:rsidRPr="00277CE6">
        <w:rPr>
          <w:rFonts w:ascii="Times New Roman" w:hAnsi="Times New Roman" w:cs="Times New Roman"/>
          <w:sz w:val="24"/>
          <w:szCs w:val="24"/>
        </w:rPr>
        <w:t>，该结构</w:t>
      </w:r>
      <w:r w:rsidR="009043F8" w:rsidRPr="00277CE6">
        <w:rPr>
          <w:rFonts w:ascii="Times New Roman" w:hAnsi="Times New Roman" w:cs="Times New Roman"/>
          <w:sz w:val="24"/>
          <w:szCs w:val="24"/>
        </w:rPr>
        <w:t>由</w:t>
      </w:r>
      <w:r w:rsidR="00920D78" w:rsidRPr="00277CE6">
        <w:rPr>
          <w:rFonts w:ascii="Times New Roman" w:hAnsi="Times New Roman" w:cs="Times New Roman"/>
          <w:sz w:val="24"/>
          <w:szCs w:val="24"/>
        </w:rPr>
        <w:t>2</w:t>
      </w:r>
      <w:r w:rsidR="00920D78" w:rsidRPr="00277CE6">
        <w:rPr>
          <w:rFonts w:ascii="Times New Roman" w:hAnsi="Times New Roman" w:cs="Times New Roman"/>
          <w:sz w:val="24"/>
          <w:szCs w:val="24"/>
        </w:rPr>
        <w:t>个</w:t>
      </w:r>
      <w:ins w:id="112" w:author="Luhua Lai" w:date="2022-06-01T22:46:00Z">
        <w:r w:rsidR="006B5EEA">
          <w:rPr>
            <w:rFonts w:ascii="Times New Roman" w:hAnsi="Times New Roman" w:cs="Times New Roman" w:hint="eastAsia"/>
            <w:sz w:val="24"/>
            <w:szCs w:val="24"/>
          </w:rPr>
          <w:t>反</w:t>
        </w:r>
      </w:ins>
      <w:r w:rsidR="00920D78" w:rsidRPr="00277CE6">
        <w:rPr>
          <w:rFonts w:ascii="Times New Roman" w:hAnsi="Times New Roman" w:cs="Times New Roman"/>
          <w:sz w:val="24"/>
          <w:szCs w:val="24"/>
        </w:rPr>
        <w:t>平行的</w:t>
      </w:r>
      <w:r w:rsidR="00920D78" w:rsidRPr="00277CE6">
        <w:rPr>
          <w:rFonts w:ascii="Times New Roman" w:hAnsi="Times New Roman" w:cs="Times New Roman"/>
          <w:sz w:val="24"/>
          <w:szCs w:val="24"/>
        </w:rPr>
        <w:t>α-</w:t>
      </w:r>
      <w:r w:rsidR="00920D78" w:rsidRPr="00277CE6">
        <w:rPr>
          <w:rFonts w:ascii="Times New Roman" w:hAnsi="Times New Roman" w:cs="Times New Roman"/>
          <w:sz w:val="24"/>
          <w:szCs w:val="24"/>
        </w:rPr>
        <w:t>螺旋</w:t>
      </w:r>
      <w:r w:rsidR="001338D1" w:rsidRPr="00277CE6">
        <w:rPr>
          <w:rFonts w:ascii="Times New Roman" w:hAnsi="Times New Roman" w:cs="Times New Roman"/>
          <w:sz w:val="24"/>
          <w:szCs w:val="24"/>
        </w:rPr>
        <w:t>（</w:t>
      </w:r>
      <w:r w:rsidR="00F20041" w:rsidRPr="00277CE6">
        <w:rPr>
          <w:rFonts w:ascii="Times New Roman" w:hAnsi="Times New Roman" w:cs="Times New Roman"/>
          <w:sz w:val="24"/>
          <w:szCs w:val="24"/>
        </w:rPr>
        <w:t>图</w:t>
      </w:r>
      <w:r w:rsidR="00F20041" w:rsidRPr="00277CE6">
        <w:rPr>
          <w:rFonts w:ascii="Times New Roman" w:hAnsi="Times New Roman" w:cs="Times New Roman"/>
          <w:sz w:val="24"/>
          <w:szCs w:val="24"/>
        </w:rPr>
        <w:t>2.3</w:t>
      </w:r>
      <w:r w:rsidR="001338D1" w:rsidRPr="00277CE6">
        <w:rPr>
          <w:rFonts w:ascii="Times New Roman" w:hAnsi="Times New Roman" w:cs="Times New Roman"/>
          <w:sz w:val="24"/>
          <w:szCs w:val="24"/>
        </w:rPr>
        <w:t>蓝色圆柱）</w:t>
      </w:r>
      <w:r w:rsidR="00920D78" w:rsidRPr="00277CE6">
        <w:rPr>
          <w:rFonts w:ascii="Times New Roman" w:hAnsi="Times New Roman" w:cs="Times New Roman"/>
          <w:sz w:val="24"/>
          <w:szCs w:val="24"/>
        </w:rPr>
        <w:t>和</w:t>
      </w:r>
      <w:r w:rsidR="00920D78" w:rsidRPr="00277CE6">
        <w:rPr>
          <w:rFonts w:ascii="Times New Roman" w:hAnsi="Times New Roman" w:cs="Times New Roman"/>
          <w:sz w:val="24"/>
          <w:szCs w:val="24"/>
        </w:rPr>
        <w:t>4</w:t>
      </w:r>
      <w:r w:rsidR="00920D78" w:rsidRPr="00277CE6">
        <w:rPr>
          <w:rFonts w:ascii="Times New Roman" w:hAnsi="Times New Roman" w:cs="Times New Roman"/>
          <w:sz w:val="24"/>
          <w:szCs w:val="24"/>
        </w:rPr>
        <w:t>条</w:t>
      </w:r>
      <w:ins w:id="113" w:author="Luhua Lai" w:date="2022-06-01T22:46:00Z">
        <w:r w:rsidR="006B5EEA">
          <w:rPr>
            <w:rFonts w:ascii="Times New Roman" w:hAnsi="Times New Roman" w:cs="Times New Roman" w:hint="eastAsia"/>
            <w:sz w:val="24"/>
            <w:szCs w:val="24"/>
          </w:rPr>
          <w:t>反平行的</w:t>
        </w:r>
      </w:ins>
      <w:r w:rsidR="00920D78" w:rsidRPr="00277CE6">
        <w:rPr>
          <w:rFonts w:ascii="Times New Roman" w:hAnsi="Times New Roman" w:cs="Times New Roman"/>
          <w:sz w:val="24"/>
          <w:szCs w:val="24"/>
        </w:rPr>
        <w:t>β-</w:t>
      </w:r>
      <w:proofErr w:type="gramStart"/>
      <w:r w:rsidR="00920D78" w:rsidRPr="00277CE6">
        <w:rPr>
          <w:rFonts w:ascii="Times New Roman" w:hAnsi="Times New Roman" w:cs="Times New Roman"/>
          <w:sz w:val="24"/>
          <w:szCs w:val="24"/>
        </w:rPr>
        <w:t>折叠</w:t>
      </w:r>
      <w:ins w:id="114" w:author="Luhua Lai" w:date="2022-06-01T22:46:00Z">
        <w:r w:rsidR="006B5EEA">
          <w:rPr>
            <w:rFonts w:ascii="Times New Roman" w:hAnsi="Times New Roman" w:cs="Times New Roman" w:hint="eastAsia"/>
            <w:sz w:val="24"/>
            <w:szCs w:val="24"/>
          </w:rPr>
          <w:t>股</w:t>
        </w:r>
      </w:ins>
      <w:proofErr w:type="gramEnd"/>
      <w:del w:id="115" w:author="Luhua Lai" w:date="2022-06-01T22:46:00Z">
        <w:r w:rsidR="00920D78" w:rsidRPr="00277CE6" w:rsidDel="006B5EEA">
          <w:rPr>
            <w:rFonts w:ascii="Times New Roman" w:hAnsi="Times New Roman" w:cs="Times New Roman"/>
            <w:sz w:val="24"/>
            <w:szCs w:val="24"/>
          </w:rPr>
          <w:delText>片</w:delText>
        </w:r>
      </w:del>
      <w:r w:rsidR="00F20041" w:rsidRPr="00277CE6">
        <w:rPr>
          <w:rFonts w:ascii="Times New Roman" w:hAnsi="Times New Roman" w:cs="Times New Roman"/>
          <w:sz w:val="24"/>
          <w:szCs w:val="24"/>
        </w:rPr>
        <w:t>（图</w:t>
      </w:r>
      <w:r w:rsidR="00F20041" w:rsidRPr="00277CE6">
        <w:rPr>
          <w:rFonts w:ascii="Times New Roman" w:hAnsi="Times New Roman" w:cs="Times New Roman"/>
          <w:sz w:val="24"/>
          <w:szCs w:val="24"/>
        </w:rPr>
        <w:t>2.3</w:t>
      </w:r>
      <w:r w:rsidR="00F20041" w:rsidRPr="00277CE6">
        <w:rPr>
          <w:rFonts w:ascii="Times New Roman" w:hAnsi="Times New Roman" w:cs="Times New Roman"/>
          <w:sz w:val="24"/>
          <w:szCs w:val="24"/>
        </w:rPr>
        <w:t>黄色箭头）</w:t>
      </w:r>
      <w:ins w:id="116" w:author="Luhua Lai" w:date="2022-06-01T22:47:00Z">
        <w:r w:rsidR="006B5EEA">
          <w:rPr>
            <w:rFonts w:ascii="Times New Roman" w:hAnsi="Times New Roman" w:cs="Times New Roman" w:hint="eastAsia"/>
            <w:sz w:val="24"/>
            <w:szCs w:val="24"/>
          </w:rPr>
          <w:t>组成的</w:t>
        </w:r>
        <w:r w:rsidR="006B5EEA" w:rsidRPr="00277CE6">
          <w:rPr>
            <w:rFonts w:ascii="Times New Roman" w:hAnsi="Times New Roman" w:cs="Times New Roman"/>
            <w:sz w:val="24"/>
            <w:szCs w:val="24"/>
          </w:rPr>
          <w:t>β-</w:t>
        </w:r>
        <w:r w:rsidR="006B5EEA" w:rsidRPr="00277CE6">
          <w:rPr>
            <w:rFonts w:ascii="Times New Roman" w:hAnsi="Times New Roman" w:cs="Times New Roman"/>
            <w:sz w:val="24"/>
            <w:szCs w:val="24"/>
          </w:rPr>
          <w:t>折叠</w:t>
        </w:r>
        <w:r w:rsidR="006B5EEA">
          <w:rPr>
            <w:rFonts w:ascii="Times New Roman" w:hAnsi="Times New Roman" w:cs="Times New Roman" w:hint="eastAsia"/>
            <w:sz w:val="24"/>
            <w:szCs w:val="24"/>
          </w:rPr>
          <w:t>片</w:t>
        </w:r>
      </w:ins>
      <w:r w:rsidR="00920D78" w:rsidRPr="00277CE6">
        <w:rPr>
          <w:rFonts w:ascii="Times New Roman" w:hAnsi="Times New Roman" w:cs="Times New Roman"/>
          <w:sz w:val="24"/>
          <w:szCs w:val="24"/>
        </w:rPr>
        <w:t>构成，</w:t>
      </w:r>
      <w:r w:rsidR="001D27DA" w:rsidRPr="00277CE6">
        <w:rPr>
          <w:rFonts w:ascii="Times New Roman" w:hAnsi="Times New Roman" w:cs="Times New Roman"/>
          <w:sz w:val="24"/>
          <w:szCs w:val="24"/>
        </w:rPr>
        <w:t>图中示出各二级结构的相对位置以及各残基的分布</w:t>
      </w:r>
      <w:r w:rsidR="00FB0B7B" w:rsidRPr="00277CE6">
        <w:rPr>
          <w:rFonts w:ascii="Times New Roman" w:hAnsi="Times New Roman" w:cs="Times New Roman"/>
          <w:sz w:val="24"/>
          <w:szCs w:val="24"/>
        </w:rPr>
        <w:t>，</w:t>
      </w:r>
      <w:r w:rsidR="00DE29E3" w:rsidRPr="00277CE6">
        <w:rPr>
          <w:rFonts w:ascii="Times New Roman" w:hAnsi="Times New Roman" w:cs="Times New Roman"/>
          <w:sz w:val="24"/>
          <w:szCs w:val="24"/>
        </w:rPr>
        <w:t>灰色虚线</w:t>
      </w:r>
      <w:r w:rsidR="0030270D" w:rsidRPr="00277CE6">
        <w:rPr>
          <w:rFonts w:ascii="Times New Roman" w:hAnsi="Times New Roman" w:cs="Times New Roman"/>
          <w:sz w:val="24"/>
          <w:szCs w:val="24"/>
        </w:rPr>
        <w:t>示出</w:t>
      </w:r>
      <w:r w:rsidR="0064771E" w:rsidRPr="00277CE6">
        <w:rPr>
          <w:rFonts w:ascii="Times New Roman" w:hAnsi="Times New Roman" w:cs="Times New Roman"/>
          <w:sz w:val="24"/>
          <w:szCs w:val="24"/>
        </w:rPr>
        <w:t>初始结构中</w:t>
      </w:r>
      <w:r w:rsidR="005D517A" w:rsidRPr="00277CE6">
        <w:rPr>
          <w:rFonts w:ascii="Times New Roman" w:hAnsi="Times New Roman" w:cs="Times New Roman"/>
          <w:sz w:val="24"/>
          <w:szCs w:val="24"/>
        </w:rPr>
        <w:t>定义的</w:t>
      </w:r>
      <w:r w:rsidR="005D517A" w:rsidRPr="00277CE6">
        <w:rPr>
          <w:rFonts w:ascii="Times New Roman" w:hAnsi="Times New Roman" w:cs="Times New Roman"/>
          <w:sz w:val="24"/>
          <w:szCs w:val="24"/>
        </w:rPr>
        <w:t>β-</w:t>
      </w:r>
      <w:proofErr w:type="gramStart"/>
      <w:r w:rsidR="005D517A" w:rsidRPr="00277CE6">
        <w:rPr>
          <w:rFonts w:ascii="Times New Roman" w:hAnsi="Times New Roman" w:cs="Times New Roman"/>
          <w:sz w:val="24"/>
          <w:szCs w:val="24"/>
        </w:rPr>
        <w:t>折叠</w:t>
      </w:r>
      <w:ins w:id="117" w:author="Luhua Lai" w:date="2022-06-01T22:47:00Z">
        <w:r w:rsidR="006B5EEA">
          <w:rPr>
            <w:rFonts w:ascii="Times New Roman" w:hAnsi="Times New Roman" w:cs="Times New Roman" w:hint="eastAsia"/>
            <w:sz w:val="24"/>
            <w:szCs w:val="24"/>
          </w:rPr>
          <w:t>股</w:t>
        </w:r>
      </w:ins>
      <w:proofErr w:type="gramEnd"/>
      <w:del w:id="118" w:author="Luhua Lai" w:date="2022-06-01T22:47:00Z">
        <w:r w:rsidR="005D517A" w:rsidRPr="00277CE6" w:rsidDel="006B5EEA">
          <w:rPr>
            <w:rFonts w:ascii="Times New Roman" w:hAnsi="Times New Roman" w:cs="Times New Roman"/>
            <w:sz w:val="24"/>
            <w:szCs w:val="24"/>
          </w:rPr>
          <w:delText>片</w:delText>
        </w:r>
      </w:del>
      <w:r w:rsidR="005D517A" w:rsidRPr="00277CE6">
        <w:rPr>
          <w:rFonts w:ascii="Times New Roman" w:hAnsi="Times New Roman" w:cs="Times New Roman"/>
          <w:sz w:val="24"/>
          <w:szCs w:val="24"/>
        </w:rPr>
        <w:t>间的氢键</w:t>
      </w:r>
      <w:r w:rsidR="00756C54" w:rsidRPr="00277CE6">
        <w:rPr>
          <w:rFonts w:ascii="Times New Roman" w:hAnsi="Times New Roman" w:cs="Times New Roman"/>
          <w:sz w:val="24"/>
          <w:szCs w:val="24"/>
        </w:rPr>
        <w:t>，作为设计蛋白质结构时具有的先验信息</w:t>
      </w:r>
      <w:r w:rsidR="00020568" w:rsidRPr="00277CE6">
        <w:rPr>
          <w:rFonts w:ascii="Times New Roman" w:hAnsi="Times New Roman" w:cs="Times New Roman"/>
          <w:sz w:val="24"/>
          <w:szCs w:val="24"/>
        </w:rPr>
        <w:t>输入模型中。</w:t>
      </w:r>
    </w:p>
    <w:p w14:paraId="7323FC14" w14:textId="77777777" w:rsidR="00E43C94" w:rsidRDefault="00E43C94" w:rsidP="00767CD6">
      <w:pPr>
        <w:autoSpaceDE w:val="0"/>
        <w:autoSpaceDN w:val="0"/>
        <w:adjustRightInd w:val="0"/>
        <w:spacing w:line="300" w:lineRule="auto"/>
        <w:ind w:firstLineChars="200" w:firstLine="480"/>
        <w:rPr>
          <w:rFonts w:ascii="Times New Roman" w:hAnsi="Times New Roman" w:cs="Times New Roman"/>
          <w:sz w:val="24"/>
          <w:szCs w:val="24"/>
        </w:rPr>
      </w:pPr>
    </w:p>
    <w:p w14:paraId="7E5DE321" w14:textId="77777777" w:rsidR="00E43C94" w:rsidRDefault="00E43C94" w:rsidP="00E43C94">
      <w:pPr>
        <w:autoSpaceDE w:val="0"/>
        <w:autoSpaceDN w:val="0"/>
        <w:adjustRightInd w:val="0"/>
        <w:spacing w:line="300" w:lineRule="auto"/>
        <w:jc w:val="center"/>
        <w:rPr>
          <w:rFonts w:ascii="Times New Roman" w:hAnsi="Times New Roman" w:cs="Times New Roman"/>
          <w:sz w:val="24"/>
          <w:szCs w:val="24"/>
        </w:rPr>
      </w:pPr>
      <w:r>
        <w:rPr>
          <w:noProof/>
        </w:rPr>
        <w:drawing>
          <wp:inline distT="0" distB="0" distL="0" distR="0" wp14:anchorId="5AAC806B" wp14:editId="04D87A63">
            <wp:extent cx="3924136" cy="2946400"/>
            <wp:effectExtent l="0" t="0" r="635"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928517" cy="2949689"/>
                    </a:xfrm>
                    <a:prstGeom prst="rect">
                      <a:avLst/>
                    </a:prstGeom>
                    <a:noFill/>
                    <a:ln>
                      <a:noFill/>
                    </a:ln>
                  </pic:spPr>
                </pic:pic>
              </a:graphicData>
            </a:graphic>
          </wp:inline>
        </w:drawing>
      </w:r>
    </w:p>
    <w:p w14:paraId="72DF69CA" w14:textId="77777777" w:rsidR="00E43C94" w:rsidRPr="00277CE6" w:rsidRDefault="00E43C94" w:rsidP="00E43C94">
      <w:pPr>
        <w:spacing w:line="300" w:lineRule="auto"/>
        <w:jc w:val="center"/>
        <w:rPr>
          <w:rFonts w:ascii="Times New Roman" w:eastAsia="宋体" w:hAnsi="Times New Roman" w:cs="Times New Roman"/>
        </w:rPr>
      </w:pPr>
      <w:r w:rsidRPr="00277CE6">
        <w:rPr>
          <w:rFonts w:ascii="Times New Roman" w:eastAsia="宋体" w:hAnsi="Times New Roman" w:cs="Times New Roman"/>
        </w:rPr>
        <w:t>图</w:t>
      </w:r>
      <w:r w:rsidRPr="00277CE6">
        <w:rPr>
          <w:rFonts w:ascii="Times New Roman" w:eastAsia="宋体" w:hAnsi="Times New Roman" w:cs="Times New Roman"/>
        </w:rPr>
        <w:t>2.</w:t>
      </w:r>
      <w:r>
        <w:rPr>
          <w:rFonts w:ascii="Times New Roman" w:eastAsia="宋体" w:hAnsi="Times New Roman" w:cs="Times New Roman"/>
        </w:rPr>
        <w:t>5</w:t>
      </w:r>
      <w:r w:rsidRPr="00277CE6">
        <w:rPr>
          <w:rFonts w:ascii="Times New Roman" w:eastAsia="宋体" w:hAnsi="Times New Roman" w:cs="Times New Roman"/>
        </w:rPr>
        <w:t xml:space="preserve"> </w:t>
      </w:r>
      <w:r>
        <w:rPr>
          <w:rFonts w:ascii="Times New Roman" w:eastAsia="宋体" w:hAnsi="Times New Roman" w:cs="Times New Roman" w:hint="eastAsia"/>
        </w:rPr>
        <w:t>模型输入文件</w:t>
      </w:r>
      <w:r w:rsidRPr="00D910CD">
        <w:rPr>
          <w:rFonts w:ascii="Times New Roman" w:eastAsia="宋体" w:hAnsi="Times New Roman" w:cs="Times New Roman"/>
        </w:rPr>
        <w:t>sketch_extra_info.txt</w:t>
      </w:r>
      <w:r>
        <w:rPr>
          <w:rFonts w:ascii="Times New Roman" w:eastAsia="宋体" w:hAnsi="Times New Roman" w:cs="Times New Roman" w:hint="eastAsia"/>
        </w:rPr>
        <w:t>内容</w:t>
      </w:r>
    </w:p>
    <w:p w14:paraId="65101BEE" w14:textId="28ED3BBA" w:rsidR="00A8038D" w:rsidRDefault="001F187D" w:rsidP="00E43C94">
      <w:pPr>
        <w:autoSpaceDE w:val="0"/>
        <w:autoSpaceDN w:val="0"/>
        <w:adjustRightInd w:val="0"/>
        <w:spacing w:line="300" w:lineRule="auto"/>
        <w:ind w:firstLineChars="200" w:firstLine="480"/>
        <w:rPr>
          <w:rFonts w:ascii="Times New Roman" w:hAnsi="Times New Roman" w:cs="Times New Roman"/>
          <w:sz w:val="24"/>
          <w:szCs w:val="24"/>
        </w:rPr>
      </w:pPr>
      <w:r w:rsidRPr="00277CE6">
        <w:rPr>
          <w:rFonts w:ascii="Times New Roman" w:hAnsi="Times New Roman" w:cs="Times New Roman"/>
          <w:sz w:val="24"/>
          <w:szCs w:val="24"/>
        </w:rPr>
        <w:lastRenderedPageBreak/>
        <w:t>基于图</w:t>
      </w:r>
      <w:r w:rsidRPr="00277CE6">
        <w:rPr>
          <w:rFonts w:ascii="Times New Roman" w:hAnsi="Times New Roman" w:cs="Times New Roman"/>
          <w:sz w:val="24"/>
          <w:szCs w:val="24"/>
        </w:rPr>
        <w:t>2.3</w:t>
      </w:r>
      <w:r w:rsidRPr="00277CE6">
        <w:rPr>
          <w:rFonts w:ascii="Times New Roman" w:hAnsi="Times New Roman" w:cs="Times New Roman"/>
          <w:sz w:val="24"/>
          <w:szCs w:val="24"/>
        </w:rPr>
        <w:t>对于</w:t>
      </w:r>
      <w:r w:rsidR="00281174" w:rsidRPr="00277CE6">
        <w:rPr>
          <w:rFonts w:ascii="Times New Roman" w:hAnsi="Times New Roman" w:cs="Times New Roman"/>
          <w:sz w:val="24"/>
          <w:szCs w:val="24"/>
        </w:rPr>
        <w:t>蛋白质</w:t>
      </w:r>
      <w:r w:rsidRPr="00277CE6">
        <w:rPr>
          <w:rFonts w:ascii="Times New Roman" w:hAnsi="Times New Roman" w:cs="Times New Roman"/>
          <w:sz w:val="24"/>
          <w:szCs w:val="24"/>
        </w:rPr>
        <w:t>初始结构的描述，</w:t>
      </w:r>
      <w:r w:rsidR="009E21BF" w:rsidRPr="00277CE6">
        <w:rPr>
          <w:rFonts w:ascii="Times New Roman" w:hAnsi="Times New Roman" w:cs="Times New Roman"/>
          <w:sz w:val="24"/>
          <w:szCs w:val="24"/>
        </w:rPr>
        <w:t>本课题使用</w:t>
      </w:r>
      <w:r w:rsidR="002E5C62" w:rsidRPr="00277CE6">
        <w:rPr>
          <w:rFonts w:ascii="Times New Roman" w:hAnsi="Times New Roman" w:cs="Times New Roman"/>
          <w:sz w:val="24"/>
          <w:szCs w:val="24"/>
        </w:rPr>
        <w:t>Huang</w:t>
      </w:r>
      <w:r w:rsidR="002E5C62" w:rsidRPr="00277CE6">
        <w:rPr>
          <w:rFonts w:ascii="Times New Roman" w:hAnsi="Times New Roman" w:cs="Times New Roman"/>
          <w:sz w:val="24"/>
          <w:szCs w:val="24"/>
        </w:rPr>
        <w:t>等</w:t>
      </w:r>
      <w:r w:rsidR="002E5C62" w:rsidRPr="00277CE6">
        <w:rPr>
          <w:rFonts w:ascii="Times New Roman" w:hAnsi="Times New Roman" w:cs="Times New Roman"/>
          <w:sz w:val="24"/>
          <w:szCs w:val="24"/>
        </w:rPr>
        <w:fldChar w:fldCharType="begin"/>
      </w:r>
      <w:r w:rsidR="002E5C62" w:rsidRPr="00277CE6">
        <w:rPr>
          <w:rFonts w:ascii="Times New Roman" w:hAnsi="Times New Roman" w:cs="Times New Roman"/>
          <w:sz w:val="24"/>
          <w:szCs w:val="24"/>
        </w:rPr>
        <w:instrText xml:space="preserve"> ADDIN ZOTERO_ITEM CSL_CITATION {"citationID":"sXAhcMl1","properties":{"formattedCitation":"\\super 9\\nosupersub{}","plainCitation":"9","noteIndex":0},"citationItems":[{"id":10,"uris":["http://zotero.org/users/9340884/items/9G3ZBZME"],"itemData":{"id":10,"type":"article-journal","container-title":"Nature","DOI":"10.1038/s41586-021-04383-5","ISSN":"0028-0836, 1476-4687","issue":"7897","journalAbbreviation":"Nature","language":"en","page":"523-528","source":"DOI.org (Crossref)","title":"A backbone-centred energy function of neural networks for protein design","volume":"602","author":[{"family":"Huang","given":"Bin"},{"family":"Xu","given":"Yang"},{"family":"Hu","given":"Xiuhong"},{"family":"Liu","given":"Yongrui"},{"family":"Liao","given":"Shanhui"},{"family":"Zhang","given":"Jiahai"},{"family":"Huang","given":"Chengdong"},{"family":"Hong","given":"Jingjun"},{"family":"Chen","given":"Quan"},{"family":"Liu","given":"Haiyan"}],"issued":{"date-parts":[["2022",2,17]]}}}],"schema":"https://github.com/citation-style-language/schema/raw/master/csl-citation.json"} </w:instrText>
      </w:r>
      <w:r w:rsidR="002E5C62" w:rsidRPr="00277CE6">
        <w:rPr>
          <w:rFonts w:ascii="Times New Roman" w:hAnsi="Times New Roman" w:cs="Times New Roman"/>
          <w:sz w:val="24"/>
          <w:szCs w:val="24"/>
        </w:rPr>
        <w:fldChar w:fldCharType="separate"/>
      </w:r>
      <w:r w:rsidR="002E5C62" w:rsidRPr="00277CE6">
        <w:rPr>
          <w:rFonts w:ascii="Times New Roman" w:hAnsi="Times New Roman" w:cs="Times New Roman"/>
          <w:kern w:val="0"/>
          <w:sz w:val="24"/>
          <w:szCs w:val="24"/>
          <w:vertAlign w:val="superscript"/>
        </w:rPr>
        <w:t>9</w:t>
      </w:r>
      <w:r w:rsidR="002E5C62" w:rsidRPr="00277CE6">
        <w:rPr>
          <w:rFonts w:ascii="Times New Roman" w:hAnsi="Times New Roman" w:cs="Times New Roman"/>
          <w:sz w:val="24"/>
          <w:szCs w:val="24"/>
        </w:rPr>
        <w:fldChar w:fldCharType="end"/>
      </w:r>
      <w:r w:rsidR="002E5C62" w:rsidRPr="00277CE6">
        <w:rPr>
          <w:rFonts w:ascii="Times New Roman" w:hAnsi="Times New Roman" w:cs="Times New Roman"/>
          <w:sz w:val="24"/>
          <w:szCs w:val="24"/>
        </w:rPr>
        <w:t>开发的</w:t>
      </w:r>
      <w:r w:rsidR="002E5C62" w:rsidRPr="00277CE6">
        <w:rPr>
          <w:rFonts w:ascii="Times New Roman" w:hAnsi="Times New Roman" w:cs="Times New Roman"/>
          <w:sz w:val="24"/>
          <w:szCs w:val="24"/>
        </w:rPr>
        <w:t>SCUBA</w:t>
      </w:r>
      <w:r w:rsidR="002E5C62" w:rsidRPr="00277CE6">
        <w:rPr>
          <w:rFonts w:ascii="Times New Roman" w:hAnsi="Times New Roman" w:cs="Times New Roman"/>
          <w:sz w:val="24"/>
          <w:szCs w:val="24"/>
        </w:rPr>
        <w:t>程序</w:t>
      </w:r>
      <w:r w:rsidR="003F4BE0" w:rsidRPr="00277CE6">
        <w:rPr>
          <w:rFonts w:ascii="Times New Roman" w:hAnsi="Times New Roman" w:cs="Times New Roman"/>
          <w:sz w:val="24"/>
          <w:szCs w:val="24"/>
        </w:rPr>
        <w:t>生成初始的</w:t>
      </w:r>
      <w:r w:rsidR="00AA5665" w:rsidRPr="00277CE6">
        <w:rPr>
          <w:rFonts w:ascii="Times New Roman" w:hAnsi="Times New Roman" w:cs="Times New Roman"/>
          <w:sz w:val="24"/>
          <w:szCs w:val="24"/>
        </w:rPr>
        <w:t>蛋白质</w:t>
      </w:r>
      <w:r w:rsidR="003F4BE0" w:rsidRPr="00277CE6">
        <w:rPr>
          <w:rFonts w:ascii="Times New Roman" w:hAnsi="Times New Roman" w:cs="Times New Roman"/>
          <w:sz w:val="24"/>
          <w:szCs w:val="24"/>
        </w:rPr>
        <w:t>骨架</w:t>
      </w:r>
      <w:r w:rsidR="00AA5665" w:rsidRPr="00277CE6">
        <w:rPr>
          <w:rFonts w:ascii="Times New Roman" w:hAnsi="Times New Roman" w:cs="Times New Roman"/>
          <w:sz w:val="24"/>
          <w:szCs w:val="24"/>
        </w:rPr>
        <w:t>。</w:t>
      </w:r>
      <w:r w:rsidR="00AD2DE1" w:rsidRPr="00277CE6">
        <w:rPr>
          <w:rFonts w:ascii="Times New Roman" w:hAnsi="Times New Roman" w:cs="Times New Roman"/>
          <w:sz w:val="24"/>
          <w:szCs w:val="24"/>
        </w:rPr>
        <w:t>SCUBA</w:t>
      </w:r>
      <w:r w:rsidR="00AD2DE1" w:rsidRPr="00277CE6">
        <w:rPr>
          <w:rFonts w:ascii="Times New Roman" w:hAnsi="Times New Roman" w:cs="Times New Roman"/>
          <w:sz w:val="24"/>
          <w:szCs w:val="24"/>
        </w:rPr>
        <w:t>程序在生成蛋白质</w:t>
      </w:r>
      <w:r w:rsidR="00014596" w:rsidRPr="00277CE6">
        <w:rPr>
          <w:rFonts w:ascii="Times New Roman" w:hAnsi="Times New Roman" w:cs="Times New Roman"/>
          <w:sz w:val="24"/>
          <w:szCs w:val="24"/>
        </w:rPr>
        <w:t>骨架时</w:t>
      </w:r>
      <w:r w:rsidR="00E2391C" w:rsidRPr="00277CE6">
        <w:rPr>
          <w:rFonts w:ascii="Times New Roman" w:hAnsi="Times New Roman" w:cs="Times New Roman"/>
          <w:sz w:val="24"/>
          <w:szCs w:val="24"/>
        </w:rPr>
        <w:t>仅满足二级结构之间的几何位置关系，</w:t>
      </w:r>
      <w:r w:rsidR="00777F93" w:rsidRPr="00277CE6">
        <w:rPr>
          <w:rFonts w:ascii="Times New Roman" w:hAnsi="Times New Roman" w:cs="Times New Roman"/>
          <w:sz w:val="24"/>
          <w:szCs w:val="24"/>
        </w:rPr>
        <w:t>对骨架结构的合理性未</w:t>
      </w:r>
      <w:r w:rsidR="001C3F60">
        <w:rPr>
          <w:rFonts w:ascii="Times New Roman" w:hAnsi="Times New Roman" w:cs="Times New Roman" w:hint="eastAsia"/>
          <w:sz w:val="24"/>
          <w:szCs w:val="24"/>
        </w:rPr>
        <w:t>作</w:t>
      </w:r>
      <w:r w:rsidR="00777F93" w:rsidRPr="00277CE6">
        <w:rPr>
          <w:rFonts w:ascii="Times New Roman" w:hAnsi="Times New Roman" w:cs="Times New Roman"/>
          <w:sz w:val="24"/>
          <w:szCs w:val="24"/>
        </w:rPr>
        <w:t>过多要求，且</w:t>
      </w:r>
      <w:r w:rsidR="00D559AA" w:rsidRPr="00277CE6">
        <w:rPr>
          <w:rFonts w:ascii="Times New Roman" w:hAnsi="Times New Roman" w:cs="Times New Roman"/>
          <w:sz w:val="24"/>
          <w:szCs w:val="24"/>
        </w:rPr>
        <w:t>生成蛋白质骨架的过程</w:t>
      </w:r>
      <w:r w:rsidR="00BB3DC5" w:rsidRPr="00277CE6">
        <w:rPr>
          <w:rFonts w:ascii="Times New Roman" w:hAnsi="Times New Roman" w:cs="Times New Roman"/>
          <w:sz w:val="24"/>
          <w:szCs w:val="24"/>
        </w:rPr>
        <w:t>具有随机性，依赖于输入程序的随机数种子。</w:t>
      </w:r>
      <w:r w:rsidR="00F86BE7" w:rsidRPr="00277CE6">
        <w:rPr>
          <w:rFonts w:ascii="Times New Roman" w:hAnsi="Times New Roman" w:cs="Times New Roman"/>
          <w:sz w:val="24"/>
          <w:szCs w:val="24"/>
        </w:rPr>
        <w:t>本课题随机选择互不重复的</w:t>
      </w:r>
      <w:r w:rsidR="00F86BE7" w:rsidRPr="00277CE6">
        <w:rPr>
          <w:rFonts w:ascii="Times New Roman" w:hAnsi="Times New Roman" w:cs="Times New Roman"/>
          <w:sz w:val="24"/>
          <w:szCs w:val="24"/>
        </w:rPr>
        <w:t>1~10000</w:t>
      </w:r>
      <w:r w:rsidR="00F86BE7" w:rsidRPr="00277CE6">
        <w:rPr>
          <w:rFonts w:ascii="Times New Roman" w:hAnsi="Times New Roman" w:cs="Times New Roman"/>
          <w:sz w:val="24"/>
          <w:szCs w:val="24"/>
        </w:rPr>
        <w:t>以内的整数作为随机数种子</w:t>
      </w:r>
      <w:r w:rsidR="003B67C9" w:rsidRPr="00277CE6">
        <w:rPr>
          <w:rFonts w:ascii="Times New Roman" w:hAnsi="Times New Roman" w:cs="Times New Roman"/>
          <w:sz w:val="24"/>
          <w:szCs w:val="24"/>
        </w:rPr>
        <w:t>，根据图</w:t>
      </w:r>
      <w:r w:rsidR="003B67C9" w:rsidRPr="00277CE6">
        <w:rPr>
          <w:rFonts w:ascii="Times New Roman" w:hAnsi="Times New Roman" w:cs="Times New Roman"/>
          <w:sz w:val="24"/>
          <w:szCs w:val="24"/>
        </w:rPr>
        <w:t>2.3</w:t>
      </w:r>
      <w:r w:rsidR="003B67C9" w:rsidRPr="00277CE6">
        <w:rPr>
          <w:rFonts w:ascii="Times New Roman" w:hAnsi="Times New Roman" w:cs="Times New Roman"/>
          <w:sz w:val="24"/>
          <w:szCs w:val="24"/>
        </w:rPr>
        <w:t>的描述，</w:t>
      </w:r>
      <w:r w:rsidR="008B4F17" w:rsidRPr="00277CE6">
        <w:rPr>
          <w:rFonts w:ascii="Times New Roman" w:hAnsi="Times New Roman" w:cs="Times New Roman"/>
          <w:sz w:val="24"/>
          <w:szCs w:val="24"/>
        </w:rPr>
        <w:t>使用</w:t>
      </w:r>
      <w:r w:rsidR="008B4F17" w:rsidRPr="00277CE6">
        <w:rPr>
          <w:rFonts w:ascii="Times New Roman" w:hAnsi="Times New Roman" w:cs="Times New Roman"/>
          <w:sz w:val="24"/>
          <w:szCs w:val="24"/>
        </w:rPr>
        <w:t>SCUBA</w:t>
      </w:r>
      <w:r w:rsidR="008B4F17" w:rsidRPr="00277CE6">
        <w:rPr>
          <w:rFonts w:ascii="Times New Roman" w:hAnsi="Times New Roman" w:cs="Times New Roman"/>
          <w:sz w:val="24"/>
          <w:szCs w:val="24"/>
        </w:rPr>
        <w:t>程序生成了</w:t>
      </w:r>
      <w:r w:rsidR="008B4F17" w:rsidRPr="00277CE6">
        <w:rPr>
          <w:rFonts w:ascii="Times New Roman" w:hAnsi="Times New Roman" w:cs="Times New Roman"/>
          <w:sz w:val="24"/>
          <w:szCs w:val="24"/>
        </w:rPr>
        <w:t>10</w:t>
      </w:r>
      <w:r w:rsidR="008B4F17" w:rsidRPr="00277CE6">
        <w:rPr>
          <w:rFonts w:ascii="Times New Roman" w:hAnsi="Times New Roman" w:cs="Times New Roman"/>
          <w:sz w:val="24"/>
          <w:szCs w:val="24"/>
        </w:rPr>
        <w:t>个</w:t>
      </w:r>
      <w:r w:rsidR="00DC0CC8" w:rsidRPr="00277CE6">
        <w:rPr>
          <w:rFonts w:ascii="Times New Roman" w:hAnsi="Times New Roman" w:cs="Times New Roman"/>
          <w:sz w:val="24"/>
          <w:szCs w:val="24"/>
        </w:rPr>
        <w:t>初始的蛋白质骨架结构。</w:t>
      </w:r>
      <w:r w:rsidR="004C5636" w:rsidRPr="00277CE6">
        <w:rPr>
          <w:rFonts w:ascii="Times New Roman" w:hAnsi="Times New Roman" w:cs="Times New Roman"/>
          <w:sz w:val="24"/>
          <w:szCs w:val="24"/>
        </w:rPr>
        <w:t>本课题</w:t>
      </w:r>
      <w:r w:rsidR="008956EB" w:rsidRPr="00277CE6">
        <w:rPr>
          <w:rFonts w:ascii="Times New Roman" w:hAnsi="Times New Roman" w:cs="Times New Roman"/>
          <w:sz w:val="24"/>
          <w:szCs w:val="24"/>
        </w:rPr>
        <w:t>随后</w:t>
      </w:r>
      <w:r w:rsidR="004C5636" w:rsidRPr="00277CE6">
        <w:rPr>
          <w:rFonts w:ascii="Times New Roman" w:hAnsi="Times New Roman" w:cs="Times New Roman"/>
          <w:sz w:val="24"/>
          <w:szCs w:val="24"/>
        </w:rPr>
        <w:t>使用</w:t>
      </w:r>
      <w:r w:rsidR="004C5636" w:rsidRPr="00277CE6">
        <w:rPr>
          <w:rFonts w:ascii="Times New Roman" w:hAnsi="Times New Roman" w:cs="Times New Roman"/>
          <w:sz w:val="24"/>
          <w:szCs w:val="24"/>
        </w:rPr>
        <w:t>Rosetta</w:t>
      </w:r>
      <w:r w:rsidR="004C5636" w:rsidRPr="00277CE6">
        <w:rPr>
          <w:rFonts w:ascii="Times New Roman" w:hAnsi="Times New Roman" w:cs="Times New Roman"/>
          <w:sz w:val="24"/>
          <w:szCs w:val="24"/>
        </w:rPr>
        <w:t>程序的</w:t>
      </w:r>
      <w:proofErr w:type="spellStart"/>
      <w:r w:rsidR="00B76B35" w:rsidRPr="00277CE6">
        <w:rPr>
          <w:rFonts w:ascii="Times New Roman" w:hAnsi="Times New Roman" w:cs="Times New Roman"/>
          <w:sz w:val="24"/>
          <w:szCs w:val="24"/>
        </w:rPr>
        <w:t>fixbb</w:t>
      </w:r>
      <w:proofErr w:type="spellEnd"/>
      <w:r w:rsidR="00B76B35" w:rsidRPr="00277CE6">
        <w:rPr>
          <w:rFonts w:ascii="Times New Roman" w:hAnsi="Times New Roman" w:cs="Times New Roman"/>
          <w:sz w:val="24"/>
          <w:szCs w:val="24"/>
        </w:rPr>
        <w:t>（</w:t>
      </w:r>
      <w:r w:rsidR="00B76B35" w:rsidRPr="00277CE6">
        <w:rPr>
          <w:rFonts w:ascii="Times New Roman" w:hAnsi="Times New Roman" w:cs="Times New Roman"/>
          <w:sz w:val="24"/>
          <w:szCs w:val="24"/>
        </w:rPr>
        <w:t>Fixed</w:t>
      </w:r>
      <w:r w:rsidR="0034327E" w:rsidRPr="00277CE6">
        <w:rPr>
          <w:rFonts w:ascii="Times New Roman" w:hAnsi="Times New Roman" w:cs="Times New Roman"/>
          <w:sz w:val="24"/>
          <w:szCs w:val="24"/>
        </w:rPr>
        <w:t xml:space="preserve"> B</w:t>
      </w:r>
      <w:r w:rsidR="00B76B35" w:rsidRPr="00277CE6">
        <w:rPr>
          <w:rFonts w:ascii="Times New Roman" w:hAnsi="Times New Roman" w:cs="Times New Roman"/>
          <w:sz w:val="24"/>
          <w:szCs w:val="24"/>
        </w:rPr>
        <w:t>ackbone Design</w:t>
      </w:r>
      <w:r w:rsidR="00B76B35" w:rsidRPr="00277CE6">
        <w:rPr>
          <w:rFonts w:ascii="Times New Roman" w:hAnsi="Times New Roman" w:cs="Times New Roman"/>
          <w:sz w:val="24"/>
          <w:szCs w:val="24"/>
        </w:rPr>
        <w:t>）模块</w:t>
      </w:r>
      <w:r w:rsidR="00033A1F" w:rsidRPr="00277CE6">
        <w:rPr>
          <w:rFonts w:ascii="Times New Roman" w:hAnsi="Times New Roman" w:cs="Times New Roman"/>
          <w:sz w:val="24"/>
          <w:szCs w:val="24"/>
        </w:rPr>
        <w:fldChar w:fldCharType="begin"/>
      </w:r>
      <w:r w:rsidR="00033A1F" w:rsidRPr="00277CE6">
        <w:rPr>
          <w:rFonts w:ascii="Times New Roman" w:hAnsi="Times New Roman" w:cs="Times New Roman"/>
          <w:sz w:val="24"/>
          <w:szCs w:val="24"/>
        </w:rPr>
        <w:instrText xml:space="preserve"> ADDIN ZOTERO_ITEM CSL_CITATION {"citationID":"767q92JA","properties":{"formattedCitation":"\\super 30\\nosupersub{}","plainCitation":"30","noteIndex":0},"citationItems":[{"id":320,"uris":["http://zotero.org/users/9340884/items/26PEP5U8"],"itemData":{"id":320,"type":"paper-conference","container-title":"Biocomputing 2005","DOI":"10.1142/9789812702456_0003","event":"Proceedings of the Pacific Symposium","event-place":"Hawaii, USA","ISBN":"978-981-256-046-9","language":"en","page":"16-27","publisher":"WORLD SCIENTIFIC","publisher-place":"Hawaii, USA","source":"DOI.org (Crossref)","title":"AN ADAPTIVE DYNAMIC PROGRAMMING ALGORITHM FOR THE SIDE CHAIN PLACEMENT PROBLEM","URL":"http://www.worldscientific.com/doi/abs/10.1142/9789812702456_0003","author":[{"family":"Leaver-Fay","given":"Andrew"},{"family":"Kuhlman","given":"Brian"},{"family":"Snoeyink","given":"Jack"}],"accessed":{"date-parts":[["2022",5,30]]},"issued":{"date-parts":[["2004",12]]}}}],"schema":"https://github.com/citation-style-language/schema/raw/master/csl-citation.json"} </w:instrText>
      </w:r>
      <w:r w:rsidR="00033A1F" w:rsidRPr="00277CE6">
        <w:rPr>
          <w:rFonts w:ascii="Times New Roman" w:hAnsi="Times New Roman" w:cs="Times New Roman"/>
          <w:sz w:val="24"/>
          <w:szCs w:val="24"/>
        </w:rPr>
        <w:fldChar w:fldCharType="separate"/>
      </w:r>
      <w:r w:rsidR="00033A1F" w:rsidRPr="00277CE6">
        <w:rPr>
          <w:rFonts w:ascii="Times New Roman" w:hAnsi="Times New Roman" w:cs="Times New Roman"/>
          <w:kern w:val="0"/>
          <w:sz w:val="24"/>
          <w:szCs w:val="24"/>
          <w:vertAlign w:val="superscript"/>
        </w:rPr>
        <w:t>30</w:t>
      </w:r>
      <w:r w:rsidR="00033A1F" w:rsidRPr="00277CE6">
        <w:rPr>
          <w:rFonts w:ascii="Times New Roman" w:hAnsi="Times New Roman" w:cs="Times New Roman"/>
          <w:sz w:val="24"/>
          <w:szCs w:val="24"/>
        </w:rPr>
        <w:fldChar w:fldCharType="end"/>
      </w:r>
      <w:r w:rsidR="00D93D00" w:rsidRPr="00277CE6">
        <w:rPr>
          <w:rFonts w:ascii="Times New Roman" w:hAnsi="Times New Roman" w:cs="Times New Roman"/>
          <w:sz w:val="24"/>
          <w:szCs w:val="24"/>
        </w:rPr>
        <w:t>分别对上述</w:t>
      </w:r>
      <w:r w:rsidR="00D93D00" w:rsidRPr="00277CE6">
        <w:rPr>
          <w:rFonts w:ascii="Times New Roman" w:hAnsi="Times New Roman" w:cs="Times New Roman"/>
          <w:sz w:val="24"/>
          <w:szCs w:val="24"/>
        </w:rPr>
        <w:t>10</w:t>
      </w:r>
      <w:r w:rsidR="00D93D00" w:rsidRPr="00277CE6">
        <w:rPr>
          <w:rFonts w:ascii="Times New Roman" w:hAnsi="Times New Roman" w:cs="Times New Roman"/>
          <w:sz w:val="24"/>
          <w:szCs w:val="24"/>
        </w:rPr>
        <w:t>个结构进行</w:t>
      </w:r>
      <w:r w:rsidR="0034327E" w:rsidRPr="00277CE6">
        <w:rPr>
          <w:rFonts w:ascii="Times New Roman" w:hAnsi="Times New Roman" w:cs="Times New Roman"/>
          <w:sz w:val="24"/>
          <w:szCs w:val="24"/>
        </w:rPr>
        <w:t>固定主链的序列设计，</w:t>
      </w:r>
      <w:r w:rsidR="00A83BFC" w:rsidRPr="00277CE6">
        <w:rPr>
          <w:rFonts w:ascii="Times New Roman" w:hAnsi="Times New Roman" w:cs="Times New Roman"/>
          <w:sz w:val="24"/>
          <w:szCs w:val="24"/>
        </w:rPr>
        <w:t>允许</w:t>
      </w:r>
      <w:r w:rsidR="00D75653" w:rsidRPr="00277CE6">
        <w:rPr>
          <w:rFonts w:ascii="Times New Roman" w:hAnsi="Times New Roman" w:cs="Times New Roman"/>
          <w:sz w:val="24"/>
          <w:szCs w:val="24"/>
        </w:rPr>
        <w:t>全部</w:t>
      </w:r>
      <w:r w:rsidR="006455B4" w:rsidRPr="00277CE6">
        <w:rPr>
          <w:rFonts w:ascii="Times New Roman" w:hAnsi="Times New Roman" w:cs="Times New Roman"/>
          <w:sz w:val="24"/>
          <w:szCs w:val="24"/>
        </w:rPr>
        <w:t>20</w:t>
      </w:r>
      <w:r w:rsidR="006455B4" w:rsidRPr="00277CE6">
        <w:rPr>
          <w:rFonts w:ascii="Times New Roman" w:hAnsi="Times New Roman" w:cs="Times New Roman"/>
          <w:sz w:val="24"/>
          <w:szCs w:val="24"/>
        </w:rPr>
        <w:t>种</w:t>
      </w:r>
      <w:r w:rsidR="00A83BFC" w:rsidRPr="00277CE6">
        <w:rPr>
          <w:rFonts w:ascii="Times New Roman" w:hAnsi="Times New Roman" w:cs="Times New Roman"/>
          <w:sz w:val="24"/>
          <w:szCs w:val="24"/>
        </w:rPr>
        <w:t>氨基酸</w:t>
      </w:r>
      <w:r w:rsidR="007F16CC" w:rsidRPr="00277CE6">
        <w:rPr>
          <w:rFonts w:ascii="Times New Roman" w:hAnsi="Times New Roman" w:cs="Times New Roman"/>
          <w:sz w:val="24"/>
          <w:szCs w:val="24"/>
        </w:rPr>
        <w:t>在各残基处</w:t>
      </w:r>
      <w:r w:rsidR="00FB6DC9" w:rsidRPr="00277CE6">
        <w:rPr>
          <w:rFonts w:ascii="Times New Roman" w:hAnsi="Times New Roman" w:cs="Times New Roman"/>
          <w:sz w:val="24"/>
          <w:szCs w:val="24"/>
        </w:rPr>
        <w:t>放置，每个结构</w:t>
      </w:r>
      <w:r w:rsidR="00B7667C" w:rsidRPr="00277CE6">
        <w:rPr>
          <w:rFonts w:ascii="Times New Roman" w:hAnsi="Times New Roman" w:cs="Times New Roman"/>
          <w:sz w:val="24"/>
          <w:szCs w:val="24"/>
        </w:rPr>
        <w:t>生成</w:t>
      </w:r>
      <w:r w:rsidR="00FB6DC9" w:rsidRPr="00277CE6">
        <w:rPr>
          <w:rFonts w:ascii="Times New Roman" w:hAnsi="Times New Roman" w:cs="Times New Roman"/>
          <w:sz w:val="24"/>
          <w:szCs w:val="24"/>
        </w:rPr>
        <w:t>10</w:t>
      </w:r>
      <w:r w:rsidR="00FB6DC9" w:rsidRPr="00277CE6">
        <w:rPr>
          <w:rFonts w:ascii="Times New Roman" w:hAnsi="Times New Roman" w:cs="Times New Roman"/>
          <w:sz w:val="24"/>
          <w:szCs w:val="24"/>
        </w:rPr>
        <w:t>个可能的序列</w:t>
      </w:r>
      <w:r w:rsidR="00A26657">
        <w:rPr>
          <w:rFonts w:ascii="Times New Roman" w:hAnsi="Times New Roman" w:cs="Times New Roman" w:hint="eastAsia"/>
          <w:sz w:val="24"/>
          <w:szCs w:val="24"/>
        </w:rPr>
        <w:t>（即设定</w:t>
      </w:r>
      <w:proofErr w:type="spellStart"/>
      <w:r w:rsidR="00A26657">
        <w:rPr>
          <w:rFonts w:ascii="Times New Roman" w:hAnsi="Times New Roman" w:cs="Times New Roman" w:hint="eastAsia"/>
          <w:sz w:val="24"/>
          <w:szCs w:val="24"/>
        </w:rPr>
        <w:t>nstruct</w:t>
      </w:r>
      <w:proofErr w:type="spellEnd"/>
      <w:r w:rsidR="00A26657">
        <w:rPr>
          <w:rFonts w:ascii="Times New Roman" w:hAnsi="Times New Roman" w:cs="Times New Roman" w:hint="eastAsia"/>
          <w:sz w:val="24"/>
          <w:szCs w:val="24"/>
        </w:rPr>
        <w:t>为</w:t>
      </w:r>
      <w:r w:rsidR="00A26657">
        <w:rPr>
          <w:rFonts w:ascii="Times New Roman" w:hAnsi="Times New Roman" w:cs="Times New Roman"/>
          <w:sz w:val="24"/>
          <w:szCs w:val="24"/>
        </w:rPr>
        <w:t>10</w:t>
      </w:r>
      <w:r w:rsidR="00A26657">
        <w:rPr>
          <w:rFonts w:ascii="Times New Roman" w:hAnsi="Times New Roman" w:cs="Times New Roman" w:hint="eastAsia"/>
          <w:sz w:val="24"/>
          <w:szCs w:val="24"/>
        </w:rPr>
        <w:t>）</w:t>
      </w:r>
      <w:r w:rsidR="00E95FA9">
        <w:rPr>
          <w:rFonts w:ascii="Times New Roman" w:hAnsi="Times New Roman" w:cs="Times New Roman" w:hint="eastAsia"/>
          <w:sz w:val="24"/>
          <w:szCs w:val="24"/>
        </w:rPr>
        <w:t>；对于</w:t>
      </w:r>
      <w:r w:rsidR="00E43C94">
        <w:rPr>
          <w:rFonts w:ascii="Times New Roman" w:hAnsi="Times New Roman" w:cs="Times New Roman" w:hint="eastAsia"/>
          <w:sz w:val="24"/>
          <w:szCs w:val="24"/>
        </w:rPr>
        <w:t>生成的所有序列，使用</w:t>
      </w:r>
      <w:r w:rsidR="00E43C94">
        <w:rPr>
          <w:rFonts w:ascii="Times New Roman" w:hAnsi="Times New Roman" w:cs="Times New Roman" w:hint="eastAsia"/>
          <w:sz w:val="24"/>
          <w:szCs w:val="24"/>
        </w:rPr>
        <w:t>Rosetta</w:t>
      </w:r>
      <w:r w:rsidR="00E43C94">
        <w:rPr>
          <w:rFonts w:ascii="Times New Roman" w:hAnsi="Times New Roman" w:cs="Times New Roman" w:hint="eastAsia"/>
          <w:sz w:val="24"/>
          <w:szCs w:val="24"/>
        </w:rPr>
        <w:t>程序的</w:t>
      </w:r>
      <w:r w:rsidR="00E43C94">
        <w:rPr>
          <w:rFonts w:ascii="Times New Roman" w:hAnsi="Times New Roman" w:cs="Times New Roman" w:hint="eastAsia"/>
          <w:sz w:val="24"/>
          <w:szCs w:val="24"/>
        </w:rPr>
        <w:t>relax</w:t>
      </w:r>
      <w:r w:rsidR="00E43C94">
        <w:rPr>
          <w:rFonts w:ascii="Times New Roman" w:hAnsi="Times New Roman" w:cs="Times New Roman" w:hint="eastAsia"/>
          <w:sz w:val="24"/>
          <w:szCs w:val="24"/>
        </w:rPr>
        <w:t>模块</w:t>
      </w:r>
      <w:r w:rsidR="00907A0A">
        <w:rPr>
          <w:rFonts w:ascii="Times New Roman" w:hAnsi="Times New Roman" w:cs="Times New Roman"/>
          <w:sz w:val="24"/>
          <w:szCs w:val="24"/>
        </w:rPr>
        <w:fldChar w:fldCharType="begin"/>
      </w:r>
      <w:r w:rsidR="00907A0A">
        <w:rPr>
          <w:rFonts w:ascii="Times New Roman" w:hAnsi="Times New Roman" w:cs="Times New Roman"/>
          <w:sz w:val="24"/>
          <w:szCs w:val="24"/>
        </w:rPr>
        <w:instrText xml:space="preserve"> ADDIN ZOTERO_ITEM CSL_CITATION {"citationID":"TJ2Vkb57","properties":{"formattedCitation":"\\super 31,32\\nosupersub{}","plainCitation":"31,32","noteIndex":0},"citationItems":[{"id":343,"uris":["http://zotero.org/users/9340884/items/FQFEQPJV"],"itemData":{"id":343,"type":"article-journal","abstract":"A key issue in macromolecular structure modeling is the granularity of the molecular representation. A fine-grained representation can approximate the actual structure more accurately, but may require many more degrees of freedom than a coarse-grained representation and hence make conformational search more challenging. We investigate this tradeoff between the accuracy and the size of protein conformational search space for two frequently used representations: one with fixed bond angles and lengths and one that has full flexibility. We performed large-scale explorations of the energy landscapes of 82 protein domains under each model, and find that the introduction of bond angle flexibility significantly increases the average energy gap between native and non-native structures. We also find that incorporating bonded geometry flexibility improves low resolution X-ray crystallographic refinement. These results suggest that backbone bond angle relaxation makes an important contribution to native structure energetics, that current energy functions are sufficiently accurate to capture the energetic gain associated with subtle deformations from chain ideality, and more speculatively, that backbone geometry distortions occur late in protein folding to optimize packing in the native state.","container-title":"Protein Science: A Publication of the Protein Society","DOI":"10.1002/pro.2389","ISSN":"1469-896X","issue":"1","journalAbbreviation":"Protein Sci","language":"eng","note":"PMID: 24265211\nPMCID: PMC3892298","page":"47-55","source":"PubMed","title":"Relaxation of backbone bond geometry improves protein energy landscape modeling","volume":"23","author":[{"family":"Conway","given":"Patrick"},{"family":"Tyka","given":"Michael D."},{"family":"DiMaio","given":"Frank"},{"family":"Konerding","given":"David E."},{"family":"Baker","given":"David"}],"issued":{"date-parts":[["2014",1]]}}},{"id":340,"uris":["http://zotero.org/users/9340884/items/BXUISDRM"],"itemData":{"id":340,"type":"article-journal","abstract":"Computational design of protein function involves a search for amino acids with the lowest energy subject to a set of constraints specifying function. In many cases a set of natural protein backbone structures, or ‘</w:instrText>
      </w:r>
      <w:r w:rsidR="00907A0A">
        <w:rPr>
          <w:rFonts w:ascii="Times New Roman" w:hAnsi="Times New Roman" w:cs="Times New Roman" w:hint="eastAsia"/>
          <w:sz w:val="24"/>
          <w:szCs w:val="24"/>
        </w:rPr>
        <w:instrText>‘</w:instrText>
      </w:r>
      <w:r w:rsidR="00907A0A">
        <w:rPr>
          <w:rFonts w:ascii="Times New Roman" w:hAnsi="Times New Roman" w:cs="Times New Roman"/>
          <w:sz w:val="24"/>
          <w:szCs w:val="24"/>
        </w:rPr>
        <w:instrText xml:space="preserve">scaffolds’’, are searched to find regions where functional sites (an enzyme active site, ligand binding pocket, protein – protein interaction region, etc.) can be placed, and the identities of the surrounding amino acids are optimized to satisfy functional constraints. Input native protein structures almost invariably have regions that score very poorly with the design force field, and any design based on these unmodified structures may result in mutations away from the native sequence solely as a result of the energetic strain. Because the input structure is already a stable protein, it is desirable to keep the total number of mutations to a minimum and to avoid mutations resulting from poorly-scoring input structures. Here we describe a protocol using cycles of minimization with combined backbone/sidechain restraints that is Pareto-optimal with respect to RMSD to the native structure and energetic strain reduction. The protocol should be broadly useful in the preparation of scaffold libraries for functional site design.","container-title":"PLoS ONE","DOI":"10.1371/journal.pone.0059004","ISSN":"1932-6203","issue":"4","journalAbbreviation":"PLoS ONE","language":"en","page":"e59004","source":"DOI.org (Crossref)","title":"A Pareto-Optimal Refinement Method for Protein Design Scaffolds","volume":"8","author":[{"family":"Nivón","given":"Lucas Gregorio"},{"family":"Moretti","given":"Rocco"},{"family":"Baker","given":"David"}],"editor":[{"family":"Zhang","given":"Yang"}],"issued":{"date-parts":[["2013",4,2]]}}}],"schema":"https://github.com/citation-style-language/schema/raw/master/csl-citation.json"} </w:instrText>
      </w:r>
      <w:r w:rsidR="00907A0A">
        <w:rPr>
          <w:rFonts w:ascii="Times New Roman" w:hAnsi="Times New Roman" w:cs="Times New Roman"/>
          <w:sz w:val="24"/>
          <w:szCs w:val="24"/>
        </w:rPr>
        <w:fldChar w:fldCharType="separate"/>
      </w:r>
      <w:r w:rsidR="00907A0A" w:rsidRPr="00907A0A">
        <w:rPr>
          <w:rFonts w:ascii="Times New Roman" w:hAnsi="Times New Roman" w:cs="Times New Roman"/>
          <w:kern w:val="0"/>
          <w:sz w:val="24"/>
          <w:szCs w:val="24"/>
          <w:vertAlign w:val="superscript"/>
        </w:rPr>
        <w:t>31,32</w:t>
      </w:r>
      <w:r w:rsidR="00907A0A">
        <w:rPr>
          <w:rFonts w:ascii="Times New Roman" w:hAnsi="Times New Roman" w:cs="Times New Roman"/>
          <w:sz w:val="24"/>
          <w:szCs w:val="24"/>
        </w:rPr>
        <w:fldChar w:fldCharType="end"/>
      </w:r>
      <w:r w:rsidR="00483840">
        <w:rPr>
          <w:rFonts w:ascii="Times New Roman" w:hAnsi="Times New Roman" w:cs="Times New Roman" w:hint="eastAsia"/>
          <w:sz w:val="24"/>
          <w:szCs w:val="24"/>
        </w:rPr>
        <w:t>对全原子</w:t>
      </w:r>
      <w:r w:rsidR="00995041">
        <w:rPr>
          <w:rFonts w:ascii="Times New Roman" w:hAnsi="Times New Roman" w:cs="Times New Roman" w:hint="eastAsia"/>
          <w:sz w:val="24"/>
          <w:szCs w:val="24"/>
        </w:rPr>
        <w:t>的</w:t>
      </w:r>
      <w:r w:rsidR="00483840">
        <w:rPr>
          <w:rFonts w:ascii="Times New Roman" w:hAnsi="Times New Roman" w:cs="Times New Roman" w:hint="eastAsia"/>
          <w:sz w:val="24"/>
          <w:szCs w:val="24"/>
        </w:rPr>
        <w:t>蛋白质结构</w:t>
      </w:r>
      <w:r w:rsidR="006F7ED4">
        <w:rPr>
          <w:rFonts w:ascii="Times New Roman" w:hAnsi="Times New Roman" w:cs="Times New Roman" w:hint="eastAsia"/>
          <w:sz w:val="24"/>
          <w:szCs w:val="24"/>
        </w:rPr>
        <w:t>进行精细优化</w:t>
      </w:r>
      <w:r w:rsidR="00A26657">
        <w:rPr>
          <w:rFonts w:ascii="Times New Roman" w:hAnsi="Times New Roman" w:cs="Times New Roman" w:hint="eastAsia"/>
          <w:sz w:val="24"/>
          <w:szCs w:val="24"/>
        </w:rPr>
        <w:t>，对每个序列生成</w:t>
      </w:r>
      <w:r w:rsidR="00A26657">
        <w:rPr>
          <w:rFonts w:ascii="Times New Roman" w:hAnsi="Times New Roman" w:cs="Times New Roman" w:hint="eastAsia"/>
          <w:sz w:val="24"/>
          <w:szCs w:val="24"/>
        </w:rPr>
        <w:t>5</w:t>
      </w:r>
      <w:r w:rsidR="00A26657">
        <w:rPr>
          <w:rFonts w:ascii="Times New Roman" w:hAnsi="Times New Roman" w:cs="Times New Roman" w:hint="eastAsia"/>
          <w:sz w:val="24"/>
          <w:szCs w:val="24"/>
        </w:rPr>
        <w:t>个可能的优化后结构（即设定</w:t>
      </w:r>
      <w:proofErr w:type="spellStart"/>
      <w:r w:rsidR="00A26657">
        <w:rPr>
          <w:rFonts w:ascii="Times New Roman" w:hAnsi="Times New Roman" w:cs="Times New Roman" w:hint="eastAsia"/>
          <w:sz w:val="24"/>
          <w:szCs w:val="24"/>
        </w:rPr>
        <w:t>nstruct</w:t>
      </w:r>
      <w:proofErr w:type="spellEnd"/>
      <w:r w:rsidR="00A26657">
        <w:rPr>
          <w:rFonts w:ascii="Times New Roman" w:hAnsi="Times New Roman" w:cs="Times New Roman"/>
          <w:sz w:val="24"/>
          <w:szCs w:val="24"/>
        </w:rPr>
        <w:t>=5</w:t>
      </w:r>
      <w:r w:rsidR="00A26657">
        <w:rPr>
          <w:rFonts w:ascii="Times New Roman" w:hAnsi="Times New Roman" w:cs="Times New Roman" w:hint="eastAsia"/>
          <w:sz w:val="24"/>
          <w:szCs w:val="24"/>
        </w:rPr>
        <w:t>），结构优化的循环数（</w:t>
      </w:r>
      <w:r w:rsidR="00A26657">
        <w:rPr>
          <w:rFonts w:ascii="Times New Roman" w:hAnsi="Times New Roman" w:cs="Times New Roman" w:hint="eastAsia"/>
          <w:sz w:val="24"/>
          <w:szCs w:val="24"/>
        </w:rPr>
        <w:t>Cycle</w:t>
      </w:r>
      <w:r w:rsidR="00A26657">
        <w:rPr>
          <w:rFonts w:ascii="Times New Roman" w:hAnsi="Times New Roman" w:cs="Times New Roman"/>
          <w:sz w:val="24"/>
          <w:szCs w:val="24"/>
        </w:rPr>
        <w:t xml:space="preserve"> </w:t>
      </w:r>
      <w:r w:rsidR="00A26657">
        <w:rPr>
          <w:rFonts w:ascii="Times New Roman" w:hAnsi="Times New Roman" w:cs="Times New Roman" w:hint="eastAsia"/>
          <w:sz w:val="24"/>
          <w:szCs w:val="24"/>
        </w:rPr>
        <w:t>Number</w:t>
      </w:r>
      <w:r w:rsidR="00A26657">
        <w:rPr>
          <w:rFonts w:ascii="Times New Roman" w:hAnsi="Times New Roman" w:cs="Times New Roman" w:hint="eastAsia"/>
          <w:sz w:val="24"/>
          <w:szCs w:val="24"/>
        </w:rPr>
        <w:t>）设定为</w:t>
      </w:r>
      <w:r w:rsidR="00A26657">
        <w:rPr>
          <w:rFonts w:ascii="Times New Roman" w:hAnsi="Times New Roman" w:cs="Times New Roman" w:hint="eastAsia"/>
          <w:sz w:val="24"/>
          <w:szCs w:val="24"/>
        </w:rPr>
        <w:t>5</w:t>
      </w:r>
      <w:r w:rsidR="007D50B2">
        <w:rPr>
          <w:rFonts w:ascii="Times New Roman" w:hAnsi="Times New Roman" w:cs="Times New Roman" w:hint="eastAsia"/>
          <w:sz w:val="24"/>
          <w:szCs w:val="24"/>
        </w:rPr>
        <w:t>。</w:t>
      </w:r>
      <w:r w:rsidR="005D02A8" w:rsidRPr="00277CE6">
        <w:rPr>
          <w:rFonts w:ascii="Times New Roman" w:hAnsi="Times New Roman" w:cs="Times New Roman"/>
          <w:sz w:val="24"/>
          <w:szCs w:val="24"/>
        </w:rPr>
        <w:t>从输出文件</w:t>
      </w:r>
      <w:r w:rsidR="005D02A8" w:rsidRPr="00277CE6">
        <w:rPr>
          <w:rFonts w:ascii="Times New Roman" w:hAnsi="Times New Roman" w:cs="Times New Roman"/>
          <w:sz w:val="24"/>
          <w:szCs w:val="24"/>
        </w:rPr>
        <w:t>score.</w:t>
      </w:r>
      <w:r w:rsidR="00F427D9" w:rsidRPr="00277CE6">
        <w:rPr>
          <w:rFonts w:ascii="Times New Roman" w:hAnsi="Times New Roman" w:cs="Times New Roman"/>
          <w:sz w:val="24"/>
          <w:szCs w:val="24"/>
        </w:rPr>
        <w:t>s</w:t>
      </w:r>
      <w:r w:rsidR="005D02A8" w:rsidRPr="00277CE6">
        <w:rPr>
          <w:rFonts w:ascii="Times New Roman" w:hAnsi="Times New Roman" w:cs="Times New Roman"/>
          <w:sz w:val="24"/>
          <w:szCs w:val="24"/>
        </w:rPr>
        <w:t>c</w:t>
      </w:r>
      <w:r w:rsidR="005D02A8" w:rsidRPr="00277CE6">
        <w:rPr>
          <w:rFonts w:ascii="Times New Roman" w:hAnsi="Times New Roman" w:cs="Times New Roman"/>
          <w:sz w:val="24"/>
          <w:szCs w:val="24"/>
        </w:rPr>
        <w:t>中读取</w:t>
      </w:r>
      <w:r w:rsidR="00F427D9" w:rsidRPr="00277CE6">
        <w:rPr>
          <w:rFonts w:ascii="Times New Roman" w:hAnsi="Times New Roman" w:cs="Times New Roman"/>
          <w:sz w:val="24"/>
          <w:szCs w:val="24"/>
        </w:rPr>
        <w:t>所设计序列</w:t>
      </w:r>
      <w:r w:rsidR="00525BDE">
        <w:rPr>
          <w:rFonts w:ascii="Times New Roman" w:hAnsi="Times New Roman" w:cs="Times New Roman" w:hint="eastAsia"/>
          <w:sz w:val="24"/>
          <w:szCs w:val="24"/>
        </w:rPr>
        <w:t>经过</w:t>
      </w:r>
      <w:r w:rsidR="00525BDE">
        <w:rPr>
          <w:rFonts w:ascii="Times New Roman" w:hAnsi="Times New Roman" w:cs="Times New Roman" w:hint="eastAsia"/>
          <w:sz w:val="24"/>
          <w:szCs w:val="24"/>
        </w:rPr>
        <w:t>relax</w:t>
      </w:r>
      <w:r w:rsidR="00525BDE">
        <w:rPr>
          <w:rFonts w:ascii="Times New Roman" w:hAnsi="Times New Roman" w:cs="Times New Roman" w:hint="eastAsia"/>
          <w:sz w:val="24"/>
          <w:szCs w:val="24"/>
        </w:rPr>
        <w:t>模块精细优化后</w:t>
      </w:r>
      <w:r w:rsidR="00F427D9" w:rsidRPr="00277CE6">
        <w:rPr>
          <w:rFonts w:ascii="Times New Roman" w:hAnsi="Times New Roman" w:cs="Times New Roman"/>
          <w:sz w:val="24"/>
          <w:szCs w:val="24"/>
        </w:rPr>
        <w:t>的得分</w:t>
      </w:r>
      <w:r w:rsidR="000306ED" w:rsidRPr="00277CE6">
        <w:rPr>
          <w:rFonts w:ascii="Times New Roman" w:hAnsi="Times New Roman" w:cs="Times New Roman"/>
          <w:sz w:val="24"/>
          <w:szCs w:val="24"/>
        </w:rPr>
        <w:t>并取均值</w:t>
      </w:r>
      <w:r w:rsidR="00A14294" w:rsidRPr="00277CE6">
        <w:rPr>
          <w:rFonts w:ascii="Times New Roman" w:hAnsi="Times New Roman" w:cs="Times New Roman"/>
          <w:sz w:val="24"/>
          <w:szCs w:val="24"/>
        </w:rPr>
        <w:t>，作为初始蛋白质骨架结构质量的评价标准</w:t>
      </w:r>
      <w:r w:rsidR="00F427D9" w:rsidRPr="00277CE6">
        <w:rPr>
          <w:rFonts w:ascii="Times New Roman" w:hAnsi="Times New Roman" w:cs="Times New Roman"/>
          <w:sz w:val="24"/>
          <w:szCs w:val="24"/>
        </w:rPr>
        <w:t>。</w:t>
      </w:r>
    </w:p>
    <w:p w14:paraId="2CE9DBC9" w14:textId="16C6DD21" w:rsidR="009D2E88" w:rsidRPr="00277CE6" w:rsidRDefault="009D2E88" w:rsidP="00767CD6">
      <w:pPr>
        <w:autoSpaceDE w:val="0"/>
        <w:autoSpaceDN w:val="0"/>
        <w:adjustRightInd w:val="0"/>
        <w:spacing w:line="300" w:lineRule="auto"/>
        <w:ind w:firstLineChars="200" w:firstLine="480"/>
        <w:rPr>
          <w:rFonts w:ascii="Times New Roman" w:hAnsi="Times New Roman" w:cs="Times New Roman"/>
          <w:sz w:val="24"/>
          <w:szCs w:val="24"/>
        </w:rPr>
      </w:pPr>
      <w:r w:rsidRPr="00277CE6">
        <w:rPr>
          <w:rFonts w:ascii="Times New Roman" w:hAnsi="Times New Roman" w:cs="Times New Roman"/>
          <w:sz w:val="24"/>
          <w:szCs w:val="24"/>
        </w:rPr>
        <w:t>本课题随后使用</w:t>
      </w:r>
      <w:r w:rsidRPr="00277CE6">
        <w:rPr>
          <w:rFonts w:ascii="Times New Roman" w:hAnsi="Times New Roman" w:cs="Times New Roman"/>
          <w:sz w:val="24"/>
          <w:szCs w:val="24"/>
        </w:rPr>
        <w:t>2.5</w:t>
      </w:r>
      <w:r w:rsidRPr="00277CE6">
        <w:rPr>
          <w:rFonts w:ascii="Times New Roman" w:hAnsi="Times New Roman" w:cs="Times New Roman"/>
          <w:sz w:val="24"/>
          <w:szCs w:val="24"/>
        </w:rPr>
        <w:t>所描述的模型对初始的蛋白质结构进行优化，</w:t>
      </w:r>
      <w:r w:rsidR="001151FF" w:rsidRPr="00277CE6">
        <w:rPr>
          <w:rFonts w:ascii="Times New Roman" w:hAnsi="Times New Roman" w:cs="Times New Roman"/>
          <w:sz w:val="24"/>
          <w:szCs w:val="24"/>
        </w:rPr>
        <w:t>根据</w:t>
      </w:r>
      <w:r w:rsidR="000E0D9F" w:rsidRPr="00277CE6">
        <w:rPr>
          <w:rFonts w:ascii="Times New Roman" w:hAnsi="Times New Roman" w:cs="Times New Roman"/>
          <w:sz w:val="24"/>
          <w:szCs w:val="24"/>
        </w:rPr>
        <w:t>图</w:t>
      </w:r>
      <w:r w:rsidR="000E0D9F" w:rsidRPr="00277CE6">
        <w:rPr>
          <w:rFonts w:ascii="Times New Roman" w:hAnsi="Times New Roman" w:cs="Times New Roman"/>
          <w:sz w:val="24"/>
          <w:szCs w:val="24"/>
        </w:rPr>
        <w:t>2.</w:t>
      </w:r>
      <w:r w:rsidR="008E660D">
        <w:rPr>
          <w:rFonts w:ascii="Times New Roman" w:hAnsi="Times New Roman" w:cs="Times New Roman"/>
          <w:sz w:val="24"/>
          <w:szCs w:val="24"/>
        </w:rPr>
        <w:t>4</w:t>
      </w:r>
      <w:r w:rsidR="000E0D9F" w:rsidRPr="00277CE6">
        <w:rPr>
          <w:rFonts w:ascii="Times New Roman" w:hAnsi="Times New Roman" w:cs="Times New Roman"/>
          <w:sz w:val="24"/>
          <w:szCs w:val="24"/>
        </w:rPr>
        <w:t>对蛋白质结构的设计要求，</w:t>
      </w:r>
      <w:r w:rsidR="00E55275" w:rsidRPr="00277CE6">
        <w:rPr>
          <w:rFonts w:ascii="Times New Roman" w:hAnsi="Times New Roman" w:cs="Times New Roman"/>
          <w:sz w:val="24"/>
          <w:szCs w:val="24"/>
        </w:rPr>
        <w:t>预先指定</w:t>
      </w:r>
      <w:r w:rsidR="001151FF" w:rsidRPr="00277CE6">
        <w:rPr>
          <w:rFonts w:ascii="Times New Roman" w:hAnsi="Times New Roman" w:cs="Times New Roman"/>
          <w:sz w:val="24"/>
          <w:szCs w:val="24"/>
        </w:rPr>
        <w:t>β-</w:t>
      </w:r>
      <w:r w:rsidR="001151FF" w:rsidRPr="00277CE6">
        <w:rPr>
          <w:rFonts w:ascii="Times New Roman" w:hAnsi="Times New Roman" w:cs="Times New Roman"/>
          <w:sz w:val="24"/>
          <w:szCs w:val="24"/>
        </w:rPr>
        <w:t>折叠片</w:t>
      </w:r>
      <w:r w:rsidR="009976ED" w:rsidRPr="00277CE6">
        <w:rPr>
          <w:rFonts w:ascii="Times New Roman" w:hAnsi="Times New Roman" w:cs="Times New Roman"/>
          <w:sz w:val="24"/>
          <w:szCs w:val="24"/>
        </w:rPr>
        <w:t>之间存在氢键相互作用的残基和</w:t>
      </w:r>
      <w:r w:rsidR="00277CE6" w:rsidRPr="00277CE6">
        <w:rPr>
          <w:rFonts w:ascii="Times New Roman" w:hAnsi="Times New Roman" w:cs="Times New Roman"/>
          <w:sz w:val="24"/>
          <w:szCs w:val="24"/>
        </w:rPr>
        <w:t>参与形成</w:t>
      </w:r>
      <w:r w:rsidR="00BC13CC" w:rsidRPr="00277CE6">
        <w:rPr>
          <w:rFonts w:ascii="Times New Roman" w:hAnsi="Times New Roman" w:cs="Times New Roman"/>
          <w:sz w:val="24"/>
          <w:szCs w:val="24"/>
        </w:rPr>
        <w:t>疏水核心</w:t>
      </w:r>
      <w:r w:rsidR="00277CE6" w:rsidRPr="00277CE6">
        <w:rPr>
          <w:rFonts w:ascii="Times New Roman" w:hAnsi="Times New Roman" w:cs="Times New Roman"/>
          <w:sz w:val="24"/>
          <w:szCs w:val="24"/>
        </w:rPr>
        <w:t>的、存在侧链相互作用的残基，相关</w:t>
      </w:r>
      <w:r w:rsidR="00277CE6">
        <w:rPr>
          <w:rFonts w:ascii="Times New Roman" w:hAnsi="Times New Roman" w:cs="Times New Roman" w:hint="eastAsia"/>
          <w:sz w:val="24"/>
          <w:szCs w:val="24"/>
        </w:rPr>
        <w:t>信息写入</w:t>
      </w:r>
      <w:r w:rsidR="005B3596">
        <w:rPr>
          <w:rFonts w:ascii="Times New Roman" w:hAnsi="Times New Roman" w:cs="Times New Roman" w:hint="eastAsia"/>
          <w:sz w:val="24"/>
          <w:szCs w:val="24"/>
        </w:rPr>
        <w:t>如图</w:t>
      </w:r>
      <w:r w:rsidR="005B3596">
        <w:rPr>
          <w:rFonts w:ascii="Times New Roman" w:hAnsi="Times New Roman" w:cs="Times New Roman" w:hint="eastAsia"/>
          <w:sz w:val="24"/>
          <w:szCs w:val="24"/>
        </w:rPr>
        <w:t>2</w:t>
      </w:r>
      <w:r w:rsidR="005B3596">
        <w:rPr>
          <w:rFonts w:ascii="Times New Roman" w:hAnsi="Times New Roman" w:cs="Times New Roman"/>
          <w:sz w:val="24"/>
          <w:szCs w:val="24"/>
        </w:rPr>
        <w:t>.</w:t>
      </w:r>
      <w:r w:rsidR="008E660D">
        <w:rPr>
          <w:rFonts w:ascii="Times New Roman" w:hAnsi="Times New Roman" w:cs="Times New Roman"/>
          <w:sz w:val="24"/>
          <w:szCs w:val="24"/>
        </w:rPr>
        <w:t>5</w:t>
      </w:r>
      <w:r w:rsidR="005B3596">
        <w:rPr>
          <w:rFonts w:ascii="Times New Roman" w:hAnsi="Times New Roman" w:cs="Times New Roman" w:hint="eastAsia"/>
          <w:sz w:val="24"/>
          <w:szCs w:val="24"/>
        </w:rPr>
        <w:t>所示的</w:t>
      </w:r>
      <w:r w:rsidR="00471E7A">
        <w:rPr>
          <w:rFonts w:ascii="Times New Roman" w:hAnsi="Times New Roman" w:cs="Times New Roman" w:hint="eastAsia"/>
          <w:sz w:val="24"/>
          <w:szCs w:val="24"/>
        </w:rPr>
        <w:t>sketch</w:t>
      </w:r>
      <w:r w:rsidR="00471E7A">
        <w:rPr>
          <w:rFonts w:ascii="Times New Roman" w:hAnsi="Times New Roman" w:cs="Times New Roman"/>
          <w:sz w:val="24"/>
          <w:szCs w:val="24"/>
        </w:rPr>
        <w:t>_extra_info.txt</w:t>
      </w:r>
      <w:r w:rsidR="00471E7A">
        <w:rPr>
          <w:rFonts w:ascii="Times New Roman" w:hAnsi="Times New Roman" w:cs="Times New Roman" w:hint="eastAsia"/>
          <w:sz w:val="24"/>
          <w:szCs w:val="24"/>
        </w:rPr>
        <w:t>文件中，</w:t>
      </w:r>
      <w:r w:rsidR="005B3596">
        <w:rPr>
          <w:rFonts w:ascii="Times New Roman" w:hAnsi="Times New Roman" w:cs="Times New Roman" w:hint="eastAsia"/>
          <w:sz w:val="24"/>
          <w:szCs w:val="24"/>
        </w:rPr>
        <w:t>模型</w:t>
      </w:r>
      <w:r w:rsidR="00B6465F">
        <w:rPr>
          <w:rFonts w:ascii="Times New Roman" w:hAnsi="Times New Roman" w:cs="Times New Roman" w:hint="eastAsia"/>
          <w:sz w:val="24"/>
          <w:szCs w:val="24"/>
        </w:rPr>
        <w:t>在进行主链结构优化时读取</w:t>
      </w:r>
      <w:r w:rsidR="00B6465F">
        <w:rPr>
          <w:rFonts w:ascii="Times New Roman" w:hAnsi="Times New Roman" w:cs="Times New Roman" w:hint="eastAsia"/>
          <w:sz w:val="24"/>
          <w:szCs w:val="24"/>
        </w:rPr>
        <w:t>sketch</w:t>
      </w:r>
      <w:r w:rsidR="00B6465F">
        <w:rPr>
          <w:rFonts w:ascii="Times New Roman" w:hAnsi="Times New Roman" w:cs="Times New Roman"/>
          <w:sz w:val="24"/>
          <w:szCs w:val="24"/>
        </w:rPr>
        <w:t>_extra_info.txt</w:t>
      </w:r>
      <w:r w:rsidR="00B6465F">
        <w:rPr>
          <w:rFonts w:ascii="Times New Roman" w:hAnsi="Times New Roman" w:cs="Times New Roman" w:hint="eastAsia"/>
          <w:sz w:val="24"/>
          <w:szCs w:val="24"/>
        </w:rPr>
        <w:t>文件中</w:t>
      </w:r>
      <w:r w:rsidR="00925687">
        <w:rPr>
          <w:rFonts w:ascii="Times New Roman" w:hAnsi="Times New Roman" w:cs="Times New Roman" w:hint="eastAsia"/>
          <w:sz w:val="24"/>
          <w:szCs w:val="24"/>
        </w:rPr>
        <w:t>的描述，</w:t>
      </w:r>
      <w:r w:rsidR="00C64451">
        <w:rPr>
          <w:rFonts w:ascii="Times New Roman" w:hAnsi="Times New Roman" w:cs="Times New Roman" w:hint="eastAsia"/>
          <w:sz w:val="24"/>
          <w:szCs w:val="24"/>
        </w:rPr>
        <w:t>从而</w:t>
      </w:r>
      <w:r w:rsidR="00B91B09">
        <w:rPr>
          <w:rFonts w:ascii="Times New Roman" w:hAnsi="Times New Roman" w:cs="Times New Roman" w:hint="eastAsia"/>
          <w:sz w:val="24"/>
          <w:szCs w:val="24"/>
        </w:rPr>
        <w:t>基于</w:t>
      </w:r>
      <w:r w:rsidR="00C64451">
        <w:rPr>
          <w:rFonts w:ascii="Times New Roman" w:hAnsi="Times New Roman" w:cs="Times New Roman" w:hint="eastAsia"/>
          <w:sz w:val="24"/>
          <w:szCs w:val="24"/>
        </w:rPr>
        <w:t>蛋白质初始结构</w:t>
      </w:r>
      <w:r w:rsidR="008F2FC1">
        <w:rPr>
          <w:rFonts w:ascii="Times New Roman" w:hAnsi="Times New Roman" w:cs="Times New Roman" w:hint="eastAsia"/>
          <w:sz w:val="24"/>
          <w:szCs w:val="24"/>
        </w:rPr>
        <w:t>而</w:t>
      </w:r>
      <w:proofErr w:type="gramStart"/>
      <w:r w:rsidR="00B91B09">
        <w:rPr>
          <w:rFonts w:ascii="Times New Roman" w:hAnsi="Times New Roman" w:cs="Times New Roman" w:hint="eastAsia"/>
          <w:sz w:val="24"/>
          <w:szCs w:val="24"/>
        </w:rPr>
        <w:t>构建</w:t>
      </w:r>
      <w:r w:rsidR="00C64451">
        <w:rPr>
          <w:rFonts w:ascii="Times New Roman" w:hAnsi="Times New Roman" w:cs="Times New Roman" w:hint="eastAsia"/>
          <w:sz w:val="24"/>
          <w:szCs w:val="24"/>
        </w:rPr>
        <w:t>图</w:t>
      </w:r>
      <w:proofErr w:type="gramEnd"/>
      <w:r w:rsidR="00B91B09">
        <w:rPr>
          <w:rFonts w:ascii="Times New Roman" w:hAnsi="Times New Roman" w:cs="Times New Roman" w:hint="eastAsia"/>
          <w:sz w:val="24"/>
          <w:szCs w:val="24"/>
        </w:rPr>
        <w:t>的节点和</w:t>
      </w:r>
      <w:proofErr w:type="gramStart"/>
      <w:r w:rsidR="00B91B09">
        <w:rPr>
          <w:rFonts w:ascii="Times New Roman" w:hAnsi="Times New Roman" w:cs="Times New Roman" w:hint="eastAsia"/>
          <w:sz w:val="24"/>
          <w:szCs w:val="24"/>
        </w:rPr>
        <w:t>边</w:t>
      </w:r>
      <w:proofErr w:type="gramEnd"/>
      <w:r w:rsidR="00C64451">
        <w:rPr>
          <w:rFonts w:ascii="Times New Roman" w:hAnsi="Times New Roman" w:cs="Times New Roman" w:hint="eastAsia"/>
          <w:sz w:val="24"/>
          <w:szCs w:val="24"/>
        </w:rPr>
        <w:t>。</w:t>
      </w:r>
      <w:r w:rsidR="000145CD">
        <w:rPr>
          <w:rFonts w:ascii="Times New Roman" w:hAnsi="Times New Roman" w:cs="Times New Roman" w:hint="eastAsia"/>
          <w:sz w:val="24"/>
          <w:szCs w:val="24"/>
        </w:rPr>
        <w:t>优化过程所使用的模型参数与</w:t>
      </w:r>
      <w:r w:rsidR="000145CD">
        <w:rPr>
          <w:rFonts w:ascii="Times New Roman" w:hAnsi="Times New Roman" w:cs="Times New Roman" w:hint="eastAsia"/>
          <w:sz w:val="24"/>
          <w:szCs w:val="24"/>
        </w:rPr>
        <w:t>2</w:t>
      </w:r>
      <w:r w:rsidR="000145CD">
        <w:rPr>
          <w:rFonts w:ascii="Times New Roman" w:hAnsi="Times New Roman" w:cs="Times New Roman"/>
          <w:sz w:val="24"/>
          <w:szCs w:val="24"/>
        </w:rPr>
        <w:t>.4</w:t>
      </w:r>
      <w:r w:rsidR="000145CD">
        <w:rPr>
          <w:rFonts w:ascii="Times New Roman" w:hAnsi="Times New Roman" w:cs="Times New Roman" w:hint="eastAsia"/>
          <w:sz w:val="24"/>
          <w:szCs w:val="24"/>
        </w:rPr>
        <w:t>一致，即</w:t>
      </w:r>
      <m:oMath>
        <m:r>
          <m:rPr>
            <m:sty m:val="p"/>
          </m:rPr>
          <w:rPr>
            <w:rFonts w:ascii="Cambria Math" w:hAnsi="Cambria Math" w:cs="Times New Roman"/>
            <w:sz w:val="24"/>
            <w:szCs w:val="24"/>
          </w:rPr>
          <m:t>steps=2000</m:t>
        </m:r>
      </m:oMath>
      <w:r w:rsidR="000145CD" w:rsidRPr="00277CE6">
        <w:rPr>
          <w:rFonts w:ascii="Times New Roman" w:hAnsi="Times New Roman" w:cs="Times New Roman"/>
          <w:sz w:val="24"/>
          <w:szCs w:val="24"/>
        </w:rPr>
        <w:t>，</w:t>
      </w:r>
      <m:oMath>
        <m:r>
          <m:rPr>
            <m:sty m:val="p"/>
          </m:rPr>
          <w:rPr>
            <w:rFonts w:ascii="Cambria Math" w:hAnsi="Cambria Math" w:cs="Times New Roman"/>
            <w:sz w:val="24"/>
            <w:szCs w:val="24"/>
          </w:rPr>
          <m:t>step</m:t>
        </m:r>
        <m:r>
          <m:rPr>
            <m:lit/>
            <m:sty m:val="p"/>
          </m:rPr>
          <w:rPr>
            <w:rFonts w:ascii="Cambria Math" w:hAnsi="Cambria Math" w:cs="Times New Roman"/>
            <w:sz w:val="24"/>
            <w:szCs w:val="24"/>
          </w:rPr>
          <m:t>_</m:t>
        </m:r>
        <m:r>
          <m:rPr>
            <m:sty m:val="p"/>
          </m:rPr>
          <w:rPr>
            <w:rFonts w:ascii="Cambria Math" w:hAnsi="Cambria Math" w:cs="Times New Roman"/>
            <w:sz w:val="24"/>
            <w:szCs w:val="24"/>
          </w:rPr>
          <m:t>lr=2.4×</m:t>
        </m:r>
        <m:sSup>
          <m:sSupPr>
            <m:ctrlPr>
              <w:rPr>
                <w:rFonts w:ascii="Cambria Math" w:hAnsi="Cambria Math" w:cs="Times New Roman"/>
                <w:sz w:val="24"/>
                <w:szCs w:val="24"/>
              </w:rPr>
            </m:ctrlPr>
          </m:sSupPr>
          <m:e>
            <m:r>
              <m:rPr>
                <m:sty m:val="p"/>
              </m:rPr>
              <w:rPr>
                <w:rFonts w:ascii="Cambria Math" w:hAnsi="Cambria Math" w:cs="Times New Roman"/>
                <w:sz w:val="24"/>
                <w:szCs w:val="24"/>
              </w:rPr>
              <m:t>10</m:t>
            </m:r>
          </m:e>
          <m:sup>
            <m:r>
              <m:rPr>
                <m:sty m:val="p"/>
              </m:rPr>
              <w:rPr>
                <w:rFonts w:ascii="Cambria Math" w:hAnsi="Cambria Math" w:cs="Times New Roman"/>
                <w:sz w:val="24"/>
                <w:szCs w:val="24"/>
              </w:rPr>
              <m:t>-11</m:t>
            </m:r>
          </m:sup>
        </m:sSup>
      </m:oMath>
      <w:r w:rsidR="00354B42">
        <w:rPr>
          <w:rFonts w:ascii="Times New Roman" w:hAnsi="Times New Roman" w:cs="Times New Roman" w:hint="eastAsia"/>
          <w:sz w:val="24"/>
          <w:szCs w:val="24"/>
        </w:rPr>
        <w:t>，将</w:t>
      </w:r>
      <w:r w:rsidR="00CE0A74">
        <w:rPr>
          <w:rFonts w:ascii="Times New Roman" w:hAnsi="Times New Roman" w:cs="Times New Roman" w:hint="eastAsia"/>
          <w:sz w:val="24"/>
          <w:szCs w:val="24"/>
        </w:rPr>
        <w:t>优化后的</w:t>
      </w:r>
      <w:r w:rsidR="00EA1239">
        <w:rPr>
          <w:rFonts w:ascii="Times New Roman" w:hAnsi="Times New Roman" w:cs="Times New Roman" w:hint="eastAsia"/>
          <w:sz w:val="24"/>
          <w:szCs w:val="24"/>
        </w:rPr>
        <w:t>蛋白质主</w:t>
      </w:r>
      <w:r w:rsidR="00EA1239" w:rsidRPr="00EA1239">
        <w:rPr>
          <w:rFonts w:ascii="Times New Roman" w:hAnsi="Times New Roman" w:cs="Times New Roman"/>
          <w:sz w:val="24"/>
          <w:szCs w:val="24"/>
        </w:rPr>
        <w:t>链</w:t>
      </w:r>
      <w:r w:rsidR="00EA1239" w:rsidRPr="00EA1239">
        <w:rPr>
          <w:rFonts w:ascii="Times New Roman" w:hAnsi="Times New Roman" w:cs="Times New Roman"/>
          <w:sz w:val="24"/>
          <w:szCs w:val="24"/>
        </w:rPr>
        <w:t>Cα</w:t>
      </w:r>
      <w:r w:rsidR="00EA1239" w:rsidRPr="00EA1239">
        <w:rPr>
          <w:rFonts w:ascii="Times New Roman" w:hAnsi="Times New Roman" w:cs="Times New Roman"/>
          <w:sz w:val="24"/>
          <w:szCs w:val="24"/>
        </w:rPr>
        <w:t>的</w:t>
      </w:r>
      <w:r w:rsidR="00E24CC3">
        <w:rPr>
          <w:rFonts w:ascii="Times New Roman" w:hAnsi="Times New Roman" w:cs="Times New Roman" w:hint="eastAsia"/>
          <w:sz w:val="24"/>
          <w:szCs w:val="24"/>
        </w:rPr>
        <w:t>三维坐标信息</w:t>
      </w:r>
      <w:r w:rsidR="00354B42">
        <w:rPr>
          <w:rFonts w:ascii="Times New Roman" w:hAnsi="Times New Roman" w:cs="Times New Roman" w:hint="eastAsia"/>
          <w:sz w:val="24"/>
          <w:szCs w:val="24"/>
        </w:rPr>
        <w:t>写入</w:t>
      </w:r>
      <w:r w:rsidR="006B3F1D">
        <w:rPr>
          <w:rFonts w:ascii="Times New Roman" w:hAnsi="Times New Roman" w:cs="Times New Roman" w:hint="eastAsia"/>
          <w:sz w:val="24"/>
          <w:szCs w:val="24"/>
        </w:rPr>
        <w:t>新的</w:t>
      </w:r>
      <w:r w:rsidR="006B3F1D">
        <w:rPr>
          <w:rFonts w:ascii="Times New Roman" w:hAnsi="Times New Roman" w:cs="Times New Roman" w:hint="eastAsia"/>
          <w:sz w:val="24"/>
          <w:szCs w:val="24"/>
        </w:rPr>
        <w:t>PDB</w:t>
      </w:r>
      <w:r w:rsidR="006B3F1D">
        <w:rPr>
          <w:rFonts w:ascii="Times New Roman" w:hAnsi="Times New Roman" w:cs="Times New Roman" w:hint="eastAsia"/>
          <w:sz w:val="24"/>
          <w:szCs w:val="24"/>
        </w:rPr>
        <w:t>文件。</w:t>
      </w:r>
      <w:r w:rsidR="00EA1239">
        <w:rPr>
          <w:rFonts w:ascii="Times New Roman" w:hAnsi="Times New Roman" w:cs="Times New Roman" w:hint="eastAsia"/>
          <w:sz w:val="24"/>
          <w:szCs w:val="24"/>
        </w:rPr>
        <w:t>由于</w:t>
      </w:r>
      <w:r w:rsidR="00EA1239">
        <w:rPr>
          <w:rFonts w:ascii="Times New Roman" w:hAnsi="Times New Roman" w:cs="Times New Roman" w:hint="eastAsia"/>
          <w:sz w:val="24"/>
          <w:szCs w:val="24"/>
        </w:rPr>
        <w:t>Rosetta</w:t>
      </w:r>
      <w:r w:rsidR="00EA1239">
        <w:rPr>
          <w:rFonts w:ascii="Times New Roman" w:hAnsi="Times New Roman" w:cs="Times New Roman"/>
          <w:sz w:val="24"/>
          <w:szCs w:val="24"/>
        </w:rPr>
        <w:t xml:space="preserve"> </w:t>
      </w:r>
      <w:proofErr w:type="spellStart"/>
      <w:r w:rsidR="00EA1239">
        <w:rPr>
          <w:rFonts w:ascii="Times New Roman" w:hAnsi="Times New Roman" w:cs="Times New Roman" w:hint="eastAsia"/>
          <w:sz w:val="24"/>
          <w:szCs w:val="24"/>
        </w:rPr>
        <w:t>fixbb</w:t>
      </w:r>
      <w:proofErr w:type="spellEnd"/>
      <w:r w:rsidR="00EA1239">
        <w:rPr>
          <w:rFonts w:ascii="Times New Roman" w:hAnsi="Times New Roman" w:cs="Times New Roman" w:hint="eastAsia"/>
          <w:sz w:val="24"/>
          <w:szCs w:val="24"/>
        </w:rPr>
        <w:t>模块需要完整的主链结构，本课题使用</w:t>
      </w:r>
      <w:r w:rsidR="00B6395F">
        <w:rPr>
          <w:rFonts w:ascii="Times New Roman" w:hAnsi="Times New Roman" w:cs="Times New Roman" w:hint="eastAsia"/>
          <w:sz w:val="24"/>
          <w:szCs w:val="24"/>
        </w:rPr>
        <w:t>PD</w:t>
      </w:r>
      <w:r w:rsidR="00B6395F">
        <w:rPr>
          <w:rFonts w:ascii="Times New Roman" w:hAnsi="Times New Roman" w:cs="Times New Roman"/>
          <w:sz w:val="24"/>
          <w:szCs w:val="24"/>
        </w:rPr>
        <w:t xml:space="preserve">2 </w:t>
      </w:r>
      <w:r w:rsidR="00B6395F">
        <w:rPr>
          <w:rFonts w:ascii="Times New Roman" w:hAnsi="Times New Roman" w:cs="Times New Roman" w:hint="eastAsia"/>
          <w:sz w:val="24"/>
          <w:szCs w:val="24"/>
        </w:rPr>
        <w:t>ca</w:t>
      </w:r>
      <w:r w:rsidR="00B6395F">
        <w:rPr>
          <w:rFonts w:ascii="Times New Roman" w:hAnsi="Times New Roman" w:cs="Times New Roman"/>
          <w:sz w:val="24"/>
          <w:szCs w:val="24"/>
        </w:rPr>
        <w:t>2</w:t>
      </w:r>
      <w:r w:rsidR="00B6395F">
        <w:rPr>
          <w:rFonts w:ascii="Times New Roman" w:hAnsi="Times New Roman" w:cs="Times New Roman" w:hint="eastAsia"/>
          <w:sz w:val="24"/>
          <w:szCs w:val="24"/>
        </w:rPr>
        <w:t>main</w:t>
      </w:r>
      <w:r w:rsidR="00B6395F">
        <w:rPr>
          <w:rFonts w:ascii="Times New Roman" w:hAnsi="Times New Roman" w:cs="Times New Roman" w:hint="eastAsia"/>
          <w:sz w:val="24"/>
          <w:szCs w:val="24"/>
        </w:rPr>
        <w:t>服务器</w:t>
      </w:r>
      <w:r w:rsidR="00B6395F">
        <w:rPr>
          <w:rFonts w:ascii="Times New Roman" w:hAnsi="Times New Roman" w:cs="Times New Roman"/>
          <w:sz w:val="24"/>
          <w:szCs w:val="24"/>
        </w:rPr>
        <w:fldChar w:fldCharType="begin"/>
      </w:r>
      <w:r w:rsidR="00907A0A">
        <w:rPr>
          <w:rFonts w:ascii="Times New Roman" w:hAnsi="Times New Roman" w:cs="Times New Roman"/>
          <w:sz w:val="24"/>
          <w:szCs w:val="24"/>
        </w:rPr>
        <w:instrText xml:space="preserve"> ADDIN ZOTERO_ITEM CSL_CITATION {"citationID":"ZEYvjxM6","properties":{"formattedCitation":"\\super 33\\nosupersub{}","plainCitation":"33","noteIndex":0},"citationItems":[{"id":160,"uris":["http://zotero.org/users/9340884/items/IHF3FHV7"],"itemData":{"id":160,"type":"article-journal","abstract":"Coarse-grained protein structure models offer increased efficiency in structural modeling, but these must be coupled with fast and accurate methods to revert to a full-atom structure. Here, we present a novel algorithm to reconstruct mainchain models from C traces. This has been parameterized by fitting Gaussian mixture models (GMMs) to short backbone fragments centered on idealized peptide bonds. The method we have developed is statistically significantly more accurate than several competing methods, both in terms of RMSD values and dihedral angle differences. The method produced Ramachandran dihedral angle distributions that are closer to that observed in real proteins and better Phaser molecular replacement log-likelihood gains. Amino acid residue sidechain reconstruction accuracy using SCWRL4 was found to be statistically significantly correlated to backbone reconstruction accuracy. Finally, the PD2 method was found to produce significantly lower energy full-atom models using Rosetta which has implications for multiscale protein modeling using coarse-grained models. A webserver and C++ source code is freely available for noncommercial use from: http://www.sbg.bio.ic.ac.uk/phyre2/PD2_ca2main/. © 2013 Wiley Periodicals, Inc.","container-title":"Journal of Computational Chemistry","DOI":"10.1002/jcc.23330","ISSN":"1096-987X","issue":"22","language":"en","note":"_eprint: https://onlinelibrary.wiley.com/doi/pdf/10.1002/jcc.23330","page":"1881-1889","source":"Wiley Online Library","title":"High–quality protein backbone reconstruction from alpha carbons using Gaussian mixture models","volume":"34","author":[{"family":"Moore","given":"Benjamin L."},{"family":"Kelley","given":"Lawrence A."},{"family":"Barber","given":"James"},{"family":"Murray","given":"James W."},{"family":"MacDonald","given":"James T."}],"issued":{"date-parts":[["2013"]]}}}],"schema":"https://github.com/citation-style-language/schema/raw/master/csl-citation.json"} </w:instrText>
      </w:r>
      <w:r w:rsidR="00B6395F">
        <w:rPr>
          <w:rFonts w:ascii="Times New Roman" w:hAnsi="Times New Roman" w:cs="Times New Roman"/>
          <w:sz w:val="24"/>
          <w:szCs w:val="24"/>
        </w:rPr>
        <w:fldChar w:fldCharType="separate"/>
      </w:r>
      <w:r w:rsidR="00907A0A" w:rsidRPr="00907A0A">
        <w:rPr>
          <w:rFonts w:ascii="Times New Roman" w:hAnsi="Times New Roman" w:cs="Times New Roman"/>
          <w:kern w:val="0"/>
          <w:sz w:val="24"/>
          <w:szCs w:val="24"/>
          <w:vertAlign w:val="superscript"/>
        </w:rPr>
        <w:t>33</w:t>
      </w:r>
      <w:r w:rsidR="00B6395F">
        <w:rPr>
          <w:rFonts w:ascii="Times New Roman" w:hAnsi="Times New Roman" w:cs="Times New Roman"/>
          <w:sz w:val="24"/>
          <w:szCs w:val="24"/>
        </w:rPr>
        <w:fldChar w:fldCharType="end"/>
      </w:r>
      <w:r w:rsidR="002122E1">
        <w:rPr>
          <w:rFonts w:ascii="Times New Roman" w:hAnsi="Times New Roman" w:cs="Times New Roman" w:hint="eastAsia"/>
          <w:sz w:val="24"/>
          <w:szCs w:val="24"/>
        </w:rPr>
        <w:t>根据</w:t>
      </w:r>
      <w:r w:rsidR="00B6395F">
        <w:rPr>
          <w:rFonts w:ascii="Times New Roman" w:hAnsi="Times New Roman" w:cs="Times New Roman" w:hint="eastAsia"/>
          <w:sz w:val="24"/>
          <w:szCs w:val="24"/>
        </w:rPr>
        <w:t>主链</w:t>
      </w:r>
      <w:r w:rsidR="00B6395F" w:rsidRPr="00EA1239">
        <w:rPr>
          <w:rFonts w:ascii="Times New Roman" w:hAnsi="Times New Roman" w:cs="Times New Roman"/>
          <w:sz w:val="24"/>
          <w:szCs w:val="24"/>
        </w:rPr>
        <w:t>Cα</w:t>
      </w:r>
      <w:r w:rsidR="00B6395F">
        <w:rPr>
          <w:rFonts w:ascii="Times New Roman" w:hAnsi="Times New Roman" w:cs="Times New Roman" w:hint="eastAsia"/>
          <w:sz w:val="24"/>
          <w:szCs w:val="24"/>
        </w:rPr>
        <w:t>坐标重建</w:t>
      </w:r>
      <w:r w:rsidR="006B6905">
        <w:rPr>
          <w:rFonts w:ascii="Times New Roman" w:hAnsi="Times New Roman" w:cs="Times New Roman" w:hint="eastAsia"/>
          <w:sz w:val="24"/>
          <w:szCs w:val="24"/>
        </w:rPr>
        <w:t>主链全部原子的坐标</w:t>
      </w:r>
      <w:r w:rsidR="00036E9B">
        <w:rPr>
          <w:rFonts w:ascii="Times New Roman" w:hAnsi="Times New Roman" w:cs="Times New Roman" w:hint="eastAsia"/>
          <w:sz w:val="24"/>
          <w:szCs w:val="24"/>
        </w:rPr>
        <w:t>。对于经过上述步骤得到的</w:t>
      </w:r>
      <w:r w:rsidR="00B225B6">
        <w:rPr>
          <w:rFonts w:ascii="Times New Roman" w:hAnsi="Times New Roman" w:cs="Times New Roman" w:hint="eastAsia"/>
          <w:sz w:val="24"/>
          <w:szCs w:val="24"/>
        </w:rPr>
        <w:t>优化后</w:t>
      </w:r>
      <w:r w:rsidR="00036E9B">
        <w:rPr>
          <w:rFonts w:ascii="Times New Roman" w:hAnsi="Times New Roman" w:cs="Times New Roman" w:hint="eastAsia"/>
          <w:sz w:val="24"/>
          <w:szCs w:val="24"/>
        </w:rPr>
        <w:t>的</w:t>
      </w:r>
      <w:r w:rsidR="00A26977">
        <w:rPr>
          <w:rFonts w:ascii="Times New Roman" w:hAnsi="Times New Roman" w:cs="Times New Roman" w:hint="eastAsia"/>
          <w:sz w:val="24"/>
          <w:szCs w:val="24"/>
        </w:rPr>
        <w:t>主链</w:t>
      </w:r>
      <w:r w:rsidR="00B225B6">
        <w:rPr>
          <w:rFonts w:ascii="Times New Roman" w:hAnsi="Times New Roman" w:cs="Times New Roman" w:hint="eastAsia"/>
          <w:sz w:val="24"/>
          <w:szCs w:val="24"/>
        </w:rPr>
        <w:t>结构</w:t>
      </w:r>
      <w:r w:rsidR="00036E9B">
        <w:rPr>
          <w:rFonts w:ascii="Times New Roman" w:hAnsi="Times New Roman" w:cs="Times New Roman" w:hint="eastAsia"/>
          <w:sz w:val="24"/>
          <w:szCs w:val="24"/>
        </w:rPr>
        <w:t>，同样使用</w:t>
      </w:r>
      <w:r w:rsidR="00036E9B">
        <w:rPr>
          <w:rFonts w:ascii="Times New Roman" w:hAnsi="Times New Roman" w:cs="Times New Roman" w:hint="eastAsia"/>
          <w:sz w:val="24"/>
          <w:szCs w:val="24"/>
        </w:rPr>
        <w:t>Rosetta</w:t>
      </w:r>
      <w:r w:rsidR="00036E9B">
        <w:rPr>
          <w:rFonts w:ascii="Times New Roman" w:hAnsi="Times New Roman" w:cs="Times New Roman"/>
          <w:sz w:val="24"/>
          <w:szCs w:val="24"/>
        </w:rPr>
        <w:t xml:space="preserve"> </w:t>
      </w:r>
      <w:proofErr w:type="spellStart"/>
      <w:r w:rsidR="00036E9B">
        <w:rPr>
          <w:rFonts w:ascii="Times New Roman" w:hAnsi="Times New Roman" w:cs="Times New Roman" w:hint="eastAsia"/>
          <w:sz w:val="24"/>
          <w:szCs w:val="24"/>
        </w:rPr>
        <w:t>fixbb</w:t>
      </w:r>
      <w:proofErr w:type="spellEnd"/>
      <w:r w:rsidR="00036E9B">
        <w:rPr>
          <w:rFonts w:ascii="Times New Roman" w:hAnsi="Times New Roman" w:cs="Times New Roman" w:hint="eastAsia"/>
          <w:sz w:val="24"/>
          <w:szCs w:val="24"/>
        </w:rPr>
        <w:t>模块进行固定主链</w:t>
      </w:r>
      <w:r w:rsidR="00927E43">
        <w:rPr>
          <w:rFonts w:ascii="Times New Roman" w:hAnsi="Times New Roman" w:cs="Times New Roman" w:hint="eastAsia"/>
          <w:sz w:val="24"/>
          <w:szCs w:val="24"/>
        </w:rPr>
        <w:t>的序列设计，</w:t>
      </w:r>
      <w:r w:rsidR="00927E43" w:rsidRPr="00277CE6">
        <w:rPr>
          <w:rFonts w:ascii="Times New Roman" w:hAnsi="Times New Roman" w:cs="Times New Roman"/>
          <w:sz w:val="24"/>
          <w:szCs w:val="24"/>
        </w:rPr>
        <w:t>每个结构生成</w:t>
      </w:r>
      <w:r w:rsidR="00927E43" w:rsidRPr="00277CE6">
        <w:rPr>
          <w:rFonts w:ascii="Times New Roman" w:hAnsi="Times New Roman" w:cs="Times New Roman"/>
          <w:sz w:val="24"/>
          <w:szCs w:val="24"/>
        </w:rPr>
        <w:t>10</w:t>
      </w:r>
      <w:r w:rsidR="00927E43" w:rsidRPr="00277CE6">
        <w:rPr>
          <w:rFonts w:ascii="Times New Roman" w:hAnsi="Times New Roman" w:cs="Times New Roman"/>
          <w:sz w:val="24"/>
          <w:szCs w:val="24"/>
        </w:rPr>
        <w:t>个可能的序列，</w:t>
      </w:r>
      <w:r w:rsidR="009B717F">
        <w:rPr>
          <w:rFonts w:ascii="Times New Roman" w:hAnsi="Times New Roman" w:cs="Times New Roman" w:hint="eastAsia"/>
          <w:sz w:val="24"/>
          <w:szCs w:val="24"/>
        </w:rPr>
        <w:t>使用</w:t>
      </w:r>
      <w:r w:rsidR="009B717F">
        <w:rPr>
          <w:rFonts w:ascii="Times New Roman" w:hAnsi="Times New Roman" w:cs="Times New Roman" w:hint="eastAsia"/>
          <w:sz w:val="24"/>
          <w:szCs w:val="24"/>
        </w:rPr>
        <w:t>Rosetta</w:t>
      </w:r>
      <w:r w:rsidR="009B717F">
        <w:rPr>
          <w:rFonts w:ascii="Times New Roman" w:hAnsi="Times New Roman" w:cs="Times New Roman" w:hint="eastAsia"/>
          <w:sz w:val="24"/>
          <w:szCs w:val="24"/>
        </w:rPr>
        <w:t>程序的</w:t>
      </w:r>
      <w:r w:rsidR="009B717F">
        <w:rPr>
          <w:rFonts w:ascii="Times New Roman" w:hAnsi="Times New Roman" w:cs="Times New Roman" w:hint="eastAsia"/>
          <w:sz w:val="24"/>
          <w:szCs w:val="24"/>
        </w:rPr>
        <w:t>relax</w:t>
      </w:r>
      <w:r w:rsidR="009B717F">
        <w:rPr>
          <w:rFonts w:ascii="Times New Roman" w:hAnsi="Times New Roman" w:cs="Times New Roman" w:hint="eastAsia"/>
          <w:sz w:val="24"/>
          <w:szCs w:val="24"/>
        </w:rPr>
        <w:t>模块对设计得到</w:t>
      </w:r>
      <w:r w:rsidR="00350F19">
        <w:rPr>
          <w:rFonts w:ascii="Times New Roman" w:hAnsi="Times New Roman" w:cs="Times New Roman" w:hint="eastAsia"/>
          <w:sz w:val="24"/>
          <w:szCs w:val="24"/>
        </w:rPr>
        <w:t>的</w:t>
      </w:r>
      <w:r w:rsidR="009B717F">
        <w:rPr>
          <w:rFonts w:ascii="Times New Roman" w:hAnsi="Times New Roman" w:cs="Times New Roman" w:hint="eastAsia"/>
          <w:sz w:val="24"/>
          <w:szCs w:val="24"/>
        </w:rPr>
        <w:t>蛋白质结构进行精细优化，</w:t>
      </w:r>
      <w:r w:rsidR="003522DB">
        <w:rPr>
          <w:rFonts w:ascii="Times New Roman" w:hAnsi="Times New Roman" w:cs="Times New Roman" w:hint="eastAsia"/>
          <w:sz w:val="24"/>
          <w:szCs w:val="24"/>
        </w:rPr>
        <w:t>对每个序列生成</w:t>
      </w:r>
      <w:r w:rsidR="003522DB">
        <w:rPr>
          <w:rFonts w:ascii="Times New Roman" w:hAnsi="Times New Roman" w:cs="Times New Roman" w:hint="eastAsia"/>
          <w:sz w:val="24"/>
          <w:szCs w:val="24"/>
        </w:rPr>
        <w:t>5</w:t>
      </w:r>
      <w:r w:rsidR="003522DB">
        <w:rPr>
          <w:rFonts w:ascii="Times New Roman" w:hAnsi="Times New Roman" w:cs="Times New Roman" w:hint="eastAsia"/>
          <w:sz w:val="24"/>
          <w:szCs w:val="24"/>
        </w:rPr>
        <w:t>个可能的优化后结构，结构优化的循环数设定为</w:t>
      </w:r>
      <w:r w:rsidR="003522DB">
        <w:rPr>
          <w:rFonts w:ascii="Times New Roman" w:hAnsi="Times New Roman" w:cs="Times New Roman" w:hint="eastAsia"/>
          <w:sz w:val="24"/>
          <w:szCs w:val="24"/>
        </w:rPr>
        <w:t>5</w:t>
      </w:r>
      <w:r w:rsidR="003522DB">
        <w:rPr>
          <w:rFonts w:ascii="Times New Roman" w:hAnsi="Times New Roman" w:cs="Times New Roman" w:hint="eastAsia"/>
          <w:sz w:val="24"/>
          <w:szCs w:val="24"/>
        </w:rPr>
        <w:t>。</w:t>
      </w:r>
      <w:r w:rsidR="003522DB" w:rsidRPr="00277CE6">
        <w:rPr>
          <w:rFonts w:ascii="Times New Roman" w:hAnsi="Times New Roman" w:cs="Times New Roman"/>
          <w:sz w:val="24"/>
          <w:szCs w:val="24"/>
        </w:rPr>
        <w:t>从输出文件</w:t>
      </w:r>
      <w:r w:rsidR="003522DB" w:rsidRPr="00277CE6">
        <w:rPr>
          <w:rFonts w:ascii="Times New Roman" w:hAnsi="Times New Roman" w:cs="Times New Roman"/>
          <w:sz w:val="24"/>
          <w:szCs w:val="24"/>
        </w:rPr>
        <w:t>score.sc</w:t>
      </w:r>
      <w:r w:rsidR="003522DB" w:rsidRPr="00277CE6">
        <w:rPr>
          <w:rFonts w:ascii="Times New Roman" w:hAnsi="Times New Roman" w:cs="Times New Roman"/>
          <w:sz w:val="24"/>
          <w:szCs w:val="24"/>
        </w:rPr>
        <w:t>中读取所设计序列</w:t>
      </w:r>
      <w:r w:rsidR="003522DB">
        <w:rPr>
          <w:rFonts w:ascii="Times New Roman" w:hAnsi="Times New Roman" w:cs="Times New Roman" w:hint="eastAsia"/>
          <w:sz w:val="24"/>
          <w:szCs w:val="24"/>
        </w:rPr>
        <w:t>经过</w:t>
      </w:r>
      <w:r w:rsidR="003522DB">
        <w:rPr>
          <w:rFonts w:ascii="Times New Roman" w:hAnsi="Times New Roman" w:cs="Times New Roman" w:hint="eastAsia"/>
          <w:sz w:val="24"/>
          <w:szCs w:val="24"/>
        </w:rPr>
        <w:t>relax</w:t>
      </w:r>
      <w:r w:rsidR="003522DB">
        <w:rPr>
          <w:rFonts w:ascii="Times New Roman" w:hAnsi="Times New Roman" w:cs="Times New Roman" w:hint="eastAsia"/>
          <w:sz w:val="24"/>
          <w:szCs w:val="24"/>
        </w:rPr>
        <w:t>模块精细优化后</w:t>
      </w:r>
      <w:r w:rsidR="003522DB" w:rsidRPr="00277CE6">
        <w:rPr>
          <w:rFonts w:ascii="Times New Roman" w:hAnsi="Times New Roman" w:cs="Times New Roman"/>
          <w:sz w:val="24"/>
          <w:szCs w:val="24"/>
        </w:rPr>
        <w:t>的得分并取均值，</w:t>
      </w:r>
      <w:r w:rsidR="00927E43" w:rsidRPr="00277CE6">
        <w:rPr>
          <w:rFonts w:ascii="Times New Roman" w:hAnsi="Times New Roman" w:cs="Times New Roman"/>
          <w:sz w:val="24"/>
          <w:szCs w:val="24"/>
        </w:rPr>
        <w:t>作为</w:t>
      </w:r>
      <w:r w:rsidR="00927E43">
        <w:rPr>
          <w:rFonts w:ascii="Times New Roman" w:hAnsi="Times New Roman" w:cs="Times New Roman" w:hint="eastAsia"/>
          <w:sz w:val="24"/>
          <w:szCs w:val="24"/>
        </w:rPr>
        <w:t>优化后</w:t>
      </w:r>
      <w:r w:rsidR="00927E43" w:rsidRPr="00277CE6">
        <w:rPr>
          <w:rFonts w:ascii="Times New Roman" w:hAnsi="Times New Roman" w:cs="Times New Roman"/>
          <w:sz w:val="24"/>
          <w:szCs w:val="24"/>
        </w:rPr>
        <w:t>蛋白质骨架结构质量的评价标准。</w:t>
      </w:r>
      <w:r w:rsidR="002D4A32">
        <w:rPr>
          <w:rFonts w:ascii="Times New Roman" w:hAnsi="Times New Roman" w:cs="Times New Roman" w:hint="eastAsia"/>
          <w:sz w:val="24"/>
          <w:szCs w:val="24"/>
        </w:rPr>
        <w:t>通过比对</w:t>
      </w:r>
      <w:r w:rsidR="00E54C7A">
        <w:rPr>
          <w:rFonts w:ascii="Times New Roman" w:hAnsi="Times New Roman" w:cs="Times New Roman" w:hint="eastAsia"/>
          <w:sz w:val="24"/>
          <w:szCs w:val="24"/>
        </w:rPr>
        <w:t>优化前后序列设计的得分，</w:t>
      </w:r>
      <w:r w:rsidR="006C4079">
        <w:rPr>
          <w:rFonts w:ascii="Times New Roman" w:hAnsi="Times New Roman" w:cs="Times New Roman" w:hint="eastAsia"/>
          <w:sz w:val="24"/>
          <w:szCs w:val="24"/>
        </w:rPr>
        <w:t>判断本课题所构建的模型在</w:t>
      </w:r>
      <w:r w:rsidR="0018563B">
        <w:rPr>
          <w:rFonts w:ascii="Times New Roman" w:hAnsi="Times New Roman" w:cs="Times New Roman" w:hint="eastAsia"/>
          <w:sz w:val="24"/>
          <w:szCs w:val="24"/>
        </w:rPr>
        <w:t>蛋白质主链结构优化上的效果。</w:t>
      </w:r>
    </w:p>
    <w:p w14:paraId="13B94C57" w14:textId="46B25975" w:rsidR="007D1102" w:rsidRPr="00277CE6" w:rsidRDefault="007D1102" w:rsidP="00A93BB8">
      <w:pPr>
        <w:autoSpaceDE w:val="0"/>
        <w:autoSpaceDN w:val="0"/>
        <w:adjustRightInd w:val="0"/>
        <w:ind w:firstLine="420"/>
        <w:rPr>
          <w:rFonts w:ascii="Times New Roman" w:hAnsi="Times New Roman" w:cs="Times New Roman"/>
          <w:sz w:val="24"/>
          <w:szCs w:val="24"/>
        </w:rPr>
      </w:pPr>
    </w:p>
    <w:p w14:paraId="431EABA7" w14:textId="77777777" w:rsidR="007D1102" w:rsidRPr="00277CE6" w:rsidRDefault="007D1102" w:rsidP="00A93BB8">
      <w:pPr>
        <w:autoSpaceDE w:val="0"/>
        <w:autoSpaceDN w:val="0"/>
        <w:adjustRightInd w:val="0"/>
        <w:ind w:firstLine="420"/>
        <w:rPr>
          <w:rFonts w:ascii="Times New Roman" w:hAnsi="Times New Roman" w:cs="Times New Roman"/>
          <w:sz w:val="24"/>
          <w:szCs w:val="24"/>
        </w:rPr>
      </w:pPr>
    </w:p>
    <w:p w14:paraId="2A27E22C" w14:textId="77777777" w:rsidR="00A93BB8" w:rsidRPr="00277CE6" w:rsidRDefault="00A93BB8">
      <w:pPr>
        <w:widowControl/>
        <w:jc w:val="left"/>
        <w:rPr>
          <w:rFonts w:ascii="Times New Roman" w:hAnsi="Times New Roman" w:cs="Times New Roman"/>
        </w:rPr>
      </w:pPr>
      <w:r w:rsidRPr="00277CE6">
        <w:rPr>
          <w:rFonts w:ascii="Times New Roman" w:hAnsi="Times New Roman" w:cs="Times New Roman"/>
        </w:rPr>
        <w:br w:type="page"/>
      </w:r>
    </w:p>
    <w:p w14:paraId="4245B675" w14:textId="25EB6CE5" w:rsidR="005B7372" w:rsidRPr="00277CE6" w:rsidRDefault="0074132A" w:rsidP="00BD7C5B">
      <w:pPr>
        <w:pStyle w:val="1"/>
        <w:rPr>
          <w:rFonts w:ascii="Times New Roman" w:eastAsia="黑体" w:hAnsi="Times New Roman" w:cs="Times New Roman"/>
          <w:b w:val="0"/>
          <w:sz w:val="32"/>
          <w:szCs w:val="32"/>
        </w:rPr>
      </w:pPr>
      <w:bookmarkStart w:id="119" w:name="_Toc105009184"/>
      <w:r w:rsidRPr="00277CE6">
        <w:rPr>
          <w:rFonts w:ascii="Times New Roman" w:eastAsia="黑体" w:hAnsi="Times New Roman" w:cs="Times New Roman"/>
          <w:b w:val="0"/>
          <w:sz w:val="32"/>
          <w:szCs w:val="32"/>
        </w:rPr>
        <w:lastRenderedPageBreak/>
        <w:t>第三章</w:t>
      </w:r>
      <w:r w:rsidRPr="00277CE6">
        <w:rPr>
          <w:rFonts w:ascii="Times New Roman" w:eastAsia="黑体" w:hAnsi="Times New Roman" w:cs="Times New Roman"/>
          <w:b w:val="0"/>
          <w:sz w:val="32"/>
          <w:szCs w:val="32"/>
        </w:rPr>
        <w:t xml:space="preserve"> </w:t>
      </w:r>
      <w:r w:rsidR="003208B7" w:rsidRPr="00277CE6">
        <w:rPr>
          <w:rFonts w:ascii="Times New Roman" w:eastAsia="黑体" w:hAnsi="Times New Roman" w:cs="Times New Roman"/>
          <w:b w:val="0"/>
          <w:sz w:val="32"/>
          <w:szCs w:val="32"/>
        </w:rPr>
        <w:fldChar w:fldCharType="begin"/>
      </w:r>
      <w:r w:rsidR="003208B7" w:rsidRPr="00277CE6">
        <w:rPr>
          <w:rFonts w:ascii="Times New Roman" w:eastAsia="黑体" w:hAnsi="Times New Roman" w:cs="Times New Roman"/>
          <w:b w:val="0"/>
          <w:sz w:val="32"/>
          <w:szCs w:val="32"/>
        </w:rPr>
        <w:instrText xml:space="preserve"> TITLE  [</w:instrText>
      </w:r>
      <w:r w:rsidR="003208B7" w:rsidRPr="00277CE6">
        <w:rPr>
          <w:rFonts w:ascii="Times New Roman" w:eastAsia="黑体" w:hAnsi="Times New Roman" w:cs="Times New Roman"/>
          <w:b w:val="0"/>
          <w:sz w:val="32"/>
          <w:szCs w:val="32"/>
        </w:rPr>
        <w:instrText>此处键入一级标题</w:instrText>
      </w:r>
      <w:r w:rsidR="003208B7" w:rsidRPr="00277CE6">
        <w:rPr>
          <w:rFonts w:ascii="Times New Roman" w:eastAsia="黑体" w:hAnsi="Times New Roman" w:cs="Times New Roman"/>
          <w:b w:val="0"/>
          <w:sz w:val="32"/>
          <w:szCs w:val="32"/>
        </w:rPr>
        <w:instrText xml:space="preserve">]  \* MERGEFORMAT </w:instrText>
      </w:r>
      <w:r w:rsidR="003208B7" w:rsidRPr="00277CE6">
        <w:rPr>
          <w:rFonts w:ascii="Times New Roman" w:eastAsia="黑体" w:hAnsi="Times New Roman" w:cs="Times New Roman"/>
          <w:b w:val="0"/>
          <w:sz w:val="32"/>
          <w:szCs w:val="32"/>
        </w:rPr>
        <w:fldChar w:fldCharType="separate"/>
      </w:r>
      <w:r w:rsidR="009E42D7" w:rsidRPr="00277CE6">
        <w:rPr>
          <w:rFonts w:ascii="Times New Roman" w:eastAsia="黑体" w:hAnsi="Times New Roman" w:cs="Times New Roman"/>
          <w:b w:val="0"/>
          <w:sz w:val="32"/>
          <w:szCs w:val="32"/>
        </w:rPr>
        <w:t>结果与讨论</w:t>
      </w:r>
      <w:bookmarkEnd w:id="119"/>
      <w:r w:rsidR="003208B7" w:rsidRPr="00277CE6">
        <w:rPr>
          <w:rFonts w:ascii="Times New Roman" w:eastAsia="黑体" w:hAnsi="Times New Roman" w:cs="Times New Roman"/>
          <w:b w:val="0"/>
          <w:sz w:val="32"/>
          <w:szCs w:val="32"/>
        </w:rPr>
        <w:fldChar w:fldCharType="end"/>
      </w:r>
      <w:r w:rsidR="003208B7" w:rsidRPr="00277CE6">
        <w:rPr>
          <w:rFonts w:ascii="Times New Roman" w:eastAsia="黑体" w:hAnsi="Times New Roman" w:cs="Times New Roman"/>
          <w:b w:val="0"/>
          <w:sz w:val="32"/>
          <w:szCs w:val="32"/>
        </w:rPr>
        <w:t xml:space="preserve"> </w:t>
      </w:r>
    </w:p>
    <w:p w14:paraId="07756DD7" w14:textId="713460AB" w:rsidR="00BD7C5B" w:rsidRPr="00277CE6" w:rsidRDefault="00BD7C5B" w:rsidP="00BD7C5B">
      <w:pPr>
        <w:pStyle w:val="2"/>
        <w:rPr>
          <w:rFonts w:eastAsiaTheme="minorEastAsia" w:cs="Times New Roman"/>
          <w:sz w:val="28"/>
          <w:szCs w:val="28"/>
        </w:rPr>
      </w:pPr>
      <w:bookmarkStart w:id="120" w:name="_Toc105009185"/>
      <w:r w:rsidRPr="00277CE6">
        <w:rPr>
          <w:rFonts w:eastAsiaTheme="minorEastAsia" w:cs="Times New Roman"/>
          <w:sz w:val="28"/>
          <w:szCs w:val="28"/>
        </w:rPr>
        <w:t xml:space="preserve">3.1 </w:t>
      </w:r>
      <w:r w:rsidRPr="00277CE6">
        <w:rPr>
          <w:rFonts w:eastAsiaTheme="minorEastAsia" w:cs="Times New Roman"/>
          <w:sz w:val="28"/>
          <w:szCs w:val="28"/>
        </w:rPr>
        <w:fldChar w:fldCharType="begin"/>
      </w:r>
      <w:r w:rsidRPr="00277CE6">
        <w:rPr>
          <w:rFonts w:eastAsiaTheme="minorEastAsia" w:cs="Times New Roman"/>
          <w:sz w:val="28"/>
          <w:szCs w:val="28"/>
        </w:rPr>
        <w:instrText xml:space="preserve"> TITLE  [</w:instrText>
      </w:r>
      <w:r w:rsidRPr="00277CE6">
        <w:rPr>
          <w:rFonts w:eastAsiaTheme="minorEastAsia" w:cs="Times New Roman"/>
          <w:sz w:val="28"/>
          <w:szCs w:val="28"/>
        </w:rPr>
        <w:instrText>此处键入二级标题</w:instrText>
      </w:r>
      <w:r w:rsidRPr="00277CE6">
        <w:rPr>
          <w:rFonts w:eastAsiaTheme="minorEastAsia" w:cs="Times New Roman"/>
          <w:sz w:val="28"/>
          <w:szCs w:val="28"/>
        </w:rPr>
        <w:instrText xml:space="preserve">]  \* MERGEFORMAT </w:instrText>
      </w:r>
      <w:r w:rsidRPr="00277CE6">
        <w:rPr>
          <w:rFonts w:eastAsiaTheme="minorEastAsia" w:cs="Times New Roman"/>
          <w:sz w:val="28"/>
          <w:szCs w:val="28"/>
        </w:rPr>
        <w:fldChar w:fldCharType="separate"/>
      </w:r>
      <w:r w:rsidR="007201D3">
        <w:rPr>
          <w:rFonts w:eastAsiaTheme="minorEastAsia" w:cs="Times New Roman" w:hint="eastAsia"/>
          <w:sz w:val="28"/>
          <w:szCs w:val="28"/>
        </w:rPr>
        <w:t>模型训练与评估结果</w:t>
      </w:r>
      <w:bookmarkEnd w:id="120"/>
      <w:r w:rsidRPr="00277CE6">
        <w:rPr>
          <w:rFonts w:eastAsiaTheme="minorEastAsia" w:cs="Times New Roman"/>
          <w:sz w:val="28"/>
          <w:szCs w:val="28"/>
        </w:rPr>
        <w:fldChar w:fldCharType="end"/>
      </w:r>
    </w:p>
    <w:p w14:paraId="0401C9D4" w14:textId="498AC55B" w:rsidR="00130606" w:rsidRDefault="00BD7C5B" w:rsidP="00450162">
      <w:pPr>
        <w:pStyle w:val="3"/>
        <w:spacing w:beforeLines="0" w:before="0" w:after="156"/>
        <w:ind w:firstLine="480"/>
        <w:rPr>
          <w:rFonts w:eastAsiaTheme="minorEastAsia" w:cs="Times New Roman"/>
          <w:szCs w:val="24"/>
        </w:rPr>
      </w:pPr>
      <w:bookmarkStart w:id="121" w:name="_Toc105009186"/>
      <w:r w:rsidRPr="00277CE6">
        <w:rPr>
          <w:rFonts w:eastAsiaTheme="minorEastAsia" w:cs="Times New Roman"/>
          <w:szCs w:val="24"/>
        </w:rPr>
        <w:t xml:space="preserve">3.1.1 </w:t>
      </w:r>
      <w:r w:rsidRPr="00277CE6">
        <w:rPr>
          <w:rFonts w:eastAsiaTheme="minorEastAsia" w:cs="Times New Roman"/>
          <w:szCs w:val="24"/>
        </w:rPr>
        <w:fldChar w:fldCharType="begin"/>
      </w:r>
      <w:r w:rsidRPr="00277CE6">
        <w:rPr>
          <w:rFonts w:eastAsiaTheme="minorEastAsia" w:cs="Times New Roman"/>
          <w:szCs w:val="24"/>
        </w:rPr>
        <w:instrText xml:space="preserve"> TITLE  [</w:instrText>
      </w:r>
      <w:r w:rsidRPr="00277CE6">
        <w:rPr>
          <w:rFonts w:eastAsiaTheme="minorEastAsia" w:cs="Times New Roman"/>
          <w:szCs w:val="24"/>
        </w:rPr>
        <w:instrText>此处键入三级标题</w:instrText>
      </w:r>
      <w:r w:rsidRPr="00277CE6">
        <w:rPr>
          <w:rFonts w:eastAsiaTheme="minorEastAsia" w:cs="Times New Roman"/>
          <w:szCs w:val="24"/>
        </w:rPr>
        <w:instrText xml:space="preserve">]  \* MERGEFORMAT </w:instrText>
      </w:r>
      <w:r w:rsidRPr="00277CE6">
        <w:rPr>
          <w:rFonts w:eastAsiaTheme="minorEastAsia" w:cs="Times New Roman"/>
          <w:szCs w:val="24"/>
        </w:rPr>
        <w:fldChar w:fldCharType="separate"/>
      </w:r>
      <w:r w:rsidR="007201D3">
        <w:rPr>
          <w:rFonts w:eastAsiaTheme="minorEastAsia" w:cs="Times New Roman" w:hint="eastAsia"/>
          <w:szCs w:val="24"/>
        </w:rPr>
        <w:t>基础模型的训练与评估</w:t>
      </w:r>
      <w:bookmarkEnd w:id="121"/>
      <w:r w:rsidRPr="00277CE6">
        <w:rPr>
          <w:rFonts w:eastAsiaTheme="minorEastAsia" w:cs="Times New Roman"/>
          <w:szCs w:val="24"/>
        </w:rPr>
        <w:fldChar w:fldCharType="end"/>
      </w:r>
    </w:p>
    <w:p w14:paraId="6BC20B59" w14:textId="77777777" w:rsidR="00450162" w:rsidRPr="00450162" w:rsidRDefault="00450162" w:rsidP="00450162"/>
    <w:p w14:paraId="2772C53F" w14:textId="5A93B5E0" w:rsidR="00556617" w:rsidRPr="00277CE6" w:rsidRDefault="00450162" w:rsidP="00556617">
      <w:pPr>
        <w:spacing w:line="300" w:lineRule="auto"/>
        <w:jc w:val="center"/>
        <w:rPr>
          <w:rFonts w:ascii="Times New Roman" w:eastAsia="宋体" w:hAnsi="Times New Roman" w:cs="Times New Roman"/>
          <w:sz w:val="24"/>
          <w:szCs w:val="24"/>
        </w:rPr>
      </w:pPr>
      <w:r w:rsidRPr="00450162">
        <w:rPr>
          <w:rFonts w:ascii="Times New Roman" w:eastAsia="宋体" w:hAnsi="Times New Roman" w:cs="Times New Roman"/>
          <w:noProof/>
          <w:sz w:val="24"/>
          <w:szCs w:val="24"/>
        </w:rPr>
        <w:drawing>
          <wp:inline distT="0" distB="0" distL="0" distR="0" wp14:anchorId="588235AD" wp14:editId="076DACEA">
            <wp:extent cx="3194050" cy="7028958"/>
            <wp:effectExtent l="0" t="0" r="6350" b="635"/>
            <wp:docPr id="17" name="图片 17" descr="C:\Users\22102\AppData\Local\Temp\WeChat Files\a24dacf32e7cfd0f8d35a1865fa9c7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22102\AppData\Local\Temp\WeChat Files\a24dacf32e7cfd0f8d35a1865fa9c78.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194663" cy="7030308"/>
                    </a:xfrm>
                    <a:prstGeom prst="rect">
                      <a:avLst/>
                    </a:prstGeom>
                    <a:noFill/>
                    <a:ln>
                      <a:noFill/>
                    </a:ln>
                  </pic:spPr>
                </pic:pic>
              </a:graphicData>
            </a:graphic>
          </wp:inline>
        </w:drawing>
      </w:r>
    </w:p>
    <w:p w14:paraId="01C93D9D" w14:textId="63D29287" w:rsidR="00130606" w:rsidRPr="00556617" w:rsidRDefault="00556617" w:rsidP="008A6777">
      <w:pPr>
        <w:rPr>
          <w:rFonts w:ascii="Times New Roman" w:eastAsia="宋体" w:hAnsi="Times New Roman" w:cs="Times New Roman"/>
        </w:rPr>
      </w:pPr>
      <w:r w:rsidRPr="00277CE6">
        <w:rPr>
          <w:rFonts w:ascii="Times New Roman" w:eastAsia="宋体" w:hAnsi="Times New Roman" w:cs="Times New Roman"/>
        </w:rPr>
        <w:t>图</w:t>
      </w:r>
      <w:r>
        <w:rPr>
          <w:rFonts w:ascii="Times New Roman" w:eastAsia="宋体" w:hAnsi="Times New Roman" w:cs="Times New Roman"/>
        </w:rPr>
        <w:t>3</w:t>
      </w:r>
      <w:r w:rsidRPr="00277CE6">
        <w:rPr>
          <w:rFonts w:ascii="Times New Roman" w:eastAsia="宋体" w:hAnsi="Times New Roman" w:cs="Times New Roman"/>
        </w:rPr>
        <w:t>.</w:t>
      </w:r>
      <w:r>
        <w:rPr>
          <w:rFonts w:ascii="Times New Roman" w:eastAsia="宋体" w:hAnsi="Times New Roman" w:cs="Times New Roman"/>
        </w:rPr>
        <w:t>1</w:t>
      </w:r>
      <w:r w:rsidRPr="00277CE6">
        <w:rPr>
          <w:rFonts w:ascii="Times New Roman" w:eastAsia="宋体" w:hAnsi="Times New Roman" w:cs="Times New Roman"/>
        </w:rPr>
        <w:t xml:space="preserve"> </w:t>
      </w:r>
      <w:r>
        <w:rPr>
          <w:rFonts w:ascii="Times New Roman" w:eastAsia="宋体" w:hAnsi="Times New Roman" w:cs="Times New Roman" w:hint="eastAsia"/>
        </w:rPr>
        <w:t>基础模型训练过程的损失曲线</w:t>
      </w:r>
      <w:r w:rsidR="008A6777">
        <w:rPr>
          <w:rFonts w:ascii="Times New Roman" w:eastAsia="宋体" w:hAnsi="Times New Roman" w:cs="Times New Roman" w:hint="eastAsia"/>
        </w:rPr>
        <w:t>。</w:t>
      </w:r>
      <w:r w:rsidR="008A6777">
        <w:rPr>
          <w:rFonts w:ascii="Times New Roman" w:eastAsia="宋体" w:hAnsi="Times New Roman" w:cs="Times New Roman" w:hint="eastAsia"/>
        </w:rPr>
        <w:t>(</w:t>
      </w:r>
      <w:r w:rsidR="008A6777">
        <w:rPr>
          <w:rFonts w:ascii="Times New Roman" w:eastAsia="宋体" w:hAnsi="Times New Roman" w:cs="Times New Roman"/>
        </w:rPr>
        <w:t xml:space="preserve">a) </w:t>
      </w:r>
      <w:r w:rsidR="008A6777">
        <w:rPr>
          <w:rFonts w:ascii="Times New Roman" w:eastAsia="宋体" w:hAnsi="Times New Roman" w:cs="Times New Roman" w:hint="eastAsia"/>
        </w:rPr>
        <w:t>训练集上的损失曲线，纵坐标为对数坐标；</w:t>
      </w:r>
      <w:r w:rsidR="008A6777">
        <w:rPr>
          <w:rFonts w:ascii="Times New Roman" w:eastAsia="宋体" w:hAnsi="Times New Roman" w:cs="Times New Roman" w:hint="eastAsia"/>
        </w:rPr>
        <w:t>(</w:t>
      </w:r>
      <w:r w:rsidR="008A6777">
        <w:rPr>
          <w:rFonts w:ascii="Times New Roman" w:eastAsia="宋体" w:hAnsi="Times New Roman" w:cs="Times New Roman"/>
        </w:rPr>
        <w:t xml:space="preserve">b) </w:t>
      </w:r>
      <w:r w:rsidR="008A6777">
        <w:rPr>
          <w:rFonts w:ascii="Times New Roman" w:eastAsia="宋体" w:hAnsi="Times New Roman" w:cs="Times New Roman" w:hint="eastAsia"/>
        </w:rPr>
        <w:t>验证集上的损失曲线，纵坐标为对数坐标；</w:t>
      </w:r>
      <w:r w:rsidR="008A6777">
        <w:rPr>
          <w:rFonts w:ascii="Times New Roman" w:eastAsia="宋体" w:hAnsi="Times New Roman" w:cs="Times New Roman" w:hint="eastAsia"/>
        </w:rPr>
        <w:t>(</w:t>
      </w:r>
      <w:r w:rsidR="008A6777">
        <w:rPr>
          <w:rFonts w:ascii="Times New Roman" w:eastAsia="宋体" w:hAnsi="Times New Roman" w:cs="Times New Roman"/>
        </w:rPr>
        <w:t xml:space="preserve">c) </w:t>
      </w:r>
      <w:r w:rsidR="008A6777">
        <w:rPr>
          <w:rFonts w:ascii="Times New Roman" w:eastAsia="宋体" w:hAnsi="Times New Roman" w:cs="Times New Roman" w:hint="eastAsia"/>
        </w:rPr>
        <w:t>验证集上</w:t>
      </w:r>
      <w:r w:rsidR="008A6777">
        <w:rPr>
          <w:rFonts w:ascii="Times New Roman" w:eastAsia="宋体" w:hAnsi="Times New Roman" w:cs="Times New Roman"/>
        </w:rPr>
        <w:t xml:space="preserve">200~1000 </w:t>
      </w:r>
      <w:r w:rsidR="008A6777">
        <w:rPr>
          <w:rFonts w:ascii="Times New Roman" w:eastAsia="宋体" w:hAnsi="Times New Roman" w:cs="Times New Roman" w:hint="eastAsia"/>
        </w:rPr>
        <w:t>epoch</w:t>
      </w:r>
      <w:r w:rsidR="008A6777">
        <w:rPr>
          <w:rFonts w:ascii="Times New Roman" w:eastAsia="宋体" w:hAnsi="Times New Roman" w:cs="Times New Roman" w:hint="eastAsia"/>
        </w:rPr>
        <w:t>的损失曲线，纵坐标为线性坐标。</w:t>
      </w:r>
    </w:p>
    <w:p w14:paraId="6CB4342D" w14:textId="4C94BA16" w:rsidR="00450162" w:rsidRDefault="00081A68" w:rsidP="00450162">
      <w:pPr>
        <w:spacing w:line="30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lastRenderedPageBreak/>
        <w:t>在</w:t>
      </w:r>
      <w:r w:rsidR="00450162">
        <w:rPr>
          <w:rFonts w:ascii="Times New Roman" w:hAnsi="Times New Roman" w:cs="Times New Roman" w:hint="eastAsia"/>
          <w:sz w:val="24"/>
          <w:szCs w:val="24"/>
        </w:rPr>
        <w:t>如</w:t>
      </w:r>
      <w:r w:rsidR="00450162">
        <w:rPr>
          <w:rFonts w:ascii="Times New Roman" w:hAnsi="Times New Roman" w:cs="Times New Roman" w:hint="eastAsia"/>
          <w:sz w:val="24"/>
          <w:szCs w:val="24"/>
        </w:rPr>
        <w:t>2</w:t>
      </w:r>
      <w:r w:rsidR="00450162">
        <w:rPr>
          <w:rFonts w:ascii="Times New Roman" w:hAnsi="Times New Roman" w:cs="Times New Roman"/>
          <w:sz w:val="24"/>
          <w:szCs w:val="24"/>
        </w:rPr>
        <w:t>.3</w:t>
      </w:r>
      <w:r w:rsidR="00450162">
        <w:rPr>
          <w:rFonts w:ascii="Times New Roman" w:hAnsi="Times New Roman" w:cs="Times New Roman" w:hint="eastAsia"/>
          <w:sz w:val="24"/>
          <w:szCs w:val="24"/>
        </w:rPr>
        <w:t>节所述方式构建的基础模型的训练过程中，训练集和验证集上的损失曲线如图</w:t>
      </w:r>
      <w:r w:rsidR="00450162">
        <w:rPr>
          <w:rFonts w:ascii="Times New Roman" w:hAnsi="Times New Roman" w:cs="Times New Roman" w:hint="eastAsia"/>
          <w:sz w:val="24"/>
          <w:szCs w:val="24"/>
        </w:rPr>
        <w:t>3</w:t>
      </w:r>
      <w:r w:rsidR="00450162">
        <w:rPr>
          <w:rFonts w:ascii="Times New Roman" w:hAnsi="Times New Roman" w:cs="Times New Roman"/>
          <w:sz w:val="24"/>
          <w:szCs w:val="24"/>
        </w:rPr>
        <w:t>.1</w:t>
      </w:r>
      <w:r w:rsidR="00450162">
        <w:rPr>
          <w:rFonts w:ascii="Times New Roman" w:hAnsi="Times New Roman" w:cs="Times New Roman" w:hint="eastAsia"/>
          <w:sz w:val="24"/>
          <w:szCs w:val="24"/>
        </w:rPr>
        <w:t>所示</w:t>
      </w:r>
      <w:r w:rsidR="00DD5D23">
        <w:rPr>
          <w:rFonts w:ascii="Times New Roman" w:hAnsi="Times New Roman" w:cs="Times New Roman" w:hint="eastAsia"/>
          <w:sz w:val="24"/>
          <w:szCs w:val="24"/>
        </w:rPr>
        <w:t>，可见训练过</w:t>
      </w:r>
      <w:commentRangeStart w:id="122"/>
      <w:commentRangeStart w:id="123"/>
      <w:r w:rsidR="00DD5D23">
        <w:rPr>
          <w:rFonts w:ascii="Times New Roman" w:hAnsi="Times New Roman" w:cs="Times New Roman" w:hint="eastAsia"/>
          <w:sz w:val="24"/>
          <w:szCs w:val="24"/>
        </w:rPr>
        <w:t>程中损失函数</w:t>
      </w:r>
      <w:commentRangeEnd w:id="122"/>
      <w:r w:rsidR="006E1CBB">
        <w:rPr>
          <w:rStyle w:val="af1"/>
        </w:rPr>
        <w:commentReference w:id="122"/>
      </w:r>
      <w:commentRangeEnd w:id="123"/>
      <w:r w:rsidR="00474B44">
        <w:rPr>
          <w:rStyle w:val="af1"/>
        </w:rPr>
        <w:commentReference w:id="123"/>
      </w:r>
      <w:r w:rsidR="00DD5D23">
        <w:rPr>
          <w:rFonts w:ascii="Times New Roman" w:hAnsi="Times New Roman" w:cs="Times New Roman" w:hint="eastAsia"/>
          <w:sz w:val="24"/>
          <w:szCs w:val="24"/>
        </w:rPr>
        <w:t>在训练集和验证集上都</w:t>
      </w:r>
      <w:r w:rsidR="0024438C">
        <w:rPr>
          <w:rFonts w:ascii="Times New Roman" w:hAnsi="Times New Roman" w:cs="Times New Roman" w:hint="eastAsia"/>
          <w:sz w:val="24"/>
          <w:szCs w:val="24"/>
        </w:rPr>
        <w:t>逐步</w:t>
      </w:r>
      <w:r w:rsidR="00DD5D23">
        <w:rPr>
          <w:rFonts w:ascii="Times New Roman" w:hAnsi="Times New Roman" w:cs="Times New Roman" w:hint="eastAsia"/>
          <w:sz w:val="24"/>
          <w:szCs w:val="24"/>
        </w:rPr>
        <w:t>下降，</w:t>
      </w:r>
      <w:r w:rsidR="0024438C">
        <w:rPr>
          <w:rFonts w:ascii="Times New Roman" w:hAnsi="Times New Roman" w:cs="Times New Roman" w:hint="eastAsia"/>
          <w:sz w:val="24"/>
          <w:szCs w:val="24"/>
        </w:rPr>
        <w:t>在约</w:t>
      </w:r>
      <w:r w:rsidR="0024438C">
        <w:rPr>
          <w:rFonts w:ascii="Times New Roman" w:hAnsi="Times New Roman" w:cs="Times New Roman" w:hint="eastAsia"/>
          <w:sz w:val="24"/>
          <w:szCs w:val="24"/>
        </w:rPr>
        <w:t>4</w:t>
      </w:r>
      <w:r w:rsidR="0024438C">
        <w:rPr>
          <w:rFonts w:ascii="Times New Roman" w:hAnsi="Times New Roman" w:cs="Times New Roman"/>
          <w:sz w:val="24"/>
          <w:szCs w:val="24"/>
        </w:rPr>
        <w:t>00</w:t>
      </w:r>
      <w:r w:rsidR="0024438C">
        <w:rPr>
          <w:rFonts w:ascii="Times New Roman" w:hAnsi="Times New Roman" w:cs="Times New Roman" w:hint="eastAsia"/>
          <w:sz w:val="24"/>
          <w:szCs w:val="24"/>
        </w:rPr>
        <w:t>个</w:t>
      </w:r>
      <w:r w:rsidR="0024438C">
        <w:rPr>
          <w:rFonts w:ascii="Times New Roman" w:hAnsi="Times New Roman" w:cs="Times New Roman" w:hint="eastAsia"/>
          <w:sz w:val="24"/>
          <w:szCs w:val="24"/>
        </w:rPr>
        <w:t>epoch</w:t>
      </w:r>
      <w:r w:rsidR="0024438C">
        <w:rPr>
          <w:rFonts w:ascii="Times New Roman" w:hAnsi="Times New Roman" w:cs="Times New Roman" w:hint="eastAsia"/>
          <w:sz w:val="24"/>
          <w:szCs w:val="24"/>
        </w:rPr>
        <w:t>后达到稳定</w:t>
      </w:r>
      <w:r w:rsidR="0009316C">
        <w:rPr>
          <w:rFonts w:ascii="Times New Roman" w:hAnsi="Times New Roman" w:cs="Times New Roman" w:hint="eastAsia"/>
          <w:sz w:val="24"/>
          <w:szCs w:val="24"/>
        </w:rPr>
        <w:t>；</w:t>
      </w:r>
      <w:r w:rsidR="0026426E">
        <w:rPr>
          <w:rFonts w:ascii="Times New Roman" w:hAnsi="Times New Roman" w:cs="Times New Roman" w:hint="eastAsia"/>
          <w:sz w:val="24"/>
          <w:szCs w:val="24"/>
        </w:rPr>
        <w:t>在</w:t>
      </w:r>
      <w:r w:rsidR="00F10BB5">
        <w:rPr>
          <w:rFonts w:ascii="Times New Roman" w:hAnsi="Times New Roman" w:cs="Times New Roman" w:hint="eastAsia"/>
          <w:sz w:val="24"/>
          <w:szCs w:val="24"/>
        </w:rPr>
        <w:t>验证集上</w:t>
      </w:r>
      <w:r w:rsidR="0026426E">
        <w:rPr>
          <w:rFonts w:ascii="Times New Roman" w:hAnsi="Times New Roman" w:cs="Times New Roman" w:hint="eastAsia"/>
          <w:sz w:val="24"/>
          <w:szCs w:val="24"/>
        </w:rPr>
        <w:t>，</w:t>
      </w:r>
      <w:r w:rsidR="00F10BB5">
        <w:rPr>
          <w:rFonts w:ascii="Times New Roman" w:hAnsi="Times New Roman" w:cs="Times New Roman" w:hint="eastAsia"/>
          <w:sz w:val="24"/>
          <w:szCs w:val="24"/>
        </w:rPr>
        <w:t>损失函数在</w:t>
      </w:r>
      <w:r w:rsidR="00A02A88">
        <w:rPr>
          <w:rFonts w:ascii="Times New Roman" w:hAnsi="Times New Roman" w:cs="Times New Roman" w:hint="eastAsia"/>
          <w:sz w:val="24"/>
          <w:szCs w:val="24"/>
        </w:rPr>
        <w:t>第</w:t>
      </w:r>
      <w:r w:rsidR="00A02A88">
        <w:rPr>
          <w:rFonts w:ascii="Times New Roman" w:hAnsi="Times New Roman" w:cs="Times New Roman" w:hint="eastAsia"/>
          <w:sz w:val="24"/>
          <w:szCs w:val="24"/>
        </w:rPr>
        <w:t>5</w:t>
      </w:r>
      <w:r w:rsidR="00A02A88">
        <w:rPr>
          <w:rFonts w:ascii="Times New Roman" w:hAnsi="Times New Roman" w:cs="Times New Roman"/>
          <w:sz w:val="24"/>
          <w:szCs w:val="24"/>
        </w:rPr>
        <w:t>54</w:t>
      </w:r>
      <w:r w:rsidR="00A02A88">
        <w:rPr>
          <w:rFonts w:ascii="Times New Roman" w:hAnsi="Times New Roman" w:cs="Times New Roman" w:hint="eastAsia"/>
          <w:sz w:val="24"/>
          <w:szCs w:val="24"/>
        </w:rPr>
        <w:t>个</w:t>
      </w:r>
      <w:r w:rsidR="00A02A88">
        <w:rPr>
          <w:rFonts w:ascii="Times New Roman" w:hAnsi="Times New Roman" w:cs="Times New Roman" w:hint="eastAsia"/>
          <w:sz w:val="24"/>
          <w:szCs w:val="24"/>
        </w:rPr>
        <w:t>epoch</w:t>
      </w:r>
      <w:r w:rsidR="00A02A88">
        <w:rPr>
          <w:rFonts w:ascii="Times New Roman" w:hAnsi="Times New Roman" w:cs="Times New Roman" w:hint="eastAsia"/>
          <w:sz w:val="24"/>
          <w:szCs w:val="24"/>
        </w:rPr>
        <w:t>达到最小值</w:t>
      </w:r>
      <w:r w:rsidR="00BE4D53">
        <w:rPr>
          <w:rFonts w:ascii="Times New Roman" w:hAnsi="Times New Roman" w:cs="Times New Roman" w:hint="eastAsia"/>
          <w:sz w:val="24"/>
          <w:szCs w:val="24"/>
        </w:rPr>
        <w:t>，后续使用第</w:t>
      </w:r>
      <w:r w:rsidR="00BE4D53">
        <w:rPr>
          <w:rFonts w:ascii="Times New Roman" w:hAnsi="Times New Roman" w:cs="Times New Roman"/>
          <w:sz w:val="24"/>
          <w:szCs w:val="24"/>
        </w:rPr>
        <w:t>554</w:t>
      </w:r>
      <w:r w:rsidR="00BE4D53">
        <w:rPr>
          <w:rFonts w:ascii="Times New Roman" w:hAnsi="Times New Roman" w:cs="Times New Roman" w:hint="eastAsia"/>
          <w:sz w:val="24"/>
          <w:szCs w:val="24"/>
        </w:rPr>
        <w:t>个</w:t>
      </w:r>
      <w:r w:rsidR="00BE4D53">
        <w:rPr>
          <w:rFonts w:ascii="Times New Roman" w:hAnsi="Times New Roman" w:cs="Times New Roman" w:hint="eastAsia"/>
          <w:sz w:val="24"/>
          <w:szCs w:val="24"/>
        </w:rPr>
        <w:t>epoch</w:t>
      </w:r>
      <w:r w:rsidR="00BE4D53">
        <w:rPr>
          <w:rFonts w:ascii="Times New Roman" w:hAnsi="Times New Roman" w:cs="Times New Roman" w:hint="eastAsia"/>
          <w:sz w:val="24"/>
          <w:szCs w:val="24"/>
        </w:rPr>
        <w:t>所对应的模型进行评估。</w:t>
      </w:r>
    </w:p>
    <w:p w14:paraId="00B3C5EC" w14:textId="60353174" w:rsidR="006103A7" w:rsidRDefault="006103A7" w:rsidP="00450162">
      <w:pPr>
        <w:spacing w:line="30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如</w:t>
      </w:r>
      <w:r w:rsidR="00A343A7">
        <w:rPr>
          <w:rFonts w:ascii="Times New Roman" w:hAnsi="Times New Roman" w:cs="Times New Roman" w:hint="eastAsia"/>
          <w:sz w:val="24"/>
          <w:szCs w:val="24"/>
        </w:rPr>
        <w:t>2</w:t>
      </w:r>
      <w:r w:rsidR="00A343A7">
        <w:rPr>
          <w:rFonts w:ascii="Times New Roman" w:hAnsi="Times New Roman" w:cs="Times New Roman"/>
          <w:sz w:val="24"/>
          <w:szCs w:val="24"/>
        </w:rPr>
        <w:t>.3.3</w:t>
      </w:r>
      <w:r w:rsidR="00A343A7">
        <w:rPr>
          <w:rFonts w:ascii="Times New Roman" w:hAnsi="Times New Roman" w:cs="Times New Roman" w:hint="eastAsia"/>
          <w:sz w:val="24"/>
          <w:szCs w:val="24"/>
        </w:rPr>
        <w:t>节所述，本课题</w:t>
      </w:r>
      <w:r w:rsidR="00276583">
        <w:rPr>
          <w:rFonts w:ascii="Times New Roman" w:hAnsi="Times New Roman" w:cs="Times New Roman" w:hint="eastAsia"/>
          <w:sz w:val="24"/>
          <w:szCs w:val="24"/>
        </w:rPr>
        <w:t>为研究模型是否学到了</w:t>
      </w:r>
      <w:r w:rsidR="00A432D2">
        <w:rPr>
          <w:rFonts w:ascii="Times New Roman" w:hAnsi="Times New Roman" w:cs="Times New Roman" w:hint="eastAsia"/>
          <w:sz w:val="24"/>
          <w:szCs w:val="24"/>
        </w:rPr>
        <w:t>二级结构信息</w:t>
      </w:r>
      <w:r w:rsidR="006F79AE">
        <w:rPr>
          <w:rFonts w:ascii="Times New Roman" w:hAnsi="Times New Roman" w:cs="Times New Roman" w:hint="eastAsia"/>
          <w:sz w:val="24"/>
          <w:szCs w:val="24"/>
        </w:rPr>
        <w:t>以及二级结构</w:t>
      </w:r>
      <w:r w:rsidR="0023563E">
        <w:rPr>
          <w:rFonts w:ascii="Times New Roman" w:hAnsi="Times New Roman" w:cs="Times New Roman" w:hint="eastAsia"/>
          <w:sz w:val="24"/>
          <w:szCs w:val="24"/>
        </w:rPr>
        <w:t>相关的</w:t>
      </w:r>
      <w:r w:rsidR="006F79AE">
        <w:rPr>
          <w:rFonts w:ascii="Times New Roman" w:hAnsi="Times New Roman" w:cs="Times New Roman" w:hint="eastAsia"/>
          <w:sz w:val="24"/>
          <w:szCs w:val="24"/>
        </w:rPr>
        <w:t>氢键相互作用的信息</w:t>
      </w:r>
      <w:r w:rsidR="00DD1AA0">
        <w:rPr>
          <w:rFonts w:ascii="Times New Roman" w:hAnsi="Times New Roman" w:cs="Times New Roman" w:hint="eastAsia"/>
          <w:sz w:val="24"/>
          <w:szCs w:val="24"/>
        </w:rPr>
        <w:t>，在基础模型的</w:t>
      </w:r>
      <w:r w:rsidR="00DD1AA0" w:rsidRPr="00277CE6">
        <w:rPr>
          <w:rFonts w:ascii="Times New Roman" w:eastAsia="宋体" w:hAnsi="Times New Roman" w:cs="Times New Roman"/>
          <w:sz w:val="24"/>
          <w:szCs w:val="24"/>
        </w:rPr>
        <w:t>图的构建方式的基础上，分别去除二级结构信息（所有节点记为同一类型，在模型中编码为</w:t>
      </w:r>
      <w:r w:rsidR="00DD1AA0" w:rsidRPr="00277CE6">
        <w:rPr>
          <w:rFonts w:ascii="Times New Roman" w:eastAsia="宋体" w:hAnsi="Times New Roman" w:cs="Times New Roman"/>
          <w:sz w:val="24"/>
          <w:szCs w:val="24"/>
        </w:rPr>
        <w:t>0</w:t>
      </w:r>
      <w:r w:rsidR="00DD1AA0" w:rsidRPr="00277CE6">
        <w:rPr>
          <w:rFonts w:ascii="Times New Roman" w:eastAsia="宋体" w:hAnsi="Times New Roman" w:cs="Times New Roman"/>
          <w:sz w:val="24"/>
          <w:szCs w:val="24"/>
        </w:rPr>
        <w:t>）和基于氢键相互作用的边，使用</w:t>
      </w:r>
      <w:r w:rsidR="00523368">
        <w:rPr>
          <w:rFonts w:ascii="Times New Roman" w:eastAsia="宋体" w:hAnsi="Times New Roman" w:cs="Times New Roman" w:hint="eastAsia"/>
          <w:sz w:val="24"/>
          <w:szCs w:val="24"/>
        </w:rPr>
        <w:t>相同的</w:t>
      </w:r>
      <w:r w:rsidR="00DD1AA0" w:rsidRPr="00277CE6">
        <w:rPr>
          <w:rFonts w:ascii="Times New Roman" w:eastAsia="宋体" w:hAnsi="Times New Roman" w:cs="Times New Roman"/>
          <w:sz w:val="24"/>
          <w:szCs w:val="24"/>
        </w:rPr>
        <w:t>模型参数进行训练</w:t>
      </w:r>
      <w:r w:rsidR="00D322D6">
        <w:rPr>
          <w:rFonts w:ascii="Times New Roman" w:eastAsia="宋体" w:hAnsi="Times New Roman" w:cs="Times New Roman" w:hint="eastAsia"/>
          <w:sz w:val="24"/>
          <w:szCs w:val="24"/>
        </w:rPr>
        <w:t>，对模型的表现进行评估</w:t>
      </w:r>
      <w:r w:rsidR="00DD1AA0" w:rsidRPr="00277CE6">
        <w:rPr>
          <w:rFonts w:ascii="Times New Roman" w:eastAsia="宋体" w:hAnsi="Times New Roman" w:cs="Times New Roman"/>
          <w:sz w:val="24"/>
          <w:szCs w:val="24"/>
        </w:rPr>
        <w:t>。</w:t>
      </w:r>
      <w:r w:rsidR="007B3D4E">
        <w:rPr>
          <w:rFonts w:ascii="Times New Roman" w:eastAsia="宋体" w:hAnsi="Times New Roman" w:cs="Times New Roman" w:hint="eastAsia"/>
          <w:sz w:val="24"/>
          <w:szCs w:val="24"/>
        </w:rPr>
        <w:t>上述三个模型（基础模型</w:t>
      </w:r>
      <w:r w:rsidR="009E04A0">
        <w:rPr>
          <w:rFonts w:ascii="Times New Roman" w:eastAsia="宋体" w:hAnsi="Times New Roman" w:cs="Times New Roman" w:hint="eastAsia"/>
          <w:sz w:val="24"/>
          <w:szCs w:val="24"/>
        </w:rPr>
        <w:t>、无二级结构信息模型、无氢键相互作用模型</w:t>
      </w:r>
      <w:r w:rsidR="007B3D4E">
        <w:rPr>
          <w:rFonts w:ascii="Times New Roman" w:eastAsia="宋体" w:hAnsi="Times New Roman" w:cs="Times New Roman" w:hint="eastAsia"/>
          <w:sz w:val="24"/>
          <w:szCs w:val="24"/>
        </w:rPr>
        <w:t>）</w:t>
      </w:r>
      <w:r w:rsidR="004A7CF4">
        <w:rPr>
          <w:rFonts w:ascii="Times New Roman" w:eastAsia="宋体" w:hAnsi="Times New Roman" w:cs="Times New Roman" w:hint="eastAsia"/>
          <w:sz w:val="24"/>
          <w:szCs w:val="24"/>
        </w:rPr>
        <w:t>的评估结果如表</w:t>
      </w:r>
      <w:r w:rsidR="004A7CF4">
        <w:rPr>
          <w:rFonts w:ascii="Times New Roman" w:eastAsia="宋体" w:hAnsi="Times New Roman" w:cs="Times New Roman" w:hint="eastAsia"/>
          <w:sz w:val="24"/>
          <w:szCs w:val="24"/>
        </w:rPr>
        <w:t>3</w:t>
      </w:r>
      <w:r w:rsidR="004A7CF4">
        <w:rPr>
          <w:rFonts w:ascii="Times New Roman" w:eastAsia="宋体" w:hAnsi="Times New Roman" w:cs="Times New Roman"/>
          <w:sz w:val="24"/>
          <w:szCs w:val="24"/>
        </w:rPr>
        <w:t>.1</w:t>
      </w:r>
      <w:r w:rsidR="004A7CF4">
        <w:rPr>
          <w:rFonts w:ascii="Times New Roman" w:eastAsia="宋体" w:hAnsi="Times New Roman" w:cs="Times New Roman" w:hint="eastAsia"/>
          <w:sz w:val="24"/>
          <w:szCs w:val="24"/>
        </w:rPr>
        <w:t>所示。</w:t>
      </w:r>
    </w:p>
    <w:p w14:paraId="58BED71A" w14:textId="16E9C441" w:rsidR="00C67F05" w:rsidRPr="00277CE6" w:rsidRDefault="00C67F05" w:rsidP="00C67F05">
      <w:pPr>
        <w:spacing w:before="240" w:after="120"/>
        <w:jc w:val="center"/>
        <w:rPr>
          <w:rFonts w:ascii="Times New Roman" w:hAnsi="Times New Roman" w:cs="Times New Roman"/>
        </w:rPr>
      </w:pPr>
      <w:r w:rsidRPr="00277CE6">
        <w:rPr>
          <w:rFonts w:ascii="Times New Roman" w:hAnsi="Times New Roman" w:cs="Times New Roman"/>
        </w:rPr>
        <w:t>表</w:t>
      </w:r>
      <w:r>
        <w:rPr>
          <w:rFonts w:ascii="Times New Roman" w:hAnsi="Times New Roman" w:cs="Times New Roman"/>
        </w:rPr>
        <w:t>3</w:t>
      </w:r>
      <w:r w:rsidRPr="00277CE6">
        <w:rPr>
          <w:rFonts w:ascii="Times New Roman" w:hAnsi="Times New Roman" w:cs="Times New Roman"/>
        </w:rPr>
        <w:t>.</w:t>
      </w:r>
      <w:r>
        <w:rPr>
          <w:rFonts w:ascii="Times New Roman" w:hAnsi="Times New Roman" w:cs="Times New Roman"/>
        </w:rPr>
        <w:t>1</w:t>
      </w:r>
      <w:r w:rsidRPr="00277CE6">
        <w:rPr>
          <w:rFonts w:ascii="Times New Roman" w:hAnsi="Times New Roman" w:cs="Times New Roman"/>
        </w:rPr>
        <w:t xml:space="preserve"> </w:t>
      </w:r>
      <w:r>
        <w:rPr>
          <w:rFonts w:ascii="Times New Roman" w:hAnsi="Times New Roman" w:cs="Times New Roman" w:hint="eastAsia"/>
        </w:rPr>
        <w:t>基础模型及其变种的评估</w:t>
      </w:r>
      <w:r w:rsidR="00331B24">
        <w:rPr>
          <w:rFonts w:ascii="Times New Roman" w:hAnsi="Times New Roman" w:cs="Times New Roman" w:hint="eastAsia"/>
        </w:rPr>
        <w:t>结果</w:t>
      </w:r>
    </w:p>
    <w:tbl>
      <w:tblPr>
        <w:tblW w:w="9356" w:type="dxa"/>
        <w:jc w:val="center"/>
        <w:tblBorders>
          <w:top w:val="single" w:sz="4" w:space="0" w:color="auto"/>
          <w:bottom w:val="single" w:sz="4" w:space="0" w:color="auto"/>
        </w:tblBorders>
        <w:tblLayout w:type="fixed"/>
        <w:tblLook w:val="04A0" w:firstRow="1" w:lastRow="0" w:firstColumn="1" w:lastColumn="0" w:noHBand="0" w:noVBand="1"/>
      </w:tblPr>
      <w:tblGrid>
        <w:gridCol w:w="1872"/>
        <w:gridCol w:w="1871"/>
        <w:gridCol w:w="1871"/>
        <w:gridCol w:w="1871"/>
        <w:gridCol w:w="1871"/>
      </w:tblGrid>
      <w:tr w:rsidR="00EE65E5" w:rsidRPr="00277CE6" w14:paraId="0501CFD9" w14:textId="77777777" w:rsidTr="00EE65E5">
        <w:trPr>
          <w:trHeight w:val="244"/>
          <w:jc w:val="center"/>
        </w:trPr>
        <w:tc>
          <w:tcPr>
            <w:tcW w:w="1872" w:type="dxa"/>
            <w:tcBorders>
              <w:top w:val="single" w:sz="18" w:space="0" w:color="auto"/>
              <w:bottom w:val="single" w:sz="6" w:space="0" w:color="auto"/>
              <w:right w:val="nil"/>
            </w:tcBorders>
            <w:shd w:val="clear" w:color="auto" w:fill="auto"/>
            <w:noWrap/>
            <w:vAlign w:val="center"/>
            <w:hideMark/>
          </w:tcPr>
          <w:p w14:paraId="2C4EEAD8" w14:textId="4CF01444" w:rsidR="00EE65E5" w:rsidRPr="00277CE6" w:rsidRDefault="00EE65E5" w:rsidP="003A44B0">
            <w:pPr>
              <w:widowControl/>
              <w:spacing w:before="60" w:after="60"/>
              <w:jc w:val="center"/>
              <w:rPr>
                <w:rFonts w:ascii="Times New Roman" w:hAnsi="Times New Roman" w:cs="Times New Roman"/>
                <w:color w:val="000000"/>
                <w:kern w:val="0"/>
              </w:rPr>
            </w:pPr>
            <w:r>
              <w:rPr>
                <w:rFonts w:ascii="Times New Roman" w:hAnsi="Times New Roman" w:cs="Times New Roman" w:hint="eastAsia"/>
                <w:color w:val="000000"/>
                <w:kern w:val="0"/>
              </w:rPr>
              <w:t>模型</w:t>
            </w:r>
          </w:p>
        </w:tc>
        <w:tc>
          <w:tcPr>
            <w:tcW w:w="1871" w:type="dxa"/>
            <w:tcBorders>
              <w:top w:val="single" w:sz="18" w:space="0" w:color="auto"/>
              <w:bottom w:val="single" w:sz="6" w:space="0" w:color="auto"/>
              <w:right w:val="nil"/>
            </w:tcBorders>
            <w:vAlign w:val="center"/>
          </w:tcPr>
          <w:p w14:paraId="6A94379C" w14:textId="3F800643" w:rsidR="00EE65E5" w:rsidRPr="00277CE6" w:rsidRDefault="00EE65E5" w:rsidP="003A44B0">
            <w:pPr>
              <w:widowControl/>
              <w:spacing w:before="60" w:after="60"/>
              <w:jc w:val="center"/>
              <w:rPr>
                <w:rFonts w:ascii="Times New Roman" w:hAnsi="Times New Roman" w:cs="Times New Roman"/>
                <w:color w:val="000000"/>
                <w:kern w:val="0"/>
              </w:rPr>
            </w:pPr>
            <w:r>
              <w:rPr>
                <w:rFonts w:ascii="Times New Roman" w:hAnsi="Times New Roman" w:cs="Times New Roman" w:hint="eastAsia"/>
                <w:color w:val="000000"/>
                <w:kern w:val="0"/>
              </w:rPr>
              <w:t>优化成功率</w:t>
            </w:r>
          </w:p>
        </w:tc>
        <w:tc>
          <w:tcPr>
            <w:tcW w:w="1871" w:type="dxa"/>
            <w:tcBorders>
              <w:top w:val="single" w:sz="18" w:space="0" w:color="auto"/>
              <w:bottom w:val="single" w:sz="6" w:space="0" w:color="auto"/>
            </w:tcBorders>
            <w:vAlign w:val="center"/>
          </w:tcPr>
          <w:p w14:paraId="4F871479" w14:textId="7AB08674" w:rsidR="00EE65E5" w:rsidRPr="00277CE6" w:rsidRDefault="006910C1" w:rsidP="003A44B0">
            <w:pPr>
              <w:widowControl/>
              <w:spacing w:before="60" w:after="60"/>
              <w:jc w:val="center"/>
              <w:rPr>
                <w:rFonts w:ascii="Times New Roman" w:eastAsia="黑体" w:hAnsi="Times New Roman" w:cs="Times New Roman"/>
                <w:sz w:val="24"/>
                <w:szCs w:val="24"/>
              </w:rPr>
            </w:pPr>
            <m:oMathPara>
              <m:oMath>
                <m:acc>
                  <m:accPr>
                    <m:chr m:val="̅"/>
                    <m:ctrlPr>
                      <w:rPr>
                        <w:rFonts w:ascii="Cambria Math" w:hAnsi="Cambria Math" w:cs="Times New Roman"/>
                        <w:sz w:val="24"/>
                        <w:szCs w:val="24"/>
                      </w:rPr>
                    </m:ctrlPr>
                  </m:accPr>
                  <m:e>
                    <m:r>
                      <m:rPr>
                        <m:sty m:val="p"/>
                      </m:rPr>
                      <w:rPr>
                        <w:rFonts w:ascii="Cambria Math" w:hAnsi="Cambria Math" w:cs="Times New Roman"/>
                        <w:sz w:val="24"/>
                        <w:szCs w:val="24"/>
                      </w:rPr>
                      <m:t>RMS</m:t>
                    </m:r>
                    <m:sSub>
                      <m:sSubPr>
                        <m:ctrlPr>
                          <w:rPr>
                            <w:rFonts w:ascii="Cambria Math" w:hAnsi="Cambria Math" w:cs="Times New Roman"/>
                            <w:sz w:val="24"/>
                            <w:szCs w:val="24"/>
                          </w:rPr>
                        </m:ctrlPr>
                      </m:sSubPr>
                      <m:e>
                        <m:r>
                          <m:rPr>
                            <m:sty m:val="p"/>
                          </m:rPr>
                          <w:rPr>
                            <w:rFonts w:ascii="Cambria Math" w:hAnsi="Cambria Math" w:cs="Times New Roman"/>
                            <w:sz w:val="24"/>
                            <w:szCs w:val="24"/>
                          </w:rPr>
                          <m:t>D</m:t>
                        </m:r>
                      </m:e>
                      <m:sub>
                        <m:r>
                          <m:rPr>
                            <m:nor/>
                          </m:rPr>
                          <w:rPr>
                            <w:rFonts w:ascii="Times New Roman" w:hAnsi="Times New Roman" w:cs="Times New Roman"/>
                            <w:sz w:val="24"/>
                            <w:szCs w:val="24"/>
                          </w:rPr>
                          <m:t>p</m:t>
                        </m:r>
                        <m:r>
                          <m:rPr>
                            <m:nor/>
                          </m:rPr>
                          <w:rPr>
                            <w:rFonts w:ascii="Cambria Math" w:hAnsi="Times New Roman" w:cs="Times New Roman" w:hint="eastAsia"/>
                            <w:sz w:val="24"/>
                            <w:szCs w:val="24"/>
                          </w:rPr>
                          <m:t>erturb</m:t>
                        </m:r>
                      </m:sub>
                    </m:sSub>
                  </m:e>
                </m:acc>
                <m:r>
                  <m:rPr>
                    <m:sty m:val="p"/>
                  </m:rPr>
                  <w:rPr>
                    <w:rFonts w:ascii="Cambria Math" w:hAnsi="Cambria Math" w:cs="Times New Roman"/>
                    <w:sz w:val="24"/>
                    <w:szCs w:val="24"/>
                  </w:rPr>
                  <m:t xml:space="preserve"> / </m:t>
                </m:r>
                <m:r>
                  <m:rPr>
                    <m:sty m:val="p"/>
                  </m:rPr>
                  <w:rPr>
                    <w:rFonts w:ascii="Cambria Math" w:hAnsi="Cambria Math" w:cs="Times New Roman"/>
                    <w:color w:val="000000"/>
                    <w:kern w:val="0"/>
                  </w:rPr>
                  <m:t>Å</m:t>
                </m:r>
              </m:oMath>
            </m:oMathPara>
          </w:p>
        </w:tc>
        <w:tc>
          <w:tcPr>
            <w:tcW w:w="1871" w:type="dxa"/>
            <w:tcBorders>
              <w:top w:val="single" w:sz="18" w:space="0" w:color="auto"/>
              <w:bottom w:val="single" w:sz="6" w:space="0" w:color="auto"/>
              <w:right w:val="nil"/>
            </w:tcBorders>
            <w:vAlign w:val="center"/>
          </w:tcPr>
          <w:p w14:paraId="53263F07" w14:textId="05FB78F0" w:rsidR="00EE65E5" w:rsidRPr="00277CE6" w:rsidRDefault="006910C1" w:rsidP="003A44B0">
            <w:pPr>
              <w:widowControl/>
              <w:spacing w:before="60" w:after="60"/>
              <w:jc w:val="center"/>
              <w:rPr>
                <w:rFonts w:ascii="Times New Roman" w:hAnsi="Times New Roman" w:cs="Times New Roman"/>
                <w:color w:val="000000"/>
                <w:kern w:val="0"/>
              </w:rPr>
            </w:pPr>
            <m:oMathPara>
              <m:oMath>
                <m:acc>
                  <m:accPr>
                    <m:chr m:val="̅"/>
                    <m:ctrlPr>
                      <w:rPr>
                        <w:rFonts w:ascii="Cambria Math" w:hAnsi="Cambria Math" w:cs="Times New Roman"/>
                        <w:sz w:val="24"/>
                        <w:szCs w:val="24"/>
                      </w:rPr>
                    </m:ctrlPr>
                  </m:accPr>
                  <m:e>
                    <m:r>
                      <m:rPr>
                        <m:sty m:val="p"/>
                      </m:rPr>
                      <w:rPr>
                        <w:rFonts w:ascii="Cambria Math" w:hAnsi="Cambria Math" w:cs="Times New Roman"/>
                        <w:sz w:val="24"/>
                        <w:szCs w:val="24"/>
                      </w:rPr>
                      <m:t>RMS</m:t>
                    </m:r>
                    <m:sSub>
                      <m:sSubPr>
                        <m:ctrlPr>
                          <w:rPr>
                            <w:rFonts w:ascii="Cambria Math" w:hAnsi="Cambria Math" w:cs="Times New Roman"/>
                            <w:sz w:val="24"/>
                            <w:szCs w:val="24"/>
                          </w:rPr>
                        </m:ctrlPr>
                      </m:sSubPr>
                      <m:e>
                        <m:r>
                          <m:rPr>
                            <m:sty m:val="p"/>
                          </m:rPr>
                          <w:rPr>
                            <w:rFonts w:ascii="Cambria Math" w:hAnsi="Cambria Math" w:cs="Times New Roman"/>
                            <w:sz w:val="24"/>
                            <w:szCs w:val="24"/>
                          </w:rPr>
                          <m:t>D</m:t>
                        </m:r>
                      </m:e>
                      <m:sub>
                        <m:r>
                          <m:rPr>
                            <m:nor/>
                          </m:rPr>
                          <w:rPr>
                            <w:rFonts w:ascii="Times New Roman" w:hAnsi="Times New Roman" w:cs="Times New Roman"/>
                            <w:sz w:val="24"/>
                            <w:szCs w:val="24"/>
                          </w:rPr>
                          <m:t>opt</m:t>
                        </m:r>
                      </m:sub>
                    </m:sSub>
                  </m:e>
                </m:acc>
                <m:r>
                  <m:rPr>
                    <m:sty m:val="p"/>
                  </m:rPr>
                  <w:rPr>
                    <w:rFonts w:ascii="Cambria Math" w:hAnsi="Cambria Math" w:cs="Times New Roman"/>
                    <w:sz w:val="24"/>
                    <w:szCs w:val="24"/>
                  </w:rPr>
                  <m:t xml:space="preserve"> / </m:t>
                </m:r>
                <m:r>
                  <m:rPr>
                    <m:sty m:val="p"/>
                  </m:rPr>
                  <w:rPr>
                    <w:rFonts w:ascii="Cambria Math" w:hAnsi="Cambria Math" w:cs="Times New Roman"/>
                    <w:color w:val="000000"/>
                    <w:kern w:val="0"/>
                  </w:rPr>
                  <m:t>Å</m:t>
                </m:r>
              </m:oMath>
            </m:oMathPara>
          </w:p>
        </w:tc>
        <w:tc>
          <w:tcPr>
            <w:tcW w:w="1871" w:type="dxa"/>
            <w:tcBorders>
              <w:top w:val="single" w:sz="18" w:space="0" w:color="auto"/>
              <w:left w:val="nil"/>
              <w:bottom w:val="single" w:sz="6" w:space="0" w:color="auto"/>
              <w:right w:val="nil"/>
            </w:tcBorders>
            <w:shd w:val="clear" w:color="auto" w:fill="auto"/>
            <w:noWrap/>
            <w:vAlign w:val="center"/>
            <w:hideMark/>
          </w:tcPr>
          <w:p w14:paraId="7D4CC3D5" w14:textId="570455F9" w:rsidR="00EE65E5" w:rsidRPr="00277CE6" w:rsidRDefault="006910C1" w:rsidP="003A44B0">
            <w:pPr>
              <w:widowControl/>
              <w:spacing w:before="60" w:after="60"/>
              <w:jc w:val="center"/>
              <w:rPr>
                <w:rFonts w:ascii="Times New Roman" w:hAnsi="Times New Roman" w:cs="Times New Roman"/>
                <w:color w:val="000000"/>
                <w:kern w:val="0"/>
              </w:rPr>
            </w:pPr>
            <m:oMathPara>
              <m:oMath>
                <m:acc>
                  <m:accPr>
                    <m:chr m:val="̅"/>
                    <m:ctrlPr>
                      <w:rPr>
                        <w:rFonts w:ascii="Cambria Math" w:hAnsi="Cambria Math" w:cs="Times New Roman"/>
                        <w:i/>
                        <w:sz w:val="24"/>
                        <w:szCs w:val="24"/>
                      </w:rPr>
                    </m:ctrlPr>
                  </m:accPr>
                  <m:e>
                    <m:r>
                      <w:rPr>
                        <w:rFonts w:ascii="Cambria Math" w:hAnsi="Cambria Math" w:cs="Times New Roman"/>
                        <w:sz w:val="24"/>
                        <w:szCs w:val="24"/>
                      </w:rPr>
                      <m:t>Δ</m:t>
                    </m:r>
                    <m:r>
                      <m:rPr>
                        <m:nor/>
                      </m:rPr>
                      <w:rPr>
                        <w:rFonts w:ascii="Times New Roman" w:hAnsi="Times New Roman" w:cs="Times New Roman"/>
                        <w:sz w:val="24"/>
                        <w:szCs w:val="24"/>
                      </w:rPr>
                      <m:t>RMSD</m:t>
                    </m:r>
                  </m:e>
                </m:acc>
                <m:r>
                  <m:rPr>
                    <m:nor/>
                  </m:rPr>
                  <w:rPr>
                    <w:rFonts w:ascii="Times New Roman" w:hAnsi="Times New Roman" w:cs="Times New Roman"/>
                    <w:sz w:val="24"/>
                    <w:szCs w:val="24"/>
                  </w:rPr>
                  <m:t xml:space="preserve"> / </m:t>
                </m:r>
                <m:r>
                  <m:rPr>
                    <m:sty m:val="p"/>
                  </m:rPr>
                  <w:rPr>
                    <w:rFonts w:ascii="Cambria Math" w:hAnsi="Cambria Math" w:cs="Times New Roman"/>
                    <w:color w:val="000000"/>
                    <w:kern w:val="0"/>
                  </w:rPr>
                  <m:t>Å</m:t>
                </m:r>
              </m:oMath>
            </m:oMathPara>
          </w:p>
        </w:tc>
      </w:tr>
      <w:tr w:rsidR="00EE65E5" w:rsidRPr="00277CE6" w14:paraId="6FDCC762" w14:textId="77777777" w:rsidTr="00EE65E5">
        <w:trPr>
          <w:trHeight w:val="244"/>
          <w:jc w:val="center"/>
        </w:trPr>
        <w:tc>
          <w:tcPr>
            <w:tcW w:w="1872" w:type="dxa"/>
            <w:tcBorders>
              <w:top w:val="nil"/>
              <w:bottom w:val="nil"/>
              <w:right w:val="nil"/>
            </w:tcBorders>
            <w:shd w:val="clear" w:color="auto" w:fill="auto"/>
            <w:noWrap/>
            <w:vAlign w:val="center"/>
          </w:tcPr>
          <w:p w14:paraId="318F68E9" w14:textId="283EE802" w:rsidR="00EE65E5" w:rsidRPr="00EE65E5" w:rsidRDefault="00EE65E5" w:rsidP="003A44B0">
            <w:pPr>
              <w:widowControl/>
              <w:spacing w:before="60" w:after="60"/>
              <w:jc w:val="center"/>
              <w:rPr>
                <w:rFonts w:ascii="Times New Roman" w:eastAsia="宋体" w:hAnsi="Times New Roman" w:cs="Times New Roman"/>
                <w:vertAlign w:val="superscript"/>
              </w:rPr>
            </w:pPr>
            <w:r w:rsidRPr="00EE65E5">
              <w:rPr>
                <w:rFonts w:ascii="Times New Roman" w:eastAsia="宋体" w:hAnsi="Times New Roman" w:cs="Times New Roman" w:hint="eastAsia"/>
              </w:rPr>
              <w:t>基础模型</w:t>
            </w:r>
          </w:p>
        </w:tc>
        <w:tc>
          <w:tcPr>
            <w:tcW w:w="1871" w:type="dxa"/>
            <w:tcBorders>
              <w:top w:val="nil"/>
              <w:bottom w:val="nil"/>
              <w:right w:val="nil"/>
            </w:tcBorders>
            <w:vAlign w:val="center"/>
          </w:tcPr>
          <w:p w14:paraId="65B88B82" w14:textId="08F09A1B" w:rsidR="00EE65E5" w:rsidRPr="00A174C4" w:rsidRDefault="00EE65E5" w:rsidP="003A44B0">
            <w:pPr>
              <w:widowControl/>
              <w:spacing w:before="60" w:after="60"/>
              <w:jc w:val="center"/>
              <w:rPr>
                <w:rFonts w:ascii="Times New Roman" w:hAnsi="Times New Roman" w:cs="Times New Roman"/>
                <w:b/>
                <w:color w:val="000000"/>
                <w:kern w:val="0"/>
              </w:rPr>
            </w:pPr>
            <w:r w:rsidRPr="00A174C4">
              <w:rPr>
                <w:rFonts w:ascii="Times New Roman" w:hAnsi="Times New Roman" w:cs="Times New Roman"/>
                <w:b/>
                <w:color w:val="000000"/>
                <w:kern w:val="0"/>
              </w:rPr>
              <w:t>100</w:t>
            </w:r>
            <w:r w:rsidR="00EA0657" w:rsidRPr="00A174C4">
              <w:rPr>
                <w:rFonts w:ascii="Times New Roman" w:hAnsi="Times New Roman" w:cs="Times New Roman"/>
                <w:b/>
                <w:color w:val="000000"/>
                <w:kern w:val="0"/>
              </w:rPr>
              <w:t>%</w:t>
            </w:r>
          </w:p>
        </w:tc>
        <w:tc>
          <w:tcPr>
            <w:tcW w:w="1871" w:type="dxa"/>
            <w:tcBorders>
              <w:top w:val="nil"/>
              <w:bottom w:val="nil"/>
            </w:tcBorders>
            <w:vAlign w:val="center"/>
          </w:tcPr>
          <w:p w14:paraId="2478D2AE" w14:textId="76AA6FFE" w:rsidR="00AC5BD8" w:rsidRPr="00AC5BD8" w:rsidRDefault="00AC5BD8" w:rsidP="00AC5BD8">
            <w:pPr>
              <w:widowControl/>
              <w:spacing w:before="60" w:after="60"/>
              <w:jc w:val="center"/>
              <w:rPr>
                <w:rFonts w:ascii="Times New Roman" w:hAnsi="Times New Roman" w:cs="Times New Roman"/>
                <w:color w:val="000000"/>
                <w:kern w:val="0"/>
              </w:rPr>
            </w:pPr>
            <w:r w:rsidRPr="00AC5BD8">
              <w:rPr>
                <w:rFonts w:ascii="Times New Roman" w:hAnsi="Times New Roman" w:cs="Times New Roman"/>
                <w:color w:val="000000"/>
                <w:kern w:val="0"/>
              </w:rPr>
              <w:t>2.172</w:t>
            </w:r>
            <w:r>
              <w:rPr>
                <w:rFonts w:ascii="Times New Roman" w:hAnsi="Times New Roman" w:cs="Times New Roman"/>
                <w:color w:val="000000"/>
                <w:kern w:val="0"/>
              </w:rPr>
              <w:t xml:space="preserve"> </w:t>
            </w:r>
            <w:r w:rsidRPr="00AC5BD8">
              <w:rPr>
                <w:rFonts w:ascii="Times New Roman" w:hAnsi="Times New Roman" w:cs="Times New Roman"/>
                <w:color w:val="000000"/>
                <w:kern w:val="0"/>
              </w:rPr>
              <w:t>±</w:t>
            </w:r>
            <w:r>
              <w:rPr>
                <w:rFonts w:ascii="Times New Roman" w:hAnsi="Times New Roman" w:cs="Times New Roman"/>
                <w:color w:val="000000"/>
                <w:kern w:val="0"/>
              </w:rPr>
              <w:t xml:space="preserve"> 0.084</w:t>
            </w:r>
          </w:p>
        </w:tc>
        <w:tc>
          <w:tcPr>
            <w:tcW w:w="1871" w:type="dxa"/>
            <w:tcBorders>
              <w:top w:val="nil"/>
              <w:bottom w:val="nil"/>
              <w:right w:val="nil"/>
            </w:tcBorders>
            <w:vAlign w:val="center"/>
          </w:tcPr>
          <w:p w14:paraId="73CCE466" w14:textId="02BB8CC0" w:rsidR="00EE65E5" w:rsidRPr="00AC5BD8" w:rsidRDefault="00AC5BD8" w:rsidP="003A44B0">
            <w:pPr>
              <w:widowControl/>
              <w:spacing w:before="60" w:after="60"/>
              <w:jc w:val="center"/>
              <w:rPr>
                <w:rFonts w:ascii="Times New Roman" w:hAnsi="Times New Roman" w:cs="Times New Roman"/>
                <w:color w:val="000000"/>
                <w:kern w:val="0"/>
              </w:rPr>
            </w:pPr>
            <w:r>
              <w:rPr>
                <w:rFonts w:ascii="Times New Roman" w:hAnsi="Times New Roman" w:cs="Times New Roman"/>
                <w:color w:val="000000"/>
                <w:kern w:val="0"/>
              </w:rPr>
              <w:t>1</w:t>
            </w:r>
            <w:r w:rsidRPr="00AC5BD8">
              <w:rPr>
                <w:rFonts w:ascii="Times New Roman" w:hAnsi="Times New Roman" w:cs="Times New Roman"/>
                <w:color w:val="000000"/>
                <w:kern w:val="0"/>
              </w:rPr>
              <w:t>.</w:t>
            </w:r>
            <w:r>
              <w:rPr>
                <w:rFonts w:ascii="Times New Roman" w:hAnsi="Times New Roman" w:cs="Times New Roman"/>
                <w:color w:val="000000"/>
                <w:kern w:val="0"/>
              </w:rPr>
              <w:t xml:space="preserve">808 </w:t>
            </w:r>
            <w:r w:rsidRPr="00AC5BD8">
              <w:rPr>
                <w:rFonts w:ascii="Times New Roman" w:hAnsi="Times New Roman" w:cs="Times New Roman"/>
                <w:color w:val="000000"/>
                <w:kern w:val="0"/>
              </w:rPr>
              <w:t>±</w:t>
            </w:r>
            <w:r>
              <w:rPr>
                <w:rFonts w:ascii="Times New Roman" w:hAnsi="Times New Roman" w:cs="Times New Roman"/>
                <w:color w:val="000000"/>
                <w:kern w:val="0"/>
              </w:rPr>
              <w:t xml:space="preserve"> 0.086</w:t>
            </w:r>
          </w:p>
        </w:tc>
        <w:tc>
          <w:tcPr>
            <w:tcW w:w="1871" w:type="dxa"/>
            <w:tcBorders>
              <w:top w:val="nil"/>
              <w:left w:val="nil"/>
              <w:bottom w:val="nil"/>
              <w:right w:val="nil"/>
            </w:tcBorders>
            <w:shd w:val="clear" w:color="auto" w:fill="auto"/>
            <w:noWrap/>
            <w:vAlign w:val="center"/>
          </w:tcPr>
          <w:p w14:paraId="166305A8" w14:textId="484A6E71" w:rsidR="00EE65E5" w:rsidRPr="00AC5BD8" w:rsidRDefault="00AC5BD8" w:rsidP="003A44B0">
            <w:pPr>
              <w:widowControl/>
              <w:spacing w:before="60" w:after="60"/>
              <w:jc w:val="center"/>
              <w:rPr>
                <w:rFonts w:ascii="Times New Roman" w:hAnsi="Times New Roman" w:cs="Times New Roman"/>
                <w:b/>
                <w:color w:val="000000"/>
                <w:kern w:val="0"/>
              </w:rPr>
            </w:pPr>
            <w:r w:rsidRPr="00AC5BD8">
              <w:rPr>
                <w:rFonts w:ascii="Times New Roman" w:hAnsi="Times New Roman" w:cs="Times New Roman"/>
                <w:b/>
                <w:color w:val="000000"/>
                <w:kern w:val="0"/>
              </w:rPr>
              <w:t>0.363 ± 0.076</w:t>
            </w:r>
          </w:p>
        </w:tc>
      </w:tr>
      <w:tr w:rsidR="00EE65E5" w:rsidRPr="00277CE6" w14:paraId="42A0B371" w14:textId="77777777" w:rsidTr="00EE65E5">
        <w:trPr>
          <w:trHeight w:val="244"/>
          <w:jc w:val="center"/>
        </w:trPr>
        <w:tc>
          <w:tcPr>
            <w:tcW w:w="1872" w:type="dxa"/>
            <w:tcBorders>
              <w:top w:val="nil"/>
              <w:bottom w:val="nil"/>
              <w:right w:val="nil"/>
            </w:tcBorders>
            <w:shd w:val="clear" w:color="auto" w:fill="auto"/>
            <w:noWrap/>
            <w:vAlign w:val="center"/>
          </w:tcPr>
          <w:p w14:paraId="03D9F424" w14:textId="4BAD261A" w:rsidR="00EE65E5" w:rsidRPr="00EE65E5" w:rsidRDefault="00EE65E5" w:rsidP="003A44B0">
            <w:pPr>
              <w:widowControl/>
              <w:spacing w:before="60" w:after="60"/>
              <w:jc w:val="center"/>
              <w:rPr>
                <w:rFonts w:ascii="Times New Roman" w:hAnsi="Times New Roman" w:cs="Times New Roman"/>
              </w:rPr>
            </w:pPr>
            <w:r>
              <w:rPr>
                <w:rFonts w:ascii="Times New Roman" w:hAnsi="Times New Roman" w:cs="Times New Roman" w:hint="eastAsia"/>
              </w:rPr>
              <w:t>无二级结构信息</w:t>
            </w:r>
          </w:p>
        </w:tc>
        <w:tc>
          <w:tcPr>
            <w:tcW w:w="1871" w:type="dxa"/>
            <w:tcBorders>
              <w:top w:val="nil"/>
              <w:bottom w:val="nil"/>
              <w:right w:val="nil"/>
            </w:tcBorders>
            <w:vAlign w:val="center"/>
          </w:tcPr>
          <w:p w14:paraId="5B77AE2B" w14:textId="53325022" w:rsidR="00EE65E5" w:rsidRPr="00277CE6" w:rsidRDefault="00AC5BD8" w:rsidP="003A44B0">
            <w:pPr>
              <w:widowControl/>
              <w:spacing w:before="60" w:after="60"/>
              <w:jc w:val="center"/>
              <w:rPr>
                <w:rFonts w:ascii="Times New Roman" w:hAnsi="Times New Roman" w:cs="Times New Roman"/>
                <w:color w:val="000000"/>
                <w:kern w:val="0"/>
              </w:rPr>
            </w:pPr>
            <w:r>
              <w:rPr>
                <w:rFonts w:ascii="Times New Roman" w:hAnsi="Times New Roman" w:cs="Times New Roman"/>
                <w:color w:val="000000"/>
                <w:kern w:val="0"/>
              </w:rPr>
              <w:t>0%</w:t>
            </w:r>
          </w:p>
        </w:tc>
        <w:tc>
          <w:tcPr>
            <w:tcW w:w="1871" w:type="dxa"/>
            <w:tcBorders>
              <w:top w:val="nil"/>
              <w:bottom w:val="nil"/>
            </w:tcBorders>
            <w:vAlign w:val="center"/>
          </w:tcPr>
          <w:p w14:paraId="428A07EE" w14:textId="61231117" w:rsidR="00EE65E5" w:rsidRPr="00AC5BD8" w:rsidRDefault="00AC5BD8" w:rsidP="003A44B0">
            <w:pPr>
              <w:widowControl/>
              <w:spacing w:before="60" w:after="60"/>
              <w:jc w:val="center"/>
              <w:rPr>
                <w:rFonts w:ascii="Times New Roman" w:hAnsi="Times New Roman" w:cs="Times New Roman"/>
                <w:color w:val="000000"/>
                <w:kern w:val="0"/>
              </w:rPr>
            </w:pPr>
            <w:r>
              <w:rPr>
                <w:rFonts w:ascii="Times New Roman" w:hAnsi="Times New Roman" w:cs="Times New Roman" w:hint="eastAsia"/>
                <w:color w:val="000000"/>
                <w:kern w:val="0"/>
              </w:rPr>
              <w:t>-</w:t>
            </w:r>
          </w:p>
        </w:tc>
        <w:tc>
          <w:tcPr>
            <w:tcW w:w="1871" w:type="dxa"/>
            <w:tcBorders>
              <w:top w:val="nil"/>
              <w:bottom w:val="nil"/>
              <w:right w:val="nil"/>
            </w:tcBorders>
            <w:vAlign w:val="center"/>
          </w:tcPr>
          <w:p w14:paraId="19617E17" w14:textId="5A74E54A" w:rsidR="00EE65E5" w:rsidRPr="00AC5BD8" w:rsidRDefault="00AC5BD8" w:rsidP="003A44B0">
            <w:pPr>
              <w:widowControl/>
              <w:spacing w:before="60" w:after="60"/>
              <w:jc w:val="center"/>
              <w:rPr>
                <w:rFonts w:ascii="Times New Roman" w:hAnsi="Times New Roman" w:cs="Times New Roman"/>
                <w:color w:val="000000"/>
                <w:kern w:val="0"/>
              </w:rPr>
            </w:pPr>
            <w:r>
              <w:rPr>
                <w:rFonts w:ascii="Times New Roman" w:hAnsi="Times New Roman" w:cs="Times New Roman"/>
                <w:color w:val="000000"/>
                <w:kern w:val="0"/>
              </w:rPr>
              <w:t>-</w:t>
            </w:r>
          </w:p>
        </w:tc>
        <w:tc>
          <w:tcPr>
            <w:tcW w:w="1871" w:type="dxa"/>
            <w:tcBorders>
              <w:top w:val="nil"/>
              <w:left w:val="nil"/>
              <w:bottom w:val="nil"/>
              <w:right w:val="nil"/>
            </w:tcBorders>
            <w:shd w:val="clear" w:color="auto" w:fill="auto"/>
            <w:noWrap/>
            <w:vAlign w:val="center"/>
          </w:tcPr>
          <w:p w14:paraId="4C2F035C" w14:textId="4808E5EE" w:rsidR="00EE65E5" w:rsidRPr="00AC5BD8" w:rsidRDefault="00AC5BD8" w:rsidP="003A44B0">
            <w:pPr>
              <w:widowControl/>
              <w:spacing w:before="60" w:after="60"/>
              <w:jc w:val="center"/>
              <w:rPr>
                <w:rFonts w:ascii="Times New Roman" w:hAnsi="Times New Roman" w:cs="Times New Roman"/>
                <w:color w:val="000000"/>
                <w:kern w:val="0"/>
              </w:rPr>
            </w:pPr>
            <w:r>
              <w:rPr>
                <w:rFonts w:ascii="Times New Roman" w:hAnsi="Times New Roman" w:cs="Times New Roman"/>
                <w:color w:val="000000"/>
                <w:kern w:val="0"/>
              </w:rPr>
              <w:t>-</w:t>
            </w:r>
          </w:p>
        </w:tc>
      </w:tr>
      <w:tr w:rsidR="00EE65E5" w:rsidRPr="00277CE6" w14:paraId="51696E19" w14:textId="77777777" w:rsidTr="00EE65E5">
        <w:trPr>
          <w:trHeight w:val="244"/>
          <w:jc w:val="center"/>
        </w:trPr>
        <w:tc>
          <w:tcPr>
            <w:tcW w:w="1872" w:type="dxa"/>
            <w:tcBorders>
              <w:top w:val="nil"/>
              <w:bottom w:val="single" w:sz="18" w:space="0" w:color="auto"/>
              <w:right w:val="nil"/>
            </w:tcBorders>
            <w:shd w:val="clear" w:color="auto" w:fill="auto"/>
            <w:noWrap/>
            <w:vAlign w:val="center"/>
          </w:tcPr>
          <w:p w14:paraId="3FBA3C8B" w14:textId="14367EA1" w:rsidR="00EE65E5" w:rsidRPr="00EE65E5" w:rsidRDefault="00EE65E5" w:rsidP="003A44B0">
            <w:pPr>
              <w:widowControl/>
              <w:spacing w:before="60" w:after="60"/>
              <w:jc w:val="center"/>
              <w:rPr>
                <w:rFonts w:ascii="Times New Roman" w:eastAsia="宋体" w:hAnsi="Times New Roman" w:cs="Times New Roman"/>
              </w:rPr>
            </w:pPr>
            <w:r>
              <w:rPr>
                <w:rFonts w:ascii="Times New Roman" w:eastAsia="宋体" w:hAnsi="Times New Roman" w:cs="Times New Roman" w:hint="eastAsia"/>
              </w:rPr>
              <w:t>无氢键相互作用</w:t>
            </w:r>
          </w:p>
        </w:tc>
        <w:tc>
          <w:tcPr>
            <w:tcW w:w="1871" w:type="dxa"/>
            <w:tcBorders>
              <w:top w:val="nil"/>
              <w:bottom w:val="single" w:sz="18" w:space="0" w:color="auto"/>
              <w:right w:val="nil"/>
            </w:tcBorders>
            <w:vAlign w:val="center"/>
          </w:tcPr>
          <w:p w14:paraId="66B185B9" w14:textId="0E90D25B" w:rsidR="00EE65E5" w:rsidRPr="00277CE6" w:rsidRDefault="00577B99" w:rsidP="003A44B0">
            <w:pPr>
              <w:widowControl/>
              <w:spacing w:before="60" w:after="60"/>
              <w:jc w:val="center"/>
              <w:rPr>
                <w:rFonts w:ascii="Times New Roman" w:hAnsi="Times New Roman" w:cs="Times New Roman"/>
                <w:color w:val="000000"/>
                <w:kern w:val="0"/>
              </w:rPr>
            </w:pPr>
            <w:r>
              <w:rPr>
                <w:rFonts w:ascii="Times New Roman" w:hAnsi="Times New Roman" w:cs="Times New Roman"/>
                <w:color w:val="000000"/>
                <w:kern w:val="0"/>
              </w:rPr>
              <w:t>7.4%</w:t>
            </w:r>
          </w:p>
        </w:tc>
        <w:tc>
          <w:tcPr>
            <w:tcW w:w="1871" w:type="dxa"/>
            <w:tcBorders>
              <w:top w:val="nil"/>
              <w:bottom w:val="single" w:sz="18" w:space="0" w:color="auto"/>
            </w:tcBorders>
            <w:vAlign w:val="center"/>
          </w:tcPr>
          <w:p w14:paraId="62AE9B2F" w14:textId="0915B5B0" w:rsidR="00EE65E5" w:rsidRPr="00AC5BD8" w:rsidRDefault="00577B99" w:rsidP="003A44B0">
            <w:pPr>
              <w:widowControl/>
              <w:spacing w:before="60" w:after="60"/>
              <w:jc w:val="center"/>
              <w:rPr>
                <w:rFonts w:ascii="Times New Roman" w:hAnsi="Times New Roman" w:cs="Times New Roman"/>
                <w:color w:val="000000"/>
                <w:kern w:val="0"/>
              </w:rPr>
            </w:pPr>
            <w:r w:rsidRPr="00AC5BD8">
              <w:rPr>
                <w:rFonts w:ascii="Times New Roman" w:hAnsi="Times New Roman" w:cs="Times New Roman"/>
                <w:color w:val="000000"/>
                <w:kern w:val="0"/>
              </w:rPr>
              <w:t>2.1</w:t>
            </w:r>
            <w:r>
              <w:rPr>
                <w:rFonts w:ascii="Times New Roman" w:hAnsi="Times New Roman" w:cs="Times New Roman"/>
                <w:color w:val="000000"/>
                <w:kern w:val="0"/>
              </w:rPr>
              <w:t xml:space="preserve">58 </w:t>
            </w:r>
            <w:r w:rsidRPr="00AC5BD8">
              <w:rPr>
                <w:rFonts w:ascii="Times New Roman" w:hAnsi="Times New Roman" w:cs="Times New Roman"/>
                <w:color w:val="000000"/>
                <w:kern w:val="0"/>
              </w:rPr>
              <w:t>±</w:t>
            </w:r>
            <w:r>
              <w:rPr>
                <w:rFonts w:ascii="Times New Roman" w:hAnsi="Times New Roman" w:cs="Times New Roman"/>
                <w:color w:val="000000"/>
                <w:kern w:val="0"/>
              </w:rPr>
              <w:t xml:space="preserve"> 0.058</w:t>
            </w:r>
          </w:p>
        </w:tc>
        <w:tc>
          <w:tcPr>
            <w:tcW w:w="1871" w:type="dxa"/>
            <w:tcBorders>
              <w:top w:val="nil"/>
              <w:bottom w:val="single" w:sz="18" w:space="0" w:color="auto"/>
              <w:right w:val="nil"/>
            </w:tcBorders>
            <w:vAlign w:val="center"/>
          </w:tcPr>
          <w:p w14:paraId="4363F342" w14:textId="50C14D60" w:rsidR="00EE65E5" w:rsidRPr="00AC5BD8" w:rsidRDefault="00577B99" w:rsidP="003A44B0">
            <w:pPr>
              <w:widowControl/>
              <w:spacing w:before="60" w:after="60"/>
              <w:jc w:val="center"/>
              <w:rPr>
                <w:rFonts w:ascii="Times New Roman" w:hAnsi="Times New Roman" w:cs="Times New Roman"/>
                <w:color w:val="000000"/>
                <w:kern w:val="0"/>
              </w:rPr>
            </w:pPr>
            <w:r>
              <w:rPr>
                <w:rFonts w:ascii="Times New Roman" w:hAnsi="Times New Roman" w:cs="Times New Roman"/>
                <w:color w:val="000000"/>
                <w:kern w:val="0"/>
              </w:rPr>
              <w:t>2</w:t>
            </w:r>
            <w:r w:rsidRPr="00AC5BD8">
              <w:rPr>
                <w:rFonts w:ascii="Times New Roman" w:hAnsi="Times New Roman" w:cs="Times New Roman"/>
                <w:color w:val="000000"/>
                <w:kern w:val="0"/>
              </w:rPr>
              <w:t>.</w:t>
            </w:r>
            <w:r>
              <w:rPr>
                <w:rFonts w:ascii="Times New Roman" w:hAnsi="Times New Roman" w:cs="Times New Roman"/>
                <w:color w:val="000000"/>
                <w:kern w:val="0"/>
              </w:rPr>
              <w:t xml:space="preserve">075 </w:t>
            </w:r>
            <w:r w:rsidRPr="00AC5BD8">
              <w:rPr>
                <w:rFonts w:ascii="Times New Roman" w:hAnsi="Times New Roman" w:cs="Times New Roman"/>
                <w:color w:val="000000"/>
                <w:kern w:val="0"/>
              </w:rPr>
              <w:t>±</w:t>
            </w:r>
            <w:r>
              <w:rPr>
                <w:rFonts w:ascii="Times New Roman" w:hAnsi="Times New Roman" w:cs="Times New Roman"/>
                <w:color w:val="000000"/>
                <w:kern w:val="0"/>
              </w:rPr>
              <w:t xml:space="preserve"> 0.081</w:t>
            </w:r>
          </w:p>
        </w:tc>
        <w:tc>
          <w:tcPr>
            <w:tcW w:w="1871" w:type="dxa"/>
            <w:tcBorders>
              <w:top w:val="nil"/>
              <w:left w:val="nil"/>
              <w:bottom w:val="single" w:sz="18" w:space="0" w:color="auto"/>
              <w:right w:val="nil"/>
            </w:tcBorders>
            <w:shd w:val="clear" w:color="auto" w:fill="auto"/>
            <w:noWrap/>
            <w:vAlign w:val="center"/>
          </w:tcPr>
          <w:p w14:paraId="6C77F7C7" w14:textId="432AB40F" w:rsidR="00EE65E5" w:rsidRPr="00AC5BD8" w:rsidRDefault="00577B99" w:rsidP="003A44B0">
            <w:pPr>
              <w:widowControl/>
              <w:spacing w:before="60" w:after="60"/>
              <w:jc w:val="center"/>
              <w:rPr>
                <w:rFonts w:ascii="Times New Roman" w:hAnsi="Times New Roman" w:cs="Times New Roman"/>
                <w:color w:val="000000"/>
                <w:kern w:val="0"/>
              </w:rPr>
            </w:pPr>
            <w:r>
              <w:rPr>
                <w:rFonts w:ascii="Times New Roman" w:hAnsi="Times New Roman" w:cs="Times New Roman"/>
                <w:color w:val="000000"/>
                <w:kern w:val="0"/>
              </w:rPr>
              <w:t>0</w:t>
            </w:r>
            <w:r w:rsidRPr="00AC5BD8">
              <w:rPr>
                <w:rFonts w:ascii="Times New Roman" w:hAnsi="Times New Roman" w:cs="Times New Roman"/>
                <w:color w:val="000000"/>
                <w:kern w:val="0"/>
              </w:rPr>
              <w:t>.</w:t>
            </w:r>
            <w:r>
              <w:rPr>
                <w:rFonts w:ascii="Times New Roman" w:hAnsi="Times New Roman" w:cs="Times New Roman"/>
                <w:color w:val="000000"/>
                <w:kern w:val="0"/>
              </w:rPr>
              <w:t xml:space="preserve">083 </w:t>
            </w:r>
            <w:r w:rsidRPr="00AC5BD8">
              <w:rPr>
                <w:rFonts w:ascii="Times New Roman" w:hAnsi="Times New Roman" w:cs="Times New Roman"/>
                <w:color w:val="000000"/>
                <w:kern w:val="0"/>
              </w:rPr>
              <w:t>±</w:t>
            </w:r>
            <w:r>
              <w:rPr>
                <w:rFonts w:ascii="Times New Roman" w:hAnsi="Times New Roman" w:cs="Times New Roman"/>
                <w:color w:val="000000"/>
                <w:kern w:val="0"/>
              </w:rPr>
              <w:t xml:space="preserve"> 0.058</w:t>
            </w:r>
          </w:p>
        </w:tc>
      </w:tr>
    </w:tbl>
    <w:p w14:paraId="53AD4D3D" w14:textId="158F5419" w:rsidR="00130606" w:rsidRDefault="00130606" w:rsidP="007201D3">
      <w:pPr>
        <w:spacing w:line="300" w:lineRule="auto"/>
        <w:ind w:firstLineChars="200" w:firstLine="480"/>
        <w:rPr>
          <w:rFonts w:ascii="Times New Roman" w:hAnsi="Times New Roman" w:cs="Times New Roman"/>
          <w:sz w:val="24"/>
          <w:szCs w:val="24"/>
        </w:rPr>
      </w:pPr>
    </w:p>
    <w:p w14:paraId="59872285" w14:textId="77777777" w:rsidR="00B76973" w:rsidRDefault="00103B99" w:rsidP="007201D3">
      <w:pPr>
        <w:spacing w:line="30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根据表</w:t>
      </w:r>
      <w:r>
        <w:rPr>
          <w:rFonts w:ascii="Times New Roman" w:hAnsi="Times New Roman" w:cs="Times New Roman" w:hint="eastAsia"/>
          <w:sz w:val="24"/>
          <w:szCs w:val="24"/>
        </w:rPr>
        <w:t>3</w:t>
      </w:r>
      <w:r>
        <w:rPr>
          <w:rFonts w:ascii="Times New Roman" w:hAnsi="Times New Roman" w:cs="Times New Roman"/>
          <w:sz w:val="24"/>
          <w:szCs w:val="24"/>
        </w:rPr>
        <w:t>.1</w:t>
      </w:r>
      <w:r>
        <w:rPr>
          <w:rFonts w:ascii="Times New Roman" w:hAnsi="Times New Roman" w:cs="Times New Roman" w:hint="eastAsia"/>
          <w:sz w:val="24"/>
          <w:szCs w:val="24"/>
        </w:rPr>
        <w:t>可以看出</w:t>
      </w:r>
      <w:r w:rsidR="00B76973">
        <w:rPr>
          <w:rFonts w:ascii="Times New Roman" w:hAnsi="Times New Roman" w:cs="Times New Roman" w:hint="eastAsia"/>
          <w:sz w:val="24"/>
          <w:szCs w:val="24"/>
        </w:rPr>
        <w:t>：</w:t>
      </w:r>
    </w:p>
    <w:p w14:paraId="32E66CED" w14:textId="72A65B58" w:rsidR="00302DA9" w:rsidRDefault="00AE7E7A" w:rsidP="007201D3">
      <w:pPr>
        <w:spacing w:line="300" w:lineRule="auto"/>
        <w:ind w:firstLineChars="200" w:firstLine="480"/>
        <w:rPr>
          <w:rFonts w:ascii="Times New Roman" w:hAnsi="Times New Roman" w:cs="Times New Roman"/>
          <w:sz w:val="24"/>
          <w:szCs w:val="24"/>
        </w:rPr>
      </w:pPr>
      <w:proofErr w:type="gramStart"/>
      <w:r w:rsidRPr="007B4704">
        <w:rPr>
          <w:rFonts w:ascii="黑体" w:eastAsia="黑体" w:hAnsi="黑体" w:cs="Times New Roman" w:hint="eastAsia"/>
          <w:sz w:val="24"/>
          <w:szCs w:val="24"/>
        </w:rPr>
        <w:t>一</w:t>
      </w:r>
      <w:proofErr w:type="gramEnd"/>
      <w:r w:rsidR="00B315D4">
        <w:rPr>
          <w:rFonts w:ascii="黑体" w:eastAsia="黑体" w:hAnsi="黑体" w:cs="Times New Roman" w:hint="eastAsia"/>
          <w:sz w:val="24"/>
          <w:szCs w:val="24"/>
        </w:rPr>
        <w:t>．</w:t>
      </w:r>
      <w:r>
        <w:rPr>
          <w:rFonts w:ascii="Times New Roman" w:hAnsi="Times New Roman" w:cs="Times New Roman" w:hint="eastAsia"/>
          <w:sz w:val="24"/>
          <w:szCs w:val="24"/>
        </w:rPr>
        <w:t>基础模型在测试集上的蛋白质主链优化</w:t>
      </w:r>
      <w:r w:rsidR="00B75D9A">
        <w:rPr>
          <w:rFonts w:ascii="Times New Roman" w:hAnsi="Times New Roman" w:cs="Times New Roman" w:hint="eastAsia"/>
          <w:sz w:val="24"/>
          <w:szCs w:val="24"/>
        </w:rPr>
        <w:t>成功</w:t>
      </w:r>
      <w:r w:rsidR="00302DA9">
        <w:rPr>
          <w:rFonts w:ascii="Times New Roman" w:hAnsi="Times New Roman" w:cs="Times New Roman" w:hint="eastAsia"/>
          <w:sz w:val="24"/>
          <w:szCs w:val="24"/>
        </w:rPr>
        <w:t>率为</w:t>
      </w:r>
      <w:r w:rsidR="00302DA9">
        <w:rPr>
          <w:rFonts w:ascii="Times New Roman" w:hAnsi="Times New Roman" w:cs="Times New Roman" w:hint="eastAsia"/>
          <w:sz w:val="24"/>
          <w:szCs w:val="24"/>
        </w:rPr>
        <w:t>1</w:t>
      </w:r>
      <w:r w:rsidR="00302DA9">
        <w:rPr>
          <w:rFonts w:ascii="Times New Roman" w:hAnsi="Times New Roman" w:cs="Times New Roman"/>
          <w:sz w:val="24"/>
          <w:szCs w:val="24"/>
        </w:rPr>
        <w:t>00%</w:t>
      </w:r>
      <w:r w:rsidR="00B75D9A">
        <w:rPr>
          <w:rFonts w:ascii="Times New Roman" w:hAnsi="Times New Roman" w:cs="Times New Roman" w:hint="eastAsia"/>
          <w:sz w:val="24"/>
          <w:szCs w:val="24"/>
        </w:rPr>
        <w:t>，</w:t>
      </w:r>
      <w:r w:rsidR="00F5249B">
        <w:rPr>
          <w:rFonts w:ascii="Times New Roman" w:hAnsi="Times New Roman" w:cs="Times New Roman" w:hint="eastAsia"/>
          <w:sz w:val="24"/>
          <w:szCs w:val="24"/>
        </w:rPr>
        <w:t>优化后</w:t>
      </w:r>
      <w:r w:rsidR="004C6CDA">
        <w:rPr>
          <w:rFonts w:ascii="Times New Roman" w:hAnsi="Times New Roman" w:cs="Times New Roman" w:hint="eastAsia"/>
          <w:sz w:val="24"/>
          <w:szCs w:val="24"/>
        </w:rPr>
        <w:t>的结构</w:t>
      </w:r>
      <w:r w:rsidR="00FB250B">
        <w:rPr>
          <w:rFonts w:ascii="Times New Roman" w:hAnsi="Times New Roman" w:cs="Times New Roman" w:hint="eastAsia"/>
          <w:sz w:val="24"/>
          <w:szCs w:val="24"/>
        </w:rPr>
        <w:t>相比优化前</w:t>
      </w:r>
      <w:r w:rsidR="00376978">
        <w:rPr>
          <w:rFonts w:ascii="Times New Roman" w:hAnsi="Times New Roman" w:cs="Times New Roman" w:hint="eastAsia"/>
          <w:sz w:val="24"/>
          <w:szCs w:val="24"/>
        </w:rPr>
        <w:t>与真实结构</w:t>
      </w:r>
      <w:r w:rsidR="003A5B5C">
        <w:rPr>
          <w:rFonts w:ascii="Times New Roman" w:hAnsi="Times New Roman" w:cs="Times New Roman" w:hint="eastAsia"/>
          <w:sz w:val="24"/>
          <w:szCs w:val="24"/>
        </w:rPr>
        <w:t>间</w:t>
      </w:r>
      <w:r w:rsidR="00376978">
        <w:rPr>
          <w:rFonts w:ascii="Times New Roman" w:hAnsi="Times New Roman" w:cs="Times New Roman" w:hint="eastAsia"/>
          <w:sz w:val="24"/>
          <w:szCs w:val="24"/>
        </w:rPr>
        <w:t>的</w:t>
      </w:r>
      <w:r w:rsidR="00376978">
        <w:rPr>
          <w:rFonts w:ascii="Times New Roman" w:hAnsi="Times New Roman" w:cs="Times New Roman" w:hint="eastAsia"/>
          <w:sz w:val="24"/>
          <w:szCs w:val="24"/>
        </w:rPr>
        <w:t>RMSD</w:t>
      </w:r>
      <w:r w:rsidR="00376978">
        <w:rPr>
          <w:rFonts w:ascii="Times New Roman" w:hAnsi="Times New Roman" w:cs="Times New Roman" w:hint="eastAsia"/>
          <w:sz w:val="24"/>
          <w:szCs w:val="24"/>
        </w:rPr>
        <w:t>平均下降了</w:t>
      </w:r>
      <w:r w:rsidR="00376978" w:rsidRPr="00376978">
        <w:rPr>
          <w:rFonts w:ascii="Times New Roman" w:hAnsi="Times New Roman" w:cs="Times New Roman"/>
          <w:sz w:val="24"/>
          <w:szCs w:val="24"/>
        </w:rPr>
        <w:t>0.363</w:t>
      </w:r>
      <w:r w:rsidR="00376978">
        <w:rPr>
          <w:rFonts w:ascii="Times New Roman" w:hAnsi="Times New Roman" w:cs="Times New Roman"/>
          <w:sz w:val="24"/>
          <w:szCs w:val="24"/>
        </w:rPr>
        <w:t xml:space="preserve"> </w:t>
      </w:r>
      <w:r w:rsidR="00376978" w:rsidRPr="00376978">
        <w:rPr>
          <w:rFonts w:ascii="Times New Roman" w:hAnsi="Times New Roman" w:cs="Times New Roman" w:hint="eastAsia"/>
          <w:sz w:val="24"/>
          <w:szCs w:val="24"/>
        </w:rPr>
        <w:t>Å</w:t>
      </w:r>
      <w:r w:rsidR="00376978">
        <w:rPr>
          <w:rFonts w:ascii="Times New Roman" w:hAnsi="Times New Roman" w:cs="Times New Roman" w:hint="eastAsia"/>
          <w:sz w:val="24"/>
          <w:szCs w:val="24"/>
        </w:rPr>
        <w:t>，</w:t>
      </w:r>
      <w:r w:rsidR="008B353B">
        <w:rPr>
          <w:rFonts w:ascii="Times New Roman" w:hAnsi="Times New Roman" w:cs="Times New Roman" w:hint="eastAsia"/>
          <w:sz w:val="24"/>
          <w:szCs w:val="24"/>
        </w:rPr>
        <w:t>证明</w:t>
      </w:r>
      <w:r w:rsidR="00A01960">
        <w:rPr>
          <w:rFonts w:ascii="Times New Roman" w:hAnsi="Times New Roman" w:cs="Times New Roman" w:hint="eastAsia"/>
          <w:sz w:val="24"/>
          <w:szCs w:val="24"/>
        </w:rPr>
        <w:t>基础模型</w:t>
      </w:r>
      <w:r w:rsidR="005A733F">
        <w:rPr>
          <w:rFonts w:ascii="Times New Roman" w:hAnsi="Times New Roman" w:cs="Times New Roman" w:hint="eastAsia"/>
          <w:sz w:val="24"/>
          <w:szCs w:val="24"/>
        </w:rPr>
        <w:t>能够对经由高斯噪声扰动</w:t>
      </w:r>
      <w:r w:rsidR="00E717B2">
        <w:rPr>
          <w:rFonts w:ascii="Times New Roman" w:hAnsi="Times New Roman" w:cs="Times New Roman" w:hint="eastAsia"/>
          <w:sz w:val="24"/>
          <w:szCs w:val="24"/>
        </w:rPr>
        <w:t>的</w:t>
      </w:r>
      <w:r w:rsidR="005A733F">
        <w:rPr>
          <w:rFonts w:ascii="Times New Roman" w:hAnsi="Times New Roman" w:cs="Times New Roman" w:hint="eastAsia"/>
          <w:sz w:val="24"/>
          <w:szCs w:val="24"/>
        </w:rPr>
        <w:t>蛋白质主链结构起到良好的</w:t>
      </w:r>
      <w:r w:rsidR="008E0A42">
        <w:rPr>
          <w:rFonts w:ascii="Times New Roman" w:hAnsi="Times New Roman" w:cs="Times New Roman" w:hint="eastAsia"/>
          <w:sz w:val="24"/>
          <w:szCs w:val="24"/>
        </w:rPr>
        <w:t>优化</w:t>
      </w:r>
      <w:r w:rsidR="00AD50A4">
        <w:rPr>
          <w:rFonts w:ascii="Times New Roman" w:hAnsi="Times New Roman" w:cs="Times New Roman" w:hint="eastAsia"/>
          <w:sz w:val="24"/>
          <w:szCs w:val="24"/>
        </w:rPr>
        <w:t>作用，</w:t>
      </w:r>
      <w:r w:rsidR="00B76973">
        <w:rPr>
          <w:rFonts w:ascii="Times New Roman" w:hAnsi="Times New Roman" w:cs="Times New Roman" w:hint="eastAsia"/>
          <w:sz w:val="24"/>
          <w:szCs w:val="24"/>
        </w:rPr>
        <w:t>提升了蛋白质主链结构的质量。</w:t>
      </w:r>
    </w:p>
    <w:p w14:paraId="369A0F36" w14:textId="2485B441" w:rsidR="00C67F05" w:rsidRDefault="00563316" w:rsidP="007201D3">
      <w:pPr>
        <w:spacing w:line="300" w:lineRule="auto"/>
        <w:ind w:firstLineChars="200" w:firstLine="480"/>
        <w:rPr>
          <w:rFonts w:ascii="Times New Roman" w:hAnsi="Times New Roman" w:cs="Times New Roman"/>
          <w:sz w:val="24"/>
          <w:szCs w:val="24"/>
        </w:rPr>
      </w:pPr>
      <w:commentRangeStart w:id="124"/>
      <w:commentRangeStart w:id="125"/>
      <w:r>
        <w:rPr>
          <w:rFonts w:ascii="Times New Roman" w:hAnsi="Times New Roman" w:cs="Times New Roman" w:hint="eastAsia"/>
          <w:sz w:val="24"/>
          <w:szCs w:val="24"/>
        </w:rPr>
        <w:t>直观地</w:t>
      </w:r>
      <w:r w:rsidR="00BB1731">
        <w:rPr>
          <w:rFonts w:ascii="Times New Roman" w:hAnsi="Times New Roman" w:cs="Times New Roman" w:hint="eastAsia"/>
          <w:sz w:val="24"/>
          <w:szCs w:val="24"/>
        </w:rPr>
        <w:t>，如图</w:t>
      </w:r>
      <w:r w:rsidR="00BB1731">
        <w:rPr>
          <w:rFonts w:ascii="Times New Roman" w:hAnsi="Times New Roman" w:cs="Times New Roman" w:hint="eastAsia"/>
          <w:sz w:val="24"/>
          <w:szCs w:val="24"/>
        </w:rPr>
        <w:t>3</w:t>
      </w:r>
      <w:r w:rsidR="00BB1731">
        <w:rPr>
          <w:rFonts w:ascii="Times New Roman" w:hAnsi="Times New Roman" w:cs="Times New Roman"/>
          <w:sz w:val="24"/>
          <w:szCs w:val="24"/>
        </w:rPr>
        <w:t>.2</w:t>
      </w:r>
      <w:r w:rsidR="00BB1731">
        <w:rPr>
          <w:rFonts w:ascii="Times New Roman" w:hAnsi="Times New Roman" w:cs="Times New Roman" w:hint="eastAsia"/>
          <w:sz w:val="24"/>
          <w:szCs w:val="24"/>
        </w:rPr>
        <w:t>所示，</w:t>
      </w:r>
      <w:r>
        <w:rPr>
          <w:rFonts w:ascii="Times New Roman" w:hAnsi="Times New Roman" w:cs="Times New Roman" w:hint="eastAsia"/>
          <w:sz w:val="24"/>
          <w:szCs w:val="24"/>
        </w:rPr>
        <w:t>对于</w:t>
      </w:r>
      <w:r w:rsidR="00875AF8">
        <w:rPr>
          <w:rFonts w:ascii="Times New Roman" w:hAnsi="Times New Roman" w:cs="Times New Roman" w:hint="eastAsia"/>
          <w:sz w:val="24"/>
          <w:szCs w:val="24"/>
        </w:rPr>
        <w:t>前述</w:t>
      </w:r>
      <w:r>
        <w:rPr>
          <w:rFonts w:ascii="Times New Roman" w:hAnsi="Times New Roman" w:cs="Times New Roman" w:hint="eastAsia"/>
          <w:sz w:val="24"/>
          <w:szCs w:val="24"/>
        </w:rPr>
        <w:t>代表性的</w:t>
      </w:r>
      <w:r w:rsidR="00EF5A4B">
        <w:rPr>
          <w:rFonts w:ascii="Times New Roman" w:hAnsi="Times New Roman" w:cs="Times New Roman" w:hint="eastAsia"/>
          <w:sz w:val="24"/>
          <w:szCs w:val="24"/>
        </w:rPr>
        <w:t>、具有多个</w:t>
      </w:r>
      <w:r w:rsidR="00EF5A4B" w:rsidRPr="00B270C9">
        <w:rPr>
          <w:rFonts w:ascii="Times New Roman" w:hAnsi="Times New Roman" w:cs="Times New Roman"/>
          <w:sz w:val="24"/>
          <w:szCs w:val="24"/>
        </w:rPr>
        <w:t>α-</w:t>
      </w:r>
      <w:r w:rsidR="00EF5A4B" w:rsidRPr="00B270C9">
        <w:rPr>
          <w:rFonts w:ascii="Times New Roman" w:hAnsi="Times New Roman" w:cs="Times New Roman"/>
          <w:sz w:val="24"/>
          <w:szCs w:val="24"/>
        </w:rPr>
        <w:t>螺旋</w:t>
      </w:r>
      <w:r w:rsidR="00EF5A4B">
        <w:rPr>
          <w:rFonts w:ascii="Times New Roman" w:hAnsi="Times New Roman" w:cs="Times New Roman" w:hint="eastAsia"/>
          <w:sz w:val="24"/>
          <w:szCs w:val="24"/>
        </w:rPr>
        <w:t>和</w:t>
      </w:r>
      <w:r w:rsidR="00EF5A4B" w:rsidRPr="00EF5A4B">
        <w:rPr>
          <w:rFonts w:ascii="Times New Roman" w:hAnsi="Times New Roman" w:cs="Times New Roman"/>
          <w:sz w:val="24"/>
          <w:szCs w:val="24"/>
        </w:rPr>
        <w:t>β-</w:t>
      </w:r>
      <w:r w:rsidR="00EF5A4B">
        <w:rPr>
          <w:rFonts w:ascii="Times New Roman" w:hAnsi="Times New Roman" w:cs="Times New Roman" w:hint="eastAsia"/>
          <w:sz w:val="24"/>
          <w:szCs w:val="24"/>
        </w:rPr>
        <w:t>折叠片的</w:t>
      </w:r>
      <w:r>
        <w:rPr>
          <w:rFonts w:ascii="Times New Roman" w:hAnsi="Times New Roman" w:cs="Times New Roman" w:hint="eastAsia"/>
          <w:sz w:val="24"/>
          <w:szCs w:val="24"/>
        </w:rPr>
        <w:t>蛋白质</w:t>
      </w:r>
      <w:r w:rsidR="00875AF8">
        <w:rPr>
          <w:rFonts w:ascii="Times New Roman" w:hAnsi="Times New Roman" w:cs="Times New Roman" w:hint="eastAsia"/>
          <w:sz w:val="24"/>
          <w:szCs w:val="24"/>
        </w:rPr>
        <w:t>结构（</w:t>
      </w:r>
      <w:r w:rsidR="00875AF8">
        <w:rPr>
          <w:rFonts w:ascii="Times New Roman" w:hAnsi="Times New Roman" w:cs="Times New Roman" w:hint="eastAsia"/>
          <w:sz w:val="24"/>
          <w:szCs w:val="24"/>
        </w:rPr>
        <w:t>PDB</w:t>
      </w:r>
      <w:r w:rsidR="00875AF8">
        <w:rPr>
          <w:rFonts w:ascii="Times New Roman" w:hAnsi="Times New Roman" w:cs="Times New Roman"/>
          <w:sz w:val="24"/>
          <w:szCs w:val="24"/>
        </w:rPr>
        <w:t xml:space="preserve"> </w:t>
      </w:r>
      <w:r w:rsidR="00875AF8">
        <w:rPr>
          <w:rFonts w:ascii="Times New Roman" w:hAnsi="Times New Roman" w:cs="Times New Roman" w:hint="eastAsia"/>
          <w:sz w:val="24"/>
          <w:szCs w:val="24"/>
        </w:rPr>
        <w:t>ID</w:t>
      </w:r>
      <w:r w:rsidR="00875AF8">
        <w:rPr>
          <w:rFonts w:ascii="Times New Roman" w:hAnsi="Times New Roman" w:cs="Times New Roman"/>
          <w:sz w:val="24"/>
          <w:szCs w:val="24"/>
        </w:rPr>
        <w:t xml:space="preserve">: </w:t>
      </w:r>
      <w:r w:rsidR="00875AF8">
        <w:rPr>
          <w:rFonts w:ascii="Times New Roman" w:hAnsi="Times New Roman" w:cs="Times New Roman" w:hint="eastAsia"/>
          <w:sz w:val="24"/>
          <w:szCs w:val="24"/>
        </w:rPr>
        <w:t>1NWZ</w:t>
      </w:r>
      <w:r w:rsidR="00875AF8">
        <w:rPr>
          <w:rFonts w:ascii="Times New Roman" w:hAnsi="Times New Roman" w:cs="Times New Roman" w:hint="eastAsia"/>
          <w:sz w:val="24"/>
          <w:szCs w:val="24"/>
        </w:rPr>
        <w:t>），模型的优化显</w:t>
      </w:r>
      <w:commentRangeEnd w:id="124"/>
      <w:r w:rsidR="006E1CBB">
        <w:rPr>
          <w:rStyle w:val="af1"/>
        </w:rPr>
        <w:commentReference w:id="124"/>
      </w:r>
      <w:commentRangeEnd w:id="125"/>
      <w:r w:rsidR="00474B44">
        <w:rPr>
          <w:rStyle w:val="af1"/>
        </w:rPr>
        <w:commentReference w:id="125"/>
      </w:r>
      <w:proofErr w:type="gramStart"/>
      <w:r w:rsidR="00875AF8">
        <w:rPr>
          <w:rFonts w:ascii="Times New Roman" w:hAnsi="Times New Roman" w:cs="Times New Roman" w:hint="eastAsia"/>
          <w:sz w:val="24"/>
          <w:szCs w:val="24"/>
        </w:rPr>
        <w:t>著改善</w:t>
      </w:r>
      <w:proofErr w:type="gramEnd"/>
      <w:r w:rsidR="00875AF8">
        <w:rPr>
          <w:rFonts w:ascii="Times New Roman" w:hAnsi="Times New Roman" w:cs="Times New Roman" w:hint="eastAsia"/>
          <w:sz w:val="24"/>
          <w:szCs w:val="24"/>
        </w:rPr>
        <w:t>了</w:t>
      </w:r>
      <w:r w:rsidR="005D1706">
        <w:rPr>
          <w:rFonts w:ascii="Times New Roman" w:hAnsi="Times New Roman" w:cs="Times New Roman" w:hint="eastAsia"/>
          <w:sz w:val="24"/>
          <w:szCs w:val="24"/>
        </w:rPr>
        <w:t>蛋白质主链结构与</w:t>
      </w:r>
      <w:r w:rsidR="000F0280">
        <w:rPr>
          <w:rFonts w:ascii="Times New Roman" w:hAnsi="Times New Roman" w:cs="Times New Roman" w:hint="eastAsia"/>
          <w:sz w:val="24"/>
          <w:szCs w:val="24"/>
        </w:rPr>
        <w:t>真实结构的叠合</w:t>
      </w:r>
      <w:r w:rsidR="00B270C9">
        <w:rPr>
          <w:rFonts w:ascii="Times New Roman" w:hAnsi="Times New Roman" w:cs="Times New Roman" w:hint="eastAsia"/>
          <w:sz w:val="24"/>
          <w:szCs w:val="24"/>
        </w:rPr>
        <w:t>，对于图中的多处</w:t>
      </w:r>
      <w:r w:rsidR="00B270C9" w:rsidRPr="00B270C9">
        <w:rPr>
          <w:rFonts w:ascii="Times New Roman" w:hAnsi="Times New Roman" w:cs="Times New Roman"/>
          <w:sz w:val="24"/>
          <w:szCs w:val="24"/>
        </w:rPr>
        <w:t>α-</w:t>
      </w:r>
      <w:r w:rsidR="00B270C9" w:rsidRPr="00B270C9">
        <w:rPr>
          <w:rFonts w:ascii="Times New Roman" w:hAnsi="Times New Roman" w:cs="Times New Roman"/>
          <w:sz w:val="24"/>
          <w:szCs w:val="24"/>
        </w:rPr>
        <w:t>螺旋</w:t>
      </w:r>
      <w:r w:rsidR="00B270C9">
        <w:rPr>
          <w:rFonts w:ascii="Times New Roman" w:hAnsi="Times New Roman" w:cs="Times New Roman" w:hint="eastAsia"/>
          <w:sz w:val="24"/>
          <w:szCs w:val="24"/>
        </w:rPr>
        <w:t>和</w:t>
      </w:r>
      <w:r w:rsidR="009D7BC4">
        <w:rPr>
          <w:rFonts w:ascii="Times New Roman" w:hAnsi="Times New Roman" w:cs="Times New Roman" w:hint="eastAsia"/>
          <w:sz w:val="24"/>
          <w:szCs w:val="24"/>
        </w:rPr>
        <w:t>loop</w:t>
      </w:r>
      <w:r w:rsidR="009D7BC4">
        <w:rPr>
          <w:rFonts w:ascii="Times New Roman" w:hAnsi="Times New Roman" w:cs="Times New Roman" w:hint="eastAsia"/>
          <w:sz w:val="24"/>
          <w:szCs w:val="24"/>
        </w:rPr>
        <w:t>区结构</w:t>
      </w:r>
      <w:r w:rsidR="008F2D82">
        <w:rPr>
          <w:rFonts w:ascii="Times New Roman" w:hAnsi="Times New Roman" w:cs="Times New Roman" w:hint="eastAsia"/>
          <w:sz w:val="24"/>
          <w:szCs w:val="24"/>
        </w:rPr>
        <w:t>都具有</w:t>
      </w:r>
      <w:r w:rsidR="006727F2">
        <w:rPr>
          <w:rFonts w:ascii="Times New Roman" w:hAnsi="Times New Roman" w:cs="Times New Roman" w:hint="eastAsia"/>
          <w:sz w:val="24"/>
          <w:szCs w:val="24"/>
        </w:rPr>
        <w:t>明显</w:t>
      </w:r>
      <w:r w:rsidR="008F2D82">
        <w:rPr>
          <w:rFonts w:ascii="Times New Roman" w:hAnsi="Times New Roman" w:cs="Times New Roman" w:hint="eastAsia"/>
          <w:sz w:val="24"/>
          <w:szCs w:val="24"/>
        </w:rPr>
        <w:t>的</w:t>
      </w:r>
      <w:r w:rsidR="0088224B">
        <w:rPr>
          <w:rFonts w:ascii="Times New Roman" w:hAnsi="Times New Roman" w:cs="Times New Roman" w:hint="eastAsia"/>
          <w:sz w:val="24"/>
          <w:szCs w:val="24"/>
        </w:rPr>
        <w:t>优化</w:t>
      </w:r>
      <w:r w:rsidR="00474B44">
        <w:rPr>
          <w:rFonts w:ascii="Times New Roman" w:hAnsi="Times New Roman" w:cs="Times New Roman" w:hint="eastAsia"/>
          <w:sz w:val="24"/>
          <w:szCs w:val="24"/>
        </w:rPr>
        <w:t>。</w:t>
      </w:r>
      <w:r w:rsidR="00474B44">
        <w:rPr>
          <w:rFonts w:ascii="Times New Roman" w:hAnsi="Times New Roman" w:cs="Times New Roman"/>
          <w:sz w:val="24"/>
          <w:szCs w:val="24"/>
        </w:rPr>
        <w:t xml:space="preserve"> </w:t>
      </w:r>
    </w:p>
    <w:p w14:paraId="30C45A14" w14:textId="4029B590" w:rsidR="001839D7" w:rsidRDefault="001839D7" w:rsidP="007201D3">
      <w:pPr>
        <w:spacing w:line="300" w:lineRule="auto"/>
        <w:ind w:firstLineChars="200" w:firstLine="480"/>
        <w:rPr>
          <w:rFonts w:ascii="Times New Roman" w:hAnsi="Times New Roman" w:cs="Times New Roman"/>
          <w:sz w:val="24"/>
          <w:szCs w:val="24"/>
        </w:rPr>
      </w:pPr>
    </w:p>
    <w:p w14:paraId="282D43D5" w14:textId="4812A7BB" w:rsidR="001839D7" w:rsidRPr="00277CE6" w:rsidRDefault="00563316" w:rsidP="001839D7">
      <w:pPr>
        <w:spacing w:line="300" w:lineRule="auto"/>
        <w:jc w:val="center"/>
        <w:rPr>
          <w:rFonts w:ascii="Times New Roman" w:eastAsia="宋体" w:hAnsi="Times New Roman" w:cs="Times New Roman"/>
          <w:sz w:val="24"/>
          <w:szCs w:val="24"/>
        </w:rPr>
      </w:pPr>
      <w:r w:rsidRPr="00563316">
        <w:rPr>
          <w:rFonts w:ascii="Times New Roman" w:eastAsia="宋体" w:hAnsi="Times New Roman" w:cs="Times New Roman"/>
          <w:noProof/>
          <w:sz w:val="24"/>
          <w:szCs w:val="24"/>
        </w:rPr>
        <w:drawing>
          <wp:inline distT="0" distB="0" distL="0" distR="0" wp14:anchorId="781FDA9E" wp14:editId="13C4B0A7">
            <wp:extent cx="4271566" cy="1949450"/>
            <wp:effectExtent l="0" t="0" r="0" b="0"/>
            <wp:docPr id="19" name="图片 19" descr="C:\Users\22102\AppData\Local\Temp\WeChat Files\91e30632c4ad5b6cedd09687a87936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22102\AppData\Local\Temp\WeChat Files\91e30632c4ad5b6cedd09687a87936e.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290546" cy="1958112"/>
                    </a:xfrm>
                    <a:prstGeom prst="rect">
                      <a:avLst/>
                    </a:prstGeom>
                    <a:noFill/>
                    <a:ln>
                      <a:noFill/>
                    </a:ln>
                  </pic:spPr>
                </pic:pic>
              </a:graphicData>
            </a:graphic>
          </wp:inline>
        </w:drawing>
      </w:r>
    </w:p>
    <w:p w14:paraId="2DC251D8" w14:textId="6BC59AAB" w:rsidR="001839D7" w:rsidRDefault="001839D7" w:rsidP="005A32FB">
      <w:pPr>
        <w:rPr>
          <w:rFonts w:ascii="Times New Roman" w:eastAsia="宋体" w:hAnsi="Times New Roman" w:cs="Times New Roman"/>
        </w:rPr>
      </w:pPr>
      <w:r w:rsidRPr="00277CE6">
        <w:rPr>
          <w:rFonts w:ascii="Times New Roman" w:eastAsia="宋体" w:hAnsi="Times New Roman" w:cs="Times New Roman"/>
        </w:rPr>
        <w:t>图</w:t>
      </w:r>
      <w:r>
        <w:rPr>
          <w:rFonts w:ascii="Times New Roman" w:eastAsia="宋体" w:hAnsi="Times New Roman" w:cs="Times New Roman"/>
        </w:rPr>
        <w:t>3</w:t>
      </w:r>
      <w:r w:rsidRPr="00277CE6">
        <w:rPr>
          <w:rFonts w:ascii="Times New Roman" w:eastAsia="宋体" w:hAnsi="Times New Roman" w:cs="Times New Roman"/>
        </w:rPr>
        <w:t>.</w:t>
      </w:r>
      <w:r>
        <w:rPr>
          <w:rFonts w:ascii="Times New Roman" w:eastAsia="宋体" w:hAnsi="Times New Roman" w:cs="Times New Roman"/>
        </w:rPr>
        <w:t>2</w:t>
      </w:r>
      <w:r w:rsidRPr="00277CE6">
        <w:rPr>
          <w:rFonts w:ascii="Times New Roman" w:eastAsia="宋体" w:hAnsi="Times New Roman" w:cs="Times New Roman"/>
        </w:rPr>
        <w:t xml:space="preserve"> </w:t>
      </w:r>
      <w:r>
        <w:rPr>
          <w:rFonts w:ascii="Times New Roman" w:eastAsia="宋体" w:hAnsi="Times New Roman" w:cs="Times New Roman" w:hint="eastAsia"/>
        </w:rPr>
        <w:t>蛋白质（</w:t>
      </w:r>
      <w:r>
        <w:rPr>
          <w:rFonts w:ascii="Times New Roman" w:eastAsia="宋体" w:hAnsi="Times New Roman" w:cs="Times New Roman" w:hint="eastAsia"/>
        </w:rPr>
        <w:t>PDB</w:t>
      </w:r>
      <w:r>
        <w:rPr>
          <w:rFonts w:ascii="Times New Roman" w:eastAsia="宋体" w:hAnsi="Times New Roman" w:cs="Times New Roman"/>
        </w:rPr>
        <w:t xml:space="preserve"> </w:t>
      </w:r>
      <w:r>
        <w:rPr>
          <w:rFonts w:ascii="Times New Roman" w:eastAsia="宋体" w:hAnsi="Times New Roman" w:cs="Times New Roman" w:hint="eastAsia"/>
        </w:rPr>
        <w:t>ID</w:t>
      </w:r>
      <w:r>
        <w:rPr>
          <w:rFonts w:ascii="Times New Roman" w:eastAsia="宋体" w:hAnsi="Times New Roman" w:cs="Times New Roman"/>
        </w:rPr>
        <w:t xml:space="preserve">: </w:t>
      </w:r>
      <w:r>
        <w:rPr>
          <w:rFonts w:ascii="Times New Roman" w:eastAsia="宋体" w:hAnsi="Times New Roman" w:cs="Times New Roman" w:hint="eastAsia"/>
        </w:rPr>
        <w:t>1NWZ</w:t>
      </w:r>
      <w:r>
        <w:rPr>
          <w:rFonts w:ascii="Times New Roman" w:eastAsia="宋体" w:hAnsi="Times New Roman" w:cs="Times New Roman" w:hint="eastAsia"/>
        </w:rPr>
        <w:t>）真实结构（绿色）、扰动后结构（紫色）与优化后结构（蓝色）对比。</w:t>
      </w:r>
      <w:r>
        <w:rPr>
          <w:rFonts w:ascii="Times New Roman" w:eastAsia="宋体" w:hAnsi="Times New Roman" w:cs="Times New Roman" w:hint="eastAsia"/>
        </w:rPr>
        <w:t>(</w:t>
      </w:r>
      <w:r>
        <w:rPr>
          <w:rFonts w:ascii="Times New Roman" w:eastAsia="宋体" w:hAnsi="Times New Roman" w:cs="Times New Roman"/>
        </w:rPr>
        <w:t xml:space="preserve">a) </w:t>
      </w:r>
      <w:r>
        <w:rPr>
          <w:rFonts w:ascii="Times New Roman" w:eastAsia="宋体" w:hAnsi="Times New Roman" w:cs="Times New Roman" w:hint="eastAsia"/>
        </w:rPr>
        <w:t>真实结构对比扰动后结构；</w:t>
      </w:r>
      <w:r>
        <w:rPr>
          <w:rFonts w:ascii="Times New Roman" w:eastAsia="宋体" w:hAnsi="Times New Roman" w:cs="Times New Roman" w:hint="eastAsia"/>
        </w:rPr>
        <w:t>(</w:t>
      </w:r>
      <w:r>
        <w:rPr>
          <w:rFonts w:ascii="Times New Roman" w:eastAsia="宋体" w:hAnsi="Times New Roman" w:cs="Times New Roman"/>
        </w:rPr>
        <w:t xml:space="preserve">b) </w:t>
      </w:r>
      <w:r>
        <w:rPr>
          <w:rFonts w:ascii="Times New Roman" w:eastAsia="宋体" w:hAnsi="Times New Roman" w:cs="Times New Roman" w:hint="eastAsia"/>
        </w:rPr>
        <w:t>真实结构对比优化后结构。</w:t>
      </w:r>
    </w:p>
    <w:p w14:paraId="16CB8909" w14:textId="77777777" w:rsidR="00A573B3" w:rsidRPr="005A32FB" w:rsidRDefault="00A573B3" w:rsidP="005A32FB">
      <w:pPr>
        <w:rPr>
          <w:rFonts w:ascii="Times New Roman" w:eastAsia="宋体" w:hAnsi="Times New Roman" w:cs="Times New Roman"/>
        </w:rPr>
      </w:pPr>
    </w:p>
    <w:p w14:paraId="75D01F8E" w14:textId="48F59614" w:rsidR="00EF5A4B" w:rsidRPr="00277CE6" w:rsidRDefault="00785327" w:rsidP="00EF5A4B">
      <w:pPr>
        <w:spacing w:line="300" w:lineRule="auto"/>
        <w:jc w:val="center"/>
        <w:rPr>
          <w:rFonts w:ascii="Times New Roman" w:eastAsia="宋体" w:hAnsi="Times New Roman" w:cs="Times New Roman"/>
          <w:sz w:val="24"/>
          <w:szCs w:val="24"/>
        </w:rPr>
      </w:pPr>
      <w:r>
        <w:rPr>
          <w:noProof/>
        </w:rPr>
        <w:lastRenderedPageBreak/>
        <w:drawing>
          <wp:inline distT="0" distB="0" distL="0" distR="0" wp14:anchorId="3A8F13FA" wp14:editId="714910D5">
            <wp:extent cx="4349750" cy="2093242"/>
            <wp:effectExtent l="0" t="0" r="0" b="254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364955" cy="2100559"/>
                    </a:xfrm>
                    <a:prstGeom prst="rect">
                      <a:avLst/>
                    </a:prstGeom>
                    <a:noFill/>
                    <a:ln>
                      <a:noFill/>
                    </a:ln>
                  </pic:spPr>
                </pic:pic>
              </a:graphicData>
            </a:graphic>
          </wp:inline>
        </w:drawing>
      </w:r>
    </w:p>
    <w:p w14:paraId="4C57725C" w14:textId="7E21C020" w:rsidR="00EF5A4B" w:rsidRDefault="00EF5A4B" w:rsidP="00EF5A4B">
      <w:pPr>
        <w:rPr>
          <w:rFonts w:ascii="Times New Roman" w:eastAsia="宋体" w:hAnsi="Times New Roman" w:cs="Times New Roman"/>
        </w:rPr>
      </w:pPr>
      <w:r w:rsidRPr="00277CE6">
        <w:rPr>
          <w:rFonts w:ascii="Times New Roman" w:eastAsia="宋体" w:hAnsi="Times New Roman" w:cs="Times New Roman"/>
        </w:rPr>
        <w:t>图</w:t>
      </w:r>
      <w:r>
        <w:rPr>
          <w:rFonts w:ascii="Times New Roman" w:eastAsia="宋体" w:hAnsi="Times New Roman" w:cs="Times New Roman"/>
        </w:rPr>
        <w:t>3</w:t>
      </w:r>
      <w:r w:rsidRPr="00277CE6">
        <w:rPr>
          <w:rFonts w:ascii="Times New Roman" w:eastAsia="宋体" w:hAnsi="Times New Roman" w:cs="Times New Roman"/>
        </w:rPr>
        <w:t>.</w:t>
      </w:r>
      <w:r w:rsidR="002B6E62">
        <w:rPr>
          <w:rFonts w:ascii="Times New Roman" w:eastAsia="宋体" w:hAnsi="Times New Roman" w:cs="Times New Roman"/>
        </w:rPr>
        <w:t>3</w:t>
      </w:r>
      <w:r w:rsidRPr="00277CE6">
        <w:rPr>
          <w:rFonts w:ascii="Times New Roman" w:eastAsia="宋体" w:hAnsi="Times New Roman" w:cs="Times New Roman"/>
        </w:rPr>
        <w:t xml:space="preserve"> </w:t>
      </w:r>
      <w:r>
        <w:rPr>
          <w:rFonts w:ascii="Times New Roman" w:eastAsia="宋体" w:hAnsi="Times New Roman" w:cs="Times New Roman" w:hint="eastAsia"/>
        </w:rPr>
        <w:t>蛋白质（</w:t>
      </w:r>
      <w:r>
        <w:rPr>
          <w:rFonts w:ascii="Times New Roman" w:eastAsia="宋体" w:hAnsi="Times New Roman" w:cs="Times New Roman" w:hint="eastAsia"/>
        </w:rPr>
        <w:t>PDB</w:t>
      </w:r>
      <w:r>
        <w:rPr>
          <w:rFonts w:ascii="Times New Roman" w:eastAsia="宋体" w:hAnsi="Times New Roman" w:cs="Times New Roman"/>
        </w:rPr>
        <w:t xml:space="preserve"> </w:t>
      </w:r>
      <w:r>
        <w:rPr>
          <w:rFonts w:ascii="Times New Roman" w:eastAsia="宋体" w:hAnsi="Times New Roman" w:cs="Times New Roman" w:hint="eastAsia"/>
        </w:rPr>
        <w:t>ID</w:t>
      </w:r>
      <w:r>
        <w:rPr>
          <w:rFonts w:ascii="Times New Roman" w:eastAsia="宋体" w:hAnsi="Times New Roman" w:cs="Times New Roman"/>
        </w:rPr>
        <w:t xml:space="preserve">: </w:t>
      </w:r>
      <w:r w:rsidR="00785327">
        <w:rPr>
          <w:rFonts w:ascii="Times New Roman" w:eastAsia="宋体" w:hAnsi="Times New Roman" w:cs="Times New Roman"/>
        </w:rPr>
        <w:t>3</w:t>
      </w:r>
      <w:r w:rsidR="00785327">
        <w:rPr>
          <w:rFonts w:ascii="Times New Roman" w:eastAsia="宋体" w:hAnsi="Times New Roman" w:cs="Times New Roman" w:hint="eastAsia"/>
        </w:rPr>
        <w:t>ZSJ</w:t>
      </w:r>
      <w:r>
        <w:rPr>
          <w:rFonts w:ascii="Times New Roman" w:eastAsia="宋体" w:hAnsi="Times New Roman" w:cs="Times New Roman" w:hint="eastAsia"/>
        </w:rPr>
        <w:t>）真实结构（绿色）、扰动后结构（紫色）与优化后结构（蓝色）对比。</w:t>
      </w:r>
      <w:r>
        <w:rPr>
          <w:rFonts w:ascii="Times New Roman" w:eastAsia="宋体" w:hAnsi="Times New Roman" w:cs="Times New Roman" w:hint="eastAsia"/>
        </w:rPr>
        <w:t>(</w:t>
      </w:r>
      <w:r>
        <w:rPr>
          <w:rFonts w:ascii="Times New Roman" w:eastAsia="宋体" w:hAnsi="Times New Roman" w:cs="Times New Roman"/>
        </w:rPr>
        <w:t xml:space="preserve">a) </w:t>
      </w:r>
      <w:r>
        <w:rPr>
          <w:rFonts w:ascii="Times New Roman" w:eastAsia="宋体" w:hAnsi="Times New Roman" w:cs="Times New Roman" w:hint="eastAsia"/>
        </w:rPr>
        <w:t>真实结构对比扰动后结构；</w:t>
      </w:r>
      <w:r>
        <w:rPr>
          <w:rFonts w:ascii="Times New Roman" w:eastAsia="宋体" w:hAnsi="Times New Roman" w:cs="Times New Roman" w:hint="eastAsia"/>
        </w:rPr>
        <w:t>(</w:t>
      </w:r>
      <w:r>
        <w:rPr>
          <w:rFonts w:ascii="Times New Roman" w:eastAsia="宋体" w:hAnsi="Times New Roman" w:cs="Times New Roman"/>
        </w:rPr>
        <w:t xml:space="preserve">b) </w:t>
      </w:r>
      <w:r>
        <w:rPr>
          <w:rFonts w:ascii="Times New Roman" w:eastAsia="宋体" w:hAnsi="Times New Roman" w:cs="Times New Roman" w:hint="eastAsia"/>
        </w:rPr>
        <w:t>真实结构对比优化后结构。</w:t>
      </w:r>
    </w:p>
    <w:p w14:paraId="6D126596" w14:textId="77777777" w:rsidR="00EF5A4B" w:rsidRPr="00EF5A4B" w:rsidRDefault="00EF5A4B" w:rsidP="00C75A80">
      <w:pPr>
        <w:spacing w:line="300" w:lineRule="auto"/>
        <w:ind w:firstLineChars="200" w:firstLine="480"/>
        <w:rPr>
          <w:rFonts w:ascii="Times New Roman" w:hAnsi="Times New Roman" w:cs="Times New Roman"/>
          <w:sz w:val="24"/>
          <w:szCs w:val="24"/>
        </w:rPr>
      </w:pPr>
    </w:p>
    <w:p w14:paraId="7343BCB5" w14:textId="05B5539B" w:rsidR="00302DA9" w:rsidRDefault="00785327" w:rsidP="00C75A80">
      <w:pPr>
        <w:spacing w:line="30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如图</w:t>
      </w:r>
      <w:r>
        <w:rPr>
          <w:rFonts w:ascii="Times New Roman" w:hAnsi="Times New Roman" w:cs="Times New Roman" w:hint="eastAsia"/>
          <w:sz w:val="24"/>
          <w:szCs w:val="24"/>
        </w:rPr>
        <w:t>3</w:t>
      </w:r>
      <w:r>
        <w:rPr>
          <w:rFonts w:ascii="Times New Roman" w:hAnsi="Times New Roman" w:cs="Times New Roman"/>
          <w:sz w:val="24"/>
          <w:szCs w:val="24"/>
        </w:rPr>
        <w:t>.3</w:t>
      </w:r>
      <w:r>
        <w:rPr>
          <w:rFonts w:ascii="Times New Roman" w:hAnsi="Times New Roman" w:cs="Times New Roman" w:hint="eastAsia"/>
          <w:sz w:val="24"/>
          <w:szCs w:val="24"/>
        </w:rPr>
        <w:t>所示，对于含有多个</w:t>
      </w:r>
      <w:r w:rsidRPr="00EF5A4B">
        <w:rPr>
          <w:rFonts w:ascii="Times New Roman" w:hAnsi="Times New Roman" w:cs="Times New Roman"/>
          <w:sz w:val="24"/>
          <w:szCs w:val="24"/>
        </w:rPr>
        <w:t>β-</w:t>
      </w:r>
      <w:proofErr w:type="gramStart"/>
      <w:r>
        <w:rPr>
          <w:rFonts w:ascii="Times New Roman" w:hAnsi="Times New Roman" w:cs="Times New Roman" w:hint="eastAsia"/>
          <w:sz w:val="24"/>
          <w:szCs w:val="24"/>
        </w:rPr>
        <w:t>折叠</w:t>
      </w:r>
      <w:ins w:id="126" w:author="Luhua Lai" w:date="2022-06-01T22:50:00Z">
        <w:r w:rsidR="006B5EEA">
          <w:rPr>
            <w:rFonts w:ascii="Times New Roman" w:hAnsi="Times New Roman" w:cs="Times New Roman" w:hint="eastAsia"/>
            <w:sz w:val="24"/>
            <w:szCs w:val="24"/>
          </w:rPr>
          <w:t>股</w:t>
        </w:r>
      </w:ins>
      <w:proofErr w:type="gramEnd"/>
      <w:del w:id="127" w:author="Luhua Lai" w:date="2022-06-01T22:50:00Z">
        <w:r w:rsidDel="006B5EEA">
          <w:rPr>
            <w:rFonts w:ascii="Times New Roman" w:hAnsi="Times New Roman" w:cs="Times New Roman" w:hint="eastAsia"/>
            <w:sz w:val="24"/>
            <w:szCs w:val="24"/>
          </w:rPr>
          <w:delText>片</w:delText>
        </w:r>
      </w:del>
      <w:r w:rsidR="00376D46">
        <w:rPr>
          <w:rFonts w:ascii="Times New Roman" w:hAnsi="Times New Roman" w:cs="Times New Roman" w:hint="eastAsia"/>
          <w:sz w:val="24"/>
          <w:szCs w:val="24"/>
        </w:rPr>
        <w:t>的蛋白质结构（</w:t>
      </w:r>
      <w:r w:rsidR="00376D46">
        <w:rPr>
          <w:rFonts w:ascii="Times New Roman" w:hAnsi="Times New Roman" w:cs="Times New Roman" w:hint="eastAsia"/>
          <w:sz w:val="24"/>
          <w:szCs w:val="24"/>
        </w:rPr>
        <w:t>PDB</w:t>
      </w:r>
      <w:r w:rsidR="00376D46">
        <w:rPr>
          <w:rFonts w:ascii="Times New Roman" w:hAnsi="Times New Roman" w:cs="Times New Roman"/>
          <w:sz w:val="24"/>
          <w:szCs w:val="24"/>
        </w:rPr>
        <w:t xml:space="preserve"> </w:t>
      </w:r>
      <w:r w:rsidR="00376D46">
        <w:rPr>
          <w:rFonts w:ascii="Times New Roman" w:hAnsi="Times New Roman" w:cs="Times New Roman" w:hint="eastAsia"/>
          <w:sz w:val="24"/>
          <w:szCs w:val="24"/>
        </w:rPr>
        <w:t>ID</w:t>
      </w:r>
      <w:r w:rsidR="00376D46">
        <w:rPr>
          <w:rFonts w:ascii="Times New Roman" w:hAnsi="Times New Roman" w:cs="Times New Roman"/>
          <w:sz w:val="24"/>
          <w:szCs w:val="24"/>
        </w:rPr>
        <w:t>: 3ZSJ</w:t>
      </w:r>
      <w:r w:rsidR="00376D46">
        <w:rPr>
          <w:rFonts w:ascii="Times New Roman" w:hAnsi="Times New Roman" w:cs="Times New Roman" w:hint="eastAsia"/>
          <w:sz w:val="24"/>
          <w:szCs w:val="24"/>
        </w:rPr>
        <w:t>），</w:t>
      </w:r>
      <w:r w:rsidR="00C7553E">
        <w:rPr>
          <w:rFonts w:ascii="Times New Roman" w:hAnsi="Times New Roman" w:cs="Times New Roman" w:hint="eastAsia"/>
          <w:sz w:val="24"/>
          <w:szCs w:val="24"/>
        </w:rPr>
        <w:t>经过本课题构建的</w:t>
      </w:r>
      <w:r w:rsidR="00F221A3">
        <w:rPr>
          <w:rFonts w:ascii="Times New Roman" w:hAnsi="Times New Roman" w:cs="Times New Roman" w:hint="eastAsia"/>
          <w:sz w:val="24"/>
          <w:szCs w:val="24"/>
        </w:rPr>
        <w:t>模型</w:t>
      </w:r>
      <w:r w:rsidR="00C7553E">
        <w:rPr>
          <w:rFonts w:ascii="Times New Roman" w:hAnsi="Times New Roman" w:cs="Times New Roman" w:hint="eastAsia"/>
          <w:sz w:val="24"/>
          <w:szCs w:val="24"/>
        </w:rPr>
        <w:t>的优化，</w:t>
      </w:r>
      <w:r w:rsidR="00F221A3">
        <w:rPr>
          <w:rFonts w:ascii="Times New Roman" w:hAnsi="Times New Roman" w:cs="Times New Roman" w:hint="eastAsia"/>
          <w:sz w:val="24"/>
          <w:szCs w:val="24"/>
        </w:rPr>
        <w:t>使得蛋白质多个</w:t>
      </w:r>
      <w:r w:rsidR="00F221A3">
        <w:rPr>
          <w:rFonts w:ascii="Times New Roman" w:hAnsi="Times New Roman" w:cs="Times New Roman" w:hint="eastAsia"/>
          <w:sz w:val="24"/>
          <w:szCs w:val="24"/>
        </w:rPr>
        <w:t>loop</w:t>
      </w:r>
      <w:r w:rsidR="00F221A3">
        <w:rPr>
          <w:rFonts w:ascii="Times New Roman" w:hAnsi="Times New Roman" w:cs="Times New Roman" w:hint="eastAsia"/>
          <w:sz w:val="24"/>
          <w:szCs w:val="24"/>
        </w:rPr>
        <w:t>区的构象明显改善，</w:t>
      </w:r>
      <w:r w:rsidR="00F221A3" w:rsidRPr="00EF5A4B">
        <w:rPr>
          <w:rFonts w:ascii="Times New Roman" w:hAnsi="Times New Roman" w:cs="Times New Roman"/>
          <w:sz w:val="24"/>
          <w:szCs w:val="24"/>
        </w:rPr>
        <w:t>β-</w:t>
      </w:r>
      <w:r w:rsidR="00F221A3">
        <w:rPr>
          <w:rFonts w:ascii="Times New Roman" w:hAnsi="Times New Roman" w:cs="Times New Roman" w:hint="eastAsia"/>
          <w:sz w:val="24"/>
          <w:szCs w:val="24"/>
        </w:rPr>
        <w:t>折叠片的位置相对结构优化前更接近真实</w:t>
      </w:r>
      <w:r w:rsidR="00EE45E6">
        <w:rPr>
          <w:rFonts w:ascii="Times New Roman" w:hAnsi="Times New Roman" w:cs="Times New Roman" w:hint="eastAsia"/>
          <w:sz w:val="24"/>
          <w:szCs w:val="24"/>
        </w:rPr>
        <w:t>结构</w:t>
      </w:r>
      <w:r w:rsidR="00F221A3">
        <w:rPr>
          <w:rFonts w:ascii="Times New Roman" w:hAnsi="Times New Roman" w:cs="Times New Roman" w:hint="eastAsia"/>
          <w:sz w:val="24"/>
          <w:szCs w:val="24"/>
        </w:rPr>
        <w:t>。</w:t>
      </w:r>
    </w:p>
    <w:p w14:paraId="54F19601" w14:textId="77777777" w:rsidR="00EE45E6" w:rsidRDefault="00EE45E6" w:rsidP="00C75A80">
      <w:pPr>
        <w:spacing w:line="300" w:lineRule="auto"/>
        <w:ind w:firstLineChars="200" w:firstLine="480"/>
        <w:rPr>
          <w:rFonts w:ascii="Times New Roman" w:hAnsi="Times New Roman" w:cs="Times New Roman"/>
          <w:sz w:val="24"/>
          <w:szCs w:val="24"/>
        </w:rPr>
      </w:pPr>
    </w:p>
    <w:p w14:paraId="7D4B417C" w14:textId="201EF701" w:rsidR="00EE45E6" w:rsidRPr="00277CE6" w:rsidRDefault="000F0E44" w:rsidP="00EE45E6">
      <w:pPr>
        <w:spacing w:line="300" w:lineRule="auto"/>
        <w:jc w:val="center"/>
        <w:rPr>
          <w:rFonts w:ascii="Times New Roman" w:eastAsia="宋体" w:hAnsi="Times New Roman" w:cs="Times New Roman"/>
          <w:sz w:val="24"/>
          <w:szCs w:val="24"/>
        </w:rPr>
      </w:pPr>
      <w:r>
        <w:rPr>
          <w:noProof/>
        </w:rPr>
        <w:drawing>
          <wp:inline distT="0" distB="0" distL="0" distR="0" wp14:anchorId="178FAE22" wp14:editId="1280D9AD">
            <wp:extent cx="5181600" cy="192644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05994" cy="1935514"/>
                    </a:xfrm>
                    <a:prstGeom prst="rect">
                      <a:avLst/>
                    </a:prstGeom>
                    <a:noFill/>
                    <a:ln>
                      <a:noFill/>
                    </a:ln>
                  </pic:spPr>
                </pic:pic>
              </a:graphicData>
            </a:graphic>
          </wp:inline>
        </w:drawing>
      </w:r>
    </w:p>
    <w:p w14:paraId="4B1C340C" w14:textId="06A7A3C8" w:rsidR="00EE45E6" w:rsidRDefault="00EE45E6" w:rsidP="00EE45E6">
      <w:pPr>
        <w:rPr>
          <w:rFonts w:ascii="Times New Roman" w:eastAsia="宋体" w:hAnsi="Times New Roman" w:cs="Times New Roman"/>
        </w:rPr>
      </w:pPr>
      <w:r w:rsidRPr="00277CE6">
        <w:rPr>
          <w:rFonts w:ascii="Times New Roman" w:eastAsia="宋体" w:hAnsi="Times New Roman" w:cs="Times New Roman"/>
        </w:rPr>
        <w:t>图</w:t>
      </w:r>
      <w:r>
        <w:rPr>
          <w:rFonts w:ascii="Times New Roman" w:eastAsia="宋体" w:hAnsi="Times New Roman" w:cs="Times New Roman"/>
        </w:rPr>
        <w:t>3</w:t>
      </w:r>
      <w:r w:rsidRPr="00277CE6">
        <w:rPr>
          <w:rFonts w:ascii="Times New Roman" w:eastAsia="宋体" w:hAnsi="Times New Roman" w:cs="Times New Roman"/>
        </w:rPr>
        <w:t>.</w:t>
      </w:r>
      <w:r>
        <w:rPr>
          <w:rFonts w:ascii="Times New Roman" w:eastAsia="宋体" w:hAnsi="Times New Roman" w:cs="Times New Roman"/>
        </w:rPr>
        <w:t>4</w:t>
      </w:r>
      <w:r w:rsidRPr="00277CE6">
        <w:rPr>
          <w:rFonts w:ascii="Times New Roman" w:eastAsia="宋体" w:hAnsi="Times New Roman" w:cs="Times New Roman"/>
        </w:rPr>
        <w:t xml:space="preserve"> </w:t>
      </w:r>
      <w:r>
        <w:rPr>
          <w:rFonts w:ascii="Times New Roman" w:eastAsia="宋体" w:hAnsi="Times New Roman" w:cs="Times New Roman" w:hint="eastAsia"/>
        </w:rPr>
        <w:t>蛋白质（</w:t>
      </w:r>
      <w:r>
        <w:rPr>
          <w:rFonts w:ascii="Times New Roman" w:eastAsia="宋体" w:hAnsi="Times New Roman" w:cs="Times New Roman" w:hint="eastAsia"/>
        </w:rPr>
        <w:t>PDB</w:t>
      </w:r>
      <w:r>
        <w:rPr>
          <w:rFonts w:ascii="Times New Roman" w:eastAsia="宋体" w:hAnsi="Times New Roman" w:cs="Times New Roman"/>
        </w:rPr>
        <w:t xml:space="preserve"> </w:t>
      </w:r>
      <w:r>
        <w:rPr>
          <w:rFonts w:ascii="Times New Roman" w:eastAsia="宋体" w:hAnsi="Times New Roman" w:cs="Times New Roman" w:hint="eastAsia"/>
        </w:rPr>
        <w:t>ID</w:t>
      </w:r>
      <w:r>
        <w:rPr>
          <w:rFonts w:ascii="Times New Roman" w:eastAsia="宋体" w:hAnsi="Times New Roman" w:cs="Times New Roman"/>
        </w:rPr>
        <w:t xml:space="preserve">: </w:t>
      </w:r>
      <w:r w:rsidR="00954E5A">
        <w:rPr>
          <w:rFonts w:ascii="Times New Roman" w:eastAsia="宋体" w:hAnsi="Times New Roman" w:cs="Times New Roman"/>
        </w:rPr>
        <w:t>6</w:t>
      </w:r>
      <w:r w:rsidR="00954E5A">
        <w:rPr>
          <w:rFonts w:ascii="Times New Roman" w:eastAsia="宋体" w:hAnsi="Times New Roman" w:cs="Times New Roman" w:hint="eastAsia"/>
        </w:rPr>
        <w:t>GCZ</w:t>
      </w:r>
      <w:r>
        <w:rPr>
          <w:rFonts w:ascii="Times New Roman" w:eastAsia="宋体" w:hAnsi="Times New Roman" w:cs="Times New Roman" w:hint="eastAsia"/>
        </w:rPr>
        <w:t>）真实结构（绿色）、扰动后结构（紫色）与优化后结构（蓝色）对比。</w:t>
      </w:r>
      <w:r>
        <w:rPr>
          <w:rFonts w:ascii="Times New Roman" w:eastAsia="宋体" w:hAnsi="Times New Roman" w:cs="Times New Roman" w:hint="eastAsia"/>
        </w:rPr>
        <w:t>(</w:t>
      </w:r>
      <w:r>
        <w:rPr>
          <w:rFonts w:ascii="Times New Roman" w:eastAsia="宋体" w:hAnsi="Times New Roman" w:cs="Times New Roman"/>
        </w:rPr>
        <w:t xml:space="preserve">a) </w:t>
      </w:r>
      <w:r>
        <w:rPr>
          <w:rFonts w:ascii="Times New Roman" w:eastAsia="宋体" w:hAnsi="Times New Roman" w:cs="Times New Roman" w:hint="eastAsia"/>
        </w:rPr>
        <w:t>真实结构对比扰动后结构；</w:t>
      </w:r>
      <w:r>
        <w:rPr>
          <w:rFonts w:ascii="Times New Roman" w:eastAsia="宋体" w:hAnsi="Times New Roman" w:cs="Times New Roman" w:hint="eastAsia"/>
        </w:rPr>
        <w:t>(</w:t>
      </w:r>
      <w:r>
        <w:rPr>
          <w:rFonts w:ascii="Times New Roman" w:eastAsia="宋体" w:hAnsi="Times New Roman" w:cs="Times New Roman"/>
        </w:rPr>
        <w:t xml:space="preserve">b) </w:t>
      </w:r>
      <w:r>
        <w:rPr>
          <w:rFonts w:ascii="Times New Roman" w:eastAsia="宋体" w:hAnsi="Times New Roman" w:cs="Times New Roman" w:hint="eastAsia"/>
        </w:rPr>
        <w:t>真实结构对比优化后结构。</w:t>
      </w:r>
    </w:p>
    <w:p w14:paraId="14E3AC07" w14:textId="6842D92A" w:rsidR="00EE45E6" w:rsidRDefault="00EE45E6" w:rsidP="00C75A80">
      <w:pPr>
        <w:spacing w:line="300" w:lineRule="auto"/>
        <w:ind w:firstLineChars="200" w:firstLine="480"/>
        <w:rPr>
          <w:rFonts w:ascii="Times New Roman" w:hAnsi="Times New Roman" w:cs="Times New Roman"/>
          <w:sz w:val="24"/>
          <w:szCs w:val="24"/>
        </w:rPr>
      </w:pPr>
    </w:p>
    <w:p w14:paraId="67921239" w14:textId="1D7844CC" w:rsidR="00954E5A" w:rsidRPr="00EE45E6" w:rsidRDefault="00954E5A" w:rsidP="00C75A80">
      <w:pPr>
        <w:spacing w:line="30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如图</w:t>
      </w:r>
      <w:r>
        <w:rPr>
          <w:rFonts w:ascii="Times New Roman" w:hAnsi="Times New Roman" w:cs="Times New Roman" w:hint="eastAsia"/>
          <w:sz w:val="24"/>
          <w:szCs w:val="24"/>
        </w:rPr>
        <w:t>3</w:t>
      </w:r>
      <w:r>
        <w:rPr>
          <w:rFonts w:ascii="Times New Roman" w:hAnsi="Times New Roman" w:cs="Times New Roman"/>
          <w:sz w:val="24"/>
          <w:szCs w:val="24"/>
        </w:rPr>
        <w:t>.4</w:t>
      </w:r>
      <w:r>
        <w:rPr>
          <w:rFonts w:ascii="Times New Roman" w:hAnsi="Times New Roman" w:cs="Times New Roman" w:hint="eastAsia"/>
          <w:sz w:val="24"/>
          <w:szCs w:val="24"/>
        </w:rPr>
        <w:t>所示，对于序列长度达到</w:t>
      </w:r>
      <w:r>
        <w:rPr>
          <w:rFonts w:ascii="Times New Roman" w:hAnsi="Times New Roman" w:cs="Times New Roman" w:hint="eastAsia"/>
          <w:sz w:val="24"/>
          <w:szCs w:val="24"/>
        </w:rPr>
        <w:t>4</w:t>
      </w:r>
      <w:r>
        <w:rPr>
          <w:rFonts w:ascii="Times New Roman" w:hAnsi="Times New Roman" w:cs="Times New Roman"/>
          <w:sz w:val="24"/>
          <w:szCs w:val="24"/>
        </w:rPr>
        <w:t>61</w:t>
      </w:r>
      <w:r>
        <w:rPr>
          <w:rFonts w:ascii="Times New Roman" w:hAnsi="Times New Roman" w:cs="Times New Roman" w:hint="eastAsia"/>
          <w:sz w:val="24"/>
          <w:szCs w:val="24"/>
        </w:rPr>
        <w:t>、包含大量</w:t>
      </w:r>
      <w:r w:rsidRPr="00B270C9">
        <w:rPr>
          <w:rFonts w:ascii="Times New Roman" w:hAnsi="Times New Roman" w:cs="Times New Roman"/>
          <w:sz w:val="24"/>
          <w:szCs w:val="24"/>
        </w:rPr>
        <w:t>α-</w:t>
      </w:r>
      <w:r w:rsidRPr="00B270C9">
        <w:rPr>
          <w:rFonts w:ascii="Times New Roman" w:hAnsi="Times New Roman" w:cs="Times New Roman"/>
          <w:sz w:val="24"/>
          <w:szCs w:val="24"/>
        </w:rPr>
        <w:t>螺旋</w:t>
      </w:r>
      <w:r>
        <w:rPr>
          <w:rFonts w:ascii="Times New Roman" w:hAnsi="Times New Roman" w:cs="Times New Roman" w:hint="eastAsia"/>
          <w:sz w:val="24"/>
          <w:szCs w:val="24"/>
        </w:rPr>
        <w:t>和少量</w:t>
      </w:r>
      <w:r w:rsidRPr="00EF5A4B">
        <w:rPr>
          <w:rFonts w:ascii="Times New Roman" w:hAnsi="Times New Roman" w:cs="Times New Roman"/>
          <w:sz w:val="24"/>
          <w:szCs w:val="24"/>
        </w:rPr>
        <w:t>β-</w:t>
      </w:r>
      <w:r>
        <w:rPr>
          <w:rFonts w:ascii="Times New Roman" w:hAnsi="Times New Roman" w:cs="Times New Roman" w:hint="eastAsia"/>
          <w:sz w:val="24"/>
          <w:szCs w:val="24"/>
        </w:rPr>
        <w:t>折叠片的蛋白质结构（</w:t>
      </w:r>
      <w:r>
        <w:rPr>
          <w:rFonts w:ascii="Times New Roman" w:hAnsi="Times New Roman" w:cs="Times New Roman" w:hint="eastAsia"/>
          <w:sz w:val="24"/>
          <w:szCs w:val="24"/>
        </w:rPr>
        <w:t>PDB</w:t>
      </w:r>
      <w:r>
        <w:rPr>
          <w:rFonts w:ascii="Times New Roman" w:hAnsi="Times New Roman" w:cs="Times New Roman"/>
          <w:sz w:val="24"/>
          <w:szCs w:val="24"/>
        </w:rPr>
        <w:t xml:space="preserve"> </w:t>
      </w:r>
      <w:r>
        <w:rPr>
          <w:rFonts w:ascii="Times New Roman" w:hAnsi="Times New Roman" w:cs="Times New Roman" w:hint="eastAsia"/>
          <w:sz w:val="24"/>
          <w:szCs w:val="24"/>
        </w:rPr>
        <w:t>ID</w:t>
      </w:r>
      <w:r>
        <w:rPr>
          <w:rFonts w:ascii="Times New Roman" w:hAnsi="Times New Roman" w:cs="Times New Roman"/>
          <w:sz w:val="24"/>
          <w:szCs w:val="24"/>
        </w:rPr>
        <w:t>: 6GCZ</w:t>
      </w:r>
      <w:r>
        <w:rPr>
          <w:rFonts w:ascii="Times New Roman" w:hAnsi="Times New Roman" w:cs="Times New Roman" w:hint="eastAsia"/>
          <w:sz w:val="24"/>
          <w:szCs w:val="24"/>
        </w:rPr>
        <w:t>），</w:t>
      </w:r>
      <w:r w:rsidR="00A84B70">
        <w:rPr>
          <w:rFonts w:ascii="Times New Roman" w:hAnsi="Times New Roman" w:cs="Times New Roman" w:hint="eastAsia"/>
          <w:sz w:val="24"/>
          <w:szCs w:val="24"/>
        </w:rPr>
        <w:t>本课题所构建的</w:t>
      </w:r>
      <w:r w:rsidR="00C7553E">
        <w:rPr>
          <w:rFonts w:ascii="Times New Roman" w:hAnsi="Times New Roman" w:cs="Times New Roman" w:hint="eastAsia"/>
          <w:sz w:val="24"/>
          <w:szCs w:val="24"/>
        </w:rPr>
        <w:t>模型</w:t>
      </w:r>
      <w:r w:rsidR="00A84B70">
        <w:rPr>
          <w:rFonts w:ascii="Times New Roman" w:hAnsi="Times New Roman" w:cs="Times New Roman" w:hint="eastAsia"/>
          <w:sz w:val="24"/>
          <w:szCs w:val="24"/>
        </w:rPr>
        <w:t>对多个扰动后被破坏的</w:t>
      </w:r>
      <w:r w:rsidR="00A84B70" w:rsidRPr="00B270C9">
        <w:rPr>
          <w:rFonts w:ascii="Times New Roman" w:hAnsi="Times New Roman" w:cs="Times New Roman"/>
          <w:sz w:val="24"/>
          <w:szCs w:val="24"/>
        </w:rPr>
        <w:t>α-</w:t>
      </w:r>
      <w:r w:rsidR="00A84B70" w:rsidRPr="00B270C9">
        <w:rPr>
          <w:rFonts w:ascii="Times New Roman" w:hAnsi="Times New Roman" w:cs="Times New Roman"/>
          <w:sz w:val="24"/>
          <w:szCs w:val="24"/>
        </w:rPr>
        <w:t>螺旋</w:t>
      </w:r>
      <w:r w:rsidR="00A84B70">
        <w:rPr>
          <w:rFonts w:ascii="Times New Roman" w:hAnsi="Times New Roman" w:cs="Times New Roman" w:hint="eastAsia"/>
          <w:sz w:val="24"/>
          <w:szCs w:val="24"/>
        </w:rPr>
        <w:t>的结构具有显著的恢复作用</w:t>
      </w:r>
      <w:r w:rsidR="00C77804">
        <w:rPr>
          <w:rFonts w:ascii="Times New Roman" w:hAnsi="Times New Roman" w:cs="Times New Roman" w:hint="eastAsia"/>
          <w:sz w:val="24"/>
          <w:szCs w:val="24"/>
        </w:rPr>
        <w:t>，使得优化后结构的</w:t>
      </w:r>
      <w:r w:rsidR="00C77804" w:rsidRPr="00B270C9">
        <w:rPr>
          <w:rFonts w:ascii="Times New Roman" w:hAnsi="Times New Roman" w:cs="Times New Roman"/>
          <w:sz w:val="24"/>
          <w:szCs w:val="24"/>
        </w:rPr>
        <w:t>α-</w:t>
      </w:r>
      <w:r w:rsidR="00C77804" w:rsidRPr="00B270C9">
        <w:rPr>
          <w:rFonts w:ascii="Times New Roman" w:hAnsi="Times New Roman" w:cs="Times New Roman"/>
          <w:sz w:val="24"/>
          <w:szCs w:val="24"/>
        </w:rPr>
        <w:t>螺旋</w:t>
      </w:r>
      <w:r w:rsidR="00C77804">
        <w:rPr>
          <w:rFonts w:ascii="Times New Roman" w:hAnsi="Times New Roman" w:cs="Times New Roman" w:hint="eastAsia"/>
          <w:sz w:val="24"/>
          <w:szCs w:val="24"/>
        </w:rPr>
        <w:t>和</w:t>
      </w:r>
      <w:r w:rsidR="00C77804">
        <w:rPr>
          <w:rFonts w:ascii="Times New Roman" w:hAnsi="Times New Roman" w:cs="Times New Roman" w:hint="eastAsia"/>
          <w:sz w:val="24"/>
          <w:szCs w:val="24"/>
        </w:rPr>
        <w:t>loop</w:t>
      </w:r>
      <w:r w:rsidR="00C77804">
        <w:rPr>
          <w:rFonts w:ascii="Times New Roman" w:hAnsi="Times New Roman" w:cs="Times New Roman" w:hint="eastAsia"/>
          <w:sz w:val="24"/>
          <w:szCs w:val="24"/>
        </w:rPr>
        <w:t>区与真实结构很好地叠合</w:t>
      </w:r>
      <w:r w:rsidR="000B7B4C">
        <w:rPr>
          <w:rFonts w:ascii="Times New Roman" w:hAnsi="Times New Roman" w:cs="Times New Roman" w:hint="eastAsia"/>
          <w:sz w:val="24"/>
          <w:szCs w:val="24"/>
        </w:rPr>
        <w:t>，说明本课题构建的模型对较大的蛋白也有着较好的</w:t>
      </w:r>
      <w:r w:rsidR="008602A1">
        <w:rPr>
          <w:rFonts w:ascii="Times New Roman" w:hAnsi="Times New Roman" w:cs="Times New Roman" w:hint="eastAsia"/>
          <w:sz w:val="24"/>
          <w:szCs w:val="24"/>
        </w:rPr>
        <w:t>主链结构</w:t>
      </w:r>
      <w:r w:rsidR="000B7B4C">
        <w:rPr>
          <w:rFonts w:ascii="Times New Roman" w:hAnsi="Times New Roman" w:cs="Times New Roman" w:hint="eastAsia"/>
          <w:sz w:val="24"/>
          <w:szCs w:val="24"/>
        </w:rPr>
        <w:t>优化效果。</w:t>
      </w:r>
    </w:p>
    <w:p w14:paraId="7578820E" w14:textId="6D9C0733" w:rsidR="007B4704" w:rsidRPr="007B4704" w:rsidRDefault="00894F4A" w:rsidP="007B4704">
      <w:pPr>
        <w:spacing w:line="30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上述三个</w:t>
      </w:r>
      <w:r w:rsidR="00954E5A">
        <w:rPr>
          <w:rFonts w:ascii="Times New Roman" w:hAnsi="Times New Roman" w:cs="Times New Roman" w:hint="eastAsia"/>
          <w:sz w:val="24"/>
          <w:szCs w:val="24"/>
        </w:rPr>
        <w:t>实例</w:t>
      </w:r>
      <w:r w:rsidR="00785327">
        <w:rPr>
          <w:rFonts w:ascii="Times New Roman" w:hAnsi="Times New Roman" w:cs="Times New Roman" w:hint="eastAsia"/>
          <w:sz w:val="24"/>
          <w:szCs w:val="24"/>
        </w:rPr>
        <w:t>证明</w:t>
      </w:r>
      <w:r>
        <w:rPr>
          <w:rFonts w:ascii="Times New Roman" w:hAnsi="Times New Roman" w:cs="Times New Roman" w:hint="eastAsia"/>
          <w:sz w:val="24"/>
          <w:szCs w:val="24"/>
        </w:rPr>
        <w:t>，</w:t>
      </w:r>
      <w:r w:rsidR="007B4704">
        <w:rPr>
          <w:rFonts w:ascii="Times New Roman" w:hAnsi="Times New Roman" w:cs="Times New Roman" w:hint="eastAsia"/>
          <w:sz w:val="24"/>
          <w:szCs w:val="24"/>
        </w:rPr>
        <w:t>本课题构建的模型确实学到了与二级结构和氢键等相互作用相关的信息，能够用于侧链无关的主链结构优化。</w:t>
      </w:r>
    </w:p>
    <w:p w14:paraId="57EDCC2E" w14:textId="31B3787A" w:rsidR="00C67F05" w:rsidRPr="00450162" w:rsidRDefault="00122417" w:rsidP="00C75A80">
      <w:pPr>
        <w:spacing w:line="300" w:lineRule="auto"/>
        <w:ind w:firstLineChars="200" w:firstLine="480"/>
        <w:rPr>
          <w:rFonts w:ascii="Times New Roman" w:hAnsi="Times New Roman" w:cs="Times New Roman"/>
          <w:sz w:val="24"/>
          <w:szCs w:val="24"/>
        </w:rPr>
      </w:pPr>
      <w:r w:rsidRPr="007B4704">
        <w:rPr>
          <w:rFonts w:ascii="黑体" w:eastAsia="黑体" w:hAnsi="黑体" w:cs="Times New Roman" w:hint="eastAsia"/>
          <w:sz w:val="24"/>
          <w:szCs w:val="24"/>
        </w:rPr>
        <w:t>二</w:t>
      </w:r>
      <w:r w:rsidR="00B315D4">
        <w:rPr>
          <w:rFonts w:ascii="黑体" w:eastAsia="黑体" w:hAnsi="黑体" w:cs="Times New Roman" w:hint="eastAsia"/>
          <w:sz w:val="24"/>
          <w:szCs w:val="24"/>
        </w:rPr>
        <w:t>．</w:t>
      </w:r>
      <w:r w:rsidR="00ED2F33">
        <w:rPr>
          <w:rFonts w:ascii="Times New Roman" w:hAnsi="Times New Roman" w:cs="Times New Roman" w:hint="eastAsia"/>
          <w:sz w:val="24"/>
          <w:szCs w:val="24"/>
        </w:rPr>
        <w:t>在模型学习的过程中，二级结构信息和氢键相互作用信息都是必要的，而模型也确实学到了上述知识。</w:t>
      </w:r>
      <w:r w:rsidR="00EB3FEE">
        <w:rPr>
          <w:rFonts w:ascii="Times New Roman" w:hAnsi="Times New Roman" w:cs="Times New Roman" w:hint="eastAsia"/>
          <w:sz w:val="24"/>
          <w:szCs w:val="24"/>
        </w:rPr>
        <w:t>虽然二级结构信息和氢键相互作用信息</w:t>
      </w:r>
      <w:r w:rsidR="008A712B">
        <w:rPr>
          <w:rFonts w:ascii="Times New Roman" w:hAnsi="Times New Roman" w:cs="Times New Roman" w:hint="eastAsia"/>
          <w:sz w:val="24"/>
          <w:szCs w:val="24"/>
        </w:rPr>
        <w:t>部分</w:t>
      </w:r>
      <w:r w:rsidR="00C83FC1">
        <w:rPr>
          <w:rFonts w:ascii="Times New Roman" w:hAnsi="Times New Roman" w:cs="Times New Roman" w:hint="eastAsia"/>
          <w:sz w:val="24"/>
          <w:szCs w:val="24"/>
        </w:rPr>
        <w:t>重叠</w:t>
      </w:r>
      <w:r w:rsidR="000D6B2D">
        <w:rPr>
          <w:rFonts w:ascii="Times New Roman" w:hAnsi="Times New Roman" w:cs="Times New Roman" w:hint="eastAsia"/>
          <w:sz w:val="24"/>
          <w:szCs w:val="24"/>
        </w:rPr>
        <w:t>，但若仅保留其中一者则会导致模型表现大幅下降</w:t>
      </w:r>
      <w:r w:rsidR="0084600A">
        <w:rPr>
          <w:rFonts w:ascii="Times New Roman" w:hAnsi="Times New Roman" w:cs="Times New Roman" w:hint="eastAsia"/>
          <w:sz w:val="24"/>
          <w:szCs w:val="24"/>
        </w:rPr>
        <w:t>，以至于无法完成侧链无关的主链结构优化过程。</w:t>
      </w:r>
    </w:p>
    <w:p w14:paraId="4A7FD5FB" w14:textId="6A763D3D" w:rsidR="007201D3" w:rsidRDefault="007201D3" w:rsidP="007201D3">
      <w:pPr>
        <w:pStyle w:val="3"/>
        <w:spacing w:before="156" w:after="156"/>
        <w:ind w:firstLine="480"/>
        <w:rPr>
          <w:rFonts w:eastAsiaTheme="minorEastAsia" w:cs="Times New Roman"/>
          <w:szCs w:val="24"/>
        </w:rPr>
      </w:pPr>
      <w:bookmarkStart w:id="128" w:name="_Toc105009187"/>
      <w:r w:rsidRPr="00277CE6">
        <w:rPr>
          <w:rFonts w:eastAsiaTheme="minorEastAsia" w:cs="Times New Roman"/>
          <w:szCs w:val="24"/>
        </w:rPr>
        <w:lastRenderedPageBreak/>
        <w:t>3.1.</w:t>
      </w:r>
      <w:r>
        <w:rPr>
          <w:rFonts w:eastAsiaTheme="minorEastAsia" w:cs="Times New Roman"/>
          <w:szCs w:val="24"/>
        </w:rPr>
        <w:t>2</w:t>
      </w:r>
      <w:r w:rsidRPr="00277CE6">
        <w:rPr>
          <w:rFonts w:eastAsiaTheme="minorEastAsia" w:cs="Times New Roman"/>
          <w:szCs w:val="24"/>
        </w:rPr>
        <w:t xml:space="preserve"> </w:t>
      </w:r>
      <w:r w:rsidRPr="00277CE6">
        <w:rPr>
          <w:rFonts w:eastAsiaTheme="minorEastAsia" w:cs="Times New Roman"/>
          <w:szCs w:val="24"/>
        </w:rPr>
        <w:fldChar w:fldCharType="begin"/>
      </w:r>
      <w:r w:rsidRPr="00277CE6">
        <w:rPr>
          <w:rFonts w:eastAsiaTheme="minorEastAsia" w:cs="Times New Roman"/>
          <w:szCs w:val="24"/>
        </w:rPr>
        <w:instrText xml:space="preserve"> TITLE  [</w:instrText>
      </w:r>
      <w:r w:rsidRPr="00277CE6">
        <w:rPr>
          <w:rFonts w:eastAsiaTheme="minorEastAsia" w:cs="Times New Roman"/>
          <w:szCs w:val="24"/>
        </w:rPr>
        <w:instrText>此处键入三级标题</w:instrText>
      </w:r>
      <w:r w:rsidRPr="00277CE6">
        <w:rPr>
          <w:rFonts w:eastAsiaTheme="minorEastAsia" w:cs="Times New Roman"/>
          <w:szCs w:val="24"/>
        </w:rPr>
        <w:instrText xml:space="preserve">]  \* MERGEFORMAT </w:instrText>
      </w:r>
      <w:r w:rsidRPr="00277CE6">
        <w:rPr>
          <w:rFonts w:eastAsiaTheme="minorEastAsia" w:cs="Times New Roman"/>
          <w:szCs w:val="24"/>
        </w:rPr>
        <w:fldChar w:fldCharType="separate"/>
      </w:r>
      <w:r>
        <w:rPr>
          <w:rFonts w:eastAsiaTheme="minorEastAsia" w:cs="Times New Roman" w:hint="eastAsia"/>
          <w:szCs w:val="24"/>
        </w:rPr>
        <w:t>改进模型的训练与评估</w:t>
      </w:r>
      <w:bookmarkEnd w:id="128"/>
      <w:r w:rsidRPr="00277CE6">
        <w:rPr>
          <w:rFonts w:eastAsiaTheme="minorEastAsia" w:cs="Times New Roman"/>
          <w:szCs w:val="24"/>
        </w:rPr>
        <w:fldChar w:fldCharType="end"/>
      </w:r>
    </w:p>
    <w:p w14:paraId="55182FEA" w14:textId="77777777" w:rsidR="00C75A80" w:rsidRPr="00C75A80" w:rsidRDefault="00C75A80" w:rsidP="00C75A80"/>
    <w:p w14:paraId="72AB33D8" w14:textId="77777777" w:rsidR="00C75A80" w:rsidRPr="00277CE6" w:rsidRDefault="00C75A80" w:rsidP="00C75A80">
      <w:pPr>
        <w:spacing w:line="300" w:lineRule="auto"/>
        <w:jc w:val="center"/>
        <w:rPr>
          <w:rFonts w:ascii="Times New Roman" w:eastAsia="宋体" w:hAnsi="Times New Roman" w:cs="Times New Roman"/>
          <w:sz w:val="24"/>
          <w:szCs w:val="24"/>
        </w:rPr>
      </w:pPr>
      <w:r w:rsidRPr="00450162">
        <w:rPr>
          <w:rFonts w:ascii="Times New Roman" w:eastAsia="宋体" w:hAnsi="Times New Roman" w:cs="Times New Roman"/>
          <w:noProof/>
          <w:sz w:val="24"/>
          <w:szCs w:val="24"/>
        </w:rPr>
        <w:drawing>
          <wp:inline distT="0" distB="0" distL="0" distR="0" wp14:anchorId="30740B8F" wp14:editId="18397664">
            <wp:extent cx="3238918" cy="6957881"/>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22102\AppData\Local\Temp\WeChat Files\a24dacf32e7cfd0f8d35a1865fa9c78.jpg"/>
                    <pic:cNvPicPr>
                      <a:picLocks noChangeAspect="1" noChangeArrowheads="1"/>
                    </pic:cNvPicPr>
                  </pic:nvPicPr>
                  <pic:blipFill>
                    <a:blip r:embed="rId34" cstate="print">
                      <a:extLst>
                        <a:ext uri="{28A0092B-C50C-407E-A947-70E740481C1C}">
                          <a14:useLocalDpi xmlns:a14="http://schemas.microsoft.com/office/drawing/2010/main" val="0"/>
                        </a:ext>
                      </a:extLst>
                    </a:blip>
                    <a:stretch>
                      <a:fillRect/>
                    </a:stretch>
                  </pic:blipFill>
                  <pic:spPr bwMode="auto">
                    <a:xfrm>
                      <a:off x="0" y="0"/>
                      <a:ext cx="3238918" cy="6957881"/>
                    </a:xfrm>
                    <a:prstGeom prst="rect">
                      <a:avLst/>
                    </a:prstGeom>
                    <a:noFill/>
                    <a:ln>
                      <a:noFill/>
                    </a:ln>
                  </pic:spPr>
                </pic:pic>
              </a:graphicData>
            </a:graphic>
          </wp:inline>
        </w:drawing>
      </w:r>
    </w:p>
    <w:p w14:paraId="4FEA82DD" w14:textId="242A262D" w:rsidR="00C75A80" w:rsidRDefault="00C75A80" w:rsidP="00C75A80">
      <w:pPr>
        <w:rPr>
          <w:rFonts w:ascii="Times New Roman" w:eastAsia="宋体" w:hAnsi="Times New Roman" w:cs="Times New Roman"/>
        </w:rPr>
      </w:pPr>
      <w:r w:rsidRPr="00277CE6">
        <w:rPr>
          <w:rFonts w:ascii="Times New Roman" w:eastAsia="宋体" w:hAnsi="Times New Roman" w:cs="Times New Roman"/>
        </w:rPr>
        <w:t>图</w:t>
      </w:r>
      <w:r>
        <w:rPr>
          <w:rFonts w:ascii="Times New Roman" w:eastAsia="宋体" w:hAnsi="Times New Roman" w:cs="Times New Roman"/>
        </w:rPr>
        <w:t>3</w:t>
      </w:r>
      <w:r w:rsidRPr="00277CE6">
        <w:rPr>
          <w:rFonts w:ascii="Times New Roman" w:eastAsia="宋体" w:hAnsi="Times New Roman" w:cs="Times New Roman"/>
        </w:rPr>
        <w:t>.</w:t>
      </w:r>
      <w:r w:rsidR="000D1F8C">
        <w:rPr>
          <w:rFonts w:ascii="Times New Roman" w:eastAsia="宋体" w:hAnsi="Times New Roman" w:cs="Times New Roman"/>
        </w:rPr>
        <w:t>5</w:t>
      </w:r>
      <w:r w:rsidRPr="00277CE6">
        <w:rPr>
          <w:rFonts w:ascii="Times New Roman" w:eastAsia="宋体" w:hAnsi="Times New Roman" w:cs="Times New Roman"/>
        </w:rPr>
        <w:t xml:space="preserve"> </w:t>
      </w:r>
      <w:r>
        <w:rPr>
          <w:rFonts w:ascii="Times New Roman" w:eastAsia="宋体" w:hAnsi="Times New Roman" w:cs="Times New Roman" w:hint="eastAsia"/>
        </w:rPr>
        <w:t>改进模型训练过程的损失曲线。</w:t>
      </w:r>
      <w:r>
        <w:rPr>
          <w:rFonts w:ascii="Times New Roman" w:eastAsia="宋体" w:hAnsi="Times New Roman" w:cs="Times New Roman" w:hint="eastAsia"/>
        </w:rPr>
        <w:t>(</w:t>
      </w:r>
      <w:r>
        <w:rPr>
          <w:rFonts w:ascii="Times New Roman" w:eastAsia="宋体" w:hAnsi="Times New Roman" w:cs="Times New Roman"/>
        </w:rPr>
        <w:t xml:space="preserve">a) </w:t>
      </w:r>
      <w:r>
        <w:rPr>
          <w:rFonts w:ascii="Times New Roman" w:eastAsia="宋体" w:hAnsi="Times New Roman" w:cs="Times New Roman" w:hint="eastAsia"/>
        </w:rPr>
        <w:t>训练集上的损失曲线，纵坐标为对数坐标；</w:t>
      </w:r>
      <w:r>
        <w:rPr>
          <w:rFonts w:ascii="Times New Roman" w:eastAsia="宋体" w:hAnsi="Times New Roman" w:cs="Times New Roman" w:hint="eastAsia"/>
        </w:rPr>
        <w:t>(</w:t>
      </w:r>
      <w:r>
        <w:rPr>
          <w:rFonts w:ascii="Times New Roman" w:eastAsia="宋体" w:hAnsi="Times New Roman" w:cs="Times New Roman"/>
        </w:rPr>
        <w:t xml:space="preserve">b) </w:t>
      </w:r>
      <w:r>
        <w:rPr>
          <w:rFonts w:ascii="Times New Roman" w:eastAsia="宋体" w:hAnsi="Times New Roman" w:cs="Times New Roman" w:hint="eastAsia"/>
        </w:rPr>
        <w:t>验证集上的损失曲线，纵坐标为对数坐标；</w:t>
      </w:r>
      <w:r>
        <w:rPr>
          <w:rFonts w:ascii="Times New Roman" w:eastAsia="宋体" w:hAnsi="Times New Roman" w:cs="Times New Roman" w:hint="eastAsia"/>
        </w:rPr>
        <w:t>(</w:t>
      </w:r>
      <w:r>
        <w:rPr>
          <w:rFonts w:ascii="Times New Roman" w:eastAsia="宋体" w:hAnsi="Times New Roman" w:cs="Times New Roman"/>
        </w:rPr>
        <w:t xml:space="preserve">c) </w:t>
      </w:r>
      <w:r>
        <w:rPr>
          <w:rFonts w:ascii="Times New Roman" w:eastAsia="宋体" w:hAnsi="Times New Roman" w:cs="Times New Roman" w:hint="eastAsia"/>
        </w:rPr>
        <w:t>验证集上</w:t>
      </w:r>
      <w:r w:rsidR="00E60680">
        <w:rPr>
          <w:rFonts w:ascii="Times New Roman" w:eastAsia="宋体" w:hAnsi="Times New Roman" w:cs="Times New Roman"/>
        </w:rPr>
        <w:t>4</w:t>
      </w:r>
      <w:r>
        <w:rPr>
          <w:rFonts w:ascii="Times New Roman" w:eastAsia="宋体" w:hAnsi="Times New Roman" w:cs="Times New Roman"/>
        </w:rPr>
        <w:t xml:space="preserve">00~1000 </w:t>
      </w:r>
      <w:r>
        <w:rPr>
          <w:rFonts w:ascii="Times New Roman" w:eastAsia="宋体" w:hAnsi="Times New Roman" w:cs="Times New Roman" w:hint="eastAsia"/>
        </w:rPr>
        <w:t>epoch</w:t>
      </w:r>
      <w:r>
        <w:rPr>
          <w:rFonts w:ascii="Times New Roman" w:eastAsia="宋体" w:hAnsi="Times New Roman" w:cs="Times New Roman" w:hint="eastAsia"/>
        </w:rPr>
        <w:t>的损失曲线，纵坐标为线性坐标。</w:t>
      </w:r>
    </w:p>
    <w:p w14:paraId="4D6D77AC" w14:textId="77777777" w:rsidR="007949F1" w:rsidRPr="00C75A80" w:rsidRDefault="007949F1" w:rsidP="00C75A80">
      <w:pPr>
        <w:rPr>
          <w:rFonts w:ascii="Times New Roman" w:eastAsia="宋体" w:hAnsi="Times New Roman" w:cs="Times New Roman"/>
        </w:rPr>
      </w:pPr>
    </w:p>
    <w:p w14:paraId="2540E789" w14:textId="6B470D2F" w:rsidR="007201D3" w:rsidRDefault="005D7C75" w:rsidP="007201D3">
      <w:pPr>
        <w:spacing w:line="30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如</w:t>
      </w:r>
      <w:r>
        <w:rPr>
          <w:rFonts w:ascii="Times New Roman" w:hAnsi="Times New Roman" w:cs="Times New Roman" w:hint="eastAsia"/>
          <w:sz w:val="24"/>
          <w:szCs w:val="24"/>
        </w:rPr>
        <w:t>2</w:t>
      </w:r>
      <w:r>
        <w:rPr>
          <w:rFonts w:ascii="Times New Roman" w:hAnsi="Times New Roman" w:cs="Times New Roman"/>
          <w:sz w:val="24"/>
          <w:szCs w:val="24"/>
        </w:rPr>
        <w:t>.5</w:t>
      </w:r>
      <w:r>
        <w:rPr>
          <w:rFonts w:ascii="Times New Roman" w:hAnsi="Times New Roman" w:cs="Times New Roman" w:hint="eastAsia"/>
          <w:sz w:val="24"/>
          <w:szCs w:val="24"/>
        </w:rPr>
        <w:t>所述，本课题对基础模型进行改进，</w:t>
      </w:r>
      <w:r w:rsidR="006F0D3E">
        <w:rPr>
          <w:rFonts w:ascii="Times New Roman" w:hAnsi="Times New Roman" w:cs="Times New Roman" w:hint="eastAsia"/>
          <w:sz w:val="24"/>
          <w:szCs w:val="24"/>
        </w:rPr>
        <w:t>改进模型的训练过程中，训练集和验证集上的损失曲线如图</w:t>
      </w:r>
      <w:r w:rsidR="006F0D3E">
        <w:rPr>
          <w:rFonts w:ascii="Times New Roman" w:hAnsi="Times New Roman" w:cs="Times New Roman" w:hint="eastAsia"/>
          <w:sz w:val="24"/>
          <w:szCs w:val="24"/>
        </w:rPr>
        <w:t>3</w:t>
      </w:r>
      <w:r w:rsidR="006F0D3E">
        <w:rPr>
          <w:rFonts w:ascii="Times New Roman" w:hAnsi="Times New Roman" w:cs="Times New Roman"/>
          <w:sz w:val="24"/>
          <w:szCs w:val="24"/>
        </w:rPr>
        <w:t>.</w:t>
      </w:r>
      <w:r w:rsidR="005408A1">
        <w:rPr>
          <w:rFonts w:ascii="Times New Roman" w:hAnsi="Times New Roman" w:cs="Times New Roman"/>
          <w:sz w:val="24"/>
          <w:szCs w:val="24"/>
        </w:rPr>
        <w:t>5</w:t>
      </w:r>
      <w:r w:rsidR="006F0D3E">
        <w:rPr>
          <w:rFonts w:ascii="Times New Roman" w:hAnsi="Times New Roman" w:cs="Times New Roman" w:hint="eastAsia"/>
          <w:sz w:val="24"/>
          <w:szCs w:val="24"/>
        </w:rPr>
        <w:t>所示，可见训练过程中损失函数在训练集和验证集上都逐步下降；</w:t>
      </w:r>
      <w:r w:rsidR="006F0D3E">
        <w:rPr>
          <w:rFonts w:ascii="Times New Roman" w:hAnsi="Times New Roman" w:cs="Times New Roman" w:hint="eastAsia"/>
          <w:sz w:val="24"/>
          <w:szCs w:val="24"/>
        </w:rPr>
        <w:lastRenderedPageBreak/>
        <w:t>在验证集上，损失函数在第</w:t>
      </w:r>
      <w:r w:rsidR="00EB0E15">
        <w:rPr>
          <w:rFonts w:ascii="Times New Roman" w:hAnsi="Times New Roman" w:cs="Times New Roman" w:hint="eastAsia"/>
          <w:sz w:val="24"/>
          <w:szCs w:val="24"/>
        </w:rPr>
        <w:t>9</w:t>
      </w:r>
      <w:r w:rsidR="00EB0E15">
        <w:rPr>
          <w:rFonts w:ascii="Times New Roman" w:hAnsi="Times New Roman" w:cs="Times New Roman"/>
          <w:sz w:val="24"/>
          <w:szCs w:val="24"/>
        </w:rPr>
        <w:t>24</w:t>
      </w:r>
      <w:r w:rsidR="006F0D3E">
        <w:rPr>
          <w:rFonts w:ascii="Times New Roman" w:hAnsi="Times New Roman" w:cs="Times New Roman" w:hint="eastAsia"/>
          <w:sz w:val="24"/>
          <w:szCs w:val="24"/>
        </w:rPr>
        <w:t>个</w:t>
      </w:r>
      <w:r w:rsidR="006F0D3E">
        <w:rPr>
          <w:rFonts w:ascii="Times New Roman" w:hAnsi="Times New Roman" w:cs="Times New Roman" w:hint="eastAsia"/>
          <w:sz w:val="24"/>
          <w:szCs w:val="24"/>
        </w:rPr>
        <w:t>epoch</w:t>
      </w:r>
      <w:r w:rsidR="006F0D3E">
        <w:rPr>
          <w:rFonts w:ascii="Times New Roman" w:hAnsi="Times New Roman" w:cs="Times New Roman" w:hint="eastAsia"/>
          <w:sz w:val="24"/>
          <w:szCs w:val="24"/>
        </w:rPr>
        <w:t>达到最小值，后续使用第</w:t>
      </w:r>
      <w:r w:rsidR="00F2247F">
        <w:rPr>
          <w:rFonts w:ascii="Times New Roman" w:hAnsi="Times New Roman" w:cs="Times New Roman" w:hint="eastAsia"/>
          <w:sz w:val="24"/>
          <w:szCs w:val="24"/>
        </w:rPr>
        <w:t>9</w:t>
      </w:r>
      <w:r w:rsidR="00297160">
        <w:rPr>
          <w:rFonts w:ascii="Times New Roman" w:hAnsi="Times New Roman" w:cs="Times New Roman"/>
          <w:sz w:val="24"/>
          <w:szCs w:val="24"/>
        </w:rPr>
        <w:t>2</w:t>
      </w:r>
      <w:r w:rsidR="00F2247F">
        <w:rPr>
          <w:rFonts w:ascii="Times New Roman" w:hAnsi="Times New Roman" w:cs="Times New Roman"/>
          <w:sz w:val="24"/>
          <w:szCs w:val="24"/>
        </w:rPr>
        <w:t>4</w:t>
      </w:r>
      <w:r w:rsidR="006F0D3E">
        <w:rPr>
          <w:rFonts w:ascii="Times New Roman" w:hAnsi="Times New Roman" w:cs="Times New Roman" w:hint="eastAsia"/>
          <w:sz w:val="24"/>
          <w:szCs w:val="24"/>
        </w:rPr>
        <w:t>个</w:t>
      </w:r>
      <w:r w:rsidR="006F0D3E">
        <w:rPr>
          <w:rFonts w:ascii="Times New Roman" w:hAnsi="Times New Roman" w:cs="Times New Roman" w:hint="eastAsia"/>
          <w:sz w:val="24"/>
          <w:szCs w:val="24"/>
        </w:rPr>
        <w:t>epoch</w:t>
      </w:r>
      <w:r w:rsidR="006F0D3E">
        <w:rPr>
          <w:rFonts w:ascii="Times New Roman" w:hAnsi="Times New Roman" w:cs="Times New Roman" w:hint="eastAsia"/>
          <w:sz w:val="24"/>
          <w:szCs w:val="24"/>
        </w:rPr>
        <w:t>所对应的模型进行评估。</w:t>
      </w:r>
    </w:p>
    <w:p w14:paraId="750FB256" w14:textId="622A5415" w:rsidR="00A174C4" w:rsidRPr="00277CE6" w:rsidRDefault="00A174C4" w:rsidP="00A174C4">
      <w:pPr>
        <w:spacing w:before="240" w:after="120"/>
        <w:jc w:val="center"/>
        <w:rPr>
          <w:rFonts w:ascii="Times New Roman" w:hAnsi="Times New Roman" w:cs="Times New Roman"/>
        </w:rPr>
      </w:pPr>
      <w:r w:rsidRPr="00277CE6">
        <w:rPr>
          <w:rFonts w:ascii="Times New Roman" w:hAnsi="Times New Roman" w:cs="Times New Roman"/>
        </w:rPr>
        <w:t>表</w:t>
      </w:r>
      <w:r>
        <w:rPr>
          <w:rFonts w:ascii="Times New Roman" w:hAnsi="Times New Roman" w:cs="Times New Roman"/>
        </w:rPr>
        <w:t>3</w:t>
      </w:r>
      <w:r w:rsidRPr="00277CE6">
        <w:rPr>
          <w:rFonts w:ascii="Times New Roman" w:hAnsi="Times New Roman" w:cs="Times New Roman"/>
        </w:rPr>
        <w:t>.</w:t>
      </w:r>
      <w:r>
        <w:rPr>
          <w:rFonts w:ascii="Times New Roman" w:hAnsi="Times New Roman" w:cs="Times New Roman"/>
        </w:rPr>
        <w:t>2</w:t>
      </w:r>
      <w:r w:rsidRPr="00277CE6">
        <w:rPr>
          <w:rFonts w:ascii="Times New Roman" w:hAnsi="Times New Roman" w:cs="Times New Roman"/>
        </w:rPr>
        <w:t xml:space="preserve"> </w:t>
      </w:r>
      <w:r>
        <w:rPr>
          <w:rFonts w:ascii="Times New Roman" w:hAnsi="Times New Roman" w:cs="Times New Roman" w:hint="eastAsia"/>
        </w:rPr>
        <w:t>基础模型与改进模型的评估结果对比</w:t>
      </w:r>
    </w:p>
    <w:tbl>
      <w:tblPr>
        <w:tblW w:w="9356" w:type="dxa"/>
        <w:jc w:val="center"/>
        <w:tblBorders>
          <w:top w:val="single" w:sz="4" w:space="0" w:color="auto"/>
          <w:bottom w:val="single" w:sz="4" w:space="0" w:color="auto"/>
        </w:tblBorders>
        <w:tblLayout w:type="fixed"/>
        <w:tblLook w:val="04A0" w:firstRow="1" w:lastRow="0" w:firstColumn="1" w:lastColumn="0" w:noHBand="0" w:noVBand="1"/>
      </w:tblPr>
      <w:tblGrid>
        <w:gridCol w:w="1872"/>
        <w:gridCol w:w="1871"/>
        <w:gridCol w:w="1871"/>
        <w:gridCol w:w="1871"/>
        <w:gridCol w:w="1871"/>
      </w:tblGrid>
      <w:tr w:rsidR="00A174C4" w:rsidRPr="00277CE6" w14:paraId="7F2746FB" w14:textId="77777777" w:rsidTr="003A44B0">
        <w:trPr>
          <w:trHeight w:val="244"/>
          <w:jc w:val="center"/>
        </w:trPr>
        <w:tc>
          <w:tcPr>
            <w:tcW w:w="1872" w:type="dxa"/>
            <w:tcBorders>
              <w:top w:val="single" w:sz="18" w:space="0" w:color="auto"/>
              <w:bottom w:val="single" w:sz="6" w:space="0" w:color="auto"/>
              <w:right w:val="nil"/>
            </w:tcBorders>
            <w:shd w:val="clear" w:color="auto" w:fill="auto"/>
            <w:noWrap/>
            <w:vAlign w:val="center"/>
            <w:hideMark/>
          </w:tcPr>
          <w:p w14:paraId="7639898C" w14:textId="77777777" w:rsidR="00A174C4" w:rsidRPr="00277CE6" w:rsidRDefault="00A174C4" w:rsidP="003A44B0">
            <w:pPr>
              <w:widowControl/>
              <w:spacing w:before="60" w:after="60"/>
              <w:jc w:val="center"/>
              <w:rPr>
                <w:rFonts w:ascii="Times New Roman" w:hAnsi="Times New Roman" w:cs="Times New Roman"/>
                <w:color w:val="000000"/>
                <w:kern w:val="0"/>
              </w:rPr>
            </w:pPr>
            <w:r>
              <w:rPr>
                <w:rFonts w:ascii="Times New Roman" w:hAnsi="Times New Roman" w:cs="Times New Roman" w:hint="eastAsia"/>
                <w:color w:val="000000"/>
                <w:kern w:val="0"/>
              </w:rPr>
              <w:t>模型</w:t>
            </w:r>
          </w:p>
        </w:tc>
        <w:tc>
          <w:tcPr>
            <w:tcW w:w="1871" w:type="dxa"/>
            <w:tcBorders>
              <w:top w:val="single" w:sz="18" w:space="0" w:color="auto"/>
              <w:bottom w:val="single" w:sz="6" w:space="0" w:color="auto"/>
              <w:right w:val="nil"/>
            </w:tcBorders>
            <w:vAlign w:val="center"/>
          </w:tcPr>
          <w:p w14:paraId="185EA6E3" w14:textId="77777777" w:rsidR="00A174C4" w:rsidRPr="00277CE6" w:rsidRDefault="00A174C4" w:rsidP="003A44B0">
            <w:pPr>
              <w:widowControl/>
              <w:spacing w:before="60" w:after="60"/>
              <w:jc w:val="center"/>
              <w:rPr>
                <w:rFonts w:ascii="Times New Roman" w:hAnsi="Times New Roman" w:cs="Times New Roman"/>
                <w:color w:val="000000"/>
                <w:kern w:val="0"/>
              </w:rPr>
            </w:pPr>
            <w:r>
              <w:rPr>
                <w:rFonts w:ascii="Times New Roman" w:hAnsi="Times New Roman" w:cs="Times New Roman" w:hint="eastAsia"/>
                <w:color w:val="000000"/>
                <w:kern w:val="0"/>
              </w:rPr>
              <w:t>优化成功率</w:t>
            </w:r>
          </w:p>
        </w:tc>
        <w:tc>
          <w:tcPr>
            <w:tcW w:w="1871" w:type="dxa"/>
            <w:tcBorders>
              <w:top w:val="single" w:sz="18" w:space="0" w:color="auto"/>
              <w:bottom w:val="single" w:sz="6" w:space="0" w:color="auto"/>
            </w:tcBorders>
            <w:vAlign w:val="center"/>
          </w:tcPr>
          <w:p w14:paraId="02352304" w14:textId="77777777" w:rsidR="00A174C4" w:rsidRPr="00277CE6" w:rsidRDefault="006910C1" w:rsidP="003A44B0">
            <w:pPr>
              <w:widowControl/>
              <w:spacing w:before="60" w:after="60"/>
              <w:jc w:val="center"/>
              <w:rPr>
                <w:rFonts w:ascii="Times New Roman" w:eastAsia="黑体" w:hAnsi="Times New Roman" w:cs="Times New Roman"/>
                <w:sz w:val="24"/>
                <w:szCs w:val="24"/>
              </w:rPr>
            </w:pPr>
            <m:oMathPara>
              <m:oMath>
                <m:acc>
                  <m:accPr>
                    <m:chr m:val="̅"/>
                    <m:ctrlPr>
                      <w:rPr>
                        <w:rFonts w:ascii="Cambria Math" w:hAnsi="Cambria Math" w:cs="Times New Roman"/>
                        <w:sz w:val="24"/>
                        <w:szCs w:val="24"/>
                      </w:rPr>
                    </m:ctrlPr>
                  </m:accPr>
                  <m:e>
                    <m:r>
                      <m:rPr>
                        <m:sty m:val="p"/>
                      </m:rPr>
                      <w:rPr>
                        <w:rFonts w:ascii="Cambria Math" w:hAnsi="Cambria Math" w:cs="Times New Roman"/>
                        <w:sz w:val="24"/>
                        <w:szCs w:val="24"/>
                      </w:rPr>
                      <m:t>RMS</m:t>
                    </m:r>
                    <m:sSub>
                      <m:sSubPr>
                        <m:ctrlPr>
                          <w:rPr>
                            <w:rFonts w:ascii="Cambria Math" w:hAnsi="Cambria Math" w:cs="Times New Roman"/>
                            <w:sz w:val="24"/>
                            <w:szCs w:val="24"/>
                          </w:rPr>
                        </m:ctrlPr>
                      </m:sSubPr>
                      <m:e>
                        <m:r>
                          <m:rPr>
                            <m:sty m:val="p"/>
                          </m:rPr>
                          <w:rPr>
                            <w:rFonts w:ascii="Cambria Math" w:hAnsi="Cambria Math" w:cs="Times New Roman"/>
                            <w:sz w:val="24"/>
                            <w:szCs w:val="24"/>
                          </w:rPr>
                          <m:t>D</m:t>
                        </m:r>
                      </m:e>
                      <m:sub>
                        <m:r>
                          <m:rPr>
                            <m:nor/>
                          </m:rPr>
                          <w:rPr>
                            <w:rFonts w:ascii="Times New Roman" w:hAnsi="Times New Roman" w:cs="Times New Roman"/>
                            <w:sz w:val="24"/>
                            <w:szCs w:val="24"/>
                          </w:rPr>
                          <m:t>p</m:t>
                        </m:r>
                        <m:r>
                          <m:rPr>
                            <m:nor/>
                          </m:rPr>
                          <w:rPr>
                            <w:rFonts w:ascii="Cambria Math" w:hAnsi="Times New Roman" w:cs="Times New Roman" w:hint="eastAsia"/>
                            <w:sz w:val="24"/>
                            <w:szCs w:val="24"/>
                          </w:rPr>
                          <m:t>erturb</m:t>
                        </m:r>
                      </m:sub>
                    </m:sSub>
                  </m:e>
                </m:acc>
                <m:r>
                  <m:rPr>
                    <m:sty m:val="p"/>
                  </m:rPr>
                  <w:rPr>
                    <w:rFonts w:ascii="Cambria Math" w:hAnsi="Cambria Math" w:cs="Times New Roman"/>
                    <w:sz w:val="24"/>
                    <w:szCs w:val="24"/>
                  </w:rPr>
                  <m:t xml:space="preserve"> / </m:t>
                </m:r>
                <m:r>
                  <m:rPr>
                    <m:sty m:val="p"/>
                  </m:rPr>
                  <w:rPr>
                    <w:rFonts w:ascii="Cambria Math" w:hAnsi="Cambria Math" w:cs="Times New Roman"/>
                    <w:color w:val="000000"/>
                    <w:kern w:val="0"/>
                  </w:rPr>
                  <m:t>Å</m:t>
                </m:r>
              </m:oMath>
            </m:oMathPara>
          </w:p>
        </w:tc>
        <w:tc>
          <w:tcPr>
            <w:tcW w:w="1871" w:type="dxa"/>
            <w:tcBorders>
              <w:top w:val="single" w:sz="18" w:space="0" w:color="auto"/>
              <w:bottom w:val="single" w:sz="6" w:space="0" w:color="auto"/>
              <w:right w:val="nil"/>
            </w:tcBorders>
            <w:vAlign w:val="center"/>
          </w:tcPr>
          <w:p w14:paraId="4B8D0E0B" w14:textId="77777777" w:rsidR="00A174C4" w:rsidRPr="00277CE6" w:rsidRDefault="006910C1" w:rsidP="003A44B0">
            <w:pPr>
              <w:widowControl/>
              <w:spacing w:before="60" w:after="60"/>
              <w:jc w:val="center"/>
              <w:rPr>
                <w:rFonts w:ascii="Times New Roman" w:hAnsi="Times New Roman" w:cs="Times New Roman"/>
                <w:color w:val="000000"/>
                <w:kern w:val="0"/>
              </w:rPr>
            </w:pPr>
            <m:oMathPara>
              <m:oMath>
                <m:acc>
                  <m:accPr>
                    <m:chr m:val="̅"/>
                    <m:ctrlPr>
                      <w:rPr>
                        <w:rFonts w:ascii="Cambria Math" w:hAnsi="Cambria Math" w:cs="Times New Roman"/>
                        <w:sz w:val="24"/>
                        <w:szCs w:val="24"/>
                      </w:rPr>
                    </m:ctrlPr>
                  </m:accPr>
                  <m:e>
                    <m:r>
                      <m:rPr>
                        <m:sty m:val="p"/>
                      </m:rPr>
                      <w:rPr>
                        <w:rFonts w:ascii="Cambria Math" w:hAnsi="Cambria Math" w:cs="Times New Roman"/>
                        <w:sz w:val="24"/>
                        <w:szCs w:val="24"/>
                      </w:rPr>
                      <m:t>RMS</m:t>
                    </m:r>
                    <m:sSub>
                      <m:sSubPr>
                        <m:ctrlPr>
                          <w:rPr>
                            <w:rFonts w:ascii="Cambria Math" w:hAnsi="Cambria Math" w:cs="Times New Roman"/>
                            <w:sz w:val="24"/>
                            <w:szCs w:val="24"/>
                          </w:rPr>
                        </m:ctrlPr>
                      </m:sSubPr>
                      <m:e>
                        <m:r>
                          <m:rPr>
                            <m:sty m:val="p"/>
                          </m:rPr>
                          <w:rPr>
                            <w:rFonts w:ascii="Cambria Math" w:hAnsi="Cambria Math" w:cs="Times New Roman"/>
                            <w:sz w:val="24"/>
                            <w:szCs w:val="24"/>
                          </w:rPr>
                          <m:t>D</m:t>
                        </m:r>
                      </m:e>
                      <m:sub>
                        <m:r>
                          <m:rPr>
                            <m:nor/>
                          </m:rPr>
                          <w:rPr>
                            <w:rFonts w:ascii="Times New Roman" w:hAnsi="Times New Roman" w:cs="Times New Roman"/>
                            <w:sz w:val="24"/>
                            <w:szCs w:val="24"/>
                          </w:rPr>
                          <m:t>opt</m:t>
                        </m:r>
                      </m:sub>
                    </m:sSub>
                  </m:e>
                </m:acc>
                <m:r>
                  <m:rPr>
                    <m:sty m:val="p"/>
                  </m:rPr>
                  <w:rPr>
                    <w:rFonts w:ascii="Cambria Math" w:hAnsi="Cambria Math" w:cs="Times New Roman"/>
                    <w:sz w:val="24"/>
                    <w:szCs w:val="24"/>
                  </w:rPr>
                  <m:t xml:space="preserve"> / </m:t>
                </m:r>
                <m:r>
                  <m:rPr>
                    <m:sty m:val="p"/>
                  </m:rPr>
                  <w:rPr>
                    <w:rFonts w:ascii="Cambria Math" w:hAnsi="Cambria Math" w:cs="Times New Roman"/>
                    <w:color w:val="000000"/>
                    <w:kern w:val="0"/>
                  </w:rPr>
                  <m:t>Å</m:t>
                </m:r>
              </m:oMath>
            </m:oMathPara>
          </w:p>
        </w:tc>
        <w:tc>
          <w:tcPr>
            <w:tcW w:w="1871" w:type="dxa"/>
            <w:tcBorders>
              <w:top w:val="single" w:sz="18" w:space="0" w:color="auto"/>
              <w:left w:val="nil"/>
              <w:bottom w:val="single" w:sz="6" w:space="0" w:color="auto"/>
              <w:right w:val="nil"/>
            </w:tcBorders>
            <w:shd w:val="clear" w:color="auto" w:fill="auto"/>
            <w:noWrap/>
            <w:vAlign w:val="center"/>
            <w:hideMark/>
          </w:tcPr>
          <w:p w14:paraId="7D60A1AC" w14:textId="77777777" w:rsidR="00A174C4" w:rsidRPr="00277CE6" w:rsidRDefault="006910C1" w:rsidP="003A44B0">
            <w:pPr>
              <w:widowControl/>
              <w:spacing w:before="60" w:after="60"/>
              <w:jc w:val="center"/>
              <w:rPr>
                <w:rFonts w:ascii="Times New Roman" w:hAnsi="Times New Roman" w:cs="Times New Roman"/>
                <w:color w:val="000000"/>
                <w:kern w:val="0"/>
              </w:rPr>
            </w:pPr>
            <m:oMathPara>
              <m:oMath>
                <m:acc>
                  <m:accPr>
                    <m:chr m:val="̅"/>
                    <m:ctrlPr>
                      <w:rPr>
                        <w:rFonts w:ascii="Cambria Math" w:hAnsi="Cambria Math" w:cs="Times New Roman"/>
                        <w:i/>
                        <w:sz w:val="24"/>
                        <w:szCs w:val="24"/>
                      </w:rPr>
                    </m:ctrlPr>
                  </m:accPr>
                  <m:e>
                    <m:r>
                      <w:rPr>
                        <w:rFonts w:ascii="Cambria Math" w:hAnsi="Cambria Math" w:cs="Times New Roman"/>
                        <w:sz w:val="24"/>
                        <w:szCs w:val="24"/>
                      </w:rPr>
                      <m:t>Δ</m:t>
                    </m:r>
                    <m:r>
                      <m:rPr>
                        <m:nor/>
                      </m:rPr>
                      <w:rPr>
                        <w:rFonts w:ascii="Times New Roman" w:hAnsi="Times New Roman" w:cs="Times New Roman"/>
                        <w:sz w:val="24"/>
                        <w:szCs w:val="24"/>
                      </w:rPr>
                      <m:t>RMSD</m:t>
                    </m:r>
                  </m:e>
                </m:acc>
                <m:r>
                  <m:rPr>
                    <m:nor/>
                  </m:rPr>
                  <w:rPr>
                    <w:rFonts w:ascii="Times New Roman" w:hAnsi="Times New Roman" w:cs="Times New Roman"/>
                    <w:sz w:val="24"/>
                    <w:szCs w:val="24"/>
                  </w:rPr>
                  <m:t xml:space="preserve"> / </m:t>
                </m:r>
                <m:r>
                  <m:rPr>
                    <m:sty m:val="p"/>
                  </m:rPr>
                  <w:rPr>
                    <w:rFonts w:ascii="Cambria Math" w:hAnsi="Cambria Math" w:cs="Times New Roman"/>
                    <w:color w:val="000000"/>
                    <w:kern w:val="0"/>
                  </w:rPr>
                  <m:t>Å</m:t>
                </m:r>
              </m:oMath>
            </m:oMathPara>
          </w:p>
        </w:tc>
      </w:tr>
      <w:tr w:rsidR="00A174C4" w:rsidRPr="00277CE6" w14:paraId="5EAFC581" w14:textId="77777777" w:rsidTr="003A44B0">
        <w:trPr>
          <w:trHeight w:val="244"/>
          <w:jc w:val="center"/>
        </w:trPr>
        <w:tc>
          <w:tcPr>
            <w:tcW w:w="1872" w:type="dxa"/>
            <w:tcBorders>
              <w:top w:val="nil"/>
              <w:bottom w:val="nil"/>
              <w:right w:val="nil"/>
            </w:tcBorders>
            <w:shd w:val="clear" w:color="auto" w:fill="auto"/>
            <w:noWrap/>
            <w:vAlign w:val="center"/>
          </w:tcPr>
          <w:p w14:paraId="20DB02FF" w14:textId="77777777" w:rsidR="00A174C4" w:rsidRPr="00EE65E5" w:rsidRDefault="00A174C4" w:rsidP="003A44B0">
            <w:pPr>
              <w:widowControl/>
              <w:spacing w:before="60" w:after="60"/>
              <w:jc w:val="center"/>
              <w:rPr>
                <w:rFonts w:ascii="Times New Roman" w:eastAsia="宋体" w:hAnsi="Times New Roman" w:cs="Times New Roman"/>
                <w:vertAlign w:val="superscript"/>
              </w:rPr>
            </w:pPr>
            <w:r w:rsidRPr="00EE65E5">
              <w:rPr>
                <w:rFonts w:ascii="Times New Roman" w:eastAsia="宋体" w:hAnsi="Times New Roman" w:cs="Times New Roman" w:hint="eastAsia"/>
              </w:rPr>
              <w:t>基础模型</w:t>
            </w:r>
          </w:p>
        </w:tc>
        <w:tc>
          <w:tcPr>
            <w:tcW w:w="1871" w:type="dxa"/>
            <w:tcBorders>
              <w:top w:val="nil"/>
              <w:bottom w:val="nil"/>
              <w:right w:val="nil"/>
            </w:tcBorders>
            <w:vAlign w:val="center"/>
          </w:tcPr>
          <w:p w14:paraId="0D0EB533" w14:textId="77777777" w:rsidR="00A174C4" w:rsidRPr="00A174C4" w:rsidRDefault="00A174C4" w:rsidP="003A44B0">
            <w:pPr>
              <w:widowControl/>
              <w:spacing w:before="60" w:after="60"/>
              <w:jc w:val="center"/>
              <w:rPr>
                <w:rFonts w:ascii="Times New Roman" w:hAnsi="Times New Roman" w:cs="Times New Roman"/>
                <w:b/>
                <w:color w:val="000000"/>
                <w:kern w:val="0"/>
              </w:rPr>
            </w:pPr>
            <w:r w:rsidRPr="00A174C4">
              <w:rPr>
                <w:rFonts w:ascii="Times New Roman" w:hAnsi="Times New Roman" w:cs="Times New Roman"/>
                <w:b/>
                <w:color w:val="000000"/>
                <w:kern w:val="0"/>
              </w:rPr>
              <w:t>100%</w:t>
            </w:r>
          </w:p>
        </w:tc>
        <w:tc>
          <w:tcPr>
            <w:tcW w:w="1871" w:type="dxa"/>
            <w:tcBorders>
              <w:top w:val="nil"/>
              <w:bottom w:val="nil"/>
            </w:tcBorders>
            <w:vAlign w:val="center"/>
          </w:tcPr>
          <w:p w14:paraId="084A20B9" w14:textId="77777777" w:rsidR="00A174C4" w:rsidRPr="00AC5BD8" w:rsidRDefault="00A174C4" w:rsidP="003A44B0">
            <w:pPr>
              <w:widowControl/>
              <w:spacing w:before="60" w:after="60"/>
              <w:jc w:val="center"/>
              <w:rPr>
                <w:rFonts w:ascii="Times New Roman" w:hAnsi="Times New Roman" w:cs="Times New Roman"/>
                <w:color w:val="000000"/>
                <w:kern w:val="0"/>
              </w:rPr>
            </w:pPr>
            <w:r w:rsidRPr="00AC5BD8">
              <w:rPr>
                <w:rFonts w:ascii="Times New Roman" w:hAnsi="Times New Roman" w:cs="Times New Roman"/>
                <w:color w:val="000000"/>
                <w:kern w:val="0"/>
              </w:rPr>
              <w:t>2.172</w:t>
            </w:r>
            <w:r>
              <w:rPr>
                <w:rFonts w:ascii="Times New Roman" w:hAnsi="Times New Roman" w:cs="Times New Roman"/>
                <w:color w:val="000000"/>
                <w:kern w:val="0"/>
              </w:rPr>
              <w:t xml:space="preserve"> </w:t>
            </w:r>
            <w:r w:rsidRPr="00AC5BD8">
              <w:rPr>
                <w:rFonts w:ascii="Times New Roman" w:hAnsi="Times New Roman" w:cs="Times New Roman"/>
                <w:color w:val="000000"/>
                <w:kern w:val="0"/>
              </w:rPr>
              <w:t>±</w:t>
            </w:r>
            <w:r>
              <w:rPr>
                <w:rFonts w:ascii="Times New Roman" w:hAnsi="Times New Roman" w:cs="Times New Roman"/>
                <w:color w:val="000000"/>
                <w:kern w:val="0"/>
              </w:rPr>
              <w:t xml:space="preserve"> 0.084</w:t>
            </w:r>
          </w:p>
        </w:tc>
        <w:tc>
          <w:tcPr>
            <w:tcW w:w="1871" w:type="dxa"/>
            <w:tcBorders>
              <w:top w:val="nil"/>
              <w:bottom w:val="nil"/>
              <w:right w:val="nil"/>
            </w:tcBorders>
            <w:vAlign w:val="center"/>
          </w:tcPr>
          <w:p w14:paraId="1ED61FB8" w14:textId="77777777" w:rsidR="00A174C4" w:rsidRPr="00AC5BD8" w:rsidRDefault="00A174C4" w:rsidP="003A44B0">
            <w:pPr>
              <w:widowControl/>
              <w:spacing w:before="60" w:after="60"/>
              <w:jc w:val="center"/>
              <w:rPr>
                <w:rFonts w:ascii="Times New Roman" w:hAnsi="Times New Roman" w:cs="Times New Roman"/>
                <w:color w:val="000000"/>
                <w:kern w:val="0"/>
              </w:rPr>
            </w:pPr>
            <w:r>
              <w:rPr>
                <w:rFonts w:ascii="Times New Roman" w:hAnsi="Times New Roman" w:cs="Times New Roman"/>
                <w:color w:val="000000"/>
                <w:kern w:val="0"/>
              </w:rPr>
              <w:t>1</w:t>
            </w:r>
            <w:r w:rsidRPr="00AC5BD8">
              <w:rPr>
                <w:rFonts w:ascii="Times New Roman" w:hAnsi="Times New Roman" w:cs="Times New Roman"/>
                <w:color w:val="000000"/>
                <w:kern w:val="0"/>
              </w:rPr>
              <w:t>.</w:t>
            </w:r>
            <w:r>
              <w:rPr>
                <w:rFonts w:ascii="Times New Roman" w:hAnsi="Times New Roman" w:cs="Times New Roman"/>
                <w:color w:val="000000"/>
                <w:kern w:val="0"/>
              </w:rPr>
              <w:t xml:space="preserve">808 </w:t>
            </w:r>
            <w:r w:rsidRPr="00AC5BD8">
              <w:rPr>
                <w:rFonts w:ascii="Times New Roman" w:hAnsi="Times New Roman" w:cs="Times New Roman"/>
                <w:color w:val="000000"/>
                <w:kern w:val="0"/>
              </w:rPr>
              <w:t>±</w:t>
            </w:r>
            <w:r>
              <w:rPr>
                <w:rFonts w:ascii="Times New Roman" w:hAnsi="Times New Roman" w:cs="Times New Roman"/>
                <w:color w:val="000000"/>
                <w:kern w:val="0"/>
              </w:rPr>
              <w:t xml:space="preserve"> 0.086</w:t>
            </w:r>
          </w:p>
        </w:tc>
        <w:tc>
          <w:tcPr>
            <w:tcW w:w="1871" w:type="dxa"/>
            <w:tcBorders>
              <w:top w:val="nil"/>
              <w:left w:val="nil"/>
              <w:bottom w:val="nil"/>
              <w:right w:val="nil"/>
            </w:tcBorders>
            <w:shd w:val="clear" w:color="auto" w:fill="auto"/>
            <w:noWrap/>
            <w:vAlign w:val="center"/>
          </w:tcPr>
          <w:p w14:paraId="178B8666" w14:textId="77777777" w:rsidR="00A174C4" w:rsidRPr="00A174C4" w:rsidRDefault="00A174C4" w:rsidP="003A44B0">
            <w:pPr>
              <w:widowControl/>
              <w:spacing w:before="60" w:after="60"/>
              <w:jc w:val="center"/>
              <w:rPr>
                <w:rFonts w:ascii="Times New Roman" w:hAnsi="Times New Roman" w:cs="Times New Roman"/>
                <w:color w:val="000000"/>
                <w:kern w:val="0"/>
              </w:rPr>
            </w:pPr>
            <w:r w:rsidRPr="00A174C4">
              <w:rPr>
                <w:rFonts w:ascii="Times New Roman" w:hAnsi="Times New Roman" w:cs="Times New Roman"/>
                <w:color w:val="000000"/>
                <w:kern w:val="0"/>
              </w:rPr>
              <w:t>0.363 ± 0.076</w:t>
            </w:r>
          </w:p>
        </w:tc>
      </w:tr>
      <w:tr w:rsidR="00A174C4" w:rsidRPr="00277CE6" w14:paraId="7AE7F928" w14:textId="77777777" w:rsidTr="003A44B0">
        <w:trPr>
          <w:trHeight w:val="244"/>
          <w:jc w:val="center"/>
        </w:trPr>
        <w:tc>
          <w:tcPr>
            <w:tcW w:w="1872" w:type="dxa"/>
            <w:tcBorders>
              <w:top w:val="nil"/>
              <w:bottom w:val="single" w:sz="18" w:space="0" w:color="auto"/>
              <w:right w:val="nil"/>
            </w:tcBorders>
            <w:shd w:val="clear" w:color="auto" w:fill="auto"/>
            <w:noWrap/>
            <w:vAlign w:val="center"/>
          </w:tcPr>
          <w:p w14:paraId="5C4AB8C5" w14:textId="6C2E6238" w:rsidR="00A174C4" w:rsidRPr="00EE65E5" w:rsidRDefault="00A174C4" w:rsidP="003A44B0">
            <w:pPr>
              <w:widowControl/>
              <w:spacing w:before="60" w:after="60"/>
              <w:jc w:val="center"/>
              <w:rPr>
                <w:rFonts w:ascii="Times New Roman" w:eastAsia="宋体" w:hAnsi="Times New Roman" w:cs="Times New Roman"/>
              </w:rPr>
            </w:pPr>
            <w:r>
              <w:rPr>
                <w:rFonts w:ascii="Times New Roman" w:eastAsia="宋体" w:hAnsi="Times New Roman" w:cs="Times New Roman" w:hint="eastAsia"/>
              </w:rPr>
              <w:t>改进模型</w:t>
            </w:r>
          </w:p>
        </w:tc>
        <w:tc>
          <w:tcPr>
            <w:tcW w:w="1871" w:type="dxa"/>
            <w:tcBorders>
              <w:top w:val="nil"/>
              <w:bottom w:val="single" w:sz="18" w:space="0" w:color="auto"/>
              <w:right w:val="nil"/>
            </w:tcBorders>
            <w:vAlign w:val="center"/>
          </w:tcPr>
          <w:p w14:paraId="399F3B61" w14:textId="6401636D" w:rsidR="00A174C4" w:rsidRPr="00277CE6" w:rsidRDefault="00A174C4" w:rsidP="003A44B0">
            <w:pPr>
              <w:widowControl/>
              <w:spacing w:before="60" w:after="60"/>
              <w:jc w:val="center"/>
              <w:rPr>
                <w:rFonts w:ascii="Times New Roman" w:hAnsi="Times New Roman" w:cs="Times New Roman"/>
                <w:color w:val="000000"/>
                <w:kern w:val="0"/>
              </w:rPr>
            </w:pPr>
            <w:r>
              <w:rPr>
                <w:rFonts w:ascii="Times New Roman" w:hAnsi="Times New Roman" w:cs="Times New Roman"/>
                <w:color w:val="000000"/>
                <w:kern w:val="0"/>
              </w:rPr>
              <w:t>92.2%</w:t>
            </w:r>
          </w:p>
        </w:tc>
        <w:tc>
          <w:tcPr>
            <w:tcW w:w="1871" w:type="dxa"/>
            <w:tcBorders>
              <w:top w:val="nil"/>
              <w:bottom w:val="single" w:sz="18" w:space="0" w:color="auto"/>
            </w:tcBorders>
            <w:vAlign w:val="center"/>
          </w:tcPr>
          <w:p w14:paraId="2CB5BB9A" w14:textId="62B9F6FD" w:rsidR="00A174C4" w:rsidRPr="00AC5BD8" w:rsidRDefault="00A174C4" w:rsidP="003A44B0">
            <w:pPr>
              <w:widowControl/>
              <w:spacing w:before="60" w:after="60"/>
              <w:jc w:val="center"/>
              <w:rPr>
                <w:rFonts w:ascii="Times New Roman" w:hAnsi="Times New Roman" w:cs="Times New Roman"/>
                <w:color w:val="000000"/>
                <w:kern w:val="0"/>
              </w:rPr>
            </w:pPr>
            <w:r w:rsidRPr="00AC5BD8">
              <w:rPr>
                <w:rFonts w:ascii="Times New Roman" w:hAnsi="Times New Roman" w:cs="Times New Roman"/>
                <w:color w:val="000000"/>
                <w:kern w:val="0"/>
              </w:rPr>
              <w:t>2.1</w:t>
            </w:r>
            <w:r>
              <w:rPr>
                <w:rFonts w:ascii="Times New Roman" w:hAnsi="Times New Roman" w:cs="Times New Roman"/>
                <w:color w:val="000000"/>
                <w:kern w:val="0"/>
              </w:rPr>
              <w:t xml:space="preserve">65 </w:t>
            </w:r>
            <w:r w:rsidRPr="00AC5BD8">
              <w:rPr>
                <w:rFonts w:ascii="Times New Roman" w:hAnsi="Times New Roman" w:cs="Times New Roman"/>
                <w:color w:val="000000"/>
                <w:kern w:val="0"/>
              </w:rPr>
              <w:t>±</w:t>
            </w:r>
            <w:r>
              <w:rPr>
                <w:rFonts w:ascii="Times New Roman" w:hAnsi="Times New Roman" w:cs="Times New Roman"/>
                <w:color w:val="000000"/>
                <w:kern w:val="0"/>
              </w:rPr>
              <w:t xml:space="preserve"> 0.071</w:t>
            </w:r>
          </w:p>
        </w:tc>
        <w:tc>
          <w:tcPr>
            <w:tcW w:w="1871" w:type="dxa"/>
            <w:tcBorders>
              <w:top w:val="nil"/>
              <w:bottom w:val="single" w:sz="18" w:space="0" w:color="auto"/>
              <w:right w:val="nil"/>
            </w:tcBorders>
            <w:vAlign w:val="center"/>
          </w:tcPr>
          <w:p w14:paraId="52EAC1BC" w14:textId="39F21DDC" w:rsidR="00A174C4" w:rsidRPr="00AC5BD8" w:rsidRDefault="00A174C4" w:rsidP="003A44B0">
            <w:pPr>
              <w:widowControl/>
              <w:spacing w:before="60" w:after="60"/>
              <w:jc w:val="center"/>
              <w:rPr>
                <w:rFonts w:ascii="Times New Roman" w:hAnsi="Times New Roman" w:cs="Times New Roman"/>
                <w:color w:val="000000"/>
                <w:kern w:val="0"/>
              </w:rPr>
            </w:pPr>
            <w:r>
              <w:rPr>
                <w:rFonts w:ascii="Times New Roman" w:hAnsi="Times New Roman" w:cs="Times New Roman"/>
                <w:color w:val="000000"/>
                <w:kern w:val="0"/>
              </w:rPr>
              <w:t>1</w:t>
            </w:r>
            <w:r w:rsidRPr="00AC5BD8">
              <w:rPr>
                <w:rFonts w:ascii="Times New Roman" w:hAnsi="Times New Roman" w:cs="Times New Roman"/>
                <w:color w:val="000000"/>
                <w:kern w:val="0"/>
              </w:rPr>
              <w:t>.</w:t>
            </w:r>
            <w:r>
              <w:rPr>
                <w:rFonts w:ascii="Times New Roman" w:hAnsi="Times New Roman" w:cs="Times New Roman"/>
                <w:color w:val="000000"/>
                <w:kern w:val="0"/>
              </w:rPr>
              <w:t xml:space="preserve">762 </w:t>
            </w:r>
            <w:r w:rsidRPr="00AC5BD8">
              <w:rPr>
                <w:rFonts w:ascii="Times New Roman" w:hAnsi="Times New Roman" w:cs="Times New Roman"/>
                <w:color w:val="000000"/>
                <w:kern w:val="0"/>
              </w:rPr>
              <w:t>±</w:t>
            </w:r>
            <w:r>
              <w:rPr>
                <w:rFonts w:ascii="Times New Roman" w:hAnsi="Times New Roman" w:cs="Times New Roman"/>
                <w:color w:val="000000"/>
                <w:kern w:val="0"/>
              </w:rPr>
              <w:t xml:space="preserve"> 0.082</w:t>
            </w:r>
          </w:p>
        </w:tc>
        <w:tc>
          <w:tcPr>
            <w:tcW w:w="1871" w:type="dxa"/>
            <w:tcBorders>
              <w:top w:val="nil"/>
              <w:left w:val="nil"/>
              <w:bottom w:val="single" w:sz="18" w:space="0" w:color="auto"/>
              <w:right w:val="nil"/>
            </w:tcBorders>
            <w:shd w:val="clear" w:color="auto" w:fill="auto"/>
            <w:noWrap/>
            <w:vAlign w:val="center"/>
          </w:tcPr>
          <w:p w14:paraId="13172B62" w14:textId="1A007586" w:rsidR="00A174C4" w:rsidRPr="00A174C4" w:rsidRDefault="00A174C4" w:rsidP="003A44B0">
            <w:pPr>
              <w:widowControl/>
              <w:spacing w:before="60" w:after="60"/>
              <w:jc w:val="center"/>
              <w:rPr>
                <w:rFonts w:ascii="Times New Roman" w:hAnsi="Times New Roman" w:cs="Times New Roman"/>
                <w:b/>
                <w:color w:val="000000"/>
                <w:kern w:val="0"/>
              </w:rPr>
            </w:pPr>
            <w:r w:rsidRPr="00A174C4">
              <w:rPr>
                <w:rFonts w:ascii="Times New Roman" w:hAnsi="Times New Roman" w:cs="Times New Roman"/>
                <w:b/>
                <w:color w:val="000000"/>
                <w:kern w:val="0"/>
              </w:rPr>
              <w:t>0.403 ± 0.076</w:t>
            </w:r>
          </w:p>
        </w:tc>
      </w:tr>
    </w:tbl>
    <w:p w14:paraId="6E10FC4C" w14:textId="1CABDD28" w:rsidR="00D87C78" w:rsidRDefault="00D87C78" w:rsidP="00A174C4">
      <w:pPr>
        <w:spacing w:line="300" w:lineRule="auto"/>
        <w:rPr>
          <w:rFonts w:ascii="Times New Roman" w:hAnsi="Times New Roman" w:cs="Times New Roman"/>
        </w:rPr>
      </w:pPr>
    </w:p>
    <w:p w14:paraId="742B7F83" w14:textId="4EA82887" w:rsidR="00E72555" w:rsidRPr="00277CE6" w:rsidRDefault="00E72555" w:rsidP="00E72555">
      <w:pPr>
        <w:spacing w:line="300" w:lineRule="auto"/>
        <w:jc w:val="center"/>
        <w:rPr>
          <w:rFonts w:ascii="Times New Roman" w:eastAsia="宋体" w:hAnsi="Times New Roman" w:cs="Times New Roman"/>
          <w:sz w:val="24"/>
          <w:szCs w:val="24"/>
        </w:rPr>
      </w:pPr>
      <w:r>
        <w:rPr>
          <w:noProof/>
        </w:rPr>
        <w:drawing>
          <wp:inline distT="0" distB="0" distL="0" distR="0" wp14:anchorId="36529E55" wp14:editId="4B9916FA">
            <wp:extent cx="5149850" cy="1829678"/>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156170" cy="1831923"/>
                    </a:xfrm>
                    <a:prstGeom prst="rect">
                      <a:avLst/>
                    </a:prstGeom>
                    <a:noFill/>
                    <a:ln>
                      <a:noFill/>
                    </a:ln>
                  </pic:spPr>
                </pic:pic>
              </a:graphicData>
            </a:graphic>
          </wp:inline>
        </w:drawing>
      </w:r>
    </w:p>
    <w:p w14:paraId="43C7B13C" w14:textId="3D91FA74" w:rsidR="00E72555" w:rsidRDefault="00E72555" w:rsidP="00E72555">
      <w:pPr>
        <w:jc w:val="center"/>
        <w:rPr>
          <w:rFonts w:ascii="Times New Roman" w:eastAsia="宋体" w:hAnsi="Times New Roman" w:cs="Times New Roman"/>
        </w:rPr>
      </w:pPr>
      <w:r w:rsidRPr="00277CE6">
        <w:rPr>
          <w:rFonts w:ascii="Times New Roman" w:eastAsia="宋体" w:hAnsi="Times New Roman" w:cs="Times New Roman"/>
        </w:rPr>
        <w:t>图</w:t>
      </w:r>
      <w:r>
        <w:rPr>
          <w:rFonts w:ascii="Times New Roman" w:eastAsia="宋体" w:hAnsi="Times New Roman" w:cs="Times New Roman"/>
        </w:rPr>
        <w:t>3</w:t>
      </w:r>
      <w:r w:rsidRPr="00277CE6">
        <w:rPr>
          <w:rFonts w:ascii="Times New Roman" w:eastAsia="宋体" w:hAnsi="Times New Roman" w:cs="Times New Roman"/>
        </w:rPr>
        <w:t>.</w:t>
      </w:r>
      <w:r>
        <w:rPr>
          <w:rFonts w:ascii="Times New Roman" w:eastAsia="宋体" w:hAnsi="Times New Roman" w:cs="Times New Roman"/>
        </w:rPr>
        <w:t>6</w:t>
      </w:r>
      <w:r w:rsidRPr="00277CE6">
        <w:rPr>
          <w:rFonts w:ascii="Times New Roman" w:eastAsia="宋体" w:hAnsi="Times New Roman" w:cs="Times New Roman"/>
        </w:rPr>
        <w:t xml:space="preserve"> </w:t>
      </w:r>
      <w:r>
        <w:rPr>
          <w:rFonts w:ascii="Times New Roman" w:eastAsia="宋体" w:hAnsi="Times New Roman" w:cs="Times New Roman" w:hint="eastAsia"/>
        </w:rPr>
        <w:t>优化失败的蛋白质（</w:t>
      </w:r>
      <w:r>
        <w:rPr>
          <w:rFonts w:ascii="Times New Roman" w:eastAsia="宋体" w:hAnsi="Times New Roman" w:cs="Times New Roman" w:hint="eastAsia"/>
        </w:rPr>
        <w:t>PDB</w:t>
      </w:r>
      <w:r>
        <w:rPr>
          <w:rFonts w:ascii="Times New Roman" w:eastAsia="宋体" w:hAnsi="Times New Roman" w:cs="Times New Roman"/>
        </w:rPr>
        <w:t xml:space="preserve"> </w:t>
      </w:r>
      <w:r>
        <w:rPr>
          <w:rFonts w:ascii="Times New Roman" w:eastAsia="宋体" w:hAnsi="Times New Roman" w:cs="Times New Roman" w:hint="eastAsia"/>
        </w:rPr>
        <w:t>ID</w:t>
      </w:r>
      <w:r>
        <w:rPr>
          <w:rFonts w:ascii="Times New Roman" w:eastAsia="宋体" w:hAnsi="Times New Roman" w:cs="Times New Roman"/>
        </w:rPr>
        <w:t>: 1</w:t>
      </w:r>
      <w:r>
        <w:rPr>
          <w:rFonts w:ascii="Times New Roman" w:eastAsia="宋体" w:hAnsi="Times New Roman" w:cs="Times New Roman" w:hint="eastAsia"/>
        </w:rPr>
        <w:t>JY</w:t>
      </w:r>
      <w:r>
        <w:rPr>
          <w:rFonts w:ascii="Times New Roman" w:eastAsia="宋体" w:hAnsi="Times New Roman" w:cs="Times New Roman"/>
        </w:rPr>
        <w:t>0</w:t>
      </w:r>
      <w:r>
        <w:rPr>
          <w:rFonts w:ascii="Times New Roman" w:eastAsia="宋体" w:hAnsi="Times New Roman" w:cs="Times New Roman" w:hint="eastAsia"/>
        </w:rPr>
        <w:t>）真实结构</w:t>
      </w:r>
      <w:r>
        <w:rPr>
          <w:rFonts w:ascii="Times New Roman" w:eastAsia="宋体" w:hAnsi="Times New Roman" w:cs="Times New Roman" w:hint="eastAsia"/>
        </w:rPr>
        <w:t>(</w:t>
      </w:r>
      <w:r>
        <w:rPr>
          <w:rFonts w:ascii="Times New Roman" w:eastAsia="宋体" w:hAnsi="Times New Roman" w:cs="Times New Roman"/>
        </w:rPr>
        <w:t>a)</w:t>
      </w:r>
      <w:r>
        <w:rPr>
          <w:rFonts w:ascii="Times New Roman" w:eastAsia="宋体" w:hAnsi="Times New Roman" w:cs="Times New Roman" w:hint="eastAsia"/>
        </w:rPr>
        <w:t>与优化后结构</w:t>
      </w:r>
      <w:r>
        <w:rPr>
          <w:rFonts w:ascii="Times New Roman" w:eastAsia="宋体" w:hAnsi="Times New Roman" w:cs="Times New Roman" w:hint="eastAsia"/>
        </w:rPr>
        <w:t>(</w:t>
      </w:r>
      <w:r>
        <w:rPr>
          <w:rFonts w:ascii="Times New Roman" w:eastAsia="宋体" w:hAnsi="Times New Roman" w:cs="Times New Roman"/>
        </w:rPr>
        <w:t>b)</w:t>
      </w:r>
      <w:r>
        <w:rPr>
          <w:rFonts w:ascii="Times New Roman" w:eastAsia="宋体" w:hAnsi="Times New Roman" w:cs="Times New Roman" w:hint="eastAsia"/>
        </w:rPr>
        <w:t>对比</w:t>
      </w:r>
    </w:p>
    <w:p w14:paraId="1D15C943" w14:textId="77777777" w:rsidR="00E72555" w:rsidRDefault="00E72555" w:rsidP="0035350C">
      <w:pPr>
        <w:spacing w:line="300" w:lineRule="auto"/>
        <w:ind w:firstLineChars="200" w:firstLine="480"/>
        <w:rPr>
          <w:rFonts w:ascii="Times New Roman" w:hAnsi="Times New Roman" w:cs="Times New Roman"/>
          <w:sz w:val="24"/>
          <w:szCs w:val="24"/>
        </w:rPr>
      </w:pPr>
    </w:p>
    <w:p w14:paraId="38EC568E" w14:textId="5E67C40A" w:rsidR="000F6692" w:rsidRPr="007201D3" w:rsidRDefault="00D87C78" w:rsidP="0035350C">
      <w:pPr>
        <w:spacing w:line="300" w:lineRule="auto"/>
        <w:ind w:firstLineChars="200" w:firstLine="480"/>
        <w:rPr>
          <w:rFonts w:ascii="Times New Roman" w:hAnsi="Times New Roman" w:cs="Times New Roman"/>
        </w:rPr>
      </w:pPr>
      <w:r w:rsidRPr="00D87C78">
        <w:rPr>
          <w:rFonts w:ascii="Times New Roman" w:hAnsi="Times New Roman" w:cs="Times New Roman" w:hint="eastAsia"/>
          <w:sz w:val="24"/>
          <w:szCs w:val="24"/>
        </w:rPr>
        <w:t>改进模型与</w:t>
      </w:r>
      <w:r>
        <w:rPr>
          <w:rFonts w:ascii="Times New Roman" w:hAnsi="Times New Roman" w:cs="Times New Roman" w:hint="eastAsia"/>
          <w:sz w:val="24"/>
          <w:szCs w:val="24"/>
        </w:rPr>
        <w:t>基础模型</w:t>
      </w:r>
      <w:r w:rsidR="00A174C4">
        <w:rPr>
          <w:rFonts w:ascii="Times New Roman" w:hAnsi="Times New Roman" w:cs="Times New Roman" w:hint="eastAsia"/>
          <w:sz w:val="24"/>
          <w:szCs w:val="24"/>
        </w:rPr>
        <w:t>评估结果</w:t>
      </w:r>
      <w:r>
        <w:rPr>
          <w:rFonts w:ascii="Times New Roman" w:hAnsi="Times New Roman" w:cs="Times New Roman" w:hint="eastAsia"/>
          <w:sz w:val="24"/>
          <w:szCs w:val="24"/>
        </w:rPr>
        <w:t>对比</w:t>
      </w:r>
      <w:r w:rsidR="00A174C4">
        <w:rPr>
          <w:rFonts w:ascii="Times New Roman" w:hAnsi="Times New Roman" w:cs="Times New Roman" w:hint="eastAsia"/>
          <w:sz w:val="24"/>
          <w:szCs w:val="24"/>
        </w:rPr>
        <w:t>如表</w:t>
      </w:r>
      <w:r w:rsidR="00A174C4">
        <w:rPr>
          <w:rFonts w:ascii="Times New Roman" w:hAnsi="Times New Roman" w:cs="Times New Roman" w:hint="eastAsia"/>
          <w:sz w:val="24"/>
          <w:szCs w:val="24"/>
        </w:rPr>
        <w:t>3</w:t>
      </w:r>
      <w:r w:rsidR="00A174C4">
        <w:rPr>
          <w:rFonts w:ascii="Times New Roman" w:hAnsi="Times New Roman" w:cs="Times New Roman"/>
          <w:sz w:val="24"/>
          <w:szCs w:val="24"/>
        </w:rPr>
        <w:t>.2</w:t>
      </w:r>
      <w:r w:rsidR="00A174C4">
        <w:rPr>
          <w:rFonts w:ascii="Times New Roman" w:hAnsi="Times New Roman" w:cs="Times New Roman" w:hint="eastAsia"/>
          <w:sz w:val="24"/>
          <w:szCs w:val="24"/>
        </w:rPr>
        <w:t>所示。</w:t>
      </w:r>
      <w:r w:rsidR="00B47BEA">
        <w:rPr>
          <w:rFonts w:ascii="Times New Roman" w:hAnsi="Times New Roman" w:cs="Times New Roman" w:hint="eastAsia"/>
          <w:sz w:val="24"/>
          <w:szCs w:val="24"/>
        </w:rPr>
        <w:t>可见</w:t>
      </w:r>
      <w:r w:rsidR="008B7746">
        <w:rPr>
          <w:rFonts w:ascii="Times New Roman" w:hAnsi="Times New Roman" w:cs="Times New Roman" w:hint="eastAsia"/>
          <w:sz w:val="24"/>
          <w:szCs w:val="24"/>
        </w:rPr>
        <w:t>向模型中加入</w:t>
      </w:r>
      <w:r w:rsidR="00BD2F35">
        <w:rPr>
          <w:rFonts w:ascii="Times New Roman" w:hAnsi="Times New Roman" w:cs="Times New Roman" w:hint="eastAsia"/>
          <w:sz w:val="24"/>
          <w:szCs w:val="24"/>
        </w:rPr>
        <w:t>蛋白质疏水核心处的</w:t>
      </w:r>
      <w:r w:rsidR="002473BA">
        <w:rPr>
          <w:rFonts w:ascii="Times New Roman" w:hAnsi="Times New Roman" w:cs="Times New Roman" w:hint="eastAsia"/>
          <w:sz w:val="24"/>
          <w:szCs w:val="24"/>
        </w:rPr>
        <w:t>残基</w:t>
      </w:r>
      <w:r w:rsidR="005B64C8">
        <w:rPr>
          <w:rFonts w:ascii="Times New Roman" w:hAnsi="Times New Roman" w:cs="Times New Roman" w:hint="eastAsia"/>
          <w:sz w:val="24"/>
          <w:szCs w:val="24"/>
        </w:rPr>
        <w:t>侧链相互作用</w:t>
      </w:r>
      <w:r w:rsidR="00BE3B76">
        <w:rPr>
          <w:rFonts w:ascii="Times New Roman" w:hAnsi="Times New Roman" w:cs="Times New Roman" w:hint="eastAsia"/>
          <w:sz w:val="24"/>
          <w:szCs w:val="24"/>
        </w:rPr>
        <w:t>使得主链结构优化过程中</w:t>
      </w:r>
      <w:r w:rsidR="001E6182">
        <w:rPr>
          <w:rFonts w:ascii="Times New Roman" w:hAnsi="Times New Roman" w:cs="Times New Roman" w:hint="eastAsia"/>
          <w:sz w:val="24"/>
          <w:szCs w:val="24"/>
        </w:rPr>
        <w:t>平均的</w:t>
      </w:r>
      <w:r w:rsidR="001E6182">
        <w:rPr>
          <w:rFonts w:ascii="Times New Roman" w:hAnsi="Times New Roman" w:cs="Times New Roman" w:hint="eastAsia"/>
          <w:sz w:val="24"/>
          <w:szCs w:val="24"/>
        </w:rPr>
        <w:t>RMSD</w:t>
      </w:r>
      <w:r w:rsidR="001E6182">
        <w:rPr>
          <w:rFonts w:ascii="Times New Roman" w:hAnsi="Times New Roman" w:cs="Times New Roman" w:hint="eastAsia"/>
          <w:sz w:val="24"/>
          <w:szCs w:val="24"/>
        </w:rPr>
        <w:t>下降幅度更大，</w:t>
      </w:r>
      <w:r w:rsidR="00234AC4">
        <w:rPr>
          <w:rFonts w:ascii="Times New Roman" w:hAnsi="Times New Roman" w:cs="Times New Roman" w:hint="eastAsia"/>
          <w:sz w:val="24"/>
          <w:szCs w:val="24"/>
        </w:rPr>
        <w:t>模型的优化性能</w:t>
      </w:r>
      <w:r w:rsidR="00BC4E62">
        <w:rPr>
          <w:rFonts w:ascii="Times New Roman" w:hAnsi="Times New Roman" w:cs="Times New Roman" w:hint="eastAsia"/>
          <w:sz w:val="24"/>
          <w:szCs w:val="24"/>
        </w:rPr>
        <w:t>得到了一定程度的提升。</w:t>
      </w:r>
      <w:r w:rsidR="005F6A77">
        <w:rPr>
          <w:rFonts w:ascii="Times New Roman" w:hAnsi="Times New Roman" w:cs="Times New Roman" w:hint="eastAsia"/>
          <w:sz w:val="24"/>
          <w:szCs w:val="24"/>
        </w:rPr>
        <w:t>检视改进模型优化失败的案例，</w:t>
      </w:r>
      <w:commentRangeStart w:id="129"/>
      <w:commentRangeStart w:id="130"/>
      <w:r w:rsidR="005F6A77">
        <w:rPr>
          <w:rFonts w:ascii="Times New Roman" w:hAnsi="Times New Roman" w:cs="Times New Roman" w:hint="eastAsia"/>
          <w:sz w:val="24"/>
          <w:szCs w:val="24"/>
        </w:rPr>
        <w:t>发现</w:t>
      </w:r>
      <w:r w:rsidR="0048356A">
        <w:rPr>
          <w:rFonts w:ascii="Times New Roman" w:hAnsi="Times New Roman" w:cs="Times New Roman" w:hint="eastAsia"/>
          <w:sz w:val="24"/>
          <w:szCs w:val="24"/>
        </w:rPr>
        <w:t>大部分结构没有明显的疏水核心，因此导致</w:t>
      </w:r>
      <w:r w:rsidR="003E1B2C">
        <w:rPr>
          <w:rFonts w:ascii="Times New Roman" w:hAnsi="Times New Roman" w:cs="Times New Roman" w:hint="eastAsia"/>
          <w:sz w:val="24"/>
          <w:szCs w:val="24"/>
        </w:rPr>
        <w:t>优化</w:t>
      </w:r>
      <w:proofErr w:type="gramStart"/>
      <w:r w:rsidR="003E1B2C">
        <w:rPr>
          <w:rFonts w:ascii="Times New Roman" w:hAnsi="Times New Roman" w:cs="Times New Roman" w:hint="eastAsia"/>
          <w:sz w:val="24"/>
          <w:szCs w:val="24"/>
        </w:rPr>
        <w:t>出现问</w:t>
      </w:r>
      <w:commentRangeEnd w:id="129"/>
      <w:proofErr w:type="gramEnd"/>
      <w:r w:rsidR="006E1CBB">
        <w:rPr>
          <w:rStyle w:val="af1"/>
        </w:rPr>
        <w:commentReference w:id="129"/>
      </w:r>
      <w:commentRangeEnd w:id="130"/>
      <w:r w:rsidR="00E72555">
        <w:rPr>
          <w:rStyle w:val="af1"/>
        </w:rPr>
        <w:commentReference w:id="130"/>
      </w:r>
      <w:r w:rsidR="003E1B2C">
        <w:rPr>
          <w:rFonts w:ascii="Times New Roman" w:hAnsi="Times New Roman" w:cs="Times New Roman" w:hint="eastAsia"/>
          <w:sz w:val="24"/>
          <w:szCs w:val="24"/>
        </w:rPr>
        <w:t>题</w:t>
      </w:r>
      <w:r w:rsidR="00041513">
        <w:rPr>
          <w:rFonts w:ascii="Times New Roman" w:hAnsi="Times New Roman" w:cs="Times New Roman" w:hint="eastAsia"/>
          <w:sz w:val="24"/>
          <w:szCs w:val="24"/>
        </w:rPr>
        <w:t>，</w:t>
      </w:r>
      <w:r w:rsidR="00E72555">
        <w:rPr>
          <w:rFonts w:ascii="Times New Roman" w:hAnsi="Times New Roman" w:cs="Times New Roman" w:hint="eastAsia"/>
          <w:sz w:val="24"/>
          <w:szCs w:val="24"/>
        </w:rPr>
        <w:t>例如图</w:t>
      </w:r>
      <w:r w:rsidR="00E72555">
        <w:rPr>
          <w:rFonts w:ascii="Times New Roman" w:hAnsi="Times New Roman" w:cs="Times New Roman" w:hint="eastAsia"/>
          <w:sz w:val="24"/>
          <w:szCs w:val="24"/>
        </w:rPr>
        <w:t>3</w:t>
      </w:r>
      <w:r w:rsidR="00E72555">
        <w:rPr>
          <w:rFonts w:ascii="Times New Roman" w:hAnsi="Times New Roman" w:cs="Times New Roman"/>
          <w:sz w:val="24"/>
          <w:szCs w:val="24"/>
        </w:rPr>
        <w:t>.6</w:t>
      </w:r>
      <w:r w:rsidR="00E72555">
        <w:rPr>
          <w:rFonts w:ascii="Times New Roman" w:hAnsi="Times New Roman" w:cs="Times New Roman" w:hint="eastAsia"/>
          <w:sz w:val="24"/>
          <w:szCs w:val="24"/>
        </w:rPr>
        <w:t>所示的优化失败的蛋白质（</w:t>
      </w:r>
      <w:r w:rsidR="00E72555">
        <w:rPr>
          <w:rFonts w:ascii="Times New Roman" w:hAnsi="Times New Roman" w:cs="Times New Roman" w:hint="eastAsia"/>
          <w:sz w:val="24"/>
          <w:szCs w:val="24"/>
        </w:rPr>
        <w:t>PDB</w:t>
      </w:r>
      <w:r w:rsidR="00E72555">
        <w:rPr>
          <w:rFonts w:ascii="Times New Roman" w:hAnsi="Times New Roman" w:cs="Times New Roman"/>
          <w:sz w:val="24"/>
          <w:szCs w:val="24"/>
        </w:rPr>
        <w:t xml:space="preserve"> </w:t>
      </w:r>
      <w:r w:rsidR="00E72555">
        <w:rPr>
          <w:rFonts w:ascii="Times New Roman" w:hAnsi="Times New Roman" w:cs="Times New Roman" w:hint="eastAsia"/>
          <w:sz w:val="24"/>
          <w:szCs w:val="24"/>
        </w:rPr>
        <w:t>ID</w:t>
      </w:r>
      <w:r w:rsidR="00E72555">
        <w:rPr>
          <w:rFonts w:ascii="Times New Roman" w:hAnsi="Times New Roman" w:cs="Times New Roman"/>
          <w:sz w:val="24"/>
          <w:szCs w:val="24"/>
        </w:rPr>
        <w:t xml:space="preserve">: </w:t>
      </w:r>
      <w:commentRangeStart w:id="131"/>
      <w:r w:rsidR="00E72555">
        <w:rPr>
          <w:rFonts w:ascii="Times New Roman" w:hAnsi="Times New Roman" w:cs="Times New Roman"/>
          <w:sz w:val="24"/>
          <w:szCs w:val="24"/>
        </w:rPr>
        <w:t>1JY0</w:t>
      </w:r>
      <w:r w:rsidR="00E72555">
        <w:rPr>
          <w:rFonts w:ascii="Times New Roman" w:hAnsi="Times New Roman" w:cs="Times New Roman" w:hint="eastAsia"/>
          <w:sz w:val="24"/>
          <w:szCs w:val="24"/>
        </w:rPr>
        <w:t>）</w:t>
      </w:r>
      <w:commentRangeEnd w:id="131"/>
      <w:r w:rsidR="00750EA7">
        <w:rPr>
          <w:rStyle w:val="af1"/>
        </w:rPr>
        <w:commentReference w:id="131"/>
      </w:r>
      <w:r w:rsidR="00E72555">
        <w:rPr>
          <w:rFonts w:ascii="Times New Roman" w:hAnsi="Times New Roman" w:cs="Times New Roman" w:hint="eastAsia"/>
          <w:sz w:val="24"/>
          <w:szCs w:val="24"/>
        </w:rPr>
        <w:t>在优化过程中</w:t>
      </w:r>
      <w:r w:rsidR="003B08B8">
        <w:rPr>
          <w:rFonts w:ascii="Times New Roman" w:hAnsi="Times New Roman" w:cs="Times New Roman" w:hint="eastAsia"/>
          <w:sz w:val="24"/>
          <w:szCs w:val="24"/>
        </w:rPr>
        <w:t>主链</w:t>
      </w:r>
      <w:r w:rsidR="004F1217">
        <w:rPr>
          <w:rFonts w:ascii="Times New Roman" w:hAnsi="Times New Roman" w:cs="Times New Roman" w:hint="eastAsia"/>
          <w:sz w:val="24"/>
          <w:szCs w:val="24"/>
        </w:rPr>
        <w:t>部分</w:t>
      </w:r>
      <w:r w:rsidR="004F1217" w:rsidRPr="004F1217">
        <w:rPr>
          <w:rFonts w:ascii="Times New Roman" w:hAnsi="Times New Roman" w:cs="Times New Roman"/>
          <w:sz w:val="24"/>
          <w:szCs w:val="24"/>
        </w:rPr>
        <w:t>Cα</w:t>
      </w:r>
      <w:r w:rsidR="004F1217" w:rsidRPr="004F1217">
        <w:rPr>
          <w:rFonts w:ascii="Times New Roman" w:hAnsi="Times New Roman" w:cs="Times New Roman"/>
          <w:sz w:val="24"/>
          <w:szCs w:val="24"/>
        </w:rPr>
        <w:t>原子</w:t>
      </w:r>
      <w:r w:rsidR="003B08B8">
        <w:rPr>
          <w:rFonts w:ascii="Times New Roman" w:hAnsi="Times New Roman" w:cs="Times New Roman" w:hint="eastAsia"/>
          <w:sz w:val="24"/>
          <w:szCs w:val="24"/>
        </w:rPr>
        <w:t>被错误优化到</w:t>
      </w:r>
      <w:r w:rsidR="003B1D3F">
        <w:rPr>
          <w:rFonts w:ascii="Times New Roman" w:hAnsi="Times New Roman" w:cs="Times New Roman" w:hint="eastAsia"/>
          <w:sz w:val="24"/>
          <w:szCs w:val="24"/>
        </w:rPr>
        <w:t>明显</w:t>
      </w:r>
      <w:r w:rsidR="00AE4A62">
        <w:rPr>
          <w:rFonts w:ascii="Times New Roman" w:hAnsi="Times New Roman" w:cs="Times New Roman" w:hint="eastAsia"/>
          <w:sz w:val="24"/>
          <w:szCs w:val="24"/>
        </w:rPr>
        <w:t>不合理的</w:t>
      </w:r>
      <w:r w:rsidR="003B08B8">
        <w:rPr>
          <w:rFonts w:ascii="Times New Roman" w:hAnsi="Times New Roman" w:cs="Times New Roman" w:hint="eastAsia"/>
          <w:sz w:val="24"/>
          <w:szCs w:val="24"/>
        </w:rPr>
        <w:t>位置。</w:t>
      </w:r>
      <w:r w:rsidR="003E1B2C">
        <w:rPr>
          <w:rFonts w:ascii="Times New Roman" w:hAnsi="Times New Roman" w:cs="Times New Roman" w:hint="eastAsia"/>
          <w:sz w:val="24"/>
          <w:szCs w:val="24"/>
        </w:rPr>
        <w:t>对于</w:t>
      </w:r>
      <w:r w:rsidR="00AC47B4">
        <w:rPr>
          <w:rFonts w:ascii="Times New Roman" w:hAnsi="Times New Roman" w:cs="Times New Roman" w:hint="eastAsia"/>
          <w:sz w:val="24"/>
          <w:szCs w:val="24"/>
        </w:rPr>
        <w:t>类似</w:t>
      </w:r>
      <w:r w:rsidR="003E1B2C">
        <w:rPr>
          <w:rFonts w:ascii="Times New Roman" w:hAnsi="Times New Roman" w:cs="Times New Roman" w:hint="eastAsia"/>
          <w:sz w:val="24"/>
          <w:szCs w:val="24"/>
        </w:rPr>
        <w:t>结构</w:t>
      </w:r>
      <w:r w:rsidR="00DB1B03">
        <w:rPr>
          <w:rFonts w:ascii="Times New Roman" w:hAnsi="Times New Roman" w:cs="Times New Roman" w:hint="eastAsia"/>
          <w:sz w:val="24"/>
          <w:szCs w:val="24"/>
        </w:rPr>
        <w:t>的优化</w:t>
      </w:r>
      <w:r w:rsidR="00041513">
        <w:rPr>
          <w:rFonts w:ascii="Times New Roman" w:hAnsi="Times New Roman" w:cs="Times New Roman" w:hint="eastAsia"/>
          <w:sz w:val="24"/>
          <w:szCs w:val="24"/>
        </w:rPr>
        <w:t>应当</w:t>
      </w:r>
      <w:r w:rsidR="003E1B2C">
        <w:rPr>
          <w:rFonts w:ascii="Times New Roman" w:hAnsi="Times New Roman" w:cs="Times New Roman" w:hint="eastAsia"/>
          <w:sz w:val="24"/>
          <w:szCs w:val="24"/>
        </w:rPr>
        <w:t>沿用先前的</w:t>
      </w:r>
      <w:r w:rsidR="00041513">
        <w:rPr>
          <w:rFonts w:ascii="Times New Roman" w:hAnsi="Times New Roman" w:cs="Times New Roman" w:hint="eastAsia"/>
          <w:sz w:val="24"/>
          <w:szCs w:val="24"/>
        </w:rPr>
        <w:t>基础模型</w:t>
      </w:r>
      <w:r w:rsidR="00743A8C">
        <w:rPr>
          <w:rFonts w:ascii="Times New Roman" w:hAnsi="Times New Roman" w:cs="Times New Roman" w:hint="eastAsia"/>
          <w:sz w:val="24"/>
          <w:szCs w:val="24"/>
        </w:rPr>
        <w:t>。</w:t>
      </w:r>
    </w:p>
    <w:p w14:paraId="048F1EFA" w14:textId="35B7B0C4" w:rsidR="00BD7C5B" w:rsidRPr="00277CE6" w:rsidRDefault="00BD7C5B" w:rsidP="00BD7C5B">
      <w:pPr>
        <w:pStyle w:val="2"/>
        <w:rPr>
          <w:rFonts w:eastAsiaTheme="minorEastAsia" w:cs="Times New Roman"/>
        </w:rPr>
      </w:pPr>
      <w:bookmarkStart w:id="132" w:name="_Toc105009188"/>
      <w:r w:rsidRPr="00277CE6">
        <w:rPr>
          <w:rFonts w:eastAsiaTheme="minorEastAsia" w:cs="Times New Roman"/>
          <w:sz w:val="28"/>
          <w:szCs w:val="28"/>
        </w:rPr>
        <w:t>3.2</w:t>
      </w:r>
      <w:r w:rsidR="00A93BB8" w:rsidRPr="00277CE6">
        <w:rPr>
          <w:rFonts w:eastAsiaTheme="minorEastAsia" w:cs="Times New Roman"/>
          <w:sz w:val="28"/>
          <w:szCs w:val="28"/>
        </w:rPr>
        <w:t xml:space="preserve"> </w:t>
      </w:r>
      <w:r w:rsidRPr="00277CE6">
        <w:rPr>
          <w:rFonts w:eastAsiaTheme="minorEastAsia" w:cs="Times New Roman"/>
          <w:sz w:val="28"/>
          <w:szCs w:val="28"/>
        </w:rPr>
        <w:fldChar w:fldCharType="begin"/>
      </w:r>
      <w:r w:rsidRPr="00277CE6">
        <w:rPr>
          <w:rFonts w:eastAsiaTheme="minorEastAsia" w:cs="Times New Roman"/>
          <w:sz w:val="28"/>
          <w:szCs w:val="28"/>
        </w:rPr>
        <w:instrText xml:space="preserve"> TITLE  [</w:instrText>
      </w:r>
      <w:r w:rsidRPr="00277CE6">
        <w:rPr>
          <w:rFonts w:eastAsiaTheme="minorEastAsia" w:cs="Times New Roman"/>
          <w:sz w:val="28"/>
          <w:szCs w:val="28"/>
        </w:rPr>
        <w:instrText>此处键入二级标题</w:instrText>
      </w:r>
      <w:r w:rsidRPr="00277CE6">
        <w:rPr>
          <w:rFonts w:eastAsiaTheme="minorEastAsia" w:cs="Times New Roman"/>
          <w:sz w:val="28"/>
          <w:szCs w:val="28"/>
        </w:rPr>
        <w:instrText xml:space="preserve">]  \* MERGEFORMAT </w:instrText>
      </w:r>
      <w:r w:rsidRPr="00277CE6">
        <w:rPr>
          <w:rFonts w:eastAsiaTheme="minorEastAsia" w:cs="Times New Roman"/>
          <w:sz w:val="28"/>
          <w:szCs w:val="28"/>
        </w:rPr>
        <w:fldChar w:fldCharType="separate"/>
      </w:r>
      <w:r w:rsidR="003C443F">
        <w:rPr>
          <w:rFonts w:eastAsiaTheme="minorEastAsia" w:cs="Times New Roman" w:hint="eastAsia"/>
          <w:sz w:val="28"/>
          <w:szCs w:val="28"/>
        </w:rPr>
        <w:t>蛋白质主链</w:t>
      </w:r>
      <w:r w:rsidR="006E4091">
        <w:rPr>
          <w:rFonts w:eastAsiaTheme="minorEastAsia" w:cs="Times New Roman" w:hint="eastAsia"/>
          <w:sz w:val="28"/>
          <w:szCs w:val="28"/>
        </w:rPr>
        <w:t>结构优化</w:t>
      </w:r>
      <w:r w:rsidR="00315567">
        <w:rPr>
          <w:rFonts w:eastAsiaTheme="minorEastAsia" w:cs="Times New Roman" w:hint="eastAsia"/>
          <w:sz w:val="28"/>
          <w:szCs w:val="28"/>
        </w:rPr>
        <w:t>与</w:t>
      </w:r>
      <w:r w:rsidR="008045B6">
        <w:rPr>
          <w:rFonts w:eastAsiaTheme="minorEastAsia" w:cs="Times New Roman" w:hint="eastAsia"/>
          <w:sz w:val="28"/>
          <w:szCs w:val="28"/>
        </w:rPr>
        <w:t>序列</w:t>
      </w:r>
      <w:r w:rsidR="006E4091">
        <w:rPr>
          <w:rFonts w:eastAsiaTheme="minorEastAsia" w:cs="Times New Roman" w:hint="eastAsia"/>
          <w:sz w:val="28"/>
          <w:szCs w:val="28"/>
        </w:rPr>
        <w:t>设计</w:t>
      </w:r>
      <w:r w:rsidR="003C443F">
        <w:rPr>
          <w:rFonts w:eastAsiaTheme="minorEastAsia" w:cs="Times New Roman" w:hint="eastAsia"/>
          <w:sz w:val="28"/>
          <w:szCs w:val="28"/>
        </w:rPr>
        <w:t>结果</w:t>
      </w:r>
      <w:bookmarkEnd w:id="132"/>
      <w:r w:rsidRPr="00277CE6">
        <w:rPr>
          <w:rFonts w:eastAsiaTheme="minorEastAsia" w:cs="Times New Roman"/>
          <w:sz w:val="28"/>
          <w:szCs w:val="28"/>
        </w:rPr>
        <w:fldChar w:fldCharType="end"/>
      </w:r>
    </w:p>
    <w:p w14:paraId="1281C73B" w14:textId="089F319B" w:rsidR="00936C23" w:rsidRDefault="00740273" w:rsidP="008045B6">
      <w:pPr>
        <w:spacing w:line="30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如</w:t>
      </w:r>
      <w:r>
        <w:rPr>
          <w:rFonts w:ascii="Times New Roman" w:hAnsi="Times New Roman" w:cs="Times New Roman" w:hint="eastAsia"/>
          <w:sz w:val="24"/>
          <w:szCs w:val="24"/>
        </w:rPr>
        <w:t>2</w:t>
      </w:r>
      <w:r>
        <w:rPr>
          <w:rFonts w:ascii="Times New Roman" w:hAnsi="Times New Roman" w:cs="Times New Roman"/>
          <w:sz w:val="24"/>
          <w:szCs w:val="24"/>
        </w:rPr>
        <w:t>.6</w:t>
      </w:r>
      <w:r>
        <w:rPr>
          <w:rFonts w:ascii="Times New Roman" w:hAnsi="Times New Roman" w:cs="Times New Roman" w:hint="eastAsia"/>
          <w:sz w:val="24"/>
          <w:szCs w:val="24"/>
        </w:rPr>
        <w:t>所述，</w:t>
      </w:r>
      <w:r w:rsidR="003A6EAC">
        <w:rPr>
          <w:rFonts w:ascii="Times New Roman" w:hAnsi="Times New Roman" w:cs="Times New Roman" w:hint="eastAsia"/>
          <w:sz w:val="24"/>
          <w:szCs w:val="24"/>
        </w:rPr>
        <w:t>将</w:t>
      </w:r>
      <w:r w:rsidR="00270BC0">
        <w:rPr>
          <w:rFonts w:ascii="Times New Roman" w:hAnsi="Times New Roman" w:cs="Times New Roman" w:hint="eastAsia"/>
          <w:sz w:val="24"/>
          <w:szCs w:val="24"/>
        </w:rPr>
        <w:t>SCUBA</w:t>
      </w:r>
      <w:r w:rsidR="00270BC0">
        <w:rPr>
          <w:rFonts w:ascii="Times New Roman" w:hAnsi="Times New Roman" w:cs="Times New Roman" w:hint="eastAsia"/>
          <w:sz w:val="24"/>
          <w:szCs w:val="24"/>
        </w:rPr>
        <w:t>程序根据</w:t>
      </w:r>
      <w:r w:rsidR="009227EE">
        <w:rPr>
          <w:rFonts w:ascii="Times New Roman" w:hAnsi="Times New Roman" w:cs="Times New Roman" w:hint="eastAsia"/>
          <w:sz w:val="24"/>
          <w:szCs w:val="24"/>
        </w:rPr>
        <w:t>描述生成的</w:t>
      </w:r>
      <w:r w:rsidR="00234EAE">
        <w:rPr>
          <w:rFonts w:ascii="Times New Roman" w:hAnsi="Times New Roman" w:cs="Times New Roman" w:hint="eastAsia"/>
          <w:sz w:val="24"/>
          <w:szCs w:val="24"/>
        </w:rPr>
        <w:t>1</w:t>
      </w:r>
      <w:r w:rsidR="00234EAE">
        <w:rPr>
          <w:rFonts w:ascii="Times New Roman" w:hAnsi="Times New Roman" w:cs="Times New Roman"/>
          <w:sz w:val="24"/>
          <w:szCs w:val="24"/>
        </w:rPr>
        <w:t>0</w:t>
      </w:r>
      <w:r w:rsidR="00234EAE">
        <w:rPr>
          <w:rFonts w:ascii="Times New Roman" w:hAnsi="Times New Roman" w:cs="Times New Roman" w:hint="eastAsia"/>
          <w:sz w:val="24"/>
          <w:szCs w:val="24"/>
        </w:rPr>
        <w:t>个</w:t>
      </w:r>
      <w:r w:rsidR="00D66FA9">
        <w:rPr>
          <w:rFonts w:ascii="Times New Roman" w:hAnsi="Times New Roman" w:cs="Times New Roman" w:hint="eastAsia"/>
          <w:sz w:val="24"/>
          <w:szCs w:val="24"/>
        </w:rPr>
        <w:t>初始</w:t>
      </w:r>
      <w:r w:rsidR="00544AE8">
        <w:rPr>
          <w:rFonts w:ascii="Times New Roman" w:hAnsi="Times New Roman" w:cs="Times New Roman" w:hint="eastAsia"/>
          <w:sz w:val="24"/>
          <w:szCs w:val="24"/>
        </w:rPr>
        <w:t>蛋白质</w:t>
      </w:r>
      <w:r w:rsidR="00D66FA9">
        <w:rPr>
          <w:rFonts w:ascii="Times New Roman" w:hAnsi="Times New Roman" w:cs="Times New Roman" w:hint="eastAsia"/>
          <w:sz w:val="24"/>
          <w:szCs w:val="24"/>
        </w:rPr>
        <w:t>主链</w:t>
      </w:r>
      <w:r w:rsidR="00544AE8">
        <w:rPr>
          <w:rFonts w:ascii="Times New Roman" w:hAnsi="Times New Roman" w:cs="Times New Roman" w:hint="eastAsia"/>
          <w:sz w:val="24"/>
          <w:szCs w:val="24"/>
        </w:rPr>
        <w:t>结构</w:t>
      </w:r>
      <w:r w:rsidR="00234EAE">
        <w:rPr>
          <w:rFonts w:ascii="Times New Roman" w:hAnsi="Times New Roman" w:cs="Times New Roman" w:hint="eastAsia"/>
          <w:sz w:val="24"/>
          <w:szCs w:val="24"/>
        </w:rPr>
        <w:t>和这些结构经过优化后</w:t>
      </w:r>
      <w:r w:rsidR="00280370">
        <w:rPr>
          <w:rFonts w:ascii="Times New Roman" w:hAnsi="Times New Roman" w:cs="Times New Roman" w:hint="eastAsia"/>
          <w:sz w:val="24"/>
          <w:szCs w:val="24"/>
        </w:rPr>
        <w:t>得到的</w:t>
      </w:r>
      <w:r w:rsidR="00D66FA9">
        <w:rPr>
          <w:rFonts w:ascii="Times New Roman" w:hAnsi="Times New Roman" w:cs="Times New Roman" w:hint="eastAsia"/>
          <w:sz w:val="24"/>
          <w:szCs w:val="24"/>
        </w:rPr>
        <w:t>蛋白质主链</w:t>
      </w:r>
      <w:r w:rsidR="00280370">
        <w:rPr>
          <w:rFonts w:ascii="Times New Roman" w:hAnsi="Times New Roman" w:cs="Times New Roman" w:hint="eastAsia"/>
          <w:sz w:val="24"/>
          <w:szCs w:val="24"/>
        </w:rPr>
        <w:t>结构</w:t>
      </w:r>
      <w:r w:rsidR="0088053B">
        <w:rPr>
          <w:rFonts w:ascii="Times New Roman" w:hAnsi="Times New Roman" w:cs="Times New Roman" w:hint="eastAsia"/>
          <w:sz w:val="24"/>
          <w:szCs w:val="24"/>
        </w:rPr>
        <w:t>通过</w:t>
      </w:r>
      <w:r w:rsidR="00610F69">
        <w:rPr>
          <w:rFonts w:ascii="Times New Roman" w:hAnsi="Times New Roman" w:cs="Times New Roman" w:hint="eastAsia"/>
          <w:sz w:val="24"/>
          <w:szCs w:val="24"/>
        </w:rPr>
        <w:t>Rosetta</w:t>
      </w:r>
      <w:r w:rsidR="00610F69">
        <w:rPr>
          <w:rFonts w:ascii="Times New Roman" w:hAnsi="Times New Roman" w:cs="Times New Roman"/>
          <w:sz w:val="24"/>
          <w:szCs w:val="24"/>
        </w:rPr>
        <w:t xml:space="preserve"> </w:t>
      </w:r>
      <w:proofErr w:type="spellStart"/>
      <w:r w:rsidR="00610F69">
        <w:rPr>
          <w:rFonts w:ascii="Times New Roman" w:hAnsi="Times New Roman" w:cs="Times New Roman" w:hint="eastAsia"/>
          <w:sz w:val="24"/>
          <w:szCs w:val="24"/>
        </w:rPr>
        <w:t>fixbb</w:t>
      </w:r>
      <w:proofErr w:type="spellEnd"/>
      <w:r w:rsidR="00610F69">
        <w:rPr>
          <w:rFonts w:ascii="Times New Roman" w:hAnsi="Times New Roman" w:cs="Times New Roman" w:hint="eastAsia"/>
          <w:sz w:val="24"/>
          <w:szCs w:val="24"/>
        </w:rPr>
        <w:t>模块进行</w:t>
      </w:r>
      <w:r w:rsidR="00807471">
        <w:rPr>
          <w:rFonts w:ascii="Times New Roman" w:hAnsi="Times New Roman" w:cs="Times New Roman" w:hint="eastAsia"/>
          <w:sz w:val="24"/>
          <w:szCs w:val="24"/>
        </w:rPr>
        <w:t>序列设</w:t>
      </w:r>
      <w:commentRangeStart w:id="133"/>
      <w:r w:rsidR="00807471">
        <w:rPr>
          <w:rFonts w:ascii="Times New Roman" w:hAnsi="Times New Roman" w:cs="Times New Roman" w:hint="eastAsia"/>
          <w:sz w:val="24"/>
          <w:szCs w:val="24"/>
        </w:rPr>
        <w:t>计</w:t>
      </w:r>
      <w:r w:rsidR="00936C23">
        <w:rPr>
          <w:rFonts w:ascii="Times New Roman" w:hAnsi="Times New Roman" w:cs="Times New Roman" w:hint="eastAsia"/>
          <w:sz w:val="24"/>
          <w:szCs w:val="24"/>
        </w:rPr>
        <w:t>，通过</w:t>
      </w:r>
      <w:r w:rsidR="00936C23">
        <w:rPr>
          <w:rFonts w:ascii="Times New Roman" w:hAnsi="Times New Roman" w:cs="Times New Roman" w:hint="eastAsia"/>
          <w:sz w:val="24"/>
          <w:szCs w:val="24"/>
        </w:rPr>
        <w:t>relax</w:t>
      </w:r>
      <w:r w:rsidR="00936C23">
        <w:rPr>
          <w:rFonts w:ascii="Times New Roman" w:hAnsi="Times New Roman" w:cs="Times New Roman" w:hint="eastAsia"/>
          <w:sz w:val="24"/>
          <w:szCs w:val="24"/>
        </w:rPr>
        <w:t>模块进行结构精细优化</w:t>
      </w:r>
      <w:r w:rsidR="00807471">
        <w:rPr>
          <w:rFonts w:ascii="Times New Roman" w:hAnsi="Times New Roman" w:cs="Times New Roman" w:hint="eastAsia"/>
          <w:sz w:val="24"/>
          <w:szCs w:val="24"/>
        </w:rPr>
        <w:t>和打分</w:t>
      </w:r>
      <w:commentRangeEnd w:id="133"/>
      <w:r w:rsidR="006E1CBB">
        <w:rPr>
          <w:rStyle w:val="af1"/>
        </w:rPr>
        <w:commentReference w:id="133"/>
      </w:r>
      <w:r w:rsidR="00807471">
        <w:rPr>
          <w:rFonts w:ascii="Times New Roman" w:hAnsi="Times New Roman" w:cs="Times New Roman" w:hint="eastAsia"/>
          <w:sz w:val="24"/>
          <w:szCs w:val="24"/>
        </w:rPr>
        <w:t>，</w:t>
      </w:r>
      <w:r w:rsidR="006A5F56">
        <w:rPr>
          <w:rFonts w:ascii="Times New Roman" w:hAnsi="Times New Roman" w:cs="Times New Roman" w:hint="eastAsia"/>
          <w:sz w:val="24"/>
          <w:szCs w:val="24"/>
        </w:rPr>
        <w:t>结果如表</w:t>
      </w:r>
      <w:r w:rsidR="006A5F56">
        <w:rPr>
          <w:rFonts w:ascii="Times New Roman" w:hAnsi="Times New Roman" w:cs="Times New Roman" w:hint="eastAsia"/>
          <w:sz w:val="24"/>
          <w:szCs w:val="24"/>
        </w:rPr>
        <w:t>3</w:t>
      </w:r>
      <w:r w:rsidR="006A5F56">
        <w:rPr>
          <w:rFonts w:ascii="Times New Roman" w:hAnsi="Times New Roman" w:cs="Times New Roman"/>
          <w:sz w:val="24"/>
          <w:szCs w:val="24"/>
        </w:rPr>
        <w:t>.3</w:t>
      </w:r>
      <w:r w:rsidR="006A5F56">
        <w:rPr>
          <w:rFonts w:ascii="Times New Roman" w:hAnsi="Times New Roman" w:cs="Times New Roman" w:hint="eastAsia"/>
          <w:sz w:val="24"/>
          <w:szCs w:val="24"/>
        </w:rPr>
        <w:t>所示。</w:t>
      </w:r>
      <w:r w:rsidR="00936C23">
        <w:rPr>
          <w:rFonts w:ascii="Times New Roman" w:hAnsi="Times New Roman" w:cs="Times New Roman" w:hint="eastAsia"/>
          <w:sz w:val="24"/>
          <w:szCs w:val="24"/>
        </w:rPr>
        <w:t>除编号为</w:t>
      </w:r>
      <w:r w:rsidR="00936C23">
        <w:rPr>
          <w:rFonts w:ascii="Times New Roman" w:hAnsi="Times New Roman" w:cs="Times New Roman" w:hint="eastAsia"/>
          <w:sz w:val="24"/>
          <w:szCs w:val="24"/>
        </w:rPr>
        <w:t>5</w:t>
      </w:r>
      <w:r w:rsidR="00936C23">
        <w:rPr>
          <w:rFonts w:ascii="Times New Roman" w:hAnsi="Times New Roman" w:cs="Times New Roman" w:hint="eastAsia"/>
          <w:sz w:val="24"/>
          <w:szCs w:val="24"/>
        </w:rPr>
        <w:t>的结构</w:t>
      </w:r>
      <w:r w:rsidR="008C703A">
        <w:rPr>
          <w:rFonts w:ascii="Times New Roman" w:hAnsi="Times New Roman" w:cs="Times New Roman" w:hint="eastAsia"/>
          <w:sz w:val="24"/>
          <w:szCs w:val="24"/>
        </w:rPr>
        <w:t>因为</w:t>
      </w:r>
      <w:r w:rsidR="008C703A">
        <w:rPr>
          <w:rFonts w:ascii="Times New Roman" w:hAnsi="Times New Roman" w:cs="Times New Roman" w:hint="eastAsia"/>
          <w:sz w:val="24"/>
          <w:szCs w:val="24"/>
        </w:rPr>
        <w:t>PD</w:t>
      </w:r>
      <w:r w:rsidR="008C703A">
        <w:rPr>
          <w:rFonts w:ascii="Times New Roman" w:hAnsi="Times New Roman" w:cs="Times New Roman"/>
          <w:sz w:val="24"/>
          <w:szCs w:val="24"/>
        </w:rPr>
        <w:t xml:space="preserve">2 </w:t>
      </w:r>
      <w:r w:rsidR="008C703A">
        <w:rPr>
          <w:rFonts w:ascii="Times New Roman" w:hAnsi="Times New Roman" w:cs="Times New Roman" w:hint="eastAsia"/>
          <w:sz w:val="24"/>
          <w:szCs w:val="24"/>
        </w:rPr>
        <w:t>ca</w:t>
      </w:r>
      <w:r w:rsidR="008C703A">
        <w:rPr>
          <w:rFonts w:ascii="Times New Roman" w:hAnsi="Times New Roman" w:cs="Times New Roman"/>
          <w:sz w:val="24"/>
          <w:szCs w:val="24"/>
        </w:rPr>
        <w:t>2</w:t>
      </w:r>
      <w:r w:rsidR="008C703A">
        <w:rPr>
          <w:rFonts w:ascii="Times New Roman" w:hAnsi="Times New Roman" w:cs="Times New Roman" w:hint="eastAsia"/>
          <w:sz w:val="24"/>
          <w:szCs w:val="24"/>
        </w:rPr>
        <w:t>main</w:t>
      </w:r>
      <w:r w:rsidR="008C703A">
        <w:rPr>
          <w:rFonts w:ascii="Times New Roman" w:hAnsi="Times New Roman" w:cs="Times New Roman" w:hint="eastAsia"/>
          <w:sz w:val="24"/>
          <w:szCs w:val="24"/>
        </w:rPr>
        <w:t>服务器</w:t>
      </w:r>
      <w:r w:rsidR="00121F59">
        <w:rPr>
          <w:rFonts w:ascii="Times New Roman" w:hAnsi="Times New Roman" w:cs="Times New Roman" w:hint="eastAsia"/>
          <w:sz w:val="24"/>
          <w:szCs w:val="24"/>
        </w:rPr>
        <w:t>由</w:t>
      </w:r>
      <w:r w:rsidR="008C703A" w:rsidRPr="008C703A">
        <w:rPr>
          <w:rFonts w:ascii="Times New Roman" w:hAnsi="Times New Roman" w:cs="Times New Roman"/>
          <w:sz w:val="24"/>
          <w:szCs w:val="24"/>
        </w:rPr>
        <w:t>Cα</w:t>
      </w:r>
      <w:r w:rsidR="008C703A">
        <w:rPr>
          <w:rFonts w:ascii="Times New Roman" w:hAnsi="Times New Roman" w:cs="Times New Roman" w:hint="eastAsia"/>
          <w:sz w:val="24"/>
          <w:szCs w:val="24"/>
        </w:rPr>
        <w:t>原子坐标构建主链原子坐标过程失败</w:t>
      </w:r>
      <w:r w:rsidR="00121F59">
        <w:rPr>
          <w:rFonts w:ascii="Times New Roman" w:hAnsi="Times New Roman" w:cs="Times New Roman" w:hint="eastAsia"/>
          <w:sz w:val="24"/>
          <w:szCs w:val="24"/>
        </w:rPr>
        <w:t>、从而无法完成后续的</w:t>
      </w:r>
      <w:r w:rsidR="00121F59">
        <w:rPr>
          <w:rFonts w:ascii="Times New Roman" w:hAnsi="Times New Roman" w:cs="Times New Roman" w:hint="eastAsia"/>
          <w:sz w:val="24"/>
          <w:szCs w:val="24"/>
        </w:rPr>
        <w:t>Rosetta</w:t>
      </w:r>
      <w:r w:rsidR="00121F59">
        <w:rPr>
          <w:rFonts w:ascii="Times New Roman" w:hAnsi="Times New Roman" w:cs="Times New Roman" w:hint="eastAsia"/>
          <w:sz w:val="24"/>
          <w:szCs w:val="24"/>
        </w:rPr>
        <w:t>序列设计和打分</w:t>
      </w:r>
      <w:r w:rsidR="00936C23">
        <w:rPr>
          <w:rFonts w:ascii="Times New Roman" w:hAnsi="Times New Roman" w:cs="Times New Roman" w:hint="eastAsia"/>
          <w:sz w:val="24"/>
          <w:szCs w:val="24"/>
        </w:rPr>
        <w:t>外，其余</w:t>
      </w:r>
      <w:r w:rsidR="00936C23">
        <w:rPr>
          <w:rFonts w:ascii="Times New Roman" w:hAnsi="Times New Roman" w:cs="Times New Roman" w:hint="eastAsia"/>
          <w:sz w:val="24"/>
          <w:szCs w:val="24"/>
        </w:rPr>
        <w:t>9</w:t>
      </w:r>
      <w:r w:rsidR="00936C23">
        <w:rPr>
          <w:rFonts w:ascii="Times New Roman" w:hAnsi="Times New Roman" w:cs="Times New Roman" w:hint="eastAsia"/>
          <w:sz w:val="24"/>
          <w:szCs w:val="24"/>
        </w:rPr>
        <w:t>个结构在</w:t>
      </w:r>
      <w:r w:rsidR="00936C23">
        <w:rPr>
          <w:rFonts w:ascii="Times New Roman" w:hAnsi="Times New Roman" w:cs="Times New Roman" w:hint="eastAsia"/>
          <w:sz w:val="24"/>
          <w:szCs w:val="24"/>
        </w:rPr>
        <w:t>Rosetta</w:t>
      </w:r>
      <w:r w:rsidR="00936C23">
        <w:rPr>
          <w:rFonts w:ascii="Times New Roman" w:hAnsi="Times New Roman" w:cs="Times New Roman" w:hint="eastAsia"/>
          <w:sz w:val="24"/>
          <w:szCs w:val="24"/>
        </w:rPr>
        <w:t>程序固定骨架的序列设计中的平均生成序列打分均有</w:t>
      </w:r>
      <w:r w:rsidR="00732B05">
        <w:rPr>
          <w:rFonts w:ascii="Times New Roman" w:hAnsi="Times New Roman" w:cs="Times New Roman" w:hint="eastAsia"/>
          <w:sz w:val="24"/>
          <w:szCs w:val="24"/>
        </w:rPr>
        <w:t>一定程度</w:t>
      </w:r>
      <w:r w:rsidR="00392649">
        <w:rPr>
          <w:rFonts w:ascii="Times New Roman" w:hAnsi="Times New Roman" w:cs="Times New Roman" w:hint="eastAsia"/>
          <w:sz w:val="24"/>
          <w:szCs w:val="24"/>
        </w:rPr>
        <w:t>的</w:t>
      </w:r>
      <w:r w:rsidR="00936C23">
        <w:rPr>
          <w:rFonts w:ascii="Times New Roman" w:hAnsi="Times New Roman" w:cs="Times New Roman" w:hint="eastAsia"/>
          <w:sz w:val="24"/>
          <w:szCs w:val="24"/>
        </w:rPr>
        <w:t>下降，证明本课题所构建的模型能够通过侧链无关的主链结构优化一定程度上降低初始骨架结构的能量，从而提升初始主链的可设计性。成功实现优化的</w:t>
      </w:r>
      <w:r w:rsidR="00936C23">
        <w:rPr>
          <w:rFonts w:ascii="Times New Roman" w:hAnsi="Times New Roman" w:cs="Times New Roman"/>
          <w:sz w:val="24"/>
          <w:szCs w:val="24"/>
        </w:rPr>
        <w:t>9</w:t>
      </w:r>
      <w:r w:rsidR="00936C23">
        <w:rPr>
          <w:rFonts w:ascii="Times New Roman" w:hAnsi="Times New Roman" w:cs="Times New Roman" w:hint="eastAsia"/>
          <w:sz w:val="24"/>
          <w:szCs w:val="24"/>
        </w:rPr>
        <w:t>个结构与初始结构的叠合对比如图</w:t>
      </w:r>
      <w:r w:rsidR="00936C23">
        <w:rPr>
          <w:rFonts w:ascii="Times New Roman" w:hAnsi="Times New Roman" w:cs="Times New Roman" w:hint="eastAsia"/>
          <w:sz w:val="24"/>
          <w:szCs w:val="24"/>
        </w:rPr>
        <w:t>3</w:t>
      </w:r>
      <w:r w:rsidR="00936C23">
        <w:rPr>
          <w:rFonts w:ascii="Times New Roman" w:hAnsi="Times New Roman" w:cs="Times New Roman"/>
          <w:sz w:val="24"/>
          <w:szCs w:val="24"/>
        </w:rPr>
        <w:t>.</w:t>
      </w:r>
      <w:r w:rsidR="006A5A48">
        <w:rPr>
          <w:rFonts w:ascii="Times New Roman" w:hAnsi="Times New Roman" w:cs="Times New Roman"/>
          <w:sz w:val="24"/>
          <w:szCs w:val="24"/>
        </w:rPr>
        <w:t>7</w:t>
      </w:r>
      <w:r w:rsidR="00936C23">
        <w:rPr>
          <w:rFonts w:ascii="Times New Roman" w:hAnsi="Times New Roman" w:cs="Times New Roman" w:hint="eastAsia"/>
          <w:sz w:val="24"/>
          <w:szCs w:val="24"/>
        </w:rPr>
        <w:t>所示。</w:t>
      </w:r>
    </w:p>
    <w:p w14:paraId="417B4F0F" w14:textId="77777777" w:rsidR="00936C23" w:rsidRPr="00936C23" w:rsidRDefault="00936C23" w:rsidP="008045B6">
      <w:pPr>
        <w:spacing w:line="300" w:lineRule="auto"/>
        <w:ind w:firstLineChars="200" w:firstLine="480"/>
        <w:rPr>
          <w:rFonts w:ascii="Times New Roman" w:hAnsi="Times New Roman" w:cs="Times New Roman"/>
          <w:sz w:val="24"/>
          <w:szCs w:val="24"/>
        </w:rPr>
      </w:pPr>
    </w:p>
    <w:p w14:paraId="1673A078" w14:textId="42377516" w:rsidR="00770E44" w:rsidRPr="00277CE6" w:rsidRDefault="00770E44" w:rsidP="00770E44">
      <w:pPr>
        <w:spacing w:before="240" w:after="120"/>
        <w:jc w:val="center"/>
        <w:rPr>
          <w:rFonts w:ascii="Times New Roman" w:hAnsi="Times New Roman" w:cs="Times New Roman"/>
        </w:rPr>
      </w:pPr>
      <w:r w:rsidRPr="00277CE6">
        <w:rPr>
          <w:rFonts w:ascii="Times New Roman" w:hAnsi="Times New Roman" w:cs="Times New Roman"/>
        </w:rPr>
        <w:lastRenderedPageBreak/>
        <w:t>表</w:t>
      </w:r>
      <w:r>
        <w:rPr>
          <w:rFonts w:ascii="Times New Roman" w:hAnsi="Times New Roman" w:cs="Times New Roman"/>
        </w:rPr>
        <w:t>3</w:t>
      </w:r>
      <w:r w:rsidRPr="00277CE6">
        <w:rPr>
          <w:rFonts w:ascii="Times New Roman" w:hAnsi="Times New Roman" w:cs="Times New Roman"/>
        </w:rPr>
        <w:t>.</w:t>
      </w:r>
      <w:r>
        <w:rPr>
          <w:rFonts w:ascii="Times New Roman" w:hAnsi="Times New Roman" w:cs="Times New Roman"/>
        </w:rPr>
        <w:t>3</w:t>
      </w:r>
      <w:r w:rsidRPr="00277CE6">
        <w:rPr>
          <w:rFonts w:ascii="Times New Roman" w:hAnsi="Times New Roman" w:cs="Times New Roman"/>
        </w:rPr>
        <w:t xml:space="preserve"> </w:t>
      </w:r>
      <w:r w:rsidR="005A10C5">
        <w:rPr>
          <w:rFonts w:ascii="Times New Roman" w:hAnsi="Times New Roman" w:cs="Times New Roman" w:hint="eastAsia"/>
        </w:rPr>
        <w:t>主链</w:t>
      </w:r>
      <w:r w:rsidR="00084FC6">
        <w:rPr>
          <w:rFonts w:ascii="Times New Roman" w:hAnsi="Times New Roman" w:cs="Times New Roman" w:hint="eastAsia"/>
        </w:rPr>
        <w:t>初始结构与</w:t>
      </w:r>
      <w:r w:rsidR="005A10C5">
        <w:rPr>
          <w:rFonts w:ascii="Times New Roman" w:hAnsi="Times New Roman" w:cs="Times New Roman" w:hint="eastAsia"/>
        </w:rPr>
        <w:t>优化结构的</w:t>
      </w:r>
      <w:r w:rsidR="005A10C5">
        <w:rPr>
          <w:rFonts w:ascii="Times New Roman" w:hAnsi="Times New Roman" w:cs="Times New Roman" w:hint="eastAsia"/>
        </w:rPr>
        <w:t>Rosetta</w:t>
      </w:r>
      <w:r w:rsidR="005A10C5">
        <w:rPr>
          <w:rFonts w:ascii="Times New Roman" w:hAnsi="Times New Roman" w:cs="Times New Roman" w:hint="eastAsia"/>
        </w:rPr>
        <w:t>序列设计</w:t>
      </w:r>
      <w:r w:rsidR="007413B4">
        <w:rPr>
          <w:rFonts w:ascii="Times New Roman" w:hAnsi="Times New Roman" w:cs="Times New Roman" w:hint="eastAsia"/>
        </w:rPr>
        <w:t>结果</w:t>
      </w:r>
    </w:p>
    <w:tbl>
      <w:tblPr>
        <w:tblW w:w="9356" w:type="dxa"/>
        <w:jc w:val="center"/>
        <w:tblBorders>
          <w:top w:val="single" w:sz="4" w:space="0" w:color="auto"/>
          <w:bottom w:val="single" w:sz="4" w:space="0" w:color="auto"/>
        </w:tblBorders>
        <w:tblLayout w:type="fixed"/>
        <w:tblLook w:val="04A0" w:firstRow="1" w:lastRow="0" w:firstColumn="1" w:lastColumn="0" w:noHBand="0" w:noVBand="1"/>
      </w:tblPr>
      <w:tblGrid>
        <w:gridCol w:w="2339"/>
        <w:gridCol w:w="2339"/>
        <w:gridCol w:w="2339"/>
        <w:gridCol w:w="2339"/>
      </w:tblGrid>
      <w:tr w:rsidR="000E7563" w:rsidRPr="00277CE6" w14:paraId="26B4A9AF" w14:textId="77777777" w:rsidTr="000E7563">
        <w:trPr>
          <w:trHeight w:val="244"/>
          <w:jc w:val="center"/>
        </w:trPr>
        <w:tc>
          <w:tcPr>
            <w:tcW w:w="1872" w:type="dxa"/>
            <w:tcBorders>
              <w:top w:val="single" w:sz="18" w:space="0" w:color="auto"/>
              <w:bottom w:val="single" w:sz="6" w:space="0" w:color="auto"/>
              <w:right w:val="nil"/>
            </w:tcBorders>
            <w:shd w:val="clear" w:color="auto" w:fill="auto"/>
            <w:noWrap/>
            <w:vAlign w:val="center"/>
            <w:hideMark/>
          </w:tcPr>
          <w:p w14:paraId="6CDFCB2C" w14:textId="637A3994" w:rsidR="000E7563" w:rsidRPr="00277CE6" w:rsidRDefault="000E7563" w:rsidP="008B22E1">
            <w:pPr>
              <w:widowControl/>
              <w:spacing w:before="60" w:after="60"/>
              <w:jc w:val="center"/>
              <w:rPr>
                <w:rFonts w:ascii="Times New Roman" w:hAnsi="Times New Roman" w:cs="Times New Roman"/>
                <w:color w:val="000000"/>
                <w:kern w:val="0"/>
              </w:rPr>
            </w:pPr>
            <w:r>
              <w:rPr>
                <w:rFonts w:ascii="Times New Roman" w:hAnsi="Times New Roman" w:cs="Times New Roman" w:hint="eastAsia"/>
                <w:color w:val="000000"/>
                <w:kern w:val="0"/>
              </w:rPr>
              <w:t>结构编号</w:t>
            </w:r>
          </w:p>
        </w:tc>
        <w:tc>
          <w:tcPr>
            <w:tcW w:w="1871" w:type="dxa"/>
            <w:tcBorders>
              <w:top w:val="single" w:sz="18" w:space="0" w:color="auto"/>
              <w:bottom w:val="single" w:sz="6" w:space="0" w:color="auto"/>
              <w:right w:val="nil"/>
            </w:tcBorders>
            <w:vAlign w:val="center"/>
          </w:tcPr>
          <w:p w14:paraId="60823DEF" w14:textId="12465B66" w:rsidR="000E7563" w:rsidRPr="00277CE6" w:rsidRDefault="00FF2EB3" w:rsidP="008B22E1">
            <w:pPr>
              <w:widowControl/>
              <w:spacing w:before="60" w:after="60"/>
              <w:jc w:val="center"/>
              <w:rPr>
                <w:rFonts w:ascii="Times New Roman" w:hAnsi="Times New Roman" w:cs="Times New Roman"/>
                <w:color w:val="000000"/>
                <w:kern w:val="0"/>
              </w:rPr>
            </w:pPr>
            <m:oMathPara>
              <m:oMath>
                <m:r>
                  <m:rPr>
                    <m:sty m:val="p"/>
                  </m:rPr>
                  <w:rPr>
                    <w:rFonts w:ascii="Cambria Math" w:hAnsi="Cambria Math" w:cs="Times New Roman"/>
                    <w:sz w:val="24"/>
                    <w:szCs w:val="24"/>
                  </w:rPr>
                  <m:t>RMSD</m:t>
                </m:r>
                <m:r>
                  <m:rPr>
                    <m:nor/>
                  </m:rPr>
                  <w:rPr>
                    <w:rFonts w:ascii="Times New Roman" w:hAnsi="Times New Roman" w:cs="Times New Roman"/>
                    <w:sz w:val="24"/>
                    <w:szCs w:val="24"/>
                  </w:rPr>
                  <m:t xml:space="preserve"> / </m:t>
                </m:r>
                <m:r>
                  <m:rPr>
                    <m:sty m:val="p"/>
                  </m:rPr>
                  <w:rPr>
                    <w:rFonts w:ascii="Cambria Math" w:hAnsi="Cambria Math" w:cs="Times New Roman"/>
                    <w:color w:val="000000"/>
                    <w:kern w:val="0"/>
                  </w:rPr>
                  <m:t>Å</m:t>
                </m:r>
              </m:oMath>
            </m:oMathPara>
          </w:p>
        </w:tc>
        <w:tc>
          <w:tcPr>
            <w:tcW w:w="1871" w:type="dxa"/>
            <w:tcBorders>
              <w:top w:val="single" w:sz="18" w:space="0" w:color="auto"/>
              <w:bottom w:val="single" w:sz="6" w:space="0" w:color="auto"/>
            </w:tcBorders>
            <w:vAlign w:val="center"/>
          </w:tcPr>
          <w:p w14:paraId="7F8EE9D7" w14:textId="50862965" w:rsidR="000E7563" w:rsidRPr="000E7563" w:rsidRDefault="000E7563" w:rsidP="008B22E1">
            <w:pPr>
              <w:widowControl/>
              <w:spacing w:before="60" w:after="60"/>
              <w:jc w:val="center"/>
              <w:rPr>
                <w:rFonts w:ascii="宋体" w:eastAsia="宋体" w:hAnsi="宋体" w:cs="Times New Roman"/>
              </w:rPr>
            </w:pPr>
            <w:r w:rsidRPr="000E7563">
              <w:rPr>
                <w:rFonts w:ascii="宋体" w:eastAsia="宋体" w:hAnsi="宋体" w:cs="Times New Roman" w:hint="eastAsia"/>
              </w:rPr>
              <w:t>初始结构</w:t>
            </w:r>
            <w:r>
              <w:rPr>
                <w:rFonts w:ascii="宋体" w:eastAsia="宋体" w:hAnsi="宋体" w:cs="Times New Roman" w:hint="eastAsia"/>
              </w:rPr>
              <w:t>平均</w:t>
            </w:r>
            <w:r w:rsidRPr="000E7563">
              <w:rPr>
                <w:rFonts w:ascii="宋体" w:eastAsia="宋体" w:hAnsi="宋体" w:cs="Times New Roman" w:hint="eastAsia"/>
              </w:rPr>
              <w:t>打分</w:t>
            </w:r>
          </w:p>
        </w:tc>
        <w:tc>
          <w:tcPr>
            <w:tcW w:w="1871" w:type="dxa"/>
            <w:tcBorders>
              <w:top w:val="single" w:sz="18" w:space="0" w:color="auto"/>
              <w:bottom w:val="single" w:sz="6" w:space="0" w:color="auto"/>
              <w:right w:val="nil"/>
            </w:tcBorders>
            <w:vAlign w:val="center"/>
          </w:tcPr>
          <w:p w14:paraId="28ADCC27" w14:textId="09F88586" w:rsidR="000E7563" w:rsidRPr="00277CE6" w:rsidRDefault="000E7563" w:rsidP="008B22E1">
            <w:pPr>
              <w:widowControl/>
              <w:spacing w:before="60" w:after="60"/>
              <w:jc w:val="center"/>
              <w:rPr>
                <w:rFonts w:ascii="Times New Roman" w:hAnsi="Times New Roman" w:cs="Times New Roman"/>
                <w:color w:val="000000"/>
                <w:kern w:val="0"/>
              </w:rPr>
            </w:pPr>
            <w:r>
              <w:rPr>
                <w:rFonts w:ascii="宋体" w:eastAsia="宋体" w:hAnsi="宋体" w:cs="Times New Roman" w:hint="eastAsia"/>
              </w:rPr>
              <w:t>优化</w:t>
            </w:r>
            <w:r w:rsidRPr="000E7563">
              <w:rPr>
                <w:rFonts w:ascii="宋体" w:eastAsia="宋体" w:hAnsi="宋体" w:cs="Times New Roman" w:hint="eastAsia"/>
              </w:rPr>
              <w:t>结构</w:t>
            </w:r>
            <w:r>
              <w:rPr>
                <w:rFonts w:ascii="宋体" w:eastAsia="宋体" w:hAnsi="宋体" w:cs="Times New Roman" w:hint="eastAsia"/>
              </w:rPr>
              <w:t>平均</w:t>
            </w:r>
            <w:r w:rsidRPr="000E7563">
              <w:rPr>
                <w:rFonts w:ascii="宋体" w:eastAsia="宋体" w:hAnsi="宋体" w:cs="Times New Roman" w:hint="eastAsia"/>
              </w:rPr>
              <w:t>打分</w:t>
            </w:r>
          </w:p>
        </w:tc>
      </w:tr>
      <w:tr w:rsidR="000E7563" w:rsidRPr="00277CE6" w14:paraId="02A024FF" w14:textId="77777777" w:rsidTr="000E7563">
        <w:trPr>
          <w:trHeight w:val="244"/>
          <w:jc w:val="center"/>
        </w:trPr>
        <w:tc>
          <w:tcPr>
            <w:tcW w:w="1872" w:type="dxa"/>
            <w:tcBorders>
              <w:top w:val="nil"/>
              <w:bottom w:val="nil"/>
              <w:right w:val="nil"/>
            </w:tcBorders>
            <w:shd w:val="clear" w:color="auto" w:fill="auto"/>
            <w:noWrap/>
            <w:vAlign w:val="center"/>
          </w:tcPr>
          <w:p w14:paraId="7BDE5B7D" w14:textId="0D0EA695" w:rsidR="000E7563" w:rsidRPr="00EE65E5" w:rsidRDefault="000E7563" w:rsidP="008B22E1">
            <w:pPr>
              <w:widowControl/>
              <w:spacing w:before="60" w:after="60"/>
              <w:jc w:val="center"/>
              <w:rPr>
                <w:rFonts w:ascii="Times New Roman" w:eastAsia="宋体" w:hAnsi="Times New Roman" w:cs="Times New Roman"/>
                <w:vertAlign w:val="superscript"/>
              </w:rPr>
            </w:pPr>
            <w:r>
              <w:rPr>
                <w:rFonts w:ascii="Times New Roman" w:eastAsia="宋体" w:hAnsi="Times New Roman" w:cs="Times New Roman" w:hint="eastAsia"/>
              </w:rPr>
              <w:t>1</w:t>
            </w:r>
          </w:p>
        </w:tc>
        <w:tc>
          <w:tcPr>
            <w:tcW w:w="1871" w:type="dxa"/>
            <w:tcBorders>
              <w:top w:val="nil"/>
              <w:bottom w:val="nil"/>
              <w:right w:val="nil"/>
            </w:tcBorders>
            <w:vAlign w:val="center"/>
          </w:tcPr>
          <w:p w14:paraId="1C68BE1A" w14:textId="217B0902" w:rsidR="000E7563" w:rsidRPr="00E30F7B" w:rsidRDefault="00A606A0" w:rsidP="008B22E1">
            <w:pPr>
              <w:widowControl/>
              <w:spacing w:before="60" w:after="60"/>
              <w:jc w:val="center"/>
              <w:rPr>
                <w:rFonts w:ascii="Times New Roman" w:hAnsi="Times New Roman" w:cs="Times New Roman"/>
                <w:color w:val="000000"/>
                <w:kern w:val="0"/>
              </w:rPr>
            </w:pPr>
            <w:r>
              <w:rPr>
                <w:rFonts w:ascii="Times New Roman" w:hAnsi="Times New Roman" w:cs="Times New Roman" w:hint="eastAsia"/>
                <w:color w:val="000000"/>
                <w:kern w:val="0"/>
              </w:rPr>
              <w:t>0</w:t>
            </w:r>
            <w:r>
              <w:rPr>
                <w:rFonts w:ascii="Times New Roman" w:hAnsi="Times New Roman" w:cs="Times New Roman"/>
                <w:color w:val="000000"/>
                <w:kern w:val="0"/>
              </w:rPr>
              <w:t>.802</w:t>
            </w:r>
          </w:p>
        </w:tc>
        <w:tc>
          <w:tcPr>
            <w:tcW w:w="1871" w:type="dxa"/>
            <w:tcBorders>
              <w:top w:val="nil"/>
              <w:bottom w:val="nil"/>
            </w:tcBorders>
            <w:vAlign w:val="center"/>
          </w:tcPr>
          <w:p w14:paraId="7951B04D" w14:textId="66ACD6E1" w:rsidR="000E7563" w:rsidRPr="00AC5BD8" w:rsidRDefault="00DB568F" w:rsidP="008B22E1">
            <w:pPr>
              <w:widowControl/>
              <w:spacing w:before="60" w:after="60"/>
              <w:jc w:val="center"/>
              <w:rPr>
                <w:rFonts w:ascii="Times New Roman" w:hAnsi="Times New Roman" w:cs="Times New Roman"/>
                <w:color w:val="000000"/>
                <w:kern w:val="0"/>
              </w:rPr>
            </w:pPr>
            <w:r>
              <w:rPr>
                <w:rFonts w:ascii="Times New Roman" w:hAnsi="Times New Roman" w:cs="Times New Roman"/>
                <w:color w:val="000000"/>
                <w:kern w:val="0"/>
              </w:rPr>
              <w:t>-142</w:t>
            </w:r>
            <w:r w:rsidR="000A516B">
              <w:rPr>
                <w:rFonts w:ascii="Times New Roman" w:hAnsi="Times New Roman" w:cs="Times New Roman"/>
                <w:color w:val="000000"/>
                <w:kern w:val="0"/>
              </w:rPr>
              <w:t xml:space="preserve"> </w:t>
            </w:r>
            <w:r w:rsidR="000A516B" w:rsidRPr="00AC5BD8">
              <w:rPr>
                <w:rFonts w:ascii="Times New Roman" w:hAnsi="Times New Roman" w:cs="Times New Roman"/>
                <w:color w:val="000000"/>
                <w:kern w:val="0"/>
              </w:rPr>
              <w:t>±</w:t>
            </w:r>
            <w:r w:rsidR="000A516B">
              <w:rPr>
                <w:rFonts w:ascii="Times New Roman" w:hAnsi="Times New Roman" w:cs="Times New Roman"/>
                <w:color w:val="000000"/>
                <w:kern w:val="0"/>
              </w:rPr>
              <w:t xml:space="preserve"> </w:t>
            </w:r>
            <w:r>
              <w:rPr>
                <w:rFonts w:ascii="Times New Roman" w:hAnsi="Times New Roman" w:cs="Times New Roman"/>
                <w:color w:val="000000"/>
                <w:kern w:val="0"/>
              </w:rPr>
              <w:t>3</w:t>
            </w:r>
          </w:p>
        </w:tc>
        <w:tc>
          <w:tcPr>
            <w:tcW w:w="1871" w:type="dxa"/>
            <w:tcBorders>
              <w:top w:val="nil"/>
              <w:bottom w:val="nil"/>
              <w:right w:val="nil"/>
            </w:tcBorders>
            <w:vAlign w:val="center"/>
          </w:tcPr>
          <w:p w14:paraId="4DE57767" w14:textId="7D87849E" w:rsidR="000E7563" w:rsidRPr="00AC5BD8" w:rsidRDefault="005E069E" w:rsidP="008B22E1">
            <w:pPr>
              <w:widowControl/>
              <w:spacing w:before="60" w:after="60"/>
              <w:jc w:val="center"/>
              <w:rPr>
                <w:rFonts w:ascii="Times New Roman" w:hAnsi="Times New Roman" w:cs="Times New Roman"/>
                <w:color w:val="000000"/>
                <w:kern w:val="0"/>
              </w:rPr>
            </w:pPr>
            <w:r>
              <w:rPr>
                <w:rFonts w:ascii="Times New Roman" w:hAnsi="Times New Roman" w:cs="Times New Roman"/>
                <w:color w:val="000000"/>
                <w:kern w:val="0"/>
              </w:rPr>
              <w:t>-</w:t>
            </w:r>
            <w:r w:rsidR="00512706">
              <w:rPr>
                <w:rFonts w:ascii="Times New Roman" w:hAnsi="Times New Roman" w:cs="Times New Roman"/>
                <w:color w:val="000000"/>
                <w:kern w:val="0"/>
              </w:rPr>
              <w:t>1</w:t>
            </w:r>
            <w:r>
              <w:rPr>
                <w:rFonts w:ascii="Times New Roman" w:hAnsi="Times New Roman" w:cs="Times New Roman"/>
                <w:color w:val="000000"/>
                <w:kern w:val="0"/>
              </w:rPr>
              <w:t>74</w:t>
            </w:r>
            <w:r w:rsidR="00B56052">
              <w:rPr>
                <w:rFonts w:ascii="Times New Roman" w:hAnsi="Times New Roman" w:cs="Times New Roman"/>
                <w:color w:val="000000"/>
                <w:kern w:val="0"/>
              </w:rPr>
              <w:t xml:space="preserve"> </w:t>
            </w:r>
            <w:r w:rsidR="00B56052" w:rsidRPr="00AC5BD8">
              <w:rPr>
                <w:rFonts w:ascii="Times New Roman" w:hAnsi="Times New Roman" w:cs="Times New Roman"/>
                <w:color w:val="000000"/>
                <w:kern w:val="0"/>
              </w:rPr>
              <w:t>±</w:t>
            </w:r>
            <w:r w:rsidR="00B56052">
              <w:rPr>
                <w:rFonts w:ascii="Times New Roman" w:hAnsi="Times New Roman" w:cs="Times New Roman"/>
                <w:color w:val="000000"/>
                <w:kern w:val="0"/>
              </w:rPr>
              <w:t xml:space="preserve"> </w:t>
            </w:r>
            <w:r>
              <w:rPr>
                <w:rFonts w:ascii="Times New Roman" w:hAnsi="Times New Roman" w:cs="Times New Roman"/>
                <w:color w:val="000000"/>
                <w:kern w:val="0"/>
              </w:rPr>
              <w:t>7</w:t>
            </w:r>
          </w:p>
        </w:tc>
      </w:tr>
      <w:tr w:rsidR="000E7563" w:rsidRPr="00277CE6" w14:paraId="0D1D49FD" w14:textId="77777777" w:rsidTr="000E7563">
        <w:trPr>
          <w:trHeight w:val="244"/>
          <w:jc w:val="center"/>
        </w:trPr>
        <w:tc>
          <w:tcPr>
            <w:tcW w:w="1872" w:type="dxa"/>
            <w:tcBorders>
              <w:top w:val="nil"/>
              <w:bottom w:val="nil"/>
              <w:right w:val="nil"/>
            </w:tcBorders>
            <w:shd w:val="clear" w:color="auto" w:fill="auto"/>
            <w:noWrap/>
            <w:vAlign w:val="center"/>
          </w:tcPr>
          <w:p w14:paraId="54B802E8" w14:textId="515D2783" w:rsidR="000E7563" w:rsidRPr="00EE65E5" w:rsidRDefault="000E7563" w:rsidP="008B22E1">
            <w:pPr>
              <w:widowControl/>
              <w:spacing w:before="60" w:after="60"/>
              <w:jc w:val="center"/>
              <w:rPr>
                <w:rFonts w:ascii="Times New Roman" w:hAnsi="Times New Roman" w:cs="Times New Roman"/>
              </w:rPr>
            </w:pPr>
            <w:r>
              <w:rPr>
                <w:rFonts w:ascii="Times New Roman" w:hAnsi="Times New Roman" w:cs="Times New Roman" w:hint="eastAsia"/>
              </w:rPr>
              <w:t>2</w:t>
            </w:r>
          </w:p>
        </w:tc>
        <w:tc>
          <w:tcPr>
            <w:tcW w:w="1871" w:type="dxa"/>
            <w:tcBorders>
              <w:top w:val="nil"/>
              <w:bottom w:val="nil"/>
              <w:right w:val="nil"/>
            </w:tcBorders>
            <w:vAlign w:val="center"/>
          </w:tcPr>
          <w:p w14:paraId="325467EF" w14:textId="2A948222" w:rsidR="000E7563" w:rsidRPr="00277CE6" w:rsidRDefault="00A606A0" w:rsidP="008B22E1">
            <w:pPr>
              <w:widowControl/>
              <w:spacing w:before="60" w:after="60"/>
              <w:jc w:val="center"/>
              <w:rPr>
                <w:rFonts w:ascii="Times New Roman" w:hAnsi="Times New Roman" w:cs="Times New Roman"/>
                <w:color w:val="000000"/>
                <w:kern w:val="0"/>
              </w:rPr>
            </w:pPr>
            <w:r>
              <w:rPr>
                <w:rFonts w:ascii="Times New Roman" w:hAnsi="Times New Roman" w:cs="Times New Roman" w:hint="eastAsia"/>
                <w:color w:val="000000"/>
                <w:kern w:val="0"/>
              </w:rPr>
              <w:t>0</w:t>
            </w:r>
            <w:r>
              <w:rPr>
                <w:rFonts w:ascii="Times New Roman" w:hAnsi="Times New Roman" w:cs="Times New Roman"/>
                <w:color w:val="000000"/>
                <w:kern w:val="0"/>
              </w:rPr>
              <w:t>.766</w:t>
            </w:r>
          </w:p>
        </w:tc>
        <w:tc>
          <w:tcPr>
            <w:tcW w:w="1871" w:type="dxa"/>
            <w:tcBorders>
              <w:top w:val="nil"/>
              <w:bottom w:val="nil"/>
            </w:tcBorders>
            <w:vAlign w:val="center"/>
          </w:tcPr>
          <w:p w14:paraId="6B240AA5" w14:textId="0F6747F1" w:rsidR="000E7563" w:rsidRPr="00AC5BD8" w:rsidRDefault="00DB568F" w:rsidP="008B22E1">
            <w:pPr>
              <w:widowControl/>
              <w:spacing w:before="60" w:after="60"/>
              <w:jc w:val="center"/>
              <w:rPr>
                <w:rFonts w:ascii="Times New Roman" w:hAnsi="Times New Roman" w:cs="Times New Roman"/>
                <w:color w:val="000000"/>
                <w:kern w:val="0"/>
              </w:rPr>
            </w:pPr>
            <w:r>
              <w:rPr>
                <w:rFonts w:ascii="Times New Roman" w:hAnsi="Times New Roman" w:cs="Times New Roman"/>
                <w:color w:val="000000"/>
                <w:kern w:val="0"/>
              </w:rPr>
              <w:t>-121</w:t>
            </w:r>
            <w:r w:rsidR="000A516B">
              <w:rPr>
                <w:rFonts w:ascii="Times New Roman" w:hAnsi="Times New Roman" w:cs="Times New Roman"/>
                <w:color w:val="000000"/>
                <w:kern w:val="0"/>
              </w:rPr>
              <w:t xml:space="preserve"> </w:t>
            </w:r>
            <w:r w:rsidR="000A516B" w:rsidRPr="00AC5BD8">
              <w:rPr>
                <w:rFonts w:ascii="Times New Roman" w:hAnsi="Times New Roman" w:cs="Times New Roman"/>
                <w:color w:val="000000"/>
                <w:kern w:val="0"/>
              </w:rPr>
              <w:t>±</w:t>
            </w:r>
            <w:r w:rsidR="000A516B">
              <w:rPr>
                <w:rFonts w:ascii="Times New Roman" w:hAnsi="Times New Roman" w:cs="Times New Roman"/>
                <w:color w:val="000000"/>
                <w:kern w:val="0"/>
              </w:rPr>
              <w:t xml:space="preserve"> </w:t>
            </w:r>
            <w:r>
              <w:rPr>
                <w:rFonts w:ascii="Times New Roman" w:hAnsi="Times New Roman" w:cs="Times New Roman"/>
                <w:color w:val="000000"/>
                <w:kern w:val="0"/>
              </w:rPr>
              <w:t>9</w:t>
            </w:r>
          </w:p>
        </w:tc>
        <w:tc>
          <w:tcPr>
            <w:tcW w:w="1871" w:type="dxa"/>
            <w:tcBorders>
              <w:top w:val="nil"/>
              <w:bottom w:val="nil"/>
              <w:right w:val="nil"/>
            </w:tcBorders>
            <w:vAlign w:val="center"/>
          </w:tcPr>
          <w:p w14:paraId="60B95F70" w14:textId="21FAB60F" w:rsidR="000E7563" w:rsidRPr="00AC5BD8" w:rsidRDefault="005E069E" w:rsidP="008B22E1">
            <w:pPr>
              <w:widowControl/>
              <w:spacing w:before="60" w:after="60"/>
              <w:jc w:val="center"/>
              <w:rPr>
                <w:rFonts w:ascii="Times New Roman" w:hAnsi="Times New Roman" w:cs="Times New Roman"/>
                <w:color w:val="000000"/>
                <w:kern w:val="0"/>
              </w:rPr>
            </w:pPr>
            <w:r>
              <w:rPr>
                <w:rFonts w:ascii="Times New Roman" w:hAnsi="Times New Roman" w:cs="Times New Roman"/>
                <w:color w:val="000000"/>
                <w:kern w:val="0"/>
              </w:rPr>
              <w:t xml:space="preserve">-153 </w:t>
            </w:r>
            <w:r w:rsidR="00512706" w:rsidRPr="00AC5BD8">
              <w:rPr>
                <w:rFonts w:ascii="Times New Roman" w:hAnsi="Times New Roman" w:cs="Times New Roman"/>
                <w:color w:val="000000"/>
                <w:kern w:val="0"/>
              </w:rPr>
              <w:t>±</w:t>
            </w:r>
            <w:r w:rsidR="00512706">
              <w:rPr>
                <w:rFonts w:ascii="Times New Roman" w:hAnsi="Times New Roman" w:cs="Times New Roman"/>
                <w:color w:val="000000"/>
                <w:kern w:val="0"/>
              </w:rPr>
              <w:t xml:space="preserve"> </w:t>
            </w:r>
            <w:r>
              <w:rPr>
                <w:rFonts w:ascii="Times New Roman" w:hAnsi="Times New Roman" w:cs="Times New Roman"/>
                <w:color w:val="000000"/>
                <w:kern w:val="0"/>
              </w:rPr>
              <w:t>13</w:t>
            </w:r>
          </w:p>
        </w:tc>
      </w:tr>
      <w:tr w:rsidR="000E7563" w:rsidRPr="00277CE6" w14:paraId="27411BB9" w14:textId="77777777" w:rsidTr="000E7563">
        <w:trPr>
          <w:trHeight w:val="244"/>
          <w:jc w:val="center"/>
        </w:trPr>
        <w:tc>
          <w:tcPr>
            <w:tcW w:w="1872" w:type="dxa"/>
            <w:tcBorders>
              <w:top w:val="nil"/>
              <w:bottom w:val="nil"/>
              <w:right w:val="nil"/>
            </w:tcBorders>
            <w:shd w:val="clear" w:color="auto" w:fill="auto"/>
            <w:noWrap/>
            <w:vAlign w:val="center"/>
          </w:tcPr>
          <w:p w14:paraId="37AC2323" w14:textId="4668BB15" w:rsidR="000E7563" w:rsidRPr="00EE65E5" w:rsidRDefault="000E7563" w:rsidP="008B22E1">
            <w:pPr>
              <w:widowControl/>
              <w:spacing w:before="60" w:after="60"/>
              <w:jc w:val="center"/>
              <w:rPr>
                <w:rFonts w:ascii="Times New Roman" w:eastAsia="宋体" w:hAnsi="Times New Roman" w:cs="Times New Roman"/>
              </w:rPr>
            </w:pPr>
            <w:r>
              <w:rPr>
                <w:rFonts w:ascii="Times New Roman" w:eastAsia="宋体" w:hAnsi="Times New Roman" w:cs="Times New Roman" w:hint="eastAsia"/>
              </w:rPr>
              <w:t>3</w:t>
            </w:r>
          </w:p>
        </w:tc>
        <w:tc>
          <w:tcPr>
            <w:tcW w:w="1871" w:type="dxa"/>
            <w:tcBorders>
              <w:top w:val="nil"/>
              <w:bottom w:val="nil"/>
              <w:right w:val="nil"/>
            </w:tcBorders>
            <w:vAlign w:val="center"/>
          </w:tcPr>
          <w:p w14:paraId="61CCC057" w14:textId="6D85667B" w:rsidR="000E7563" w:rsidRPr="00277CE6" w:rsidRDefault="00A606A0" w:rsidP="008B22E1">
            <w:pPr>
              <w:widowControl/>
              <w:spacing w:before="60" w:after="60"/>
              <w:jc w:val="center"/>
              <w:rPr>
                <w:rFonts w:ascii="Times New Roman" w:hAnsi="Times New Roman" w:cs="Times New Roman"/>
                <w:color w:val="000000"/>
                <w:kern w:val="0"/>
              </w:rPr>
            </w:pPr>
            <w:r>
              <w:rPr>
                <w:rFonts w:ascii="Times New Roman" w:hAnsi="Times New Roman" w:cs="Times New Roman" w:hint="eastAsia"/>
                <w:color w:val="000000"/>
                <w:kern w:val="0"/>
              </w:rPr>
              <w:t>0</w:t>
            </w:r>
            <w:r>
              <w:rPr>
                <w:rFonts w:ascii="Times New Roman" w:hAnsi="Times New Roman" w:cs="Times New Roman"/>
                <w:color w:val="000000"/>
                <w:kern w:val="0"/>
              </w:rPr>
              <w:t>.857</w:t>
            </w:r>
          </w:p>
        </w:tc>
        <w:tc>
          <w:tcPr>
            <w:tcW w:w="1871" w:type="dxa"/>
            <w:tcBorders>
              <w:top w:val="nil"/>
              <w:bottom w:val="nil"/>
            </w:tcBorders>
            <w:vAlign w:val="center"/>
          </w:tcPr>
          <w:p w14:paraId="06FBC684" w14:textId="5C77175A" w:rsidR="000E7563" w:rsidRPr="00AC5BD8" w:rsidRDefault="00DB568F" w:rsidP="008B22E1">
            <w:pPr>
              <w:widowControl/>
              <w:spacing w:before="60" w:after="60"/>
              <w:jc w:val="center"/>
              <w:rPr>
                <w:rFonts w:ascii="Times New Roman" w:hAnsi="Times New Roman" w:cs="Times New Roman"/>
                <w:color w:val="000000"/>
                <w:kern w:val="0"/>
              </w:rPr>
            </w:pPr>
            <w:r>
              <w:rPr>
                <w:rFonts w:ascii="Times New Roman" w:hAnsi="Times New Roman" w:cs="Times New Roman"/>
                <w:color w:val="000000"/>
                <w:kern w:val="0"/>
              </w:rPr>
              <w:t>-75</w:t>
            </w:r>
            <w:r w:rsidR="000A516B">
              <w:rPr>
                <w:rFonts w:ascii="Times New Roman" w:hAnsi="Times New Roman" w:cs="Times New Roman"/>
                <w:color w:val="000000"/>
                <w:kern w:val="0"/>
              </w:rPr>
              <w:t xml:space="preserve"> </w:t>
            </w:r>
            <w:r w:rsidR="000A516B" w:rsidRPr="00AC5BD8">
              <w:rPr>
                <w:rFonts w:ascii="Times New Roman" w:hAnsi="Times New Roman" w:cs="Times New Roman"/>
                <w:color w:val="000000"/>
                <w:kern w:val="0"/>
              </w:rPr>
              <w:t>±</w:t>
            </w:r>
            <w:r w:rsidR="000A516B">
              <w:rPr>
                <w:rFonts w:ascii="Times New Roman" w:hAnsi="Times New Roman" w:cs="Times New Roman"/>
                <w:color w:val="000000"/>
                <w:kern w:val="0"/>
              </w:rPr>
              <w:t xml:space="preserve"> </w:t>
            </w:r>
            <w:r>
              <w:rPr>
                <w:rFonts w:ascii="Times New Roman" w:hAnsi="Times New Roman" w:cs="Times New Roman"/>
                <w:color w:val="000000"/>
                <w:kern w:val="0"/>
              </w:rPr>
              <w:t>12</w:t>
            </w:r>
          </w:p>
        </w:tc>
        <w:tc>
          <w:tcPr>
            <w:tcW w:w="1871" w:type="dxa"/>
            <w:tcBorders>
              <w:top w:val="nil"/>
              <w:bottom w:val="nil"/>
              <w:right w:val="nil"/>
            </w:tcBorders>
            <w:vAlign w:val="center"/>
          </w:tcPr>
          <w:p w14:paraId="03FB6191" w14:textId="0BA0F22C" w:rsidR="000E7563" w:rsidRPr="00AC5BD8" w:rsidRDefault="005E069E" w:rsidP="008B22E1">
            <w:pPr>
              <w:widowControl/>
              <w:spacing w:before="60" w:after="60"/>
              <w:jc w:val="center"/>
              <w:rPr>
                <w:rFonts w:ascii="Times New Roman" w:hAnsi="Times New Roman" w:cs="Times New Roman"/>
                <w:color w:val="000000"/>
                <w:kern w:val="0"/>
              </w:rPr>
            </w:pPr>
            <w:r>
              <w:rPr>
                <w:rFonts w:ascii="Times New Roman" w:hAnsi="Times New Roman" w:cs="Times New Roman"/>
                <w:color w:val="000000"/>
                <w:kern w:val="0"/>
              </w:rPr>
              <w:t>-123</w:t>
            </w:r>
            <w:r w:rsidR="008C250A">
              <w:rPr>
                <w:rFonts w:ascii="Times New Roman" w:hAnsi="Times New Roman" w:cs="Times New Roman"/>
                <w:color w:val="000000"/>
                <w:kern w:val="0"/>
              </w:rPr>
              <w:t xml:space="preserve"> </w:t>
            </w:r>
            <w:r w:rsidR="008C250A" w:rsidRPr="00AC5BD8">
              <w:rPr>
                <w:rFonts w:ascii="Times New Roman" w:hAnsi="Times New Roman" w:cs="Times New Roman"/>
                <w:color w:val="000000"/>
                <w:kern w:val="0"/>
              </w:rPr>
              <w:t>±</w:t>
            </w:r>
            <w:r w:rsidR="008C250A">
              <w:rPr>
                <w:rFonts w:ascii="Times New Roman" w:hAnsi="Times New Roman" w:cs="Times New Roman"/>
                <w:color w:val="000000"/>
                <w:kern w:val="0"/>
              </w:rPr>
              <w:t xml:space="preserve"> </w:t>
            </w:r>
            <w:r>
              <w:rPr>
                <w:rFonts w:ascii="Times New Roman" w:hAnsi="Times New Roman" w:cs="Times New Roman"/>
                <w:color w:val="000000"/>
                <w:kern w:val="0"/>
              </w:rPr>
              <w:t>10</w:t>
            </w:r>
          </w:p>
        </w:tc>
      </w:tr>
      <w:tr w:rsidR="000E7563" w:rsidRPr="00277CE6" w14:paraId="603AFC8D" w14:textId="77777777" w:rsidTr="000E7563">
        <w:trPr>
          <w:trHeight w:val="244"/>
          <w:jc w:val="center"/>
        </w:trPr>
        <w:tc>
          <w:tcPr>
            <w:tcW w:w="1872" w:type="dxa"/>
            <w:tcBorders>
              <w:top w:val="nil"/>
              <w:bottom w:val="nil"/>
              <w:right w:val="nil"/>
            </w:tcBorders>
            <w:shd w:val="clear" w:color="auto" w:fill="auto"/>
            <w:noWrap/>
            <w:vAlign w:val="center"/>
          </w:tcPr>
          <w:p w14:paraId="3E6332BA" w14:textId="3820EE7D" w:rsidR="000E7563" w:rsidRDefault="000E7563" w:rsidP="008B22E1">
            <w:pPr>
              <w:widowControl/>
              <w:spacing w:before="60" w:after="60"/>
              <w:jc w:val="center"/>
              <w:rPr>
                <w:rFonts w:ascii="Times New Roman" w:eastAsia="宋体" w:hAnsi="Times New Roman" w:cs="Times New Roman"/>
              </w:rPr>
            </w:pPr>
            <w:r>
              <w:rPr>
                <w:rFonts w:ascii="Times New Roman" w:eastAsia="宋体" w:hAnsi="Times New Roman" w:cs="Times New Roman" w:hint="eastAsia"/>
              </w:rPr>
              <w:t>4</w:t>
            </w:r>
          </w:p>
        </w:tc>
        <w:tc>
          <w:tcPr>
            <w:tcW w:w="1871" w:type="dxa"/>
            <w:tcBorders>
              <w:top w:val="nil"/>
              <w:bottom w:val="nil"/>
              <w:right w:val="nil"/>
            </w:tcBorders>
            <w:vAlign w:val="center"/>
          </w:tcPr>
          <w:p w14:paraId="7E9DCC1A" w14:textId="608F40FC" w:rsidR="000E7563" w:rsidRPr="00277CE6" w:rsidRDefault="00A606A0" w:rsidP="008B22E1">
            <w:pPr>
              <w:widowControl/>
              <w:spacing w:before="60" w:after="60"/>
              <w:jc w:val="center"/>
              <w:rPr>
                <w:rFonts w:ascii="Times New Roman" w:hAnsi="Times New Roman" w:cs="Times New Roman"/>
                <w:color w:val="000000"/>
                <w:kern w:val="0"/>
              </w:rPr>
            </w:pPr>
            <w:r>
              <w:rPr>
                <w:rFonts w:ascii="Times New Roman" w:hAnsi="Times New Roman" w:cs="Times New Roman" w:hint="eastAsia"/>
                <w:color w:val="000000"/>
                <w:kern w:val="0"/>
              </w:rPr>
              <w:t>0</w:t>
            </w:r>
            <w:r>
              <w:rPr>
                <w:rFonts w:ascii="Times New Roman" w:hAnsi="Times New Roman" w:cs="Times New Roman"/>
                <w:color w:val="000000"/>
                <w:kern w:val="0"/>
              </w:rPr>
              <w:t>.739</w:t>
            </w:r>
          </w:p>
        </w:tc>
        <w:tc>
          <w:tcPr>
            <w:tcW w:w="1871" w:type="dxa"/>
            <w:tcBorders>
              <w:top w:val="nil"/>
              <w:bottom w:val="nil"/>
            </w:tcBorders>
            <w:vAlign w:val="center"/>
          </w:tcPr>
          <w:p w14:paraId="06AC0D0A" w14:textId="7CF21F73" w:rsidR="000E7563" w:rsidRPr="00AC5BD8" w:rsidRDefault="00DB568F" w:rsidP="008B22E1">
            <w:pPr>
              <w:widowControl/>
              <w:spacing w:before="60" w:after="60"/>
              <w:jc w:val="center"/>
              <w:rPr>
                <w:rFonts w:ascii="Times New Roman" w:hAnsi="Times New Roman" w:cs="Times New Roman"/>
                <w:color w:val="000000"/>
                <w:kern w:val="0"/>
              </w:rPr>
            </w:pPr>
            <w:r>
              <w:rPr>
                <w:rFonts w:ascii="Times New Roman" w:hAnsi="Times New Roman" w:cs="Times New Roman"/>
                <w:color w:val="000000"/>
                <w:kern w:val="0"/>
              </w:rPr>
              <w:t>-131</w:t>
            </w:r>
            <w:r w:rsidR="000A516B">
              <w:rPr>
                <w:rFonts w:ascii="Times New Roman" w:hAnsi="Times New Roman" w:cs="Times New Roman"/>
                <w:color w:val="000000"/>
                <w:kern w:val="0"/>
              </w:rPr>
              <w:t xml:space="preserve"> </w:t>
            </w:r>
            <w:r w:rsidR="000A516B" w:rsidRPr="00AC5BD8">
              <w:rPr>
                <w:rFonts w:ascii="Times New Roman" w:hAnsi="Times New Roman" w:cs="Times New Roman"/>
                <w:color w:val="000000"/>
                <w:kern w:val="0"/>
              </w:rPr>
              <w:t>±</w:t>
            </w:r>
            <w:r w:rsidR="000A516B">
              <w:rPr>
                <w:rFonts w:ascii="Times New Roman" w:hAnsi="Times New Roman" w:cs="Times New Roman"/>
                <w:color w:val="000000"/>
                <w:kern w:val="0"/>
              </w:rPr>
              <w:t xml:space="preserve"> </w:t>
            </w:r>
            <w:r>
              <w:rPr>
                <w:rFonts w:ascii="Times New Roman" w:hAnsi="Times New Roman" w:cs="Times New Roman"/>
                <w:color w:val="000000"/>
                <w:kern w:val="0"/>
              </w:rPr>
              <w:t>8</w:t>
            </w:r>
          </w:p>
        </w:tc>
        <w:tc>
          <w:tcPr>
            <w:tcW w:w="1871" w:type="dxa"/>
            <w:tcBorders>
              <w:top w:val="nil"/>
              <w:bottom w:val="nil"/>
              <w:right w:val="nil"/>
            </w:tcBorders>
            <w:vAlign w:val="center"/>
          </w:tcPr>
          <w:p w14:paraId="117CFB66" w14:textId="02C87BD0" w:rsidR="000E7563" w:rsidRPr="00AC5BD8" w:rsidRDefault="005E069E" w:rsidP="008B22E1">
            <w:pPr>
              <w:widowControl/>
              <w:spacing w:before="60" w:after="60"/>
              <w:jc w:val="center"/>
              <w:rPr>
                <w:rFonts w:ascii="Times New Roman" w:hAnsi="Times New Roman" w:cs="Times New Roman"/>
                <w:color w:val="000000"/>
                <w:kern w:val="0"/>
              </w:rPr>
            </w:pPr>
            <w:r>
              <w:rPr>
                <w:rFonts w:ascii="Times New Roman" w:hAnsi="Times New Roman" w:cs="Times New Roman"/>
                <w:color w:val="000000"/>
                <w:kern w:val="0"/>
              </w:rPr>
              <w:t>-131</w:t>
            </w:r>
            <w:r w:rsidR="008C250A">
              <w:rPr>
                <w:rFonts w:ascii="Times New Roman" w:hAnsi="Times New Roman" w:cs="Times New Roman"/>
                <w:color w:val="000000"/>
                <w:kern w:val="0"/>
              </w:rPr>
              <w:t xml:space="preserve"> </w:t>
            </w:r>
            <w:r w:rsidR="008C250A" w:rsidRPr="00AC5BD8">
              <w:rPr>
                <w:rFonts w:ascii="Times New Roman" w:hAnsi="Times New Roman" w:cs="Times New Roman"/>
                <w:color w:val="000000"/>
                <w:kern w:val="0"/>
              </w:rPr>
              <w:t>±</w:t>
            </w:r>
            <w:r w:rsidR="008C250A">
              <w:rPr>
                <w:rFonts w:ascii="Times New Roman" w:hAnsi="Times New Roman" w:cs="Times New Roman"/>
                <w:color w:val="000000"/>
                <w:kern w:val="0"/>
              </w:rPr>
              <w:t xml:space="preserve"> </w:t>
            </w:r>
            <w:r>
              <w:rPr>
                <w:rFonts w:ascii="Times New Roman" w:hAnsi="Times New Roman" w:cs="Times New Roman"/>
                <w:color w:val="000000"/>
                <w:kern w:val="0"/>
              </w:rPr>
              <w:t>9</w:t>
            </w:r>
          </w:p>
        </w:tc>
      </w:tr>
      <w:tr w:rsidR="000E7563" w:rsidRPr="00277CE6" w14:paraId="2041D185" w14:textId="77777777" w:rsidTr="000E7563">
        <w:trPr>
          <w:trHeight w:val="244"/>
          <w:jc w:val="center"/>
        </w:trPr>
        <w:tc>
          <w:tcPr>
            <w:tcW w:w="1872" w:type="dxa"/>
            <w:tcBorders>
              <w:top w:val="nil"/>
              <w:bottom w:val="nil"/>
              <w:right w:val="nil"/>
            </w:tcBorders>
            <w:shd w:val="clear" w:color="auto" w:fill="auto"/>
            <w:noWrap/>
            <w:vAlign w:val="center"/>
          </w:tcPr>
          <w:p w14:paraId="2B784713" w14:textId="6269FBF6" w:rsidR="000E7563" w:rsidRDefault="000E7563" w:rsidP="008B22E1">
            <w:pPr>
              <w:widowControl/>
              <w:spacing w:before="60" w:after="60"/>
              <w:jc w:val="center"/>
              <w:rPr>
                <w:rFonts w:ascii="Times New Roman" w:eastAsia="宋体" w:hAnsi="Times New Roman" w:cs="Times New Roman"/>
              </w:rPr>
            </w:pPr>
            <w:r>
              <w:rPr>
                <w:rFonts w:ascii="Times New Roman" w:eastAsia="宋体" w:hAnsi="Times New Roman" w:cs="Times New Roman" w:hint="eastAsia"/>
              </w:rPr>
              <w:t>5</w:t>
            </w:r>
          </w:p>
        </w:tc>
        <w:tc>
          <w:tcPr>
            <w:tcW w:w="1871" w:type="dxa"/>
            <w:tcBorders>
              <w:top w:val="nil"/>
              <w:bottom w:val="nil"/>
              <w:right w:val="nil"/>
            </w:tcBorders>
            <w:vAlign w:val="center"/>
          </w:tcPr>
          <w:p w14:paraId="404B6B9C" w14:textId="51F93E3A" w:rsidR="000E7563" w:rsidRPr="00277CE6" w:rsidRDefault="00CB3498" w:rsidP="008B22E1">
            <w:pPr>
              <w:widowControl/>
              <w:spacing w:before="60" w:after="60"/>
              <w:jc w:val="center"/>
              <w:rPr>
                <w:rFonts w:ascii="Times New Roman" w:hAnsi="Times New Roman" w:cs="Times New Roman"/>
                <w:color w:val="000000"/>
                <w:kern w:val="0"/>
              </w:rPr>
            </w:pPr>
            <w:r>
              <w:rPr>
                <w:rFonts w:ascii="Times New Roman" w:hAnsi="Times New Roman" w:cs="Times New Roman" w:hint="eastAsia"/>
                <w:color w:val="000000"/>
                <w:kern w:val="0"/>
              </w:rPr>
              <w:t>0</w:t>
            </w:r>
            <w:r>
              <w:rPr>
                <w:rFonts w:ascii="Times New Roman" w:hAnsi="Times New Roman" w:cs="Times New Roman"/>
                <w:color w:val="000000"/>
                <w:kern w:val="0"/>
              </w:rPr>
              <w:t>.792</w:t>
            </w:r>
          </w:p>
        </w:tc>
        <w:tc>
          <w:tcPr>
            <w:tcW w:w="1871" w:type="dxa"/>
            <w:tcBorders>
              <w:top w:val="nil"/>
              <w:bottom w:val="nil"/>
            </w:tcBorders>
            <w:vAlign w:val="center"/>
          </w:tcPr>
          <w:p w14:paraId="286C12FE" w14:textId="6B80D06B" w:rsidR="000E7563" w:rsidRPr="00AC5BD8" w:rsidRDefault="00DB568F" w:rsidP="008B22E1">
            <w:pPr>
              <w:widowControl/>
              <w:spacing w:before="60" w:after="60"/>
              <w:jc w:val="center"/>
              <w:rPr>
                <w:rFonts w:ascii="Times New Roman" w:hAnsi="Times New Roman" w:cs="Times New Roman"/>
                <w:color w:val="000000"/>
                <w:kern w:val="0"/>
              </w:rPr>
            </w:pPr>
            <w:r>
              <w:rPr>
                <w:rFonts w:ascii="Times New Roman" w:hAnsi="Times New Roman" w:cs="Times New Roman" w:hint="eastAsia"/>
                <w:color w:val="000000"/>
                <w:kern w:val="0"/>
              </w:rPr>
              <w:t>-</w:t>
            </w:r>
            <w:r>
              <w:rPr>
                <w:rFonts w:ascii="Times New Roman" w:hAnsi="Times New Roman" w:cs="Times New Roman"/>
                <w:color w:val="000000"/>
                <w:kern w:val="0"/>
              </w:rPr>
              <w:t xml:space="preserve">158 </w:t>
            </w:r>
            <w:r w:rsidRPr="00AC5BD8">
              <w:rPr>
                <w:rFonts w:ascii="Times New Roman" w:hAnsi="Times New Roman" w:cs="Times New Roman"/>
                <w:color w:val="000000"/>
                <w:kern w:val="0"/>
              </w:rPr>
              <w:t>±</w:t>
            </w:r>
            <w:r>
              <w:rPr>
                <w:rFonts w:ascii="Times New Roman" w:hAnsi="Times New Roman" w:cs="Times New Roman"/>
                <w:color w:val="000000"/>
                <w:kern w:val="0"/>
              </w:rPr>
              <w:t xml:space="preserve"> 20</w:t>
            </w:r>
          </w:p>
        </w:tc>
        <w:tc>
          <w:tcPr>
            <w:tcW w:w="1871" w:type="dxa"/>
            <w:tcBorders>
              <w:top w:val="nil"/>
              <w:bottom w:val="nil"/>
              <w:right w:val="nil"/>
            </w:tcBorders>
            <w:vAlign w:val="center"/>
          </w:tcPr>
          <w:p w14:paraId="55217383" w14:textId="6CA78B8E" w:rsidR="000E7563" w:rsidRPr="00AC5BD8" w:rsidRDefault="00655B4E" w:rsidP="008B22E1">
            <w:pPr>
              <w:widowControl/>
              <w:spacing w:before="60" w:after="60"/>
              <w:jc w:val="center"/>
              <w:rPr>
                <w:rFonts w:ascii="Times New Roman" w:hAnsi="Times New Roman" w:cs="Times New Roman"/>
                <w:color w:val="000000"/>
                <w:kern w:val="0"/>
              </w:rPr>
            </w:pPr>
            <w:r>
              <w:rPr>
                <w:rFonts w:ascii="Times New Roman" w:hAnsi="Times New Roman" w:cs="Times New Roman" w:hint="eastAsia"/>
                <w:color w:val="000000"/>
                <w:kern w:val="0"/>
              </w:rPr>
              <w:t>骨架重建失败</w:t>
            </w:r>
          </w:p>
        </w:tc>
      </w:tr>
      <w:tr w:rsidR="000E7563" w:rsidRPr="00277CE6" w14:paraId="1897E944" w14:textId="77777777" w:rsidTr="000E7563">
        <w:trPr>
          <w:trHeight w:val="244"/>
          <w:jc w:val="center"/>
        </w:trPr>
        <w:tc>
          <w:tcPr>
            <w:tcW w:w="1872" w:type="dxa"/>
            <w:tcBorders>
              <w:top w:val="nil"/>
              <w:bottom w:val="nil"/>
              <w:right w:val="nil"/>
            </w:tcBorders>
            <w:shd w:val="clear" w:color="auto" w:fill="auto"/>
            <w:noWrap/>
            <w:vAlign w:val="center"/>
          </w:tcPr>
          <w:p w14:paraId="18A15730" w14:textId="16F4024F" w:rsidR="000E7563" w:rsidRDefault="000E7563" w:rsidP="008B22E1">
            <w:pPr>
              <w:widowControl/>
              <w:spacing w:before="60" w:after="60"/>
              <w:jc w:val="center"/>
              <w:rPr>
                <w:rFonts w:ascii="Times New Roman" w:eastAsia="宋体" w:hAnsi="Times New Roman" w:cs="Times New Roman"/>
              </w:rPr>
            </w:pPr>
            <w:r>
              <w:rPr>
                <w:rFonts w:ascii="Times New Roman" w:eastAsia="宋体" w:hAnsi="Times New Roman" w:cs="Times New Roman" w:hint="eastAsia"/>
              </w:rPr>
              <w:t>6</w:t>
            </w:r>
          </w:p>
        </w:tc>
        <w:tc>
          <w:tcPr>
            <w:tcW w:w="1871" w:type="dxa"/>
            <w:tcBorders>
              <w:top w:val="nil"/>
              <w:bottom w:val="nil"/>
              <w:right w:val="nil"/>
            </w:tcBorders>
            <w:vAlign w:val="center"/>
          </w:tcPr>
          <w:p w14:paraId="009A9B31" w14:textId="2486474D" w:rsidR="000E7563" w:rsidRPr="00277CE6" w:rsidRDefault="003B4400" w:rsidP="008B22E1">
            <w:pPr>
              <w:widowControl/>
              <w:spacing w:before="60" w:after="60"/>
              <w:jc w:val="center"/>
              <w:rPr>
                <w:rFonts w:ascii="Times New Roman" w:hAnsi="Times New Roman" w:cs="Times New Roman"/>
                <w:color w:val="000000"/>
                <w:kern w:val="0"/>
              </w:rPr>
            </w:pPr>
            <w:r>
              <w:rPr>
                <w:rFonts w:ascii="Times New Roman" w:hAnsi="Times New Roman" w:cs="Times New Roman" w:hint="eastAsia"/>
                <w:color w:val="000000"/>
                <w:kern w:val="0"/>
              </w:rPr>
              <w:t>0</w:t>
            </w:r>
            <w:r>
              <w:rPr>
                <w:rFonts w:ascii="Times New Roman" w:hAnsi="Times New Roman" w:cs="Times New Roman"/>
                <w:color w:val="000000"/>
                <w:kern w:val="0"/>
              </w:rPr>
              <w:t>.841</w:t>
            </w:r>
          </w:p>
        </w:tc>
        <w:tc>
          <w:tcPr>
            <w:tcW w:w="1871" w:type="dxa"/>
            <w:tcBorders>
              <w:top w:val="nil"/>
              <w:bottom w:val="nil"/>
            </w:tcBorders>
            <w:vAlign w:val="center"/>
          </w:tcPr>
          <w:p w14:paraId="4640569B" w14:textId="71E3B0B9" w:rsidR="000E7563" w:rsidRPr="00AC5BD8" w:rsidRDefault="00DB568F" w:rsidP="008B22E1">
            <w:pPr>
              <w:widowControl/>
              <w:spacing w:before="60" w:after="60"/>
              <w:jc w:val="center"/>
              <w:rPr>
                <w:rFonts w:ascii="Times New Roman" w:hAnsi="Times New Roman" w:cs="Times New Roman"/>
                <w:color w:val="000000"/>
                <w:kern w:val="0"/>
              </w:rPr>
            </w:pPr>
            <w:r>
              <w:rPr>
                <w:rFonts w:ascii="Times New Roman" w:hAnsi="Times New Roman" w:cs="Times New Roman"/>
                <w:color w:val="000000"/>
                <w:kern w:val="0"/>
              </w:rPr>
              <w:t xml:space="preserve">-109 </w:t>
            </w:r>
            <w:r w:rsidRPr="00AC5BD8">
              <w:rPr>
                <w:rFonts w:ascii="Times New Roman" w:hAnsi="Times New Roman" w:cs="Times New Roman"/>
                <w:color w:val="000000"/>
                <w:kern w:val="0"/>
              </w:rPr>
              <w:t>±</w:t>
            </w:r>
            <w:r>
              <w:rPr>
                <w:rFonts w:ascii="Times New Roman" w:hAnsi="Times New Roman" w:cs="Times New Roman"/>
                <w:color w:val="000000"/>
                <w:kern w:val="0"/>
              </w:rPr>
              <w:t xml:space="preserve"> 12</w:t>
            </w:r>
          </w:p>
        </w:tc>
        <w:tc>
          <w:tcPr>
            <w:tcW w:w="1871" w:type="dxa"/>
            <w:tcBorders>
              <w:top w:val="nil"/>
              <w:bottom w:val="nil"/>
              <w:right w:val="nil"/>
            </w:tcBorders>
            <w:vAlign w:val="center"/>
          </w:tcPr>
          <w:p w14:paraId="2D474DCE" w14:textId="46CE6289" w:rsidR="000E7563" w:rsidRPr="00AC5BD8" w:rsidRDefault="005E069E" w:rsidP="008B22E1">
            <w:pPr>
              <w:widowControl/>
              <w:spacing w:before="60" w:after="60"/>
              <w:jc w:val="center"/>
              <w:rPr>
                <w:rFonts w:ascii="Times New Roman" w:hAnsi="Times New Roman" w:cs="Times New Roman"/>
                <w:color w:val="000000"/>
                <w:kern w:val="0"/>
              </w:rPr>
            </w:pPr>
            <w:r>
              <w:rPr>
                <w:rFonts w:ascii="Times New Roman" w:hAnsi="Times New Roman" w:cs="Times New Roman"/>
                <w:color w:val="000000"/>
                <w:kern w:val="0"/>
              </w:rPr>
              <w:t>-128</w:t>
            </w:r>
            <w:r w:rsidR="008C250A">
              <w:rPr>
                <w:rFonts w:ascii="Times New Roman" w:hAnsi="Times New Roman" w:cs="Times New Roman"/>
                <w:color w:val="000000"/>
                <w:kern w:val="0"/>
              </w:rPr>
              <w:t xml:space="preserve"> </w:t>
            </w:r>
            <w:r w:rsidR="008C250A" w:rsidRPr="00AC5BD8">
              <w:rPr>
                <w:rFonts w:ascii="Times New Roman" w:hAnsi="Times New Roman" w:cs="Times New Roman"/>
                <w:color w:val="000000"/>
                <w:kern w:val="0"/>
              </w:rPr>
              <w:t>±</w:t>
            </w:r>
            <w:r w:rsidR="008C250A">
              <w:rPr>
                <w:rFonts w:ascii="Times New Roman" w:hAnsi="Times New Roman" w:cs="Times New Roman"/>
                <w:color w:val="000000"/>
                <w:kern w:val="0"/>
              </w:rPr>
              <w:t xml:space="preserve"> 1</w:t>
            </w:r>
            <w:r>
              <w:rPr>
                <w:rFonts w:ascii="Times New Roman" w:hAnsi="Times New Roman" w:cs="Times New Roman"/>
                <w:color w:val="000000"/>
                <w:kern w:val="0"/>
              </w:rPr>
              <w:t>0</w:t>
            </w:r>
          </w:p>
        </w:tc>
      </w:tr>
      <w:tr w:rsidR="000E7563" w:rsidRPr="00277CE6" w14:paraId="6C05FEE3" w14:textId="77777777" w:rsidTr="000E7563">
        <w:trPr>
          <w:trHeight w:val="244"/>
          <w:jc w:val="center"/>
        </w:trPr>
        <w:tc>
          <w:tcPr>
            <w:tcW w:w="1872" w:type="dxa"/>
            <w:tcBorders>
              <w:top w:val="nil"/>
              <w:bottom w:val="nil"/>
              <w:right w:val="nil"/>
            </w:tcBorders>
            <w:shd w:val="clear" w:color="auto" w:fill="auto"/>
            <w:noWrap/>
            <w:vAlign w:val="center"/>
          </w:tcPr>
          <w:p w14:paraId="15BDC749" w14:textId="2A09406E" w:rsidR="000E7563" w:rsidRDefault="000E7563" w:rsidP="008B22E1">
            <w:pPr>
              <w:widowControl/>
              <w:spacing w:before="60" w:after="60"/>
              <w:jc w:val="center"/>
              <w:rPr>
                <w:rFonts w:ascii="Times New Roman" w:eastAsia="宋体" w:hAnsi="Times New Roman" w:cs="Times New Roman"/>
              </w:rPr>
            </w:pPr>
            <w:r>
              <w:rPr>
                <w:rFonts w:ascii="Times New Roman" w:eastAsia="宋体" w:hAnsi="Times New Roman" w:cs="Times New Roman" w:hint="eastAsia"/>
              </w:rPr>
              <w:t>7</w:t>
            </w:r>
          </w:p>
        </w:tc>
        <w:tc>
          <w:tcPr>
            <w:tcW w:w="1871" w:type="dxa"/>
            <w:tcBorders>
              <w:top w:val="nil"/>
              <w:bottom w:val="nil"/>
              <w:right w:val="nil"/>
            </w:tcBorders>
            <w:vAlign w:val="center"/>
          </w:tcPr>
          <w:p w14:paraId="2C9304BA" w14:textId="0E4DE7CB" w:rsidR="000E7563" w:rsidRPr="00277CE6" w:rsidRDefault="003B4400" w:rsidP="008B22E1">
            <w:pPr>
              <w:widowControl/>
              <w:spacing w:before="60" w:after="60"/>
              <w:jc w:val="center"/>
              <w:rPr>
                <w:rFonts w:ascii="Times New Roman" w:hAnsi="Times New Roman" w:cs="Times New Roman"/>
                <w:color w:val="000000"/>
                <w:kern w:val="0"/>
              </w:rPr>
            </w:pPr>
            <w:r>
              <w:rPr>
                <w:rFonts w:ascii="Times New Roman" w:hAnsi="Times New Roman" w:cs="Times New Roman" w:hint="eastAsia"/>
                <w:color w:val="000000"/>
                <w:kern w:val="0"/>
              </w:rPr>
              <w:t>0</w:t>
            </w:r>
            <w:r>
              <w:rPr>
                <w:rFonts w:ascii="Times New Roman" w:hAnsi="Times New Roman" w:cs="Times New Roman"/>
                <w:color w:val="000000"/>
                <w:kern w:val="0"/>
              </w:rPr>
              <w:t>.763</w:t>
            </w:r>
          </w:p>
        </w:tc>
        <w:tc>
          <w:tcPr>
            <w:tcW w:w="1871" w:type="dxa"/>
            <w:tcBorders>
              <w:top w:val="nil"/>
              <w:bottom w:val="nil"/>
            </w:tcBorders>
            <w:vAlign w:val="center"/>
          </w:tcPr>
          <w:p w14:paraId="1F2918CE" w14:textId="43645172" w:rsidR="000E7563" w:rsidRPr="00AC5BD8" w:rsidRDefault="00DB568F" w:rsidP="008B22E1">
            <w:pPr>
              <w:widowControl/>
              <w:spacing w:before="60" w:after="60"/>
              <w:jc w:val="center"/>
              <w:rPr>
                <w:rFonts w:ascii="Times New Roman" w:hAnsi="Times New Roman" w:cs="Times New Roman"/>
                <w:color w:val="000000"/>
                <w:kern w:val="0"/>
              </w:rPr>
            </w:pPr>
            <w:r>
              <w:rPr>
                <w:rFonts w:ascii="Times New Roman" w:hAnsi="Times New Roman" w:cs="Times New Roman"/>
                <w:color w:val="000000"/>
                <w:kern w:val="0"/>
              </w:rPr>
              <w:t>-102</w:t>
            </w:r>
            <w:r w:rsidR="000A516B">
              <w:rPr>
                <w:rFonts w:ascii="Times New Roman" w:hAnsi="Times New Roman" w:cs="Times New Roman"/>
                <w:color w:val="000000"/>
                <w:kern w:val="0"/>
              </w:rPr>
              <w:t xml:space="preserve"> </w:t>
            </w:r>
            <w:r w:rsidR="000A516B" w:rsidRPr="00AC5BD8">
              <w:rPr>
                <w:rFonts w:ascii="Times New Roman" w:hAnsi="Times New Roman" w:cs="Times New Roman"/>
                <w:color w:val="000000"/>
                <w:kern w:val="0"/>
              </w:rPr>
              <w:t>±</w:t>
            </w:r>
            <w:r w:rsidR="000A516B">
              <w:rPr>
                <w:rFonts w:ascii="Times New Roman" w:hAnsi="Times New Roman" w:cs="Times New Roman"/>
                <w:color w:val="000000"/>
                <w:kern w:val="0"/>
              </w:rPr>
              <w:t xml:space="preserve"> </w:t>
            </w:r>
            <w:r>
              <w:rPr>
                <w:rFonts w:ascii="Times New Roman" w:hAnsi="Times New Roman" w:cs="Times New Roman"/>
                <w:color w:val="000000"/>
                <w:kern w:val="0"/>
              </w:rPr>
              <w:t>14</w:t>
            </w:r>
          </w:p>
        </w:tc>
        <w:tc>
          <w:tcPr>
            <w:tcW w:w="1871" w:type="dxa"/>
            <w:tcBorders>
              <w:top w:val="nil"/>
              <w:bottom w:val="nil"/>
              <w:right w:val="nil"/>
            </w:tcBorders>
            <w:vAlign w:val="center"/>
          </w:tcPr>
          <w:p w14:paraId="06A96A63" w14:textId="3CF5EDB2" w:rsidR="000E7563" w:rsidRPr="00AC5BD8" w:rsidRDefault="005E069E" w:rsidP="008B22E1">
            <w:pPr>
              <w:widowControl/>
              <w:spacing w:before="60" w:after="60"/>
              <w:jc w:val="center"/>
              <w:rPr>
                <w:rFonts w:ascii="Times New Roman" w:hAnsi="Times New Roman" w:cs="Times New Roman"/>
                <w:color w:val="000000"/>
                <w:kern w:val="0"/>
              </w:rPr>
            </w:pPr>
            <w:r>
              <w:rPr>
                <w:rFonts w:ascii="Times New Roman" w:hAnsi="Times New Roman" w:cs="Times New Roman"/>
                <w:color w:val="000000"/>
                <w:kern w:val="0"/>
              </w:rPr>
              <w:t>-125</w:t>
            </w:r>
            <w:r w:rsidR="008C250A">
              <w:rPr>
                <w:rFonts w:ascii="Times New Roman" w:hAnsi="Times New Roman" w:cs="Times New Roman"/>
                <w:color w:val="000000"/>
                <w:kern w:val="0"/>
              </w:rPr>
              <w:t xml:space="preserve"> </w:t>
            </w:r>
            <w:r w:rsidR="008C250A" w:rsidRPr="00AC5BD8">
              <w:rPr>
                <w:rFonts w:ascii="Times New Roman" w:hAnsi="Times New Roman" w:cs="Times New Roman"/>
                <w:color w:val="000000"/>
                <w:kern w:val="0"/>
              </w:rPr>
              <w:t>±</w:t>
            </w:r>
            <w:r w:rsidR="008C250A">
              <w:rPr>
                <w:rFonts w:ascii="Times New Roman" w:hAnsi="Times New Roman" w:cs="Times New Roman"/>
                <w:color w:val="000000"/>
                <w:kern w:val="0"/>
              </w:rPr>
              <w:t xml:space="preserve"> </w:t>
            </w:r>
            <w:r>
              <w:rPr>
                <w:rFonts w:ascii="Times New Roman" w:hAnsi="Times New Roman" w:cs="Times New Roman"/>
                <w:color w:val="000000"/>
                <w:kern w:val="0"/>
              </w:rPr>
              <w:t>12</w:t>
            </w:r>
          </w:p>
        </w:tc>
      </w:tr>
      <w:tr w:rsidR="000E7563" w:rsidRPr="00277CE6" w14:paraId="03E24FA1" w14:textId="77777777" w:rsidTr="000E7563">
        <w:trPr>
          <w:trHeight w:val="244"/>
          <w:jc w:val="center"/>
        </w:trPr>
        <w:tc>
          <w:tcPr>
            <w:tcW w:w="1872" w:type="dxa"/>
            <w:tcBorders>
              <w:top w:val="nil"/>
              <w:bottom w:val="nil"/>
              <w:right w:val="nil"/>
            </w:tcBorders>
            <w:shd w:val="clear" w:color="auto" w:fill="auto"/>
            <w:noWrap/>
            <w:vAlign w:val="center"/>
          </w:tcPr>
          <w:p w14:paraId="36563236" w14:textId="3FF98A7C" w:rsidR="000E7563" w:rsidRDefault="000E7563" w:rsidP="008B22E1">
            <w:pPr>
              <w:widowControl/>
              <w:spacing w:before="60" w:after="60"/>
              <w:jc w:val="center"/>
              <w:rPr>
                <w:rFonts w:ascii="Times New Roman" w:eastAsia="宋体" w:hAnsi="Times New Roman" w:cs="Times New Roman"/>
              </w:rPr>
            </w:pPr>
            <w:r>
              <w:rPr>
                <w:rFonts w:ascii="Times New Roman" w:eastAsia="宋体" w:hAnsi="Times New Roman" w:cs="Times New Roman" w:hint="eastAsia"/>
              </w:rPr>
              <w:t>8</w:t>
            </w:r>
          </w:p>
        </w:tc>
        <w:tc>
          <w:tcPr>
            <w:tcW w:w="1871" w:type="dxa"/>
            <w:tcBorders>
              <w:top w:val="nil"/>
              <w:bottom w:val="nil"/>
              <w:right w:val="nil"/>
            </w:tcBorders>
            <w:vAlign w:val="center"/>
          </w:tcPr>
          <w:p w14:paraId="23D104B8" w14:textId="08FA5712" w:rsidR="000E7563" w:rsidRPr="00277CE6" w:rsidRDefault="003B4400" w:rsidP="008B22E1">
            <w:pPr>
              <w:widowControl/>
              <w:spacing w:before="60" w:after="60"/>
              <w:jc w:val="center"/>
              <w:rPr>
                <w:rFonts w:ascii="Times New Roman" w:hAnsi="Times New Roman" w:cs="Times New Roman"/>
                <w:color w:val="000000"/>
                <w:kern w:val="0"/>
              </w:rPr>
            </w:pPr>
            <w:r>
              <w:rPr>
                <w:rFonts w:ascii="Times New Roman" w:hAnsi="Times New Roman" w:cs="Times New Roman" w:hint="eastAsia"/>
                <w:color w:val="000000"/>
                <w:kern w:val="0"/>
              </w:rPr>
              <w:t>0</w:t>
            </w:r>
            <w:r>
              <w:rPr>
                <w:rFonts w:ascii="Times New Roman" w:hAnsi="Times New Roman" w:cs="Times New Roman"/>
                <w:color w:val="000000"/>
                <w:kern w:val="0"/>
              </w:rPr>
              <w:t>.825</w:t>
            </w:r>
          </w:p>
        </w:tc>
        <w:tc>
          <w:tcPr>
            <w:tcW w:w="1871" w:type="dxa"/>
            <w:tcBorders>
              <w:top w:val="nil"/>
              <w:bottom w:val="nil"/>
            </w:tcBorders>
            <w:vAlign w:val="center"/>
          </w:tcPr>
          <w:p w14:paraId="24AEC064" w14:textId="23AD9C84" w:rsidR="000E7563" w:rsidRPr="00AC5BD8" w:rsidRDefault="00DB568F" w:rsidP="008B22E1">
            <w:pPr>
              <w:widowControl/>
              <w:spacing w:before="60" w:after="60"/>
              <w:jc w:val="center"/>
              <w:rPr>
                <w:rFonts w:ascii="Times New Roman" w:hAnsi="Times New Roman" w:cs="Times New Roman"/>
                <w:color w:val="000000"/>
                <w:kern w:val="0"/>
              </w:rPr>
            </w:pPr>
            <w:r>
              <w:rPr>
                <w:rFonts w:ascii="Times New Roman" w:hAnsi="Times New Roman" w:cs="Times New Roman"/>
                <w:color w:val="000000"/>
                <w:kern w:val="0"/>
              </w:rPr>
              <w:t>-115</w:t>
            </w:r>
            <w:r w:rsidR="000A516B">
              <w:rPr>
                <w:rFonts w:ascii="Times New Roman" w:hAnsi="Times New Roman" w:cs="Times New Roman"/>
                <w:color w:val="000000"/>
                <w:kern w:val="0"/>
              </w:rPr>
              <w:t xml:space="preserve"> </w:t>
            </w:r>
            <w:r w:rsidR="000A516B" w:rsidRPr="00AC5BD8">
              <w:rPr>
                <w:rFonts w:ascii="Times New Roman" w:hAnsi="Times New Roman" w:cs="Times New Roman"/>
                <w:color w:val="000000"/>
                <w:kern w:val="0"/>
              </w:rPr>
              <w:t>±</w:t>
            </w:r>
            <w:r w:rsidR="000A516B">
              <w:rPr>
                <w:rFonts w:ascii="Times New Roman" w:hAnsi="Times New Roman" w:cs="Times New Roman"/>
                <w:color w:val="000000"/>
                <w:kern w:val="0"/>
              </w:rPr>
              <w:t xml:space="preserve"> </w:t>
            </w:r>
            <w:r>
              <w:rPr>
                <w:rFonts w:ascii="Times New Roman" w:hAnsi="Times New Roman" w:cs="Times New Roman"/>
                <w:color w:val="000000"/>
                <w:kern w:val="0"/>
              </w:rPr>
              <w:t>7</w:t>
            </w:r>
          </w:p>
        </w:tc>
        <w:tc>
          <w:tcPr>
            <w:tcW w:w="1871" w:type="dxa"/>
            <w:tcBorders>
              <w:top w:val="nil"/>
              <w:bottom w:val="nil"/>
              <w:right w:val="nil"/>
            </w:tcBorders>
            <w:vAlign w:val="center"/>
          </w:tcPr>
          <w:p w14:paraId="5F1782FC" w14:textId="7694B26D" w:rsidR="000E7563" w:rsidRPr="00AC5BD8" w:rsidRDefault="005E069E" w:rsidP="008B22E1">
            <w:pPr>
              <w:widowControl/>
              <w:spacing w:before="60" w:after="60"/>
              <w:jc w:val="center"/>
              <w:rPr>
                <w:rFonts w:ascii="Times New Roman" w:hAnsi="Times New Roman" w:cs="Times New Roman"/>
                <w:color w:val="000000"/>
                <w:kern w:val="0"/>
              </w:rPr>
            </w:pPr>
            <w:r>
              <w:rPr>
                <w:rFonts w:ascii="Times New Roman" w:hAnsi="Times New Roman" w:cs="Times New Roman"/>
                <w:color w:val="000000"/>
                <w:kern w:val="0"/>
              </w:rPr>
              <w:t>-143</w:t>
            </w:r>
            <w:r w:rsidR="008C250A">
              <w:rPr>
                <w:rFonts w:ascii="Times New Roman" w:hAnsi="Times New Roman" w:cs="Times New Roman"/>
                <w:color w:val="000000"/>
                <w:kern w:val="0"/>
              </w:rPr>
              <w:t xml:space="preserve"> </w:t>
            </w:r>
            <w:r w:rsidR="008C250A" w:rsidRPr="00AC5BD8">
              <w:rPr>
                <w:rFonts w:ascii="Times New Roman" w:hAnsi="Times New Roman" w:cs="Times New Roman"/>
                <w:color w:val="000000"/>
                <w:kern w:val="0"/>
              </w:rPr>
              <w:t>±</w:t>
            </w:r>
            <w:r w:rsidR="008C250A">
              <w:rPr>
                <w:rFonts w:ascii="Times New Roman" w:hAnsi="Times New Roman" w:cs="Times New Roman"/>
                <w:color w:val="000000"/>
                <w:kern w:val="0"/>
              </w:rPr>
              <w:t xml:space="preserve"> </w:t>
            </w:r>
            <w:r>
              <w:rPr>
                <w:rFonts w:ascii="Times New Roman" w:hAnsi="Times New Roman" w:cs="Times New Roman"/>
                <w:color w:val="000000"/>
                <w:kern w:val="0"/>
              </w:rPr>
              <w:t>11</w:t>
            </w:r>
          </w:p>
        </w:tc>
      </w:tr>
      <w:tr w:rsidR="000E7563" w:rsidRPr="00277CE6" w14:paraId="1560A830" w14:textId="77777777" w:rsidTr="000E7563">
        <w:trPr>
          <w:trHeight w:val="244"/>
          <w:jc w:val="center"/>
        </w:trPr>
        <w:tc>
          <w:tcPr>
            <w:tcW w:w="1872" w:type="dxa"/>
            <w:tcBorders>
              <w:top w:val="nil"/>
              <w:bottom w:val="nil"/>
              <w:right w:val="nil"/>
            </w:tcBorders>
            <w:shd w:val="clear" w:color="auto" w:fill="auto"/>
            <w:noWrap/>
            <w:vAlign w:val="center"/>
          </w:tcPr>
          <w:p w14:paraId="33142985" w14:textId="63429EAC" w:rsidR="000E7563" w:rsidRDefault="000E7563" w:rsidP="008B22E1">
            <w:pPr>
              <w:widowControl/>
              <w:spacing w:before="60" w:after="60"/>
              <w:jc w:val="center"/>
              <w:rPr>
                <w:rFonts w:ascii="Times New Roman" w:eastAsia="宋体" w:hAnsi="Times New Roman" w:cs="Times New Roman"/>
              </w:rPr>
            </w:pPr>
            <w:r>
              <w:rPr>
                <w:rFonts w:ascii="Times New Roman" w:eastAsia="宋体" w:hAnsi="Times New Roman" w:cs="Times New Roman" w:hint="eastAsia"/>
              </w:rPr>
              <w:t>9</w:t>
            </w:r>
          </w:p>
        </w:tc>
        <w:tc>
          <w:tcPr>
            <w:tcW w:w="1871" w:type="dxa"/>
            <w:tcBorders>
              <w:top w:val="nil"/>
              <w:bottom w:val="nil"/>
              <w:right w:val="nil"/>
            </w:tcBorders>
            <w:vAlign w:val="center"/>
          </w:tcPr>
          <w:p w14:paraId="2789B267" w14:textId="608FD83D" w:rsidR="000E7563" w:rsidRPr="00277CE6" w:rsidRDefault="00AF23CE" w:rsidP="008B22E1">
            <w:pPr>
              <w:widowControl/>
              <w:spacing w:before="60" w:after="60"/>
              <w:jc w:val="center"/>
              <w:rPr>
                <w:rFonts w:ascii="Times New Roman" w:hAnsi="Times New Roman" w:cs="Times New Roman"/>
                <w:color w:val="000000"/>
                <w:kern w:val="0"/>
              </w:rPr>
            </w:pPr>
            <w:r>
              <w:rPr>
                <w:rFonts w:ascii="Times New Roman" w:hAnsi="Times New Roman" w:cs="Times New Roman" w:hint="eastAsia"/>
                <w:color w:val="000000"/>
                <w:kern w:val="0"/>
              </w:rPr>
              <w:t>0</w:t>
            </w:r>
            <w:r>
              <w:rPr>
                <w:rFonts w:ascii="Times New Roman" w:hAnsi="Times New Roman" w:cs="Times New Roman"/>
                <w:color w:val="000000"/>
                <w:kern w:val="0"/>
              </w:rPr>
              <w:t>.794</w:t>
            </w:r>
          </w:p>
        </w:tc>
        <w:tc>
          <w:tcPr>
            <w:tcW w:w="1871" w:type="dxa"/>
            <w:tcBorders>
              <w:top w:val="nil"/>
              <w:bottom w:val="nil"/>
            </w:tcBorders>
            <w:vAlign w:val="center"/>
          </w:tcPr>
          <w:p w14:paraId="688DE026" w14:textId="598E8B9E" w:rsidR="000E7563" w:rsidRPr="00AC5BD8" w:rsidRDefault="00DB568F" w:rsidP="008B22E1">
            <w:pPr>
              <w:widowControl/>
              <w:spacing w:before="60" w:after="60"/>
              <w:jc w:val="center"/>
              <w:rPr>
                <w:rFonts w:ascii="Times New Roman" w:hAnsi="Times New Roman" w:cs="Times New Roman"/>
                <w:color w:val="000000"/>
                <w:kern w:val="0"/>
              </w:rPr>
            </w:pPr>
            <w:r>
              <w:rPr>
                <w:rFonts w:ascii="Times New Roman" w:hAnsi="Times New Roman" w:cs="Times New Roman"/>
                <w:color w:val="000000"/>
                <w:kern w:val="0"/>
              </w:rPr>
              <w:t>-104</w:t>
            </w:r>
            <w:r w:rsidR="000A516B">
              <w:rPr>
                <w:rFonts w:ascii="Times New Roman" w:hAnsi="Times New Roman" w:cs="Times New Roman"/>
                <w:color w:val="000000"/>
                <w:kern w:val="0"/>
              </w:rPr>
              <w:t xml:space="preserve"> </w:t>
            </w:r>
            <w:r w:rsidR="000A516B" w:rsidRPr="00AC5BD8">
              <w:rPr>
                <w:rFonts w:ascii="Times New Roman" w:hAnsi="Times New Roman" w:cs="Times New Roman"/>
                <w:color w:val="000000"/>
                <w:kern w:val="0"/>
              </w:rPr>
              <w:t>±</w:t>
            </w:r>
            <w:r w:rsidR="000A516B">
              <w:rPr>
                <w:rFonts w:ascii="Times New Roman" w:hAnsi="Times New Roman" w:cs="Times New Roman"/>
                <w:color w:val="000000"/>
                <w:kern w:val="0"/>
              </w:rPr>
              <w:t xml:space="preserve"> </w:t>
            </w:r>
            <w:r>
              <w:rPr>
                <w:rFonts w:ascii="Times New Roman" w:hAnsi="Times New Roman" w:cs="Times New Roman"/>
                <w:color w:val="000000"/>
                <w:kern w:val="0"/>
              </w:rPr>
              <w:t>11</w:t>
            </w:r>
          </w:p>
        </w:tc>
        <w:tc>
          <w:tcPr>
            <w:tcW w:w="1871" w:type="dxa"/>
            <w:tcBorders>
              <w:top w:val="nil"/>
              <w:bottom w:val="nil"/>
              <w:right w:val="nil"/>
            </w:tcBorders>
            <w:vAlign w:val="center"/>
          </w:tcPr>
          <w:p w14:paraId="25DCFDA1" w14:textId="222075A9" w:rsidR="000E7563" w:rsidRPr="00AC5BD8" w:rsidRDefault="005E069E" w:rsidP="008B22E1">
            <w:pPr>
              <w:widowControl/>
              <w:spacing w:before="60" w:after="60"/>
              <w:jc w:val="center"/>
              <w:rPr>
                <w:rFonts w:ascii="Times New Roman" w:hAnsi="Times New Roman" w:cs="Times New Roman"/>
                <w:color w:val="000000"/>
                <w:kern w:val="0"/>
              </w:rPr>
            </w:pPr>
            <w:r>
              <w:rPr>
                <w:rFonts w:ascii="Times New Roman" w:hAnsi="Times New Roman" w:cs="Times New Roman"/>
                <w:color w:val="000000"/>
                <w:kern w:val="0"/>
              </w:rPr>
              <w:t>-144</w:t>
            </w:r>
            <w:r w:rsidR="008C250A">
              <w:rPr>
                <w:rFonts w:ascii="Times New Roman" w:hAnsi="Times New Roman" w:cs="Times New Roman"/>
                <w:color w:val="000000"/>
                <w:kern w:val="0"/>
              </w:rPr>
              <w:t xml:space="preserve"> </w:t>
            </w:r>
            <w:r w:rsidR="008C250A" w:rsidRPr="00AC5BD8">
              <w:rPr>
                <w:rFonts w:ascii="Times New Roman" w:hAnsi="Times New Roman" w:cs="Times New Roman"/>
                <w:color w:val="000000"/>
                <w:kern w:val="0"/>
              </w:rPr>
              <w:t>±</w:t>
            </w:r>
            <w:r w:rsidR="008C250A">
              <w:rPr>
                <w:rFonts w:ascii="Times New Roman" w:hAnsi="Times New Roman" w:cs="Times New Roman"/>
                <w:color w:val="000000"/>
                <w:kern w:val="0"/>
              </w:rPr>
              <w:t xml:space="preserve"> 1</w:t>
            </w:r>
            <w:r>
              <w:rPr>
                <w:rFonts w:ascii="Times New Roman" w:hAnsi="Times New Roman" w:cs="Times New Roman"/>
                <w:color w:val="000000"/>
                <w:kern w:val="0"/>
              </w:rPr>
              <w:t>0</w:t>
            </w:r>
          </w:p>
        </w:tc>
      </w:tr>
      <w:tr w:rsidR="000E7563" w:rsidRPr="00277CE6" w14:paraId="0EE2DF8A" w14:textId="77777777" w:rsidTr="000E7563">
        <w:trPr>
          <w:trHeight w:val="244"/>
          <w:jc w:val="center"/>
        </w:trPr>
        <w:tc>
          <w:tcPr>
            <w:tcW w:w="1872" w:type="dxa"/>
            <w:tcBorders>
              <w:top w:val="nil"/>
              <w:bottom w:val="single" w:sz="18" w:space="0" w:color="auto"/>
              <w:right w:val="nil"/>
            </w:tcBorders>
            <w:shd w:val="clear" w:color="auto" w:fill="auto"/>
            <w:noWrap/>
            <w:vAlign w:val="center"/>
          </w:tcPr>
          <w:p w14:paraId="13E4BAD6" w14:textId="7CA1ECFE" w:rsidR="000E7563" w:rsidRDefault="000E7563" w:rsidP="008B22E1">
            <w:pPr>
              <w:widowControl/>
              <w:spacing w:before="60" w:after="60"/>
              <w:jc w:val="center"/>
              <w:rPr>
                <w:rFonts w:ascii="Times New Roman" w:eastAsia="宋体" w:hAnsi="Times New Roman" w:cs="Times New Roman"/>
              </w:rPr>
            </w:pPr>
            <w:r>
              <w:rPr>
                <w:rFonts w:ascii="Times New Roman" w:eastAsia="宋体" w:hAnsi="Times New Roman" w:cs="Times New Roman" w:hint="eastAsia"/>
              </w:rPr>
              <w:t>1</w:t>
            </w:r>
            <w:r>
              <w:rPr>
                <w:rFonts w:ascii="Times New Roman" w:eastAsia="宋体" w:hAnsi="Times New Roman" w:cs="Times New Roman"/>
              </w:rPr>
              <w:t>0</w:t>
            </w:r>
          </w:p>
        </w:tc>
        <w:tc>
          <w:tcPr>
            <w:tcW w:w="1871" w:type="dxa"/>
            <w:tcBorders>
              <w:top w:val="nil"/>
              <w:bottom w:val="single" w:sz="18" w:space="0" w:color="auto"/>
              <w:right w:val="nil"/>
            </w:tcBorders>
            <w:vAlign w:val="center"/>
          </w:tcPr>
          <w:p w14:paraId="48E066E1" w14:textId="66D2BADD" w:rsidR="000E7563" w:rsidRPr="00277CE6" w:rsidRDefault="00AF23CE" w:rsidP="008B22E1">
            <w:pPr>
              <w:widowControl/>
              <w:spacing w:before="60" w:after="60"/>
              <w:jc w:val="center"/>
              <w:rPr>
                <w:rFonts w:ascii="Times New Roman" w:hAnsi="Times New Roman" w:cs="Times New Roman"/>
                <w:color w:val="000000"/>
                <w:kern w:val="0"/>
              </w:rPr>
            </w:pPr>
            <w:r>
              <w:rPr>
                <w:rFonts w:ascii="Times New Roman" w:hAnsi="Times New Roman" w:cs="Times New Roman" w:hint="eastAsia"/>
                <w:color w:val="000000"/>
                <w:kern w:val="0"/>
              </w:rPr>
              <w:t>0</w:t>
            </w:r>
            <w:r>
              <w:rPr>
                <w:rFonts w:ascii="Times New Roman" w:hAnsi="Times New Roman" w:cs="Times New Roman"/>
                <w:color w:val="000000"/>
                <w:kern w:val="0"/>
              </w:rPr>
              <w:t>.738</w:t>
            </w:r>
          </w:p>
        </w:tc>
        <w:tc>
          <w:tcPr>
            <w:tcW w:w="1871" w:type="dxa"/>
            <w:tcBorders>
              <w:top w:val="nil"/>
              <w:bottom w:val="single" w:sz="18" w:space="0" w:color="auto"/>
            </w:tcBorders>
            <w:vAlign w:val="center"/>
          </w:tcPr>
          <w:p w14:paraId="63D795FC" w14:textId="7BFBAD37" w:rsidR="000E7563" w:rsidRPr="00AC5BD8" w:rsidRDefault="00DB568F" w:rsidP="008B22E1">
            <w:pPr>
              <w:widowControl/>
              <w:spacing w:before="60" w:after="60"/>
              <w:jc w:val="center"/>
              <w:rPr>
                <w:rFonts w:ascii="Times New Roman" w:hAnsi="Times New Roman" w:cs="Times New Roman"/>
                <w:color w:val="000000"/>
                <w:kern w:val="0"/>
              </w:rPr>
            </w:pPr>
            <w:r>
              <w:rPr>
                <w:rFonts w:ascii="Times New Roman" w:hAnsi="Times New Roman" w:cs="Times New Roman"/>
                <w:color w:val="000000"/>
                <w:kern w:val="0"/>
              </w:rPr>
              <w:t>-127</w:t>
            </w:r>
            <w:r w:rsidR="00DE2B1B">
              <w:rPr>
                <w:rFonts w:ascii="Times New Roman" w:hAnsi="Times New Roman" w:cs="Times New Roman"/>
                <w:color w:val="000000"/>
                <w:kern w:val="0"/>
              </w:rPr>
              <w:t xml:space="preserve"> </w:t>
            </w:r>
            <w:r w:rsidR="00DE2B1B" w:rsidRPr="00AC5BD8">
              <w:rPr>
                <w:rFonts w:ascii="Times New Roman" w:hAnsi="Times New Roman" w:cs="Times New Roman"/>
                <w:color w:val="000000"/>
                <w:kern w:val="0"/>
              </w:rPr>
              <w:t>±</w:t>
            </w:r>
            <w:r w:rsidR="00DE2B1B">
              <w:rPr>
                <w:rFonts w:ascii="Times New Roman" w:hAnsi="Times New Roman" w:cs="Times New Roman"/>
                <w:color w:val="000000"/>
                <w:kern w:val="0"/>
              </w:rPr>
              <w:t xml:space="preserve"> </w:t>
            </w:r>
            <w:r>
              <w:rPr>
                <w:rFonts w:ascii="Times New Roman" w:hAnsi="Times New Roman" w:cs="Times New Roman"/>
                <w:color w:val="000000"/>
                <w:kern w:val="0"/>
              </w:rPr>
              <w:t>9</w:t>
            </w:r>
          </w:p>
        </w:tc>
        <w:tc>
          <w:tcPr>
            <w:tcW w:w="1871" w:type="dxa"/>
            <w:tcBorders>
              <w:top w:val="nil"/>
              <w:bottom w:val="single" w:sz="18" w:space="0" w:color="auto"/>
              <w:right w:val="nil"/>
            </w:tcBorders>
            <w:vAlign w:val="center"/>
          </w:tcPr>
          <w:p w14:paraId="60A1D2FD" w14:textId="24245416" w:rsidR="000E7563" w:rsidRPr="00AC5BD8" w:rsidRDefault="005E069E" w:rsidP="008B22E1">
            <w:pPr>
              <w:widowControl/>
              <w:spacing w:before="60" w:after="60"/>
              <w:jc w:val="center"/>
              <w:rPr>
                <w:rFonts w:ascii="Times New Roman" w:hAnsi="Times New Roman" w:cs="Times New Roman"/>
                <w:color w:val="000000"/>
                <w:kern w:val="0"/>
              </w:rPr>
            </w:pPr>
            <w:r>
              <w:rPr>
                <w:rFonts w:ascii="Times New Roman" w:hAnsi="Times New Roman" w:cs="Times New Roman"/>
                <w:color w:val="000000"/>
                <w:kern w:val="0"/>
              </w:rPr>
              <w:t>-128</w:t>
            </w:r>
            <w:r w:rsidR="008C250A">
              <w:rPr>
                <w:rFonts w:ascii="Times New Roman" w:hAnsi="Times New Roman" w:cs="Times New Roman"/>
                <w:color w:val="000000"/>
                <w:kern w:val="0"/>
              </w:rPr>
              <w:t xml:space="preserve"> </w:t>
            </w:r>
            <w:r w:rsidR="008C250A" w:rsidRPr="00AC5BD8">
              <w:rPr>
                <w:rFonts w:ascii="Times New Roman" w:hAnsi="Times New Roman" w:cs="Times New Roman"/>
                <w:color w:val="000000"/>
                <w:kern w:val="0"/>
              </w:rPr>
              <w:t>±</w:t>
            </w:r>
            <w:r w:rsidR="008C250A">
              <w:rPr>
                <w:rFonts w:ascii="Times New Roman" w:hAnsi="Times New Roman" w:cs="Times New Roman"/>
                <w:color w:val="000000"/>
                <w:kern w:val="0"/>
              </w:rPr>
              <w:t xml:space="preserve"> </w:t>
            </w:r>
            <w:r>
              <w:rPr>
                <w:rFonts w:ascii="Times New Roman" w:hAnsi="Times New Roman" w:cs="Times New Roman"/>
                <w:color w:val="000000"/>
                <w:kern w:val="0"/>
              </w:rPr>
              <w:t>14</w:t>
            </w:r>
          </w:p>
        </w:tc>
      </w:tr>
    </w:tbl>
    <w:p w14:paraId="423D1F5A" w14:textId="3DE892CB" w:rsidR="00000C20" w:rsidRDefault="00000C20" w:rsidP="00770E44">
      <w:pPr>
        <w:spacing w:line="300" w:lineRule="auto"/>
        <w:rPr>
          <w:rFonts w:ascii="Times New Roman" w:hAnsi="Times New Roman" w:cs="Times New Roman"/>
        </w:rPr>
      </w:pPr>
    </w:p>
    <w:p w14:paraId="009D55D4" w14:textId="2EF264E2" w:rsidR="008B22E1" w:rsidRDefault="008B22E1" w:rsidP="008045B6">
      <w:pPr>
        <w:spacing w:line="300" w:lineRule="auto"/>
        <w:ind w:firstLineChars="200" w:firstLine="480"/>
        <w:rPr>
          <w:rFonts w:ascii="Times New Roman" w:hAnsi="Times New Roman" w:cs="Times New Roman"/>
          <w:sz w:val="24"/>
          <w:szCs w:val="24"/>
        </w:rPr>
      </w:pPr>
    </w:p>
    <w:p w14:paraId="674A2B39" w14:textId="53F248FF" w:rsidR="008B22E1" w:rsidRPr="00277CE6" w:rsidRDefault="00384684" w:rsidP="008B22E1">
      <w:pPr>
        <w:spacing w:line="300" w:lineRule="auto"/>
        <w:jc w:val="center"/>
        <w:rPr>
          <w:rFonts w:ascii="Times New Roman" w:eastAsia="宋体" w:hAnsi="Times New Roman" w:cs="Times New Roman"/>
          <w:sz w:val="24"/>
          <w:szCs w:val="24"/>
        </w:rPr>
      </w:pPr>
      <w:r w:rsidRPr="00384684">
        <w:rPr>
          <w:rFonts w:ascii="Times New Roman" w:eastAsia="宋体" w:hAnsi="Times New Roman" w:cs="Times New Roman"/>
          <w:noProof/>
          <w:sz w:val="24"/>
          <w:szCs w:val="24"/>
        </w:rPr>
        <w:drawing>
          <wp:inline distT="0" distB="0" distL="0" distR="0" wp14:anchorId="62A2760A" wp14:editId="489B1E8B">
            <wp:extent cx="5940000" cy="4726800"/>
            <wp:effectExtent l="0" t="0" r="3810" b="0"/>
            <wp:docPr id="14" name="图片 14" descr="C:\Users\22102\AppData\Local\Temp\WeChat Files\9cfa956b1fecfafda96e5bf7de52de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22102\AppData\Local\Temp\WeChat Files\9cfa956b1fecfafda96e5bf7de52de9.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40000" cy="4726800"/>
                    </a:xfrm>
                    <a:prstGeom prst="rect">
                      <a:avLst/>
                    </a:prstGeom>
                    <a:noFill/>
                    <a:ln>
                      <a:noFill/>
                    </a:ln>
                  </pic:spPr>
                </pic:pic>
              </a:graphicData>
            </a:graphic>
          </wp:inline>
        </w:drawing>
      </w:r>
    </w:p>
    <w:p w14:paraId="23690918" w14:textId="7F86BD5C" w:rsidR="008B22E1" w:rsidRPr="00C75A80" w:rsidRDefault="008B22E1" w:rsidP="00384684">
      <w:pPr>
        <w:jc w:val="center"/>
        <w:rPr>
          <w:rFonts w:ascii="Times New Roman" w:eastAsia="宋体" w:hAnsi="Times New Roman" w:cs="Times New Roman"/>
        </w:rPr>
      </w:pPr>
      <w:r w:rsidRPr="00277CE6">
        <w:rPr>
          <w:rFonts w:ascii="Times New Roman" w:eastAsia="宋体" w:hAnsi="Times New Roman" w:cs="Times New Roman"/>
        </w:rPr>
        <w:t>图</w:t>
      </w:r>
      <w:r>
        <w:rPr>
          <w:rFonts w:ascii="Times New Roman" w:eastAsia="宋体" w:hAnsi="Times New Roman" w:cs="Times New Roman"/>
        </w:rPr>
        <w:t>3</w:t>
      </w:r>
      <w:r w:rsidRPr="00277CE6">
        <w:rPr>
          <w:rFonts w:ascii="Times New Roman" w:eastAsia="宋体" w:hAnsi="Times New Roman" w:cs="Times New Roman"/>
        </w:rPr>
        <w:t>.</w:t>
      </w:r>
      <w:r w:rsidR="006A5A48">
        <w:rPr>
          <w:rFonts w:ascii="Times New Roman" w:eastAsia="宋体" w:hAnsi="Times New Roman" w:cs="Times New Roman"/>
        </w:rPr>
        <w:t>7</w:t>
      </w:r>
      <w:r w:rsidRPr="00277CE6">
        <w:rPr>
          <w:rFonts w:ascii="Times New Roman" w:eastAsia="宋体" w:hAnsi="Times New Roman" w:cs="Times New Roman"/>
        </w:rPr>
        <w:t xml:space="preserve"> </w:t>
      </w:r>
      <w:r w:rsidR="00A4661B">
        <w:rPr>
          <w:rFonts w:ascii="Times New Roman" w:eastAsia="宋体" w:hAnsi="Times New Roman" w:cs="Times New Roman"/>
        </w:rPr>
        <w:t>9</w:t>
      </w:r>
      <w:r w:rsidR="00A4661B">
        <w:rPr>
          <w:rFonts w:ascii="Times New Roman" w:eastAsia="宋体" w:hAnsi="Times New Roman" w:cs="Times New Roman" w:hint="eastAsia"/>
        </w:rPr>
        <w:t>个</w:t>
      </w:r>
      <w:r w:rsidR="00F01C0F">
        <w:rPr>
          <w:rFonts w:ascii="Times New Roman" w:eastAsia="宋体" w:hAnsi="Times New Roman" w:cs="Times New Roman" w:hint="eastAsia"/>
        </w:rPr>
        <w:t>优化成功的</w:t>
      </w:r>
      <w:r w:rsidR="00AF2647">
        <w:rPr>
          <w:rFonts w:ascii="Times New Roman" w:eastAsia="宋体" w:hAnsi="Times New Roman" w:cs="Times New Roman" w:hint="eastAsia"/>
        </w:rPr>
        <w:t>主链结构（蓝色）与优化前的主链结构（绿色）对比</w:t>
      </w:r>
    </w:p>
    <w:p w14:paraId="6C55F9F4" w14:textId="66B8017C" w:rsidR="0078700B" w:rsidRPr="00277CE6" w:rsidRDefault="00276B91" w:rsidP="0078700B">
      <w:pPr>
        <w:spacing w:line="300" w:lineRule="auto"/>
        <w:jc w:val="center"/>
        <w:rPr>
          <w:rFonts w:ascii="Times New Roman" w:eastAsia="宋体" w:hAnsi="Times New Roman" w:cs="Times New Roman"/>
          <w:sz w:val="24"/>
          <w:szCs w:val="24"/>
        </w:rPr>
      </w:pPr>
      <w:r w:rsidRPr="00276B91">
        <w:rPr>
          <w:rFonts w:ascii="Times New Roman" w:eastAsia="宋体" w:hAnsi="Times New Roman" w:cs="Times New Roman"/>
          <w:noProof/>
          <w:sz w:val="24"/>
          <w:szCs w:val="24"/>
        </w:rPr>
        <w:lastRenderedPageBreak/>
        <w:drawing>
          <wp:inline distT="0" distB="0" distL="0" distR="0" wp14:anchorId="480C06E1" wp14:editId="696A4CA6">
            <wp:extent cx="5940000" cy="1533600"/>
            <wp:effectExtent l="0" t="0" r="3810" b="9525"/>
            <wp:docPr id="28" name="图片 28" descr="C:\Users\22102\AppData\Local\Temp\WeChat Files\3bff190844b64a0cc1bab95927b74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22102\AppData\Local\Temp\WeChat Files\3bff190844b64a0cc1bab95927b7481.png"/>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b="6655"/>
                    <a:stretch/>
                  </pic:blipFill>
                  <pic:spPr bwMode="auto">
                    <a:xfrm>
                      <a:off x="0" y="0"/>
                      <a:ext cx="5940000" cy="1533600"/>
                    </a:xfrm>
                    <a:prstGeom prst="rect">
                      <a:avLst/>
                    </a:prstGeom>
                    <a:noFill/>
                    <a:ln>
                      <a:noFill/>
                    </a:ln>
                    <a:extLst>
                      <a:ext uri="{53640926-AAD7-44D8-BBD7-CCE9431645EC}">
                        <a14:shadowObscured xmlns:a14="http://schemas.microsoft.com/office/drawing/2010/main"/>
                      </a:ext>
                    </a:extLst>
                  </pic:spPr>
                </pic:pic>
              </a:graphicData>
            </a:graphic>
          </wp:inline>
        </w:drawing>
      </w:r>
    </w:p>
    <w:p w14:paraId="3962EF97" w14:textId="14B9B5AD" w:rsidR="0078700B" w:rsidRPr="00C75A80" w:rsidRDefault="0078700B" w:rsidP="0078700B">
      <w:pPr>
        <w:jc w:val="center"/>
        <w:rPr>
          <w:rFonts w:ascii="Times New Roman" w:eastAsia="宋体" w:hAnsi="Times New Roman" w:cs="Times New Roman"/>
        </w:rPr>
      </w:pPr>
      <w:r w:rsidRPr="00277CE6">
        <w:rPr>
          <w:rFonts w:ascii="Times New Roman" w:eastAsia="宋体" w:hAnsi="Times New Roman" w:cs="Times New Roman"/>
        </w:rPr>
        <w:t>图</w:t>
      </w:r>
      <w:r>
        <w:rPr>
          <w:rFonts w:ascii="Times New Roman" w:eastAsia="宋体" w:hAnsi="Times New Roman" w:cs="Times New Roman"/>
        </w:rPr>
        <w:t>3</w:t>
      </w:r>
      <w:r w:rsidRPr="00277CE6">
        <w:rPr>
          <w:rFonts w:ascii="Times New Roman" w:eastAsia="宋体" w:hAnsi="Times New Roman" w:cs="Times New Roman"/>
        </w:rPr>
        <w:t>.</w:t>
      </w:r>
      <w:r>
        <w:rPr>
          <w:rFonts w:ascii="Times New Roman" w:eastAsia="宋体" w:hAnsi="Times New Roman" w:cs="Times New Roman"/>
        </w:rPr>
        <w:t>8</w:t>
      </w:r>
      <w:r w:rsidRPr="00277CE6">
        <w:rPr>
          <w:rFonts w:ascii="Times New Roman" w:eastAsia="宋体" w:hAnsi="Times New Roman" w:cs="Times New Roman"/>
        </w:rPr>
        <w:t xml:space="preserve"> </w:t>
      </w:r>
      <w:r w:rsidR="00B70B69">
        <w:rPr>
          <w:rFonts w:ascii="Times New Roman" w:eastAsia="宋体" w:hAnsi="Times New Roman" w:cs="Times New Roman" w:hint="eastAsia"/>
        </w:rPr>
        <w:t>蛋白质骨架优化后设计的</w:t>
      </w:r>
      <w:commentRangeStart w:id="134"/>
      <w:r>
        <w:rPr>
          <w:rFonts w:ascii="Times New Roman" w:eastAsia="宋体" w:hAnsi="Times New Roman" w:cs="Times New Roman" w:hint="eastAsia"/>
        </w:rPr>
        <w:t>蛋白质序列的</w:t>
      </w:r>
      <w:proofErr w:type="spellStart"/>
      <w:r>
        <w:rPr>
          <w:rFonts w:ascii="Times New Roman" w:eastAsia="宋体" w:hAnsi="Times New Roman" w:cs="Times New Roman" w:hint="eastAsia"/>
        </w:rPr>
        <w:t>WebLogo</w:t>
      </w:r>
      <w:proofErr w:type="spellEnd"/>
      <w:r>
        <w:rPr>
          <w:rFonts w:ascii="Times New Roman" w:eastAsia="宋体" w:hAnsi="Times New Roman" w:cs="Times New Roman" w:hint="eastAsia"/>
        </w:rPr>
        <w:t>图</w:t>
      </w:r>
      <w:commentRangeEnd w:id="134"/>
      <w:r w:rsidR="002D3527">
        <w:rPr>
          <w:rStyle w:val="af1"/>
        </w:rPr>
        <w:commentReference w:id="134"/>
      </w:r>
    </w:p>
    <w:p w14:paraId="5B7638C3" w14:textId="77777777" w:rsidR="0078700B" w:rsidRPr="0078700B" w:rsidRDefault="0078700B" w:rsidP="008045B6">
      <w:pPr>
        <w:spacing w:line="300" w:lineRule="auto"/>
        <w:ind w:firstLineChars="200" w:firstLine="480"/>
        <w:rPr>
          <w:rFonts w:ascii="Times New Roman" w:hAnsi="Times New Roman" w:cs="Times New Roman"/>
          <w:sz w:val="24"/>
          <w:szCs w:val="24"/>
        </w:rPr>
      </w:pPr>
    </w:p>
    <w:p w14:paraId="5DDB0879" w14:textId="1413ECF5" w:rsidR="0044558A" w:rsidRDefault="007A6FAA" w:rsidP="008045B6">
      <w:pPr>
        <w:spacing w:line="30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使用</w:t>
      </w:r>
      <w:r w:rsidR="00D257D8">
        <w:rPr>
          <w:rFonts w:ascii="Times New Roman" w:hAnsi="Times New Roman" w:cs="Times New Roman" w:hint="eastAsia"/>
          <w:sz w:val="24"/>
          <w:szCs w:val="24"/>
        </w:rPr>
        <w:t>本课题所构建的模型对</w:t>
      </w:r>
      <w:r>
        <w:rPr>
          <w:rFonts w:ascii="Times New Roman" w:hAnsi="Times New Roman" w:cs="Times New Roman" w:hint="eastAsia"/>
          <w:sz w:val="24"/>
          <w:szCs w:val="24"/>
        </w:rPr>
        <w:t>蛋白质初始骨架结构进行优化后，根据上述过程设计的所有蛋白质序列使用</w:t>
      </w:r>
      <w:proofErr w:type="spellStart"/>
      <w:r>
        <w:rPr>
          <w:rFonts w:ascii="Times New Roman" w:hAnsi="Times New Roman" w:cs="Times New Roman" w:hint="eastAsia"/>
          <w:sz w:val="24"/>
          <w:szCs w:val="24"/>
        </w:rPr>
        <w:t>WebLogo</w:t>
      </w:r>
      <w:proofErr w:type="spellEnd"/>
      <w:r>
        <w:rPr>
          <w:rFonts w:ascii="Times New Roman" w:hAnsi="Times New Roman" w:cs="Times New Roman" w:hint="eastAsia"/>
          <w:sz w:val="24"/>
          <w:szCs w:val="24"/>
        </w:rPr>
        <w:t>图</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{"citationID":"2yOp3Esy","properties":{"formattedCitation":"\\super 34\\nosupersub{}","plainCitation":"34","noteIndex":0},"citationItems":[{"id":346,"uris":["http://zotero.org/users/9340884/items/WPKYKRBE"],"itemData":{"id":346,"type":"article-journal","abstract":"WebLogo generates sequence logos, graphical representations of the patterns within a multiple sequence alignment. Sequence logos provide a richer and more precise description of sequence similarity than consensus sequences and can rapidly reveal significant features of the alignment otherwise difficult to perceive. Each logo consists of stacks of letters, one stack for each position in the sequence. The overall height of each stack indicates the sequence conservation at that position (measured in bits), whereas the height of symbols within the stack reflects the relative frequency of the corresponding amino or nucleic acid at that position. WebLogo has been enhanced recently with additional features and options, to provide a convenient and highly configurable sequence logo generator. A command line interface and the complete, open WebLogo source code are available for local installation and customization.","container-title":"Genome Research","DOI":"10.1101/gr.849004","ISSN":"1088-9051, 1549-5469","issue":"6","journalAbbreviation":"Genome Res.","language":"en","note":"Company: Cold Spring Harbor Laboratory Press\nDistributor: Cold Spring Harbor Laboratory Press\nInstitution: Cold Spring Harbor Laboratory Press\nLabel: Cold Spring Harbor Laboratory Press\npublisher: Cold Spring Harbor Lab\nPMID: 15173120","page":"1188-1190","source":"genome.cshlp.org","title":"WebLogo: A Sequence Logo Generator","title-short":"WebLogo","volume":"14","author":[{"family":"Crooks","given":"Gavin E."},{"family":"Hon","given":"Gary"},{"family":"Chandonia","given":"John-Marc"},{"family":"Brenner","given":"Steven E."}],"issued":{"date-parts":[["2004",1,6]]}}}],"schema":"https://github.com/citation-style-language/schema/raw/master/csl-citation.json"} </w:instrText>
      </w:r>
      <w:r>
        <w:rPr>
          <w:rFonts w:ascii="Times New Roman" w:hAnsi="Times New Roman" w:cs="Times New Roman"/>
          <w:sz w:val="24"/>
          <w:szCs w:val="24"/>
        </w:rPr>
        <w:fldChar w:fldCharType="separate"/>
      </w:r>
      <w:r w:rsidRPr="007A6FAA">
        <w:rPr>
          <w:rFonts w:ascii="Times New Roman" w:hAnsi="Times New Roman" w:cs="Times New Roman"/>
          <w:kern w:val="0"/>
          <w:sz w:val="24"/>
          <w:szCs w:val="24"/>
          <w:vertAlign w:val="superscript"/>
        </w:rPr>
        <w:t>34</w:t>
      </w:r>
      <w:r>
        <w:rPr>
          <w:rFonts w:ascii="Times New Roman" w:hAnsi="Times New Roman" w:cs="Times New Roman"/>
          <w:sz w:val="24"/>
          <w:szCs w:val="24"/>
        </w:rPr>
        <w:fldChar w:fldCharType="end"/>
      </w:r>
      <w:r>
        <w:rPr>
          <w:rFonts w:ascii="Times New Roman" w:hAnsi="Times New Roman" w:cs="Times New Roman" w:hint="eastAsia"/>
          <w:sz w:val="24"/>
          <w:szCs w:val="24"/>
        </w:rPr>
        <w:t>进行展示，如图</w:t>
      </w:r>
      <w:r>
        <w:rPr>
          <w:rFonts w:ascii="Times New Roman" w:hAnsi="Times New Roman" w:cs="Times New Roman" w:hint="eastAsia"/>
          <w:sz w:val="24"/>
          <w:szCs w:val="24"/>
        </w:rPr>
        <w:t>3</w:t>
      </w:r>
      <w:r>
        <w:rPr>
          <w:rFonts w:ascii="Times New Roman" w:hAnsi="Times New Roman" w:cs="Times New Roman"/>
          <w:sz w:val="24"/>
          <w:szCs w:val="24"/>
        </w:rPr>
        <w:t>.8</w:t>
      </w:r>
      <w:r>
        <w:rPr>
          <w:rFonts w:ascii="Times New Roman" w:hAnsi="Times New Roman" w:cs="Times New Roman" w:hint="eastAsia"/>
          <w:sz w:val="24"/>
          <w:szCs w:val="24"/>
        </w:rPr>
        <w:t>所示</w:t>
      </w:r>
      <w:r w:rsidR="0078700B">
        <w:rPr>
          <w:rFonts w:ascii="Times New Roman" w:hAnsi="Times New Roman" w:cs="Times New Roman" w:hint="eastAsia"/>
          <w:sz w:val="24"/>
          <w:szCs w:val="24"/>
        </w:rPr>
        <w:t>。</w:t>
      </w:r>
    </w:p>
    <w:p w14:paraId="38B64608" w14:textId="52BED665" w:rsidR="008B22E1" w:rsidRDefault="00D17E52" w:rsidP="008045B6">
      <w:pPr>
        <w:spacing w:line="30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需要指出的是，</w:t>
      </w:r>
      <w:r w:rsidR="00162DF6">
        <w:rPr>
          <w:rFonts w:ascii="Times New Roman" w:hAnsi="Times New Roman" w:cs="Times New Roman" w:hint="eastAsia"/>
          <w:sz w:val="24"/>
          <w:szCs w:val="24"/>
        </w:rPr>
        <w:t>本课题目前</w:t>
      </w:r>
      <w:r w:rsidR="009C6524">
        <w:rPr>
          <w:rFonts w:ascii="Times New Roman" w:hAnsi="Times New Roman" w:cs="Times New Roman" w:hint="eastAsia"/>
          <w:sz w:val="24"/>
          <w:szCs w:val="24"/>
        </w:rPr>
        <w:t>得到的模型</w:t>
      </w:r>
      <w:r w:rsidR="00E905A9">
        <w:rPr>
          <w:rFonts w:ascii="Times New Roman" w:hAnsi="Times New Roman" w:cs="Times New Roman" w:hint="eastAsia"/>
          <w:sz w:val="24"/>
          <w:szCs w:val="24"/>
        </w:rPr>
        <w:t>对蛋白质主链结构的优化</w:t>
      </w:r>
      <w:r w:rsidR="007A6FAA">
        <w:rPr>
          <w:rFonts w:ascii="Times New Roman" w:hAnsi="Times New Roman" w:cs="Times New Roman" w:hint="eastAsia"/>
          <w:sz w:val="24"/>
          <w:szCs w:val="24"/>
        </w:rPr>
        <w:t>仍然具有一定</w:t>
      </w:r>
      <w:r w:rsidR="009F5A48">
        <w:rPr>
          <w:rFonts w:ascii="Times New Roman" w:hAnsi="Times New Roman" w:cs="Times New Roman" w:hint="eastAsia"/>
          <w:sz w:val="24"/>
          <w:szCs w:val="24"/>
        </w:rPr>
        <w:t>程度的局限性</w:t>
      </w:r>
      <w:r w:rsidR="00AB0BE9">
        <w:rPr>
          <w:rFonts w:ascii="Times New Roman" w:hAnsi="Times New Roman" w:cs="Times New Roman" w:hint="eastAsia"/>
          <w:sz w:val="24"/>
          <w:szCs w:val="24"/>
        </w:rPr>
        <w:t>，</w:t>
      </w:r>
      <w:r w:rsidR="00A31A5C">
        <w:rPr>
          <w:rFonts w:ascii="Times New Roman" w:hAnsi="Times New Roman" w:cs="Times New Roman" w:hint="eastAsia"/>
          <w:sz w:val="24"/>
          <w:szCs w:val="24"/>
        </w:rPr>
        <w:t>无法通过模型一步优化为</w:t>
      </w:r>
      <w:r w:rsidR="007B3B71">
        <w:rPr>
          <w:rFonts w:ascii="Times New Roman" w:hAnsi="Times New Roman" w:cs="Times New Roman" w:hint="eastAsia"/>
          <w:sz w:val="24"/>
          <w:szCs w:val="24"/>
        </w:rPr>
        <w:t>可以用于实际蛋白质</w:t>
      </w:r>
      <w:r w:rsidR="006723C0">
        <w:rPr>
          <w:rFonts w:ascii="Times New Roman" w:hAnsi="Times New Roman" w:cs="Times New Roman" w:hint="eastAsia"/>
          <w:sz w:val="24"/>
          <w:szCs w:val="24"/>
        </w:rPr>
        <w:t>计算</w:t>
      </w:r>
      <w:r w:rsidR="007B3B71">
        <w:rPr>
          <w:rFonts w:ascii="Times New Roman" w:hAnsi="Times New Roman" w:cs="Times New Roman" w:hint="eastAsia"/>
          <w:sz w:val="24"/>
          <w:szCs w:val="24"/>
        </w:rPr>
        <w:t>设计的骨架</w:t>
      </w:r>
      <w:r w:rsidR="00A16DE9">
        <w:rPr>
          <w:rFonts w:ascii="Times New Roman" w:hAnsi="Times New Roman" w:cs="Times New Roman" w:hint="eastAsia"/>
          <w:sz w:val="24"/>
          <w:szCs w:val="24"/>
        </w:rPr>
        <w:t>，而进一步调整模型参数未能实现模型表现的</w:t>
      </w:r>
      <w:r w:rsidR="00EB0F8E">
        <w:rPr>
          <w:rFonts w:ascii="Times New Roman" w:hAnsi="Times New Roman" w:cs="Times New Roman" w:hint="eastAsia"/>
          <w:sz w:val="24"/>
          <w:szCs w:val="24"/>
        </w:rPr>
        <w:t>明显</w:t>
      </w:r>
      <w:r w:rsidR="00A16DE9">
        <w:rPr>
          <w:rFonts w:ascii="Times New Roman" w:hAnsi="Times New Roman" w:cs="Times New Roman" w:hint="eastAsia"/>
          <w:sz w:val="24"/>
          <w:szCs w:val="24"/>
        </w:rPr>
        <w:t>提升。</w:t>
      </w:r>
      <w:r w:rsidR="00BA4DD1">
        <w:rPr>
          <w:rFonts w:ascii="Times New Roman" w:hAnsi="Times New Roman" w:cs="Times New Roman" w:hint="eastAsia"/>
          <w:sz w:val="24"/>
          <w:szCs w:val="24"/>
        </w:rPr>
        <w:t>该模型</w:t>
      </w:r>
      <w:r w:rsidR="00D41D50">
        <w:rPr>
          <w:rFonts w:ascii="Times New Roman" w:hAnsi="Times New Roman" w:cs="Times New Roman" w:hint="eastAsia"/>
          <w:sz w:val="24"/>
          <w:szCs w:val="24"/>
        </w:rPr>
        <w:t>可能</w:t>
      </w:r>
      <w:r w:rsidR="00BA4DD1">
        <w:rPr>
          <w:rFonts w:ascii="Times New Roman" w:hAnsi="Times New Roman" w:cs="Times New Roman" w:hint="eastAsia"/>
          <w:sz w:val="24"/>
          <w:szCs w:val="24"/>
        </w:rPr>
        <w:t>的局限性</w:t>
      </w:r>
      <w:r w:rsidR="00D41D50">
        <w:rPr>
          <w:rFonts w:ascii="Times New Roman" w:hAnsi="Times New Roman" w:cs="Times New Roman" w:hint="eastAsia"/>
          <w:sz w:val="24"/>
          <w:szCs w:val="24"/>
        </w:rPr>
        <w:t>分析如下：在模型</w:t>
      </w:r>
      <w:r w:rsidR="00804299">
        <w:rPr>
          <w:rFonts w:ascii="Times New Roman" w:hAnsi="Times New Roman" w:cs="Times New Roman" w:hint="eastAsia"/>
          <w:sz w:val="24"/>
          <w:szCs w:val="24"/>
        </w:rPr>
        <w:t>训练过程中</w:t>
      </w:r>
      <w:r w:rsidR="00D41D50">
        <w:rPr>
          <w:rFonts w:ascii="Times New Roman" w:hAnsi="Times New Roman" w:cs="Times New Roman" w:hint="eastAsia"/>
          <w:sz w:val="24"/>
          <w:szCs w:val="24"/>
        </w:rPr>
        <w:t>，</w:t>
      </w:r>
      <w:r w:rsidR="000D1529">
        <w:rPr>
          <w:rFonts w:ascii="Times New Roman" w:hAnsi="Times New Roman" w:cs="Times New Roman" w:hint="eastAsia"/>
          <w:sz w:val="24"/>
          <w:szCs w:val="24"/>
        </w:rPr>
        <w:t>使用高斯噪声对</w:t>
      </w:r>
      <w:r w:rsidR="00577345">
        <w:rPr>
          <w:rFonts w:ascii="Times New Roman" w:hAnsi="Times New Roman" w:cs="Times New Roman" w:hint="eastAsia"/>
          <w:sz w:val="24"/>
          <w:szCs w:val="24"/>
        </w:rPr>
        <w:t>训练集中结构的三维坐标进行扰动，</w:t>
      </w:r>
      <w:r w:rsidR="007F444F">
        <w:rPr>
          <w:rFonts w:ascii="Times New Roman" w:hAnsi="Times New Roman" w:cs="Times New Roman" w:hint="eastAsia"/>
          <w:sz w:val="24"/>
          <w:szCs w:val="24"/>
        </w:rPr>
        <w:t>希望模型拟合</w:t>
      </w:r>
      <w:r w:rsidR="003258CA">
        <w:rPr>
          <w:rFonts w:ascii="Times New Roman" w:hAnsi="Times New Roman" w:cs="Times New Roman" w:hint="eastAsia"/>
          <w:sz w:val="24"/>
          <w:szCs w:val="24"/>
        </w:rPr>
        <w:t>具有降噪效果的梯度场，这样的训练过程</w:t>
      </w:r>
      <w:r w:rsidR="007F444F">
        <w:rPr>
          <w:rFonts w:ascii="Times New Roman" w:hAnsi="Times New Roman" w:cs="Times New Roman" w:hint="eastAsia"/>
          <w:sz w:val="24"/>
          <w:szCs w:val="24"/>
        </w:rPr>
        <w:t>本质上</w:t>
      </w:r>
      <w:r w:rsidR="00C71728">
        <w:rPr>
          <w:rFonts w:ascii="Times New Roman" w:hAnsi="Times New Roman" w:cs="Times New Roman" w:hint="eastAsia"/>
          <w:sz w:val="24"/>
          <w:szCs w:val="24"/>
        </w:rPr>
        <w:t>主要</w:t>
      </w:r>
      <w:r w:rsidR="003258CA">
        <w:rPr>
          <w:rFonts w:ascii="Times New Roman" w:hAnsi="Times New Roman" w:cs="Times New Roman" w:hint="eastAsia"/>
          <w:sz w:val="24"/>
          <w:szCs w:val="24"/>
        </w:rPr>
        <w:t>捕捉了</w:t>
      </w:r>
      <w:r w:rsidR="00C71728">
        <w:rPr>
          <w:rFonts w:ascii="Times New Roman" w:hAnsi="Times New Roman" w:cs="Times New Roman" w:hint="eastAsia"/>
          <w:sz w:val="24"/>
          <w:szCs w:val="24"/>
        </w:rPr>
        <w:t>蛋白质主链局部的信息，</w:t>
      </w:r>
      <w:r w:rsidR="0076783C">
        <w:rPr>
          <w:rFonts w:ascii="Times New Roman" w:hAnsi="Times New Roman" w:cs="Times New Roman" w:hint="eastAsia"/>
          <w:sz w:val="24"/>
          <w:szCs w:val="24"/>
        </w:rPr>
        <w:t>模型未能很好地学到</w:t>
      </w:r>
      <w:r w:rsidR="00B041EE">
        <w:rPr>
          <w:rFonts w:ascii="Times New Roman" w:hAnsi="Times New Roman" w:cs="Times New Roman" w:hint="eastAsia"/>
          <w:sz w:val="24"/>
          <w:szCs w:val="24"/>
        </w:rPr>
        <w:t>二级结构之间的相互作用，因此</w:t>
      </w:r>
      <w:r w:rsidR="00D55415">
        <w:rPr>
          <w:rFonts w:ascii="Times New Roman" w:hAnsi="Times New Roman" w:cs="Times New Roman" w:hint="eastAsia"/>
          <w:sz w:val="24"/>
          <w:szCs w:val="24"/>
        </w:rPr>
        <w:t>不能</w:t>
      </w:r>
      <w:r w:rsidR="00904442">
        <w:rPr>
          <w:rFonts w:ascii="Times New Roman" w:hAnsi="Times New Roman" w:cs="Times New Roman" w:hint="eastAsia"/>
          <w:sz w:val="24"/>
          <w:szCs w:val="24"/>
        </w:rPr>
        <w:t>实现蛋白质初始主链结构的大幅度变动</w:t>
      </w:r>
      <w:r w:rsidR="00322412">
        <w:rPr>
          <w:rFonts w:ascii="Times New Roman" w:hAnsi="Times New Roman" w:cs="Times New Roman" w:hint="eastAsia"/>
          <w:sz w:val="24"/>
          <w:szCs w:val="24"/>
        </w:rPr>
        <w:t>和优化。</w:t>
      </w:r>
    </w:p>
    <w:p w14:paraId="2E716F0A" w14:textId="77777777" w:rsidR="00D17E52" w:rsidRDefault="00D17E52" w:rsidP="008045B6">
      <w:pPr>
        <w:spacing w:line="300" w:lineRule="auto"/>
        <w:ind w:firstLineChars="200" w:firstLine="480"/>
        <w:rPr>
          <w:rFonts w:ascii="Times New Roman" w:hAnsi="Times New Roman" w:cs="Times New Roman"/>
          <w:sz w:val="24"/>
          <w:szCs w:val="24"/>
        </w:rPr>
      </w:pPr>
    </w:p>
    <w:p w14:paraId="560DB79F" w14:textId="77777777" w:rsidR="008B22E1" w:rsidRPr="00000C20" w:rsidRDefault="008B22E1" w:rsidP="008045B6">
      <w:pPr>
        <w:spacing w:line="300" w:lineRule="auto"/>
        <w:ind w:firstLineChars="200" w:firstLine="480"/>
        <w:rPr>
          <w:rFonts w:ascii="Times New Roman" w:hAnsi="Times New Roman" w:cs="Times New Roman"/>
          <w:sz w:val="24"/>
          <w:szCs w:val="24"/>
        </w:rPr>
      </w:pPr>
    </w:p>
    <w:p w14:paraId="6B46B630" w14:textId="77777777" w:rsidR="00644FB7" w:rsidRPr="00277CE6" w:rsidRDefault="00644FB7">
      <w:pPr>
        <w:widowControl/>
        <w:jc w:val="left"/>
        <w:rPr>
          <w:rFonts w:ascii="Times New Roman" w:eastAsia="黑体" w:hAnsi="Times New Roman" w:cs="Times New Roman"/>
          <w:bCs/>
          <w:kern w:val="44"/>
          <w:sz w:val="32"/>
          <w:szCs w:val="32"/>
        </w:rPr>
      </w:pPr>
      <w:r w:rsidRPr="00277CE6">
        <w:rPr>
          <w:rFonts w:ascii="Times New Roman" w:eastAsia="黑体" w:hAnsi="Times New Roman" w:cs="Times New Roman"/>
          <w:b/>
          <w:sz w:val="32"/>
          <w:szCs w:val="32"/>
        </w:rPr>
        <w:br w:type="page"/>
      </w:r>
    </w:p>
    <w:p w14:paraId="12C840BB" w14:textId="2F3B68FF" w:rsidR="005B7372" w:rsidRPr="00277CE6" w:rsidRDefault="00644FB7" w:rsidP="005B7372">
      <w:pPr>
        <w:pStyle w:val="1"/>
        <w:rPr>
          <w:rFonts w:ascii="Times New Roman" w:eastAsia="黑体" w:hAnsi="Times New Roman" w:cs="Times New Roman"/>
          <w:b w:val="0"/>
          <w:sz w:val="32"/>
          <w:szCs w:val="32"/>
        </w:rPr>
      </w:pPr>
      <w:bookmarkStart w:id="136" w:name="_Toc105009189"/>
      <w:r w:rsidRPr="00277CE6">
        <w:rPr>
          <w:rFonts w:ascii="Times New Roman" w:eastAsia="黑体" w:hAnsi="Times New Roman" w:cs="Times New Roman"/>
          <w:b w:val="0"/>
          <w:sz w:val="32"/>
          <w:szCs w:val="32"/>
        </w:rPr>
        <w:lastRenderedPageBreak/>
        <w:t>第四章</w:t>
      </w:r>
      <w:r w:rsidR="003208B7" w:rsidRPr="00277CE6">
        <w:rPr>
          <w:rFonts w:ascii="Times New Roman" w:eastAsia="黑体" w:hAnsi="Times New Roman" w:cs="Times New Roman"/>
          <w:b w:val="0"/>
          <w:sz w:val="32"/>
          <w:szCs w:val="32"/>
        </w:rPr>
        <w:t xml:space="preserve"> </w:t>
      </w:r>
      <w:r w:rsidR="003208B7" w:rsidRPr="00277CE6">
        <w:rPr>
          <w:rFonts w:ascii="Times New Roman" w:eastAsia="黑体" w:hAnsi="Times New Roman" w:cs="Times New Roman"/>
          <w:b w:val="0"/>
          <w:sz w:val="32"/>
          <w:szCs w:val="32"/>
        </w:rPr>
        <w:t>结论</w:t>
      </w:r>
      <w:r w:rsidR="009E42D7" w:rsidRPr="00277CE6">
        <w:rPr>
          <w:rFonts w:ascii="Times New Roman" w:eastAsia="黑体" w:hAnsi="Times New Roman" w:cs="Times New Roman"/>
          <w:b w:val="0"/>
          <w:sz w:val="32"/>
          <w:szCs w:val="32"/>
        </w:rPr>
        <w:t>与</w:t>
      </w:r>
      <w:r w:rsidR="00577C2D" w:rsidRPr="00277CE6">
        <w:rPr>
          <w:rFonts w:ascii="Times New Roman" w:eastAsia="黑体" w:hAnsi="Times New Roman" w:cs="Times New Roman"/>
          <w:b w:val="0"/>
          <w:sz w:val="32"/>
          <w:szCs w:val="32"/>
        </w:rPr>
        <w:t>展望</w:t>
      </w:r>
      <w:bookmarkEnd w:id="136"/>
    </w:p>
    <w:p w14:paraId="0D60E529" w14:textId="48FCDC3C" w:rsidR="005B7372" w:rsidRDefault="000D6B55" w:rsidP="00126A56">
      <w:pPr>
        <w:spacing w:line="400" w:lineRule="exact"/>
        <w:ind w:firstLineChars="200" w:firstLine="480"/>
        <w:rPr>
          <w:rFonts w:ascii="Times New Roman" w:hAnsi="Times New Roman" w:cs="Times New Roman"/>
          <w:color w:val="000000"/>
          <w:kern w:val="0"/>
          <w:sz w:val="24"/>
          <w:szCs w:val="24"/>
        </w:rPr>
      </w:pPr>
      <w:r>
        <w:rPr>
          <w:rFonts w:ascii="Times New Roman" w:hAnsi="Times New Roman" w:cs="Times New Roman" w:hint="eastAsia"/>
          <w:sz w:val="24"/>
          <w:szCs w:val="24"/>
        </w:rPr>
        <w:t>本课题</w:t>
      </w:r>
      <w:r w:rsidR="00AA134F">
        <w:rPr>
          <w:rFonts w:ascii="Times New Roman" w:hAnsi="Times New Roman" w:cs="Times New Roman" w:hint="eastAsia"/>
          <w:sz w:val="24"/>
          <w:szCs w:val="24"/>
        </w:rPr>
        <w:t>构建了</w:t>
      </w:r>
      <w:r w:rsidR="000E5C3D">
        <w:rPr>
          <w:rFonts w:ascii="Times New Roman" w:hAnsi="Times New Roman" w:cs="Times New Roman" w:hint="eastAsia"/>
          <w:sz w:val="24"/>
          <w:szCs w:val="24"/>
        </w:rPr>
        <w:t>基于</w:t>
      </w:r>
      <w:r w:rsidR="00096DC3">
        <w:rPr>
          <w:rFonts w:ascii="Times New Roman" w:hAnsi="Times New Roman" w:cs="Times New Roman" w:hint="eastAsia"/>
          <w:sz w:val="24"/>
          <w:szCs w:val="24"/>
        </w:rPr>
        <w:t>等变图神经网络和降噪分数匹配方法</w:t>
      </w:r>
      <w:r w:rsidR="00AA134F">
        <w:rPr>
          <w:rFonts w:ascii="Times New Roman" w:hAnsi="Times New Roman" w:cs="Times New Roman" w:hint="eastAsia"/>
          <w:sz w:val="24"/>
          <w:szCs w:val="24"/>
        </w:rPr>
        <w:t>的</w:t>
      </w:r>
      <w:r w:rsidR="008C7397">
        <w:rPr>
          <w:rFonts w:ascii="Times New Roman" w:hAnsi="Times New Roman" w:cs="Times New Roman" w:hint="eastAsia"/>
          <w:sz w:val="24"/>
          <w:szCs w:val="24"/>
        </w:rPr>
        <w:t>模型</w:t>
      </w:r>
      <w:r w:rsidR="007900D9">
        <w:rPr>
          <w:rFonts w:ascii="Times New Roman" w:hAnsi="Times New Roman" w:cs="Times New Roman" w:hint="eastAsia"/>
          <w:sz w:val="24"/>
          <w:szCs w:val="24"/>
        </w:rPr>
        <w:t>，</w:t>
      </w:r>
      <w:r w:rsidR="00075F07">
        <w:rPr>
          <w:rFonts w:ascii="Times New Roman" w:hAnsi="Times New Roman" w:cs="Times New Roman" w:hint="eastAsia"/>
          <w:sz w:val="24"/>
          <w:szCs w:val="24"/>
        </w:rPr>
        <w:t>试图实现</w:t>
      </w:r>
      <w:r w:rsidR="00E72C59">
        <w:rPr>
          <w:rFonts w:ascii="Times New Roman" w:hAnsi="Times New Roman" w:cs="Times New Roman" w:hint="eastAsia"/>
          <w:sz w:val="24"/>
          <w:szCs w:val="24"/>
        </w:rPr>
        <w:t>侧链无关的蛋白质主链结构优化</w:t>
      </w:r>
      <w:r w:rsidR="00275AFE">
        <w:rPr>
          <w:rFonts w:ascii="Times New Roman" w:hAnsi="Times New Roman" w:cs="Times New Roman" w:hint="eastAsia"/>
          <w:sz w:val="24"/>
          <w:szCs w:val="24"/>
        </w:rPr>
        <w:t>，</w:t>
      </w:r>
      <w:r w:rsidR="005B3C46">
        <w:rPr>
          <w:rFonts w:ascii="Times New Roman" w:hAnsi="Times New Roman" w:cs="Times New Roman" w:hint="eastAsia"/>
          <w:sz w:val="24"/>
          <w:szCs w:val="24"/>
        </w:rPr>
        <w:t>从而</w:t>
      </w:r>
      <w:r w:rsidR="00A13ABF">
        <w:rPr>
          <w:rFonts w:ascii="Times New Roman" w:hAnsi="Times New Roman" w:cs="Times New Roman" w:hint="eastAsia"/>
          <w:sz w:val="24"/>
          <w:szCs w:val="24"/>
        </w:rPr>
        <w:t>在蛋白质</w:t>
      </w:r>
      <w:r w:rsidR="00167ACC">
        <w:rPr>
          <w:rFonts w:ascii="Times New Roman" w:hAnsi="Times New Roman" w:cs="Times New Roman" w:hint="eastAsia"/>
          <w:sz w:val="24"/>
          <w:szCs w:val="24"/>
        </w:rPr>
        <w:t>从头</w:t>
      </w:r>
      <w:r w:rsidR="00A13ABF">
        <w:rPr>
          <w:rFonts w:ascii="Times New Roman" w:hAnsi="Times New Roman" w:cs="Times New Roman" w:hint="eastAsia"/>
          <w:sz w:val="24"/>
          <w:szCs w:val="24"/>
        </w:rPr>
        <w:t>计算设计中</w:t>
      </w:r>
      <w:r w:rsidR="00634E47">
        <w:rPr>
          <w:rFonts w:ascii="Times New Roman" w:hAnsi="Times New Roman" w:cs="Times New Roman" w:hint="eastAsia"/>
          <w:sz w:val="24"/>
          <w:szCs w:val="24"/>
        </w:rPr>
        <w:t>提升蛋白质</w:t>
      </w:r>
      <w:r w:rsidR="001000A6">
        <w:rPr>
          <w:rFonts w:ascii="Times New Roman" w:hAnsi="Times New Roman" w:cs="Times New Roman" w:hint="eastAsia"/>
          <w:sz w:val="24"/>
          <w:szCs w:val="24"/>
        </w:rPr>
        <w:t>初始</w:t>
      </w:r>
      <w:r w:rsidR="00634E47">
        <w:rPr>
          <w:rFonts w:ascii="Times New Roman" w:hAnsi="Times New Roman" w:cs="Times New Roman" w:hint="eastAsia"/>
          <w:sz w:val="24"/>
          <w:szCs w:val="24"/>
        </w:rPr>
        <w:t>骨架</w:t>
      </w:r>
      <w:r w:rsidR="001000A6">
        <w:rPr>
          <w:rFonts w:ascii="Times New Roman" w:hAnsi="Times New Roman" w:cs="Times New Roman" w:hint="eastAsia"/>
          <w:sz w:val="24"/>
          <w:szCs w:val="24"/>
        </w:rPr>
        <w:t>的可设计性，</w:t>
      </w:r>
      <w:r w:rsidR="00504839">
        <w:rPr>
          <w:rFonts w:ascii="Times New Roman" w:hAnsi="Times New Roman" w:cs="Times New Roman" w:hint="eastAsia"/>
          <w:sz w:val="24"/>
          <w:szCs w:val="24"/>
        </w:rPr>
        <w:t>有助于后续的序列设计等步骤。</w:t>
      </w:r>
      <w:r w:rsidR="006800A0">
        <w:rPr>
          <w:rFonts w:ascii="Times New Roman" w:hAnsi="Times New Roman" w:cs="Times New Roman" w:hint="eastAsia"/>
          <w:sz w:val="24"/>
          <w:szCs w:val="24"/>
        </w:rPr>
        <w:t>具体地，本课题</w:t>
      </w:r>
      <w:r w:rsidR="001B4942">
        <w:rPr>
          <w:rFonts w:ascii="Times New Roman" w:hAnsi="Times New Roman" w:cs="Times New Roman" w:hint="eastAsia"/>
          <w:sz w:val="24"/>
          <w:szCs w:val="24"/>
        </w:rPr>
        <w:t>将已在</w:t>
      </w:r>
      <w:r w:rsidR="0011548E">
        <w:rPr>
          <w:rFonts w:ascii="Times New Roman" w:hAnsi="Times New Roman" w:cs="Times New Roman" w:hint="eastAsia"/>
          <w:sz w:val="24"/>
          <w:szCs w:val="24"/>
        </w:rPr>
        <w:t>分子构象生成等</w:t>
      </w:r>
      <w:r w:rsidR="001B4942">
        <w:rPr>
          <w:rFonts w:ascii="Times New Roman" w:hAnsi="Times New Roman" w:cs="Times New Roman" w:hint="eastAsia"/>
          <w:sz w:val="24"/>
          <w:szCs w:val="24"/>
        </w:rPr>
        <w:t>多个领域表现出优异性能的</w:t>
      </w:r>
      <w:r w:rsidR="001B4942">
        <w:rPr>
          <w:rFonts w:ascii="Times New Roman" w:hAnsi="Times New Roman" w:cs="Times New Roman" w:hint="eastAsia"/>
          <w:sz w:val="24"/>
          <w:szCs w:val="24"/>
        </w:rPr>
        <w:t>EGNN</w:t>
      </w:r>
      <w:r w:rsidR="001B4942">
        <w:rPr>
          <w:rFonts w:ascii="Times New Roman" w:hAnsi="Times New Roman" w:cs="Times New Roman"/>
          <w:sz w:val="24"/>
          <w:szCs w:val="24"/>
        </w:rPr>
        <w:t>+</w:t>
      </w:r>
      <w:r w:rsidR="001B4942">
        <w:rPr>
          <w:rFonts w:ascii="Times New Roman" w:hAnsi="Times New Roman" w:cs="Times New Roman" w:hint="eastAsia"/>
          <w:sz w:val="24"/>
          <w:szCs w:val="24"/>
        </w:rPr>
        <w:t>降噪分数匹配模型迁移到</w:t>
      </w:r>
      <w:r w:rsidR="000A27A1">
        <w:rPr>
          <w:rFonts w:ascii="Times New Roman" w:hAnsi="Times New Roman" w:cs="Times New Roman" w:hint="eastAsia"/>
          <w:sz w:val="24"/>
          <w:szCs w:val="24"/>
        </w:rPr>
        <w:t>蛋白质主链结构优化问题上，</w:t>
      </w:r>
      <w:r w:rsidR="00434BFF">
        <w:rPr>
          <w:rFonts w:ascii="Times New Roman" w:hAnsi="Times New Roman" w:cs="Times New Roman" w:hint="eastAsia"/>
          <w:sz w:val="24"/>
          <w:szCs w:val="24"/>
        </w:rPr>
        <w:t>针对蛋白质的特性</w:t>
      </w:r>
      <w:r w:rsidR="00E80DE9">
        <w:rPr>
          <w:rFonts w:ascii="Times New Roman" w:hAnsi="Times New Roman" w:cs="Times New Roman" w:hint="eastAsia"/>
          <w:sz w:val="24"/>
          <w:szCs w:val="24"/>
        </w:rPr>
        <w:t>设计了</w:t>
      </w:r>
      <w:r w:rsidR="00F03519">
        <w:rPr>
          <w:rFonts w:ascii="Times New Roman" w:hAnsi="Times New Roman" w:cs="Times New Roman" w:hint="eastAsia"/>
          <w:sz w:val="24"/>
          <w:szCs w:val="24"/>
        </w:rPr>
        <w:t>图的表示</w:t>
      </w:r>
      <w:r w:rsidR="00B03B34">
        <w:rPr>
          <w:rFonts w:ascii="Times New Roman" w:hAnsi="Times New Roman" w:cs="Times New Roman" w:hint="eastAsia"/>
          <w:sz w:val="24"/>
          <w:szCs w:val="24"/>
        </w:rPr>
        <w:t>形式</w:t>
      </w:r>
      <w:r w:rsidR="00F03519">
        <w:rPr>
          <w:rFonts w:ascii="Times New Roman" w:hAnsi="Times New Roman" w:cs="Times New Roman" w:hint="eastAsia"/>
          <w:sz w:val="24"/>
          <w:szCs w:val="24"/>
        </w:rPr>
        <w:t>，</w:t>
      </w:r>
      <w:r w:rsidR="00E91FB4">
        <w:rPr>
          <w:rFonts w:ascii="Times New Roman" w:hAnsi="Times New Roman" w:cs="Times New Roman" w:hint="eastAsia"/>
          <w:sz w:val="24"/>
          <w:szCs w:val="24"/>
        </w:rPr>
        <w:t>将残基所属的二级结构信息、</w:t>
      </w:r>
      <w:r w:rsidR="00DF1F24">
        <w:rPr>
          <w:rFonts w:ascii="Times New Roman" w:hAnsi="Times New Roman" w:cs="Times New Roman" w:hint="eastAsia"/>
          <w:sz w:val="24"/>
          <w:szCs w:val="24"/>
        </w:rPr>
        <w:t>残基之间的距离和相互作用</w:t>
      </w:r>
      <w:r w:rsidR="004A5A72">
        <w:rPr>
          <w:rFonts w:ascii="Times New Roman" w:hAnsi="Times New Roman" w:cs="Times New Roman" w:hint="eastAsia"/>
          <w:sz w:val="24"/>
          <w:szCs w:val="24"/>
        </w:rPr>
        <w:t>等特征嵌入</w:t>
      </w:r>
      <w:r w:rsidR="00F20CA0">
        <w:rPr>
          <w:rFonts w:ascii="Times New Roman" w:hAnsi="Times New Roman" w:cs="Times New Roman" w:hint="eastAsia"/>
          <w:sz w:val="24"/>
          <w:szCs w:val="24"/>
        </w:rPr>
        <w:t>图中，</w:t>
      </w:r>
      <w:r w:rsidR="00D57157">
        <w:rPr>
          <w:rFonts w:ascii="Times New Roman" w:hAnsi="Times New Roman" w:cs="Times New Roman" w:hint="eastAsia"/>
          <w:sz w:val="24"/>
          <w:szCs w:val="24"/>
        </w:rPr>
        <w:t>在</w:t>
      </w:r>
      <w:r w:rsidR="004C51B1">
        <w:rPr>
          <w:rFonts w:ascii="Times New Roman" w:hAnsi="Times New Roman" w:cs="Times New Roman" w:hint="eastAsia"/>
          <w:sz w:val="24"/>
          <w:szCs w:val="24"/>
        </w:rPr>
        <w:t>筛选后的蛋白质结构数据集上对模型进行训练，</w:t>
      </w:r>
      <w:r w:rsidR="002015D3">
        <w:rPr>
          <w:rFonts w:ascii="Times New Roman" w:hAnsi="Times New Roman" w:cs="Times New Roman" w:hint="eastAsia"/>
          <w:sz w:val="24"/>
          <w:szCs w:val="24"/>
        </w:rPr>
        <w:t>通过模型对高斯噪声扰动下</w:t>
      </w:r>
      <w:r w:rsidR="00280281">
        <w:rPr>
          <w:rFonts w:ascii="Times New Roman" w:hAnsi="Times New Roman" w:cs="Times New Roman" w:hint="eastAsia"/>
          <w:sz w:val="24"/>
          <w:szCs w:val="24"/>
        </w:rPr>
        <w:t>蛋白质主链结构的优化</w:t>
      </w:r>
      <w:r w:rsidR="00883C7F">
        <w:rPr>
          <w:rFonts w:ascii="Times New Roman" w:hAnsi="Times New Roman" w:cs="Times New Roman" w:hint="eastAsia"/>
          <w:sz w:val="24"/>
          <w:szCs w:val="24"/>
        </w:rPr>
        <w:t>效果评价模型的表现。</w:t>
      </w:r>
      <w:r w:rsidR="00850D91">
        <w:rPr>
          <w:rFonts w:ascii="Times New Roman" w:hAnsi="Times New Roman" w:cs="Times New Roman" w:hint="eastAsia"/>
          <w:sz w:val="24"/>
          <w:szCs w:val="24"/>
        </w:rPr>
        <w:t>实验证明，对于</w:t>
      </w:r>
      <w:r w:rsidR="00DF746C">
        <w:rPr>
          <w:rFonts w:ascii="Times New Roman" w:hAnsi="Times New Roman" w:cs="Times New Roman" w:hint="eastAsia"/>
          <w:sz w:val="24"/>
          <w:szCs w:val="24"/>
        </w:rPr>
        <w:t>与真实结构偏差</w:t>
      </w:r>
      <w:r w:rsidR="00DF746C">
        <w:rPr>
          <w:rFonts w:ascii="Times New Roman" w:hAnsi="Times New Roman" w:cs="Times New Roman" w:hint="eastAsia"/>
          <w:sz w:val="24"/>
          <w:szCs w:val="24"/>
        </w:rPr>
        <w:t>RMSD</w:t>
      </w:r>
      <m:oMath>
        <m:r>
          <m:rPr>
            <m:sty m:val="p"/>
          </m:rPr>
          <w:rPr>
            <w:rFonts w:ascii="Cambria Math" w:hAnsi="Cambria Math" w:cs="Times New Roman"/>
            <w:sz w:val="24"/>
            <w:szCs w:val="24"/>
          </w:rPr>
          <m:t>=(</m:t>
        </m:r>
        <m:r>
          <m:rPr>
            <m:nor/>
          </m:rPr>
          <w:rPr>
            <w:rFonts w:ascii="Times New Roman" w:hAnsi="Times New Roman" w:cs="Times New Roman"/>
            <w:sz w:val="24"/>
            <w:szCs w:val="24"/>
          </w:rPr>
          <m:t xml:space="preserve">2.172 ± 0.084) </m:t>
        </m:r>
        <m:r>
          <m:rPr>
            <m:sty m:val="p"/>
          </m:rPr>
          <w:rPr>
            <w:rFonts w:ascii="Cambria Math" w:hAnsi="Cambria Math" w:cs="Times New Roman"/>
            <w:color w:val="000000"/>
            <w:kern w:val="0"/>
            <w:sz w:val="24"/>
            <w:szCs w:val="24"/>
          </w:rPr>
          <m:t>Å</m:t>
        </m:r>
      </m:oMath>
      <w:r w:rsidR="003B569F">
        <w:rPr>
          <w:rFonts w:ascii="Times New Roman" w:hAnsi="Times New Roman" w:cs="Times New Roman" w:hint="eastAsia"/>
          <w:color w:val="000000"/>
          <w:kern w:val="0"/>
          <w:sz w:val="24"/>
          <w:szCs w:val="24"/>
        </w:rPr>
        <w:t>的扰动后的结构，</w:t>
      </w:r>
      <w:r w:rsidR="006F568F">
        <w:rPr>
          <w:rFonts w:ascii="Times New Roman" w:hAnsi="Times New Roman" w:cs="Times New Roman" w:hint="eastAsia"/>
          <w:color w:val="000000"/>
          <w:kern w:val="0"/>
          <w:sz w:val="24"/>
          <w:szCs w:val="24"/>
        </w:rPr>
        <w:t>模型能够</w:t>
      </w:r>
      <w:r w:rsidR="004B482F">
        <w:rPr>
          <w:rFonts w:ascii="Times New Roman" w:hAnsi="Times New Roman" w:cs="Times New Roman" w:hint="eastAsia"/>
          <w:color w:val="000000"/>
          <w:kern w:val="0"/>
          <w:sz w:val="24"/>
          <w:szCs w:val="24"/>
        </w:rPr>
        <w:t>以</w:t>
      </w:r>
      <w:r w:rsidR="004B482F">
        <w:rPr>
          <w:rFonts w:ascii="Times New Roman" w:hAnsi="Times New Roman" w:cs="Times New Roman" w:hint="eastAsia"/>
          <w:color w:val="000000"/>
          <w:kern w:val="0"/>
          <w:sz w:val="24"/>
          <w:szCs w:val="24"/>
        </w:rPr>
        <w:t>1</w:t>
      </w:r>
      <w:r w:rsidR="004B482F">
        <w:rPr>
          <w:rFonts w:ascii="Times New Roman" w:hAnsi="Times New Roman" w:cs="Times New Roman"/>
          <w:color w:val="000000"/>
          <w:kern w:val="0"/>
          <w:sz w:val="24"/>
          <w:szCs w:val="24"/>
        </w:rPr>
        <w:t>00%</w:t>
      </w:r>
      <w:r w:rsidR="004B482F">
        <w:rPr>
          <w:rFonts w:ascii="Times New Roman" w:hAnsi="Times New Roman" w:cs="Times New Roman" w:hint="eastAsia"/>
          <w:color w:val="000000"/>
          <w:kern w:val="0"/>
          <w:sz w:val="24"/>
          <w:szCs w:val="24"/>
        </w:rPr>
        <w:t>的优化成功率</w:t>
      </w:r>
      <w:r w:rsidR="006F568F">
        <w:rPr>
          <w:rFonts w:ascii="Times New Roman" w:hAnsi="Times New Roman" w:cs="Times New Roman" w:hint="eastAsia"/>
          <w:color w:val="000000"/>
          <w:kern w:val="0"/>
          <w:sz w:val="24"/>
          <w:szCs w:val="24"/>
        </w:rPr>
        <w:t>实现</w:t>
      </w:r>
      <m:oMath>
        <m:r>
          <m:rPr>
            <m:sty m:val="p"/>
          </m:rPr>
          <w:rPr>
            <w:rFonts w:ascii="Cambria Math" w:hAnsi="Cambria Math" w:cs="Times New Roman"/>
            <w:color w:val="000000"/>
            <w:kern w:val="0"/>
            <w:sz w:val="24"/>
            <w:szCs w:val="24"/>
          </w:rPr>
          <m:t xml:space="preserve"> </m:t>
        </m:r>
        <m:r>
          <m:rPr>
            <m:nor/>
          </m:rPr>
          <w:rPr>
            <w:rFonts w:ascii="Times New Roman" w:hAnsi="Times New Roman" w:cs="Times New Roman"/>
            <w:sz w:val="24"/>
            <w:szCs w:val="24"/>
          </w:rPr>
          <m:t xml:space="preserve">(0.363 ± 0.076) </m:t>
        </m:r>
        <m:r>
          <m:rPr>
            <m:sty m:val="p"/>
          </m:rPr>
          <w:rPr>
            <w:rFonts w:ascii="Cambria Math" w:hAnsi="Cambria Math" w:cs="Times New Roman"/>
            <w:color w:val="000000"/>
            <w:kern w:val="0"/>
            <w:sz w:val="24"/>
            <w:szCs w:val="24"/>
          </w:rPr>
          <m:t>Å</m:t>
        </m:r>
      </m:oMath>
      <w:r w:rsidR="00FF2EB3">
        <w:rPr>
          <w:rFonts w:ascii="Times New Roman" w:hAnsi="Times New Roman" w:cs="Times New Roman" w:hint="eastAsia"/>
          <w:color w:val="000000"/>
          <w:kern w:val="0"/>
          <w:sz w:val="24"/>
          <w:szCs w:val="24"/>
        </w:rPr>
        <w:t>的</w:t>
      </w:r>
      <w:r w:rsidR="00FF2EB3">
        <w:rPr>
          <w:rFonts w:ascii="Times New Roman" w:hAnsi="Times New Roman" w:cs="Times New Roman" w:hint="eastAsia"/>
          <w:color w:val="000000"/>
          <w:kern w:val="0"/>
          <w:sz w:val="24"/>
          <w:szCs w:val="24"/>
        </w:rPr>
        <w:t>RMSD</w:t>
      </w:r>
      <w:r w:rsidR="00FF2EB3">
        <w:rPr>
          <w:rFonts w:ascii="Times New Roman" w:hAnsi="Times New Roman" w:cs="Times New Roman" w:hint="eastAsia"/>
          <w:color w:val="000000"/>
          <w:kern w:val="0"/>
          <w:sz w:val="24"/>
          <w:szCs w:val="24"/>
        </w:rPr>
        <w:t>下降</w:t>
      </w:r>
      <w:r w:rsidR="003E550E">
        <w:rPr>
          <w:rFonts w:ascii="Times New Roman" w:hAnsi="Times New Roman" w:cs="Times New Roman" w:hint="eastAsia"/>
          <w:color w:val="000000"/>
          <w:kern w:val="0"/>
          <w:sz w:val="24"/>
          <w:szCs w:val="24"/>
        </w:rPr>
        <w:t>，从而</w:t>
      </w:r>
      <w:r w:rsidR="00F97A0E">
        <w:rPr>
          <w:rFonts w:ascii="Times New Roman" w:hAnsi="Times New Roman" w:cs="Times New Roman" w:hint="eastAsia"/>
          <w:color w:val="000000"/>
          <w:kern w:val="0"/>
          <w:sz w:val="24"/>
          <w:szCs w:val="24"/>
        </w:rPr>
        <w:t>显著优化经过扰动后质量较差的蛋白质主链结构。</w:t>
      </w:r>
      <w:r w:rsidR="00110C5B">
        <w:rPr>
          <w:rFonts w:ascii="Times New Roman" w:hAnsi="Times New Roman" w:cs="Times New Roman" w:hint="eastAsia"/>
          <w:color w:val="000000"/>
          <w:kern w:val="0"/>
          <w:sz w:val="24"/>
          <w:szCs w:val="24"/>
        </w:rPr>
        <w:t>本课题研究了二级结构信息和</w:t>
      </w:r>
      <w:r w:rsidR="003621A9">
        <w:rPr>
          <w:rFonts w:ascii="Times New Roman" w:hAnsi="Times New Roman" w:cs="Times New Roman" w:hint="eastAsia"/>
          <w:color w:val="000000"/>
          <w:kern w:val="0"/>
          <w:sz w:val="24"/>
          <w:szCs w:val="24"/>
        </w:rPr>
        <w:t>氢键相关的</w:t>
      </w:r>
      <w:r w:rsidR="00800CEA">
        <w:rPr>
          <w:rFonts w:ascii="Times New Roman" w:hAnsi="Times New Roman" w:cs="Times New Roman" w:hint="eastAsia"/>
          <w:color w:val="000000"/>
          <w:kern w:val="0"/>
          <w:sz w:val="24"/>
          <w:szCs w:val="24"/>
        </w:rPr>
        <w:t>二级结构</w:t>
      </w:r>
      <w:r w:rsidR="003621A9">
        <w:rPr>
          <w:rFonts w:ascii="Times New Roman" w:hAnsi="Times New Roman" w:cs="Times New Roman" w:hint="eastAsia"/>
          <w:color w:val="000000"/>
          <w:kern w:val="0"/>
          <w:sz w:val="24"/>
          <w:szCs w:val="24"/>
        </w:rPr>
        <w:t>相互作用信息在</w:t>
      </w:r>
      <w:r w:rsidR="00111BBE">
        <w:rPr>
          <w:rFonts w:ascii="Times New Roman" w:hAnsi="Times New Roman" w:cs="Times New Roman" w:hint="eastAsia"/>
          <w:color w:val="000000"/>
          <w:kern w:val="0"/>
          <w:sz w:val="24"/>
          <w:szCs w:val="24"/>
        </w:rPr>
        <w:t>模型学习过程中的重要性，证明了模型确实一定程度上学到了上述知识</w:t>
      </w:r>
      <w:r w:rsidR="00365EEE">
        <w:rPr>
          <w:rFonts w:ascii="Times New Roman" w:hAnsi="Times New Roman" w:cs="Times New Roman" w:hint="eastAsia"/>
          <w:color w:val="000000"/>
          <w:kern w:val="0"/>
          <w:sz w:val="24"/>
          <w:szCs w:val="24"/>
        </w:rPr>
        <w:t>。</w:t>
      </w:r>
      <w:r w:rsidR="008B05F0">
        <w:rPr>
          <w:rFonts w:ascii="Times New Roman" w:hAnsi="Times New Roman" w:cs="Times New Roman" w:hint="eastAsia"/>
          <w:color w:val="000000"/>
          <w:kern w:val="0"/>
          <w:sz w:val="24"/>
          <w:szCs w:val="24"/>
        </w:rPr>
        <w:t>本课题在基础模型上进行改进，</w:t>
      </w:r>
      <w:r w:rsidR="00EE5784">
        <w:rPr>
          <w:rFonts w:ascii="Times New Roman" w:hAnsi="Times New Roman" w:cs="Times New Roman" w:hint="eastAsia"/>
          <w:color w:val="000000"/>
          <w:kern w:val="0"/>
          <w:sz w:val="24"/>
          <w:szCs w:val="24"/>
        </w:rPr>
        <w:t>向模型中添加了基于蛋白质疏水核心周围</w:t>
      </w:r>
      <w:r w:rsidR="00A73659">
        <w:rPr>
          <w:rFonts w:ascii="Times New Roman" w:hAnsi="Times New Roman" w:cs="Times New Roman" w:hint="eastAsia"/>
          <w:color w:val="000000"/>
          <w:kern w:val="0"/>
          <w:sz w:val="24"/>
          <w:szCs w:val="24"/>
        </w:rPr>
        <w:t>残基侧链相互作用</w:t>
      </w:r>
      <w:r w:rsidR="009F5F87">
        <w:rPr>
          <w:rFonts w:ascii="Times New Roman" w:hAnsi="Times New Roman" w:cs="Times New Roman" w:hint="eastAsia"/>
          <w:color w:val="000000"/>
          <w:kern w:val="0"/>
          <w:sz w:val="24"/>
          <w:szCs w:val="24"/>
        </w:rPr>
        <w:t>的</w:t>
      </w:r>
      <w:r w:rsidR="00E353F7">
        <w:rPr>
          <w:rFonts w:ascii="Times New Roman" w:hAnsi="Times New Roman" w:cs="Times New Roman" w:hint="eastAsia"/>
          <w:color w:val="000000"/>
          <w:kern w:val="0"/>
          <w:sz w:val="24"/>
          <w:szCs w:val="24"/>
        </w:rPr>
        <w:t>信息，</w:t>
      </w:r>
      <w:r w:rsidR="00E32AB9">
        <w:rPr>
          <w:rFonts w:ascii="Times New Roman" w:hAnsi="Times New Roman" w:cs="Times New Roman" w:hint="eastAsia"/>
          <w:color w:val="000000"/>
          <w:kern w:val="0"/>
          <w:sz w:val="24"/>
          <w:szCs w:val="24"/>
        </w:rPr>
        <w:t>实验证明</w:t>
      </w:r>
      <w:r w:rsidR="00E32AB9">
        <w:rPr>
          <w:rFonts w:ascii="Times New Roman" w:hAnsi="Times New Roman" w:cs="Times New Roman" w:hint="eastAsia"/>
          <w:sz w:val="24"/>
          <w:szCs w:val="24"/>
        </w:rPr>
        <w:t>对于与真实结构偏差</w:t>
      </w:r>
      <w:r w:rsidR="00E32AB9">
        <w:rPr>
          <w:rFonts w:ascii="Times New Roman" w:hAnsi="Times New Roman" w:cs="Times New Roman" w:hint="eastAsia"/>
          <w:sz w:val="24"/>
          <w:szCs w:val="24"/>
        </w:rPr>
        <w:t>RMSD</w:t>
      </w:r>
      <m:oMath>
        <m:r>
          <m:rPr>
            <m:sty m:val="p"/>
          </m:rPr>
          <w:rPr>
            <w:rFonts w:ascii="Cambria Math" w:hAnsi="Cambria Math" w:cs="Times New Roman"/>
            <w:sz w:val="24"/>
            <w:szCs w:val="24"/>
          </w:rPr>
          <m:t>=</m:t>
        </m:r>
        <m:r>
          <m:rPr>
            <m:nor/>
          </m:rPr>
          <w:rPr>
            <w:rFonts w:ascii="Times New Roman" w:hAnsi="Times New Roman" w:cs="Times New Roman"/>
            <w:sz w:val="24"/>
            <w:szCs w:val="24"/>
          </w:rPr>
          <m:t xml:space="preserve">(2.165 ± 0.071)  </m:t>
        </m:r>
        <m:r>
          <m:rPr>
            <m:sty m:val="p"/>
          </m:rPr>
          <w:rPr>
            <w:rFonts w:ascii="Cambria Math" w:hAnsi="Cambria Math" w:cs="Times New Roman"/>
            <w:color w:val="000000"/>
            <w:kern w:val="0"/>
            <w:sz w:val="24"/>
            <w:szCs w:val="24"/>
          </w:rPr>
          <m:t>Å</m:t>
        </m:r>
      </m:oMath>
      <w:r w:rsidR="00E32AB9">
        <w:rPr>
          <w:rFonts w:ascii="Times New Roman" w:hAnsi="Times New Roman" w:cs="Times New Roman" w:hint="eastAsia"/>
          <w:color w:val="000000"/>
          <w:kern w:val="0"/>
          <w:sz w:val="24"/>
          <w:szCs w:val="24"/>
        </w:rPr>
        <w:t>的扰动后的结构，模型能够</w:t>
      </w:r>
      <w:r w:rsidR="00B460FA">
        <w:rPr>
          <w:rFonts w:ascii="Times New Roman" w:hAnsi="Times New Roman" w:cs="Times New Roman" w:hint="eastAsia"/>
          <w:color w:val="000000"/>
          <w:kern w:val="0"/>
          <w:sz w:val="24"/>
          <w:szCs w:val="24"/>
        </w:rPr>
        <w:t>以</w:t>
      </w:r>
      <w:r w:rsidR="00B460FA">
        <w:rPr>
          <w:rFonts w:ascii="Times New Roman" w:hAnsi="Times New Roman" w:cs="Times New Roman" w:hint="eastAsia"/>
          <w:color w:val="000000"/>
          <w:kern w:val="0"/>
          <w:sz w:val="24"/>
          <w:szCs w:val="24"/>
        </w:rPr>
        <w:t>9</w:t>
      </w:r>
      <w:r w:rsidR="00B460FA">
        <w:rPr>
          <w:rFonts w:ascii="Times New Roman" w:hAnsi="Times New Roman" w:cs="Times New Roman"/>
          <w:color w:val="000000"/>
          <w:kern w:val="0"/>
          <w:sz w:val="24"/>
          <w:szCs w:val="24"/>
        </w:rPr>
        <w:t>2.2%</w:t>
      </w:r>
      <w:r w:rsidR="00B460FA">
        <w:rPr>
          <w:rFonts w:ascii="Times New Roman" w:hAnsi="Times New Roman" w:cs="Times New Roman" w:hint="eastAsia"/>
          <w:color w:val="000000"/>
          <w:kern w:val="0"/>
          <w:sz w:val="24"/>
          <w:szCs w:val="24"/>
        </w:rPr>
        <w:t>的优化成功率</w:t>
      </w:r>
      <w:r w:rsidR="00E32AB9">
        <w:rPr>
          <w:rFonts w:ascii="Times New Roman" w:hAnsi="Times New Roman" w:cs="Times New Roman" w:hint="eastAsia"/>
          <w:color w:val="000000"/>
          <w:kern w:val="0"/>
          <w:sz w:val="24"/>
          <w:szCs w:val="24"/>
        </w:rPr>
        <w:t>实现</w:t>
      </w:r>
      <m:oMath>
        <m:r>
          <m:rPr>
            <m:sty m:val="p"/>
          </m:rPr>
          <w:rPr>
            <w:rFonts w:ascii="Cambria Math" w:hAnsi="Cambria Math" w:cs="Times New Roman"/>
            <w:color w:val="000000"/>
            <w:kern w:val="0"/>
            <w:sz w:val="24"/>
            <w:szCs w:val="24"/>
          </w:rPr>
          <m:t xml:space="preserve"> </m:t>
        </m:r>
        <m:r>
          <m:rPr>
            <m:nor/>
          </m:rPr>
          <w:rPr>
            <w:rFonts w:ascii="Times New Roman" w:hAnsi="Times New Roman" w:cs="Times New Roman"/>
            <w:sz w:val="24"/>
            <w:szCs w:val="24"/>
          </w:rPr>
          <m:t xml:space="preserve">(0.403 ± 0.076)  </m:t>
        </m:r>
        <m:r>
          <m:rPr>
            <m:sty m:val="p"/>
          </m:rPr>
          <w:rPr>
            <w:rFonts w:ascii="Cambria Math" w:hAnsi="Cambria Math" w:cs="Times New Roman"/>
            <w:color w:val="000000"/>
            <w:kern w:val="0"/>
            <w:sz w:val="24"/>
            <w:szCs w:val="24"/>
          </w:rPr>
          <m:t>Å</m:t>
        </m:r>
      </m:oMath>
      <w:r w:rsidR="00E32AB9">
        <w:rPr>
          <w:rFonts w:ascii="Times New Roman" w:hAnsi="Times New Roman" w:cs="Times New Roman" w:hint="eastAsia"/>
          <w:color w:val="000000"/>
          <w:kern w:val="0"/>
          <w:sz w:val="24"/>
          <w:szCs w:val="24"/>
        </w:rPr>
        <w:t>的</w:t>
      </w:r>
      <w:r w:rsidR="00E32AB9">
        <w:rPr>
          <w:rFonts w:ascii="Times New Roman" w:hAnsi="Times New Roman" w:cs="Times New Roman" w:hint="eastAsia"/>
          <w:color w:val="000000"/>
          <w:kern w:val="0"/>
          <w:sz w:val="24"/>
          <w:szCs w:val="24"/>
        </w:rPr>
        <w:t>RMSD</w:t>
      </w:r>
      <w:r w:rsidR="00E32AB9">
        <w:rPr>
          <w:rFonts w:ascii="Times New Roman" w:hAnsi="Times New Roman" w:cs="Times New Roman" w:hint="eastAsia"/>
          <w:color w:val="000000"/>
          <w:kern w:val="0"/>
          <w:sz w:val="24"/>
          <w:szCs w:val="24"/>
        </w:rPr>
        <w:t>下降</w:t>
      </w:r>
      <w:r w:rsidR="0048636B">
        <w:rPr>
          <w:rFonts w:ascii="Times New Roman" w:hAnsi="Times New Roman" w:cs="Times New Roman" w:hint="eastAsia"/>
          <w:color w:val="000000"/>
          <w:kern w:val="0"/>
          <w:sz w:val="24"/>
          <w:szCs w:val="24"/>
        </w:rPr>
        <w:t>，相较于基础模型取得了</w:t>
      </w:r>
      <w:r w:rsidR="006D0DAC">
        <w:rPr>
          <w:rFonts w:ascii="Times New Roman" w:hAnsi="Times New Roman" w:cs="Times New Roman" w:hint="eastAsia"/>
          <w:color w:val="000000"/>
          <w:kern w:val="0"/>
          <w:sz w:val="24"/>
          <w:szCs w:val="24"/>
        </w:rPr>
        <w:t>一定程度的</w:t>
      </w:r>
      <w:r w:rsidR="0048636B">
        <w:rPr>
          <w:rFonts w:ascii="Times New Roman" w:hAnsi="Times New Roman" w:cs="Times New Roman" w:hint="eastAsia"/>
          <w:color w:val="000000"/>
          <w:kern w:val="0"/>
          <w:sz w:val="24"/>
          <w:szCs w:val="24"/>
        </w:rPr>
        <w:t>改善。</w:t>
      </w:r>
      <w:r w:rsidR="00637338">
        <w:rPr>
          <w:rFonts w:ascii="Times New Roman" w:hAnsi="Times New Roman" w:cs="Times New Roman" w:hint="eastAsia"/>
          <w:color w:val="000000"/>
          <w:kern w:val="0"/>
          <w:sz w:val="24"/>
          <w:szCs w:val="24"/>
        </w:rPr>
        <w:t>本课题将</w:t>
      </w:r>
      <w:r w:rsidR="00570E2C">
        <w:rPr>
          <w:rFonts w:ascii="Times New Roman" w:hAnsi="Times New Roman" w:cs="Times New Roman" w:hint="eastAsia"/>
          <w:color w:val="000000"/>
          <w:kern w:val="0"/>
          <w:sz w:val="24"/>
          <w:szCs w:val="24"/>
        </w:rPr>
        <w:t>获得的模型应用于实际的蛋白质主链结构优化问题上，</w:t>
      </w:r>
      <w:r w:rsidR="00B26296">
        <w:rPr>
          <w:rFonts w:ascii="Times New Roman" w:hAnsi="Times New Roman" w:cs="Times New Roman" w:hint="eastAsia"/>
          <w:color w:val="000000"/>
          <w:kern w:val="0"/>
          <w:sz w:val="24"/>
          <w:szCs w:val="24"/>
        </w:rPr>
        <w:t>使用</w:t>
      </w:r>
      <w:r w:rsidR="00B26296">
        <w:rPr>
          <w:rFonts w:ascii="Times New Roman" w:hAnsi="Times New Roman" w:cs="Times New Roman" w:hint="eastAsia"/>
          <w:color w:val="000000"/>
          <w:kern w:val="0"/>
          <w:sz w:val="24"/>
          <w:szCs w:val="24"/>
        </w:rPr>
        <w:t>Rosetta</w:t>
      </w:r>
      <w:r w:rsidR="00B26296">
        <w:rPr>
          <w:rFonts w:ascii="Times New Roman" w:hAnsi="Times New Roman" w:cs="Times New Roman" w:hint="eastAsia"/>
          <w:color w:val="000000"/>
          <w:kern w:val="0"/>
          <w:sz w:val="24"/>
          <w:szCs w:val="24"/>
        </w:rPr>
        <w:t>程序的</w:t>
      </w:r>
      <w:proofErr w:type="spellStart"/>
      <w:r w:rsidR="00B26296">
        <w:rPr>
          <w:rFonts w:ascii="Times New Roman" w:hAnsi="Times New Roman" w:cs="Times New Roman" w:hint="eastAsia"/>
          <w:color w:val="000000"/>
          <w:kern w:val="0"/>
          <w:sz w:val="24"/>
          <w:szCs w:val="24"/>
        </w:rPr>
        <w:t>fixbb</w:t>
      </w:r>
      <w:proofErr w:type="spellEnd"/>
      <w:r w:rsidR="00B26296">
        <w:rPr>
          <w:rFonts w:ascii="Times New Roman" w:hAnsi="Times New Roman" w:cs="Times New Roman" w:hint="eastAsia"/>
          <w:color w:val="000000"/>
          <w:kern w:val="0"/>
          <w:sz w:val="24"/>
          <w:szCs w:val="24"/>
        </w:rPr>
        <w:t>模块对优化前后的蛋白质主链结构进行固定骨架的序列设计，</w:t>
      </w:r>
      <w:r w:rsidR="00E04E7A">
        <w:rPr>
          <w:rFonts w:ascii="Times New Roman" w:hAnsi="Times New Roman" w:cs="Times New Roman" w:hint="eastAsia"/>
          <w:color w:val="000000"/>
          <w:kern w:val="0"/>
          <w:sz w:val="24"/>
          <w:szCs w:val="24"/>
        </w:rPr>
        <w:t>使用</w:t>
      </w:r>
      <w:r w:rsidR="00E04E7A">
        <w:rPr>
          <w:rFonts w:ascii="Times New Roman" w:hAnsi="Times New Roman" w:cs="Times New Roman" w:hint="eastAsia"/>
          <w:color w:val="000000"/>
          <w:kern w:val="0"/>
          <w:sz w:val="24"/>
          <w:szCs w:val="24"/>
        </w:rPr>
        <w:t>relax</w:t>
      </w:r>
      <w:r w:rsidR="00E04E7A">
        <w:rPr>
          <w:rFonts w:ascii="Times New Roman" w:hAnsi="Times New Roman" w:cs="Times New Roman" w:hint="eastAsia"/>
          <w:color w:val="000000"/>
          <w:kern w:val="0"/>
          <w:sz w:val="24"/>
          <w:szCs w:val="24"/>
        </w:rPr>
        <w:t>模块进行结构的精细优化和打分，</w:t>
      </w:r>
      <w:r w:rsidR="00501C7B">
        <w:rPr>
          <w:rFonts w:ascii="Times New Roman" w:hAnsi="Times New Roman" w:cs="Times New Roman" w:hint="eastAsia"/>
          <w:color w:val="000000"/>
          <w:kern w:val="0"/>
          <w:sz w:val="24"/>
          <w:szCs w:val="24"/>
        </w:rPr>
        <w:t>在优化成功的骨架结构中，</w:t>
      </w:r>
      <w:r w:rsidR="00501C7B">
        <w:rPr>
          <w:rFonts w:ascii="Times New Roman" w:hAnsi="Times New Roman" w:cs="Times New Roman" w:hint="eastAsia"/>
          <w:color w:val="000000"/>
          <w:kern w:val="0"/>
          <w:sz w:val="24"/>
          <w:szCs w:val="24"/>
        </w:rPr>
        <w:t>Rosetta</w:t>
      </w:r>
      <w:r w:rsidR="00501C7B">
        <w:rPr>
          <w:rFonts w:ascii="Times New Roman" w:hAnsi="Times New Roman" w:cs="Times New Roman" w:hint="eastAsia"/>
          <w:color w:val="000000"/>
          <w:kern w:val="0"/>
          <w:sz w:val="24"/>
          <w:szCs w:val="24"/>
        </w:rPr>
        <w:t>对于设计的序列的打分</w:t>
      </w:r>
      <w:r w:rsidR="00235AFC">
        <w:rPr>
          <w:rFonts w:ascii="Times New Roman" w:hAnsi="Times New Roman" w:cs="Times New Roman" w:hint="eastAsia"/>
          <w:color w:val="000000"/>
          <w:kern w:val="0"/>
          <w:sz w:val="24"/>
          <w:szCs w:val="24"/>
        </w:rPr>
        <w:t>一定程度</w:t>
      </w:r>
      <w:r w:rsidR="00243A42">
        <w:rPr>
          <w:rFonts w:ascii="Times New Roman" w:hAnsi="Times New Roman" w:cs="Times New Roman" w:hint="eastAsia"/>
          <w:color w:val="000000"/>
          <w:kern w:val="0"/>
          <w:sz w:val="24"/>
          <w:szCs w:val="24"/>
        </w:rPr>
        <w:t>地</w:t>
      </w:r>
      <w:r w:rsidR="00501C7B">
        <w:rPr>
          <w:rFonts w:ascii="Times New Roman" w:hAnsi="Times New Roman" w:cs="Times New Roman" w:hint="eastAsia"/>
          <w:color w:val="000000"/>
          <w:kern w:val="0"/>
          <w:sz w:val="24"/>
          <w:szCs w:val="24"/>
        </w:rPr>
        <w:t>下降，证明了模型</w:t>
      </w:r>
      <w:r w:rsidR="00464C74">
        <w:rPr>
          <w:rFonts w:ascii="Times New Roman" w:hAnsi="Times New Roman" w:cs="Times New Roman" w:hint="eastAsia"/>
          <w:color w:val="000000"/>
          <w:kern w:val="0"/>
          <w:sz w:val="24"/>
          <w:szCs w:val="24"/>
        </w:rPr>
        <w:t>能够一定程度上改善初始骨架结构的可设计性。</w:t>
      </w:r>
    </w:p>
    <w:p w14:paraId="452C9D65" w14:textId="767EF5C1" w:rsidR="007C2C5B" w:rsidRPr="007C2C5B" w:rsidRDefault="007C2C5B" w:rsidP="00324D9F">
      <w:pPr>
        <w:spacing w:line="30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本课题构建的模型</w:t>
      </w:r>
      <w:r w:rsidR="00157D77">
        <w:rPr>
          <w:rFonts w:ascii="Times New Roman" w:hAnsi="Times New Roman" w:cs="Times New Roman" w:hint="eastAsia"/>
          <w:sz w:val="24"/>
          <w:szCs w:val="24"/>
        </w:rPr>
        <w:t>仍具有一定程度的局限性，</w:t>
      </w:r>
      <w:r w:rsidR="005F7CF4">
        <w:rPr>
          <w:rFonts w:ascii="Times New Roman" w:hAnsi="Times New Roman" w:cs="Times New Roman" w:hint="eastAsia"/>
          <w:sz w:val="24"/>
          <w:szCs w:val="24"/>
        </w:rPr>
        <w:t>在进行实际的蛋白质主链结构优化时难以</w:t>
      </w:r>
      <w:r w:rsidR="003B5844">
        <w:rPr>
          <w:rFonts w:ascii="Times New Roman" w:hAnsi="Times New Roman" w:cs="Times New Roman" w:hint="eastAsia"/>
          <w:sz w:val="24"/>
          <w:szCs w:val="24"/>
        </w:rPr>
        <w:t>一步</w:t>
      </w:r>
      <w:r w:rsidR="005F7CF4">
        <w:rPr>
          <w:rFonts w:ascii="Times New Roman" w:hAnsi="Times New Roman" w:cs="Times New Roman" w:hint="eastAsia"/>
          <w:sz w:val="24"/>
          <w:szCs w:val="24"/>
        </w:rPr>
        <w:t>直接优化得到</w:t>
      </w:r>
      <w:r w:rsidR="003B5844">
        <w:rPr>
          <w:rFonts w:ascii="Times New Roman" w:hAnsi="Times New Roman" w:cs="Times New Roman" w:hint="eastAsia"/>
          <w:sz w:val="24"/>
          <w:szCs w:val="24"/>
        </w:rPr>
        <w:t>合理的可设计骨架</w:t>
      </w:r>
      <w:r w:rsidR="0001388C">
        <w:rPr>
          <w:rFonts w:ascii="Times New Roman" w:hAnsi="Times New Roman" w:cs="Times New Roman" w:hint="eastAsia"/>
          <w:sz w:val="24"/>
          <w:szCs w:val="24"/>
        </w:rPr>
        <w:t>，对于骨架结构的优化是有限的。</w:t>
      </w:r>
      <w:r w:rsidR="0082252B">
        <w:rPr>
          <w:rFonts w:ascii="Times New Roman" w:hAnsi="Times New Roman" w:cs="Times New Roman" w:hint="eastAsia"/>
          <w:sz w:val="24"/>
          <w:szCs w:val="24"/>
        </w:rPr>
        <w:t>本课题计划接下来对模型架构进行系统</w:t>
      </w:r>
      <w:r w:rsidR="006C0E5D">
        <w:rPr>
          <w:rFonts w:ascii="Times New Roman" w:hAnsi="Times New Roman" w:cs="Times New Roman" w:hint="eastAsia"/>
          <w:sz w:val="24"/>
          <w:szCs w:val="24"/>
        </w:rPr>
        <w:t>改变，</w:t>
      </w:r>
      <w:r w:rsidR="00446024">
        <w:rPr>
          <w:rFonts w:ascii="Times New Roman" w:hAnsi="Times New Roman" w:cs="Times New Roman" w:hint="eastAsia"/>
          <w:sz w:val="24"/>
          <w:szCs w:val="24"/>
        </w:rPr>
        <w:t>考虑</w:t>
      </w:r>
      <w:r w:rsidR="00D502F8">
        <w:rPr>
          <w:rFonts w:ascii="Times New Roman" w:hAnsi="Times New Roman" w:cs="Times New Roman" w:hint="eastAsia"/>
          <w:sz w:val="24"/>
          <w:szCs w:val="24"/>
        </w:rPr>
        <w:t>在</w:t>
      </w:r>
      <w:r w:rsidR="00D502F8">
        <w:rPr>
          <w:rFonts w:ascii="Times New Roman" w:hAnsi="Times New Roman" w:cs="Times New Roman" w:hint="eastAsia"/>
          <w:sz w:val="24"/>
          <w:szCs w:val="24"/>
        </w:rPr>
        <w:t>EGNN</w:t>
      </w:r>
      <w:r w:rsidR="00D502F8">
        <w:rPr>
          <w:rFonts w:ascii="Times New Roman" w:hAnsi="Times New Roman" w:cs="Times New Roman" w:hint="eastAsia"/>
          <w:sz w:val="24"/>
          <w:szCs w:val="24"/>
        </w:rPr>
        <w:t>中</w:t>
      </w:r>
      <w:r w:rsidR="00446024">
        <w:rPr>
          <w:rFonts w:ascii="Times New Roman" w:hAnsi="Times New Roman" w:cs="Times New Roman" w:hint="eastAsia"/>
          <w:sz w:val="24"/>
          <w:szCs w:val="24"/>
        </w:rPr>
        <w:t>加入</w:t>
      </w:r>
      <w:r w:rsidR="00D502F8">
        <w:rPr>
          <w:rFonts w:ascii="Times New Roman" w:hAnsi="Times New Roman" w:cs="Times New Roman" w:hint="eastAsia"/>
          <w:sz w:val="24"/>
          <w:szCs w:val="24"/>
        </w:rPr>
        <w:t>注意力机制等，以更好地捕捉</w:t>
      </w:r>
      <w:r w:rsidR="00B3589F">
        <w:rPr>
          <w:rFonts w:ascii="Times New Roman" w:hAnsi="Times New Roman" w:cs="Times New Roman" w:hint="eastAsia"/>
          <w:sz w:val="24"/>
          <w:szCs w:val="24"/>
        </w:rPr>
        <w:t>二级结构</w:t>
      </w:r>
      <w:proofErr w:type="gramStart"/>
      <w:r w:rsidR="00B3589F">
        <w:rPr>
          <w:rFonts w:ascii="Times New Roman" w:hAnsi="Times New Roman" w:cs="Times New Roman" w:hint="eastAsia"/>
          <w:sz w:val="24"/>
          <w:szCs w:val="24"/>
        </w:rPr>
        <w:t>之间远</w:t>
      </w:r>
      <w:proofErr w:type="gramEnd"/>
      <w:r w:rsidR="00B3589F">
        <w:rPr>
          <w:rFonts w:ascii="Times New Roman" w:hAnsi="Times New Roman" w:cs="Times New Roman" w:hint="eastAsia"/>
          <w:sz w:val="24"/>
          <w:szCs w:val="24"/>
        </w:rPr>
        <w:t>距离、大范围相互作用的信息</w:t>
      </w:r>
      <w:r w:rsidR="003108ED">
        <w:rPr>
          <w:rFonts w:ascii="Times New Roman" w:hAnsi="Times New Roman" w:cs="Times New Roman" w:hint="eastAsia"/>
          <w:sz w:val="24"/>
          <w:szCs w:val="24"/>
        </w:rPr>
        <w:t>，从而</w:t>
      </w:r>
      <w:r w:rsidR="00BE697F">
        <w:rPr>
          <w:rFonts w:ascii="Times New Roman" w:hAnsi="Times New Roman" w:cs="Times New Roman" w:hint="eastAsia"/>
          <w:sz w:val="24"/>
          <w:szCs w:val="24"/>
        </w:rPr>
        <w:t>更有效地</w:t>
      </w:r>
      <w:r w:rsidR="003108ED">
        <w:rPr>
          <w:rFonts w:ascii="Times New Roman" w:hAnsi="Times New Roman" w:cs="Times New Roman" w:hint="eastAsia"/>
          <w:sz w:val="24"/>
          <w:szCs w:val="24"/>
        </w:rPr>
        <w:t>实现对蛋白质初始骨架结构</w:t>
      </w:r>
      <w:r w:rsidR="00BE697F">
        <w:rPr>
          <w:rFonts w:ascii="Times New Roman" w:hAnsi="Times New Roman" w:cs="Times New Roman" w:hint="eastAsia"/>
          <w:sz w:val="24"/>
          <w:szCs w:val="24"/>
        </w:rPr>
        <w:t>的优化</w:t>
      </w:r>
      <w:r w:rsidR="00FE7F0B">
        <w:rPr>
          <w:rFonts w:ascii="Times New Roman" w:hAnsi="Times New Roman" w:cs="Times New Roman" w:hint="eastAsia"/>
          <w:sz w:val="24"/>
          <w:szCs w:val="24"/>
        </w:rPr>
        <w:t>；另一方面，</w:t>
      </w:r>
      <w:r w:rsidR="00D80B6B">
        <w:rPr>
          <w:rFonts w:ascii="Times New Roman" w:hAnsi="Times New Roman" w:cs="Times New Roman" w:hint="eastAsia"/>
          <w:sz w:val="24"/>
          <w:szCs w:val="24"/>
        </w:rPr>
        <w:t>本课题进行模型训练</w:t>
      </w:r>
      <w:r w:rsidR="00B062F7">
        <w:rPr>
          <w:rFonts w:ascii="Times New Roman" w:hAnsi="Times New Roman" w:cs="Times New Roman" w:hint="eastAsia"/>
          <w:sz w:val="24"/>
          <w:szCs w:val="24"/>
        </w:rPr>
        <w:t>的过程使用高斯噪声对蛋白质主链</w:t>
      </w:r>
      <w:r w:rsidR="00B062F7" w:rsidRPr="00B062F7">
        <w:rPr>
          <w:rFonts w:ascii="Times New Roman" w:hAnsi="Times New Roman" w:cs="Times New Roman"/>
          <w:sz w:val="24"/>
          <w:szCs w:val="24"/>
        </w:rPr>
        <w:t>Cα</w:t>
      </w:r>
      <w:r w:rsidR="00B062F7">
        <w:rPr>
          <w:rFonts w:ascii="Times New Roman" w:hAnsi="Times New Roman" w:cs="Times New Roman" w:hint="eastAsia"/>
          <w:sz w:val="24"/>
          <w:szCs w:val="24"/>
        </w:rPr>
        <w:t>原子的三维坐标进行扰动，</w:t>
      </w:r>
      <w:r w:rsidR="00000C23">
        <w:rPr>
          <w:rFonts w:ascii="Times New Roman" w:hAnsi="Times New Roman" w:cs="Times New Roman" w:hint="eastAsia"/>
          <w:sz w:val="24"/>
          <w:szCs w:val="24"/>
        </w:rPr>
        <w:t>模型本质上学到的仍然是蛋白质主链局部的信息，</w:t>
      </w:r>
      <w:r w:rsidR="00A20458">
        <w:rPr>
          <w:rFonts w:ascii="Times New Roman" w:hAnsi="Times New Roman" w:cs="Times New Roman" w:hint="eastAsia"/>
          <w:sz w:val="24"/>
          <w:szCs w:val="24"/>
        </w:rPr>
        <w:t>不能很好地学到二级结构之间相互作用的相关知识，因此本课题未来考虑对</w:t>
      </w:r>
      <w:r w:rsidR="009B3FA7">
        <w:rPr>
          <w:rFonts w:ascii="Times New Roman" w:hAnsi="Times New Roman" w:cs="Times New Roman" w:hint="eastAsia"/>
          <w:sz w:val="24"/>
          <w:szCs w:val="24"/>
        </w:rPr>
        <w:t>训练集中的结构施加不同类型的噪声，使得</w:t>
      </w:r>
      <w:r w:rsidR="00A20458">
        <w:rPr>
          <w:rFonts w:ascii="Times New Roman" w:hAnsi="Times New Roman" w:cs="Times New Roman" w:hint="eastAsia"/>
          <w:sz w:val="24"/>
          <w:szCs w:val="24"/>
        </w:rPr>
        <w:t>二级结构</w:t>
      </w:r>
      <w:r w:rsidR="009B3FA7">
        <w:rPr>
          <w:rFonts w:ascii="Times New Roman" w:hAnsi="Times New Roman" w:cs="Times New Roman" w:hint="eastAsia"/>
          <w:sz w:val="24"/>
          <w:szCs w:val="24"/>
        </w:rPr>
        <w:t>整体发生平移或转动，</w:t>
      </w:r>
      <w:r w:rsidR="006B1A1C">
        <w:rPr>
          <w:rFonts w:ascii="Times New Roman" w:hAnsi="Times New Roman" w:cs="Times New Roman" w:hint="eastAsia"/>
          <w:sz w:val="24"/>
          <w:szCs w:val="24"/>
        </w:rPr>
        <w:t>从而希望模型学到</w:t>
      </w:r>
      <w:r w:rsidR="005F1F1A">
        <w:rPr>
          <w:rFonts w:ascii="Times New Roman" w:hAnsi="Times New Roman" w:cs="Times New Roman" w:hint="eastAsia"/>
          <w:sz w:val="24"/>
          <w:szCs w:val="24"/>
        </w:rPr>
        <w:t>超越</w:t>
      </w:r>
      <w:r w:rsidR="00C603DA">
        <w:rPr>
          <w:rFonts w:ascii="Times New Roman" w:hAnsi="Times New Roman" w:cs="Times New Roman" w:hint="eastAsia"/>
          <w:sz w:val="24"/>
          <w:szCs w:val="24"/>
        </w:rPr>
        <w:t>蛋白质</w:t>
      </w:r>
      <w:r w:rsidR="005F1F1A">
        <w:rPr>
          <w:rFonts w:ascii="Times New Roman" w:hAnsi="Times New Roman" w:cs="Times New Roman" w:hint="eastAsia"/>
          <w:sz w:val="24"/>
          <w:szCs w:val="24"/>
        </w:rPr>
        <w:t>局部信息的</w:t>
      </w:r>
      <w:r w:rsidR="00C603DA">
        <w:rPr>
          <w:rFonts w:ascii="Times New Roman" w:hAnsi="Times New Roman" w:cs="Times New Roman" w:hint="eastAsia"/>
          <w:sz w:val="24"/>
          <w:szCs w:val="24"/>
        </w:rPr>
        <w:t>全局</w:t>
      </w:r>
      <w:r w:rsidR="005F1F1A">
        <w:rPr>
          <w:rFonts w:ascii="Times New Roman" w:hAnsi="Times New Roman" w:cs="Times New Roman" w:hint="eastAsia"/>
          <w:sz w:val="24"/>
          <w:szCs w:val="24"/>
        </w:rPr>
        <w:t>知识</w:t>
      </w:r>
      <w:r w:rsidR="00C603DA">
        <w:rPr>
          <w:rFonts w:ascii="Times New Roman" w:hAnsi="Times New Roman" w:cs="Times New Roman" w:hint="eastAsia"/>
          <w:sz w:val="24"/>
          <w:szCs w:val="24"/>
        </w:rPr>
        <w:t>。</w:t>
      </w:r>
    </w:p>
    <w:p w14:paraId="59441D73" w14:textId="77777777" w:rsidR="00286DF0" w:rsidRPr="0048636B" w:rsidRDefault="00286DF0" w:rsidP="005B7372">
      <w:pPr>
        <w:spacing w:line="300" w:lineRule="auto"/>
        <w:rPr>
          <w:rFonts w:ascii="Times New Roman" w:hAnsi="Times New Roman" w:cs="Times New Roman"/>
          <w:sz w:val="56"/>
          <w:szCs w:val="56"/>
        </w:rPr>
      </w:pPr>
    </w:p>
    <w:p w14:paraId="252AB087" w14:textId="77777777" w:rsidR="0082750A" w:rsidRPr="00277CE6" w:rsidRDefault="0082750A" w:rsidP="0082750A">
      <w:pPr>
        <w:spacing w:line="300" w:lineRule="auto"/>
        <w:ind w:firstLineChars="50" w:firstLine="141"/>
        <w:rPr>
          <w:rFonts w:ascii="Times New Roman" w:hAnsi="Times New Roman" w:cs="Times New Roman"/>
          <w:b/>
          <w:sz w:val="28"/>
          <w:szCs w:val="28"/>
        </w:rPr>
      </w:pPr>
    </w:p>
    <w:p w14:paraId="71C2E629" w14:textId="77777777" w:rsidR="0082750A" w:rsidRPr="00277CE6" w:rsidRDefault="0082750A" w:rsidP="0082750A">
      <w:pPr>
        <w:spacing w:line="300" w:lineRule="auto"/>
        <w:ind w:firstLineChars="50" w:firstLine="141"/>
        <w:rPr>
          <w:rFonts w:ascii="Times New Roman" w:hAnsi="Times New Roman" w:cs="Times New Roman"/>
          <w:b/>
          <w:sz w:val="28"/>
          <w:szCs w:val="28"/>
        </w:rPr>
      </w:pPr>
    </w:p>
    <w:p w14:paraId="5D0498CC" w14:textId="77777777" w:rsidR="0082750A" w:rsidRPr="00277CE6" w:rsidRDefault="0082750A" w:rsidP="0082750A">
      <w:pPr>
        <w:spacing w:line="300" w:lineRule="auto"/>
        <w:ind w:firstLineChars="50" w:firstLine="141"/>
        <w:rPr>
          <w:rFonts w:ascii="Times New Roman" w:hAnsi="Times New Roman" w:cs="Times New Roman"/>
          <w:b/>
          <w:sz w:val="28"/>
          <w:szCs w:val="28"/>
        </w:rPr>
      </w:pPr>
    </w:p>
    <w:p w14:paraId="40DA70E1" w14:textId="77777777" w:rsidR="00AD555E" w:rsidRPr="00277CE6" w:rsidRDefault="00AD555E" w:rsidP="00644FB7">
      <w:pPr>
        <w:pStyle w:val="1"/>
        <w:spacing w:before="340" w:after="330" w:line="578" w:lineRule="auto"/>
        <w:rPr>
          <w:rFonts w:ascii="Times New Roman" w:eastAsia="黑体" w:hAnsi="Times New Roman" w:cs="Times New Roman"/>
          <w:b w:val="0"/>
          <w:color w:val="000000"/>
          <w:sz w:val="32"/>
          <w:szCs w:val="32"/>
        </w:rPr>
      </w:pPr>
      <w:bookmarkStart w:id="137" w:name="_Toc105009190"/>
      <w:commentRangeStart w:id="138"/>
      <w:r w:rsidRPr="00277CE6">
        <w:rPr>
          <w:rFonts w:ascii="Times New Roman" w:eastAsia="黑体" w:hAnsi="Times New Roman" w:cs="Times New Roman"/>
          <w:b w:val="0"/>
          <w:color w:val="000000"/>
          <w:sz w:val="32"/>
          <w:szCs w:val="32"/>
        </w:rPr>
        <w:lastRenderedPageBreak/>
        <w:t>参考文献</w:t>
      </w:r>
      <w:bookmarkEnd w:id="137"/>
      <w:commentRangeEnd w:id="138"/>
      <w:r w:rsidR="00750EA7">
        <w:rPr>
          <w:rStyle w:val="af1"/>
          <w:b w:val="0"/>
          <w:bCs w:val="0"/>
          <w:kern w:val="2"/>
        </w:rPr>
        <w:commentReference w:id="138"/>
      </w:r>
    </w:p>
    <w:p w14:paraId="63E6D0ED" w14:textId="77777777" w:rsidR="008F7665" w:rsidRPr="008F7665" w:rsidRDefault="00690A8B" w:rsidP="008F7665">
      <w:pPr>
        <w:pStyle w:val="af7"/>
        <w:rPr>
          <w:rFonts w:ascii="Times New Roman" w:hAnsi="Times New Roman" w:cs="Times New Roman"/>
          <w:kern w:val="0"/>
          <w:szCs w:val="24"/>
        </w:rPr>
      </w:pPr>
      <w:r w:rsidRPr="00C32C50">
        <w:fldChar w:fldCharType="begin"/>
      </w:r>
      <w:r w:rsidR="008F7665">
        <w:instrText xml:space="preserve"> ADDIN ZOTERO_BIBL {"uncited":[],"omitted":[],"custom":[[["http://zotero.org/users/9340884/items/VIXZHG6F"],"[13]\\uc0\\u160{} Chu, H.; Liu, H. TetraBASE: A Side Chain-Independent Statistical Energy for Designing Realistically Packed Protein Backbones. {\\i{}J. Chem. Inf. Model.} {\\b{}2018}, {\\i{}58} (2), 430\\uc0\\u8211{}442. https://doi.org/10.1021/acs.jcim.7b00677."],[["http://zotero.org/users/9340884/items/9G3ZBZME"],"[9]\\uc0\\u160{} Huang, B.; Xu, Y.; Hu, X.; Liu, Y.; Liao, S.; Zhang, J.; Huang, C.; Hong, J.; Chen, Q.; Liu, H. A Backbone-Centred Energy Function of Neural Networks for Protein Design. {\\i{}Nature} {\\b{}2022}, {\\i{}602} (7897), 523\\uc0\\u8211{}528. https://doi.org/10.1038/s41586-021-04383-5."],[["http://zotero.org/users/9340884/items/N92VST9H"],"[22]\\uc0\\u160{} Wu, J.; Shen, T.; Lan, H.; Bian, Y.; Huang, J. {\\i{}SE(3)-Equivariant Energy-Based Models for End-to-End Protein Folding}; preprint; Bioinformatics, 2021. https://doi.org/10.1101/2021.06.06.447297."],[["http://zotero.org/users/9340884/items/M53G8KSC"],"[29]\\uc0\\u160{} Taylor, W. R. A \\uc0\\u8216{}Periodic Table\\uc0\\u8217{} for Protein Structures. {\\i{}Nature} {\\b{}2002}, {\\i{}416} (6881), 657\\uc0\\u8211{}660. https://doi.org/10.1038/416657a."],[["http://zotero.org/users/9340884/items/IHF3FHV7"],"[33]\\uc0\\u160{} Moore, B. L.; Kelley, L. A.; Barber, J.; Murray, J. W.; MacDonald, J. T. High\\uc0\\u8211{}Quality Protein Backbone Reconstruction from Alpha Carbons Using Gaussian Mixture Models. {\\i{}J. Comput. Chem.} {\\b{}2013}, {\\i{}34} (22), 1881\\uc0\\u8211{}1889. https://doi.org/10.1002/jcc.23330."],[["http://zotero.org/users/9340884/items/8HZ8CKUH"],"[21]\\uc0\\u160{} Han, J.; Rong, Y.; Xu, T.; Huang, W. Geometrically Equivariant Graph Neural Networks: A Survey. arXiv February 21, 2022."],[["http://zotero.org/users/9340884/items/VCPVUBEL"],"[3]\\uc0\\u160{} Huang, P.-S.; Boyken, S. E.; Baker, D. The Coming of Age of de Novo Protein Design. {\\i{}Nature} {\\b{}2016}, {\\i{}537} (7620), 320\\uc0\\u8211{}327. https://doi.org/10.1038/nature19946."],[["http://zotero.org/users/9340884/items/HKJT6BRZ"],"[5]\\uc0\\u160{} Kuhlman, B.; Bradley, P. Advances in Protein Structure Prediction and Design. {\\i{}Nat. Rev. Mol. Cell Biol.} {\\b{}2019}, {\\i{}20} (11), 681\\uc0\\u8211{}697. https://doi.org/10.1038/s41580-019-0163-x."],[["http://zotero.org/users/9340884/items/7ACLEM2F"],"[1]\\uc0\\u160{} Packer, M. S.; Liu, D. R. Methods for the Directed Evolution of Proteins. {\\i{}Nat. Rev. Genet.} {\\b{}2015}, {\\i{}16} (7), 379\\uc0\\u8211{}394."],[["http://zotero.org/users/9340884/items/2TYH56QR"],"[2]\\uc0\\u160{} Sun, M. G. F.; Seo, M.-H.; Nim, S.; Corbi-Verge, C.; Kim, P. M. Protein Engineering by Highly Parallel Screening of Computationally Designed Variants. {\\i{}Sci. Adv.} {\\b{}2016}, {\\i{}2} (7), e1600692."],[["http://zotero.org/users/9340884/items/XH3VUND5"],"[4]\\uc0\\u160{} Epstein, C. J.; Goldberger, R. F.; Anfinsen, C. B. The Genetic Control of Tertiary Protein Structure: Studies With Model Systems. {\\i{}Cold Spring Harb. Symp. Quant. Biol.} {\\b{}1963}, {\\i{}28}, 439\\uc0\\u8211{}449. https://doi.org/10.1101/SQB.1963.028.01.060."],[["http://zotero.org/users/9340884/items/22CQQ3NX"],"[6]\\uc0\\u160{} Dahiyat, B. I.; Sarisky, C. A.; Mayo, S. L. De Novo Protein Design: Towards Fully Automated Sequence Selection11Edited by P. E. Wright. {\\i{}J. Mol. Biol.} {\\b{}1997}, {\\i{}273} (4), 789\\uc0\\u8211{}796. https://doi.org/10.1006/jmbi.1997.1341."],[["http://zotero.org/users/9340884/items/XCCF3GUR"],"[7]\\uc0\\u160{} Alford, R. F.; Leaver-Fay, A.; Jeliazkov, J. R.; O\\uc0\\u8217{}Meara, M. J.; DiMaio, F. P.; Park, H.; Shapovalov, M. V.; Renfrew, P. D.; Mulligan, V. K.; Kappel, K.; Labonte, J. W.; Pacella, M. S.; Bonneau, R.; Bradley, P.; Dunbrack, R. L.; Das, R.; Baker, D.; Kuhlman, B.; Kortemme, T.; Gray, J. J. The Rosetta All-Atom Energy Function for Macromolecular Modeling and Design. {\\i{}J. Chem. Theory Comput.} {\\b{}2017}, {\\i{}13} (6), 3031\\uc0\\u8211{}3048. https://doi.org/10.1021/acs.jctc.7b00125."],[["http://zotero.org/users/9340884/items/XRYFJHA9"],"[8]\\uc0\\u160{} Xiong, P.; Wang, M.; Zhou, X.; Zhang, T.; Zhang, J.; Chen, Q.; Liu, H. Protein Design with a Comprehensive Statistical Energy Function and Boosted by Experimental Selection for Foldability. {\\i{}Nat. Commun.} {\\b{}2014}, {\\i{}5} (1), 5330. https://doi.org/10.1038/ncomms6330."],[["http://zotero.org/users/9340884/items/AXEXYBNC"],"[11]\\uc0\\u160{} Mackenzie, C. O.; Grigoryan, G. Protein Structural Motifs in Prediction and Design. {\\i{}Curr. Opin. Struct. Biol.} {\\b{}2017}, {\\i{}44}, 161\\uc0\\u8211{}167. https://doi.org/10.1016/j.sbi.2017.03.012."],[["http://zotero.org/users/9340884/items/QCAQBMMH"],"[12]\\uc0\\u160{} \\uc0\\u25805{}\\uc0\\u24070{}\\uc0\\u65292{}\\uc0\\u38472{}\\uc0\\u32768{}\\uc0\\u26206{}\\uc0\\u65292{}\\uc0\\u8220{}\\uc0\\u34507{}\\uc0\\u30333{}\\uc0\\u36136{}\\uc0\\u35745{}\\uc0\\u31639{}\\uc0\\u35774{}\\uc0\\u35745{}\\uc0\\u65306{}\\uc0\\u26041{}\\uc0\\u27861{}\\uc0\\u21644{}\\uc0\\u24212{}\\uc0\\u29992{}\\uc0\\u23637{}\\uc0\\u26395{}\\uc0\\u8221{}\\uc0\\u65292{}\\uc0\\u21512{}\\uc0\\u25104{}\\uc0\\u29983{}\\uc0\\u29289{}\\uc0\\u23398{}\\uc0\\u65292{}{\\b{}2} (1)\\uc0\\u65306{}15\\uc0\\u8211{}32\\uc0\\u65292{}{\\b{}2020}"],[["http://zotero.org/users/9340884/items/7JLV5N75"],"[10]\\uc0\\u160{} Hoang, T. X.; Trovato, A.; Seno, F.; Banavar, J. R.; Maritan, A. Geometry and Symmetry Presculpt the Free-Energy Landscape of Proteins. {\\i{}Proc. Natl. Acad. Sci.} {\\b{}2004}, {\\i{}101} (21), 7960\\uc0\\u8211{}7964. https://doi.org/10.1073/pnas.0402525101."],[["http://zotero.org/users/9340884/items/29PIESSM"],"[14]\\uc0\\u160{} MacDonald, J. T.; Maksimiak, K.; Sadowski, M. I.; Taylor, W. R. De Novo Backbone Scaffolds for Protein Design. {\\i{}Proteins Struct. Funct. Bioinforma.} {\\b{}2010}, {\\i{}78} (5), 1311\\uc0\\u8211{}1325. https://doi.org/10.1002/prot.22651."],[["http://zotero.org/users/9340884/items/JDQ32LZV"],"[15]\\uc0\\u160{} Mansimov, E.; Mahmood, O.; Kang, S.; Cho, K. Molecular Geometry Prediction Using a Deep Generative Graph Neural Network. {\\i{}Sci. Rep.} {\\b{}2019}, {\\i{}9} (1), 20381. https://doi.org/10.1038/s41598-019-56773-5."],[["http://zotero.org/users/9340884/items/JPGEV666"],"[16]\\uc0\\u160{} Simm, G.; Hernandez-Lobato, J. M. A Generative Model for Molecular Distance Geometry. In {\\i{}Proceedings of the 37th International Conference on Machine Learning}; PMLR, 2020; pp 8949\\uc0\\u8211{}8958."],[["http://zotero.org/users/9340884/items/J484BCHP"],"[18]\\uc0\\u160{} Shi, C.; Luo, S.; Xu, M.; Tang, J. Learning Gradient Fields for Molecular Conformation Generation. In {\\i{}Proceedings of the 38th International Conference on Machine Learning}; PMLR, 2021; pp 9558\\uc0\\u8211{}9568."],[["http://zotero.org/users/9340884/items/67PPXRLW"],"[19]\\uc0\\u160{} Song, Y.; Ermon, S. Generative Modeling by Estimating Gradients of the Data Distribution. In {\\i{}Advances in Neural Information Processing Systems}; Curran Associates, Inc., 2019; Vol. 32."],[["http://zotero.org/users/9340884/items/A9Y6VQYJ"],"[20]\\uc0\\u160{} Song, Y.; Garg, S.; Shi, J.; Ermon, S. Sliced Score Matching: A Scalable Approach to Density and Score Estimation. In {\\i{}Proceedings of The 35th Uncertainty in Artificial Intelligence Conference}; PMLR, 2020; pp 574\\uc0\\u8211{}584."],[["http://zotero.org/users/9340884/items/JT3RIG2F"],"[24]\\uc0\\u160{} Berman, H. M.; Westbrook, J.; Feng, Z.; Gilliland, G.; Bhat, T. N.; Weissig, H.; Shindyalov, I. N.; Bourne, P. E. The Protein Data Bank. {\\i{}Nucleic Acids Res.} {\\b{}2000}, {\\i{}28} (1), 235\\uc0\\u8211{}242. https://doi.org/10.1093/nar/28.1.235."],[["http://zotero.org/users/9340884/items/XUA6JILG"],"[23]\\uc0\\u160{} Wang, G.; Dunbrack, R. L. PISCES: A Protein Sequence Culling Server. {\\i{}Bioinformatics} {\\b{}2003}, {\\i{}19} (12), 1589\\uc0\\u8211{}1591. https://doi.org/10.1093/bioinformatics/btg224."],[["http://zotero.org/users/9340884/items/B8ZC6MWQ"],"[25]\\uc0\\u160{} Rodrigues, J. P. G. L. M.; Teixeira, J. M. C.; Trellet, M.; Bonvin, A. M. J. J. Pdb-Tools: A Swiss Army Knife for Molecular Structures. {\\i{}F1000Research} {\\b{}2018}, {\\i{}7}, 1961. https://doi.org/10.12688/f1000research.17456.1."],[["http://zotero.org/users/9340884/items/WBV5V5M3"],"[26]\\uc0\\u160{} Kabsch, W.; Sander, C. Dictionary of Protein Secondary Structure: Pattern Recognition of Hydrogen-Bonded and Geometrical Features. {\\i{}Biopolymers} {\\b{}1983}, {\\i{}22} (12), 2577\\uc0\\u8211{}2637. https://doi.org/10.1002/bip.360221211."],[["http://zotero.org/users/9340884/items/U5SU3M89"],"[28]\\uc0\\u160{} Tien, M. Z.; Meyer, A. G.; Sydykova, D. K.; Spielman, S. J.; Wilke, C. O. Maximum Allowed Solvent Accessibilites of Residues in Proteins. {\\i{}PLoS ONE} {\\b{}2013}, {\\i{}8} (11), e80635. https://doi.org/10.1371/journal.pone.0080635."],[["http://zotero.org/users/9340884/items/26PEP5U8"],"[30]\\uc0\\u160{} Leaver-Fay, A.; Kuhlman, B.; Snoeyink, J. An Adaptive Dynamic Programming Algorithm For The Side Chain Placement\\uc0\\u160{} Problem. In {\\i{}Biocomputing 2005}; WORLD SCIENTIFIC: Hawaii, USA, 2004; pp 16\\uc0\\u8211{}27. https://doi.org/10.1142/9789812702456_0003."],[["http://zotero.org/users/9340884/items/UYW95RBP"],"[17]\\uc0\\u160{} Xu, M.; Luo, S.; Bengio, Y.; Peng, J.; Tang, J. Learning Neural Generative Dynamics for Molecular Conformation Generation. arXiv March 30, 2021."],[["http://zotero.org/users/9340884/items/GK3G4H69"],"[27]\\uc0\\u160{} Song, Y.; Ermon, S. Improved Techniques for Training Score-Based Generative Models. arXiv October 23, 2020."],[["http://zotero.org/users/9340884/items/BXUISDRM"],"[32]\\uc0\\u160{} Niv\\uc0\\u243{}n, L. G.; Moretti, R.; Baker, D. A Pareto-Optimal Refinement Method for Protein Design Scaffolds. {\\i{}PLoS ONE} {\\b{}2013}, {\\i{}8} (4), e59004. https://doi.org/10.1371/journal.pone.0059004."],[["http://zotero.org/users/9340884/items/FQFEQPJV"],"[31]\\uc0\\u160{} Conway, P.; Tyka, M. D.; DiMaio, F.; Konerding, D. E.; Baker, D. Relaxation of Backbone Bond Geometry Improves Protein Energy Landscape Modeling. {\\i{}Protein Sci. Publ. Protein Soc.} {\\b{}2014}, {\\i{}23} (1), 47\\uc0\\u8211{}55. https://doi.org/10.1002/pro.2389."],[["http://zotero.org/users/9340884/items/WPKYKRBE"],"[34]\\uc0\\u160{} Crooks, G. E.; Hon, G.; Chandonia, J.-M.; Brenner, S. E. WebLogo: A Sequence Logo Generator. {\\i{}Genome Res.} {\\b{}2004}, {\\i{}14} (6), 1188\\uc0\\u8211{}1190. https://doi.org/10.1101/gr.849004."]]} CSL_BIBLIOGRAPHY </w:instrText>
      </w:r>
      <w:r w:rsidRPr="00C32C50">
        <w:fldChar w:fldCharType="separate"/>
      </w:r>
      <w:r w:rsidR="008F7665" w:rsidRPr="008F7665">
        <w:rPr>
          <w:rFonts w:ascii="Times New Roman" w:hAnsi="Times New Roman" w:cs="Times New Roman"/>
          <w:kern w:val="0"/>
          <w:szCs w:val="24"/>
        </w:rPr>
        <w:t xml:space="preserve">[1]  Packer, M. S.; Liu, D. R. Methods for the Directed Evolution of Proteins. </w:t>
      </w:r>
      <w:r w:rsidR="008F7665" w:rsidRPr="008F7665">
        <w:rPr>
          <w:rFonts w:ascii="Times New Roman" w:hAnsi="Times New Roman" w:cs="Times New Roman"/>
          <w:i/>
          <w:iCs/>
          <w:kern w:val="0"/>
          <w:szCs w:val="24"/>
        </w:rPr>
        <w:t>Nat. Rev. Genet.</w:t>
      </w:r>
      <w:r w:rsidR="008F7665" w:rsidRPr="008F7665">
        <w:rPr>
          <w:rFonts w:ascii="Times New Roman" w:hAnsi="Times New Roman" w:cs="Times New Roman"/>
          <w:kern w:val="0"/>
          <w:szCs w:val="24"/>
        </w:rPr>
        <w:t xml:space="preserve"> </w:t>
      </w:r>
      <w:r w:rsidR="008F7665" w:rsidRPr="008F7665">
        <w:rPr>
          <w:rFonts w:ascii="Times New Roman" w:hAnsi="Times New Roman" w:cs="Times New Roman"/>
          <w:b/>
          <w:bCs/>
          <w:kern w:val="0"/>
          <w:szCs w:val="24"/>
        </w:rPr>
        <w:t>2015</w:t>
      </w:r>
      <w:r w:rsidR="008F7665" w:rsidRPr="008F7665">
        <w:rPr>
          <w:rFonts w:ascii="Times New Roman" w:hAnsi="Times New Roman" w:cs="Times New Roman"/>
          <w:kern w:val="0"/>
          <w:szCs w:val="24"/>
        </w:rPr>
        <w:t xml:space="preserve">, </w:t>
      </w:r>
      <w:r w:rsidR="008F7665" w:rsidRPr="008F7665">
        <w:rPr>
          <w:rFonts w:ascii="Times New Roman" w:hAnsi="Times New Roman" w:cs="Times New Roman"/>
          <w:i/>
          <w:iCs/>
          <w:kern w:val="0"/>
          <w:szCs w:val="24"/>
        </w:rPr>
        <w:t>16</w:t>
      </w:r>
      <w:r w:rsidR="008F7665" w:rsidRPr="008F7665">
        <w:rPr>
          <w:rFonts w:ascii="Times New Roman" w:hAnsi="Times New Roman" w:cs="Times New Roman"/>
          <w:kern w:val="0"/>
          <w:szCs w:val="24"/>
        </w:rPr>
        <w:t xml:space="preserve"> (7), 379–394.</w:t>
      </w:r>
    </w:p>
    <w:p w14:paraId="28E9F3B5" w14:textId="77777777" w:rsidR="008F7665" w:rsidRPr="008F7665" w:rsidRDefault="008F7665" w:rsidP="008F7665">
      <w:pPr>
        <w:pStyle w:val="af7"/>
        <w:rPr>
          <w:rFonts w:ascii="Times New Roman" w:hAnsi="Times New Roman" w:cs="Times New Roman"/>
          <w:kern w:val="0"/>
          <w:szCs w:val="24"/>
        </w:rPr>
      </w:pPr>
      <w:r w:rsidRPr="008F7665">
        <w:rPr>
          <w:rFonts w:ascii="Times New Roman" w:hAnsi="Times New Roman" w:cs="Times New Roman"/>
          <w:kern w:val="0"/>
          <w:szCs w:val="24"/>
        </w:rPr>
        <w:t xml:space="preserve">[2]  Sun, M. G. F.; Seo, M.-H.; Nim, S.; Corbi-Verge, C.; Kim, P. M. Protein Engineering by Highly Parallel Screening of Computationally Designed Variants. </w:t>
      </w:r>
      <w:r w:rsidRPr="008F7665">
        <w:rPr>
          <w:rFonts w:ascii="Times New Roman" w:hAnsi="Times New Roman" w:cs="Times New Roman"/>
          <w:i/>
          <w:iCs/>
          <w:kern w:val="0"/>
          <w:szCs w:val="24"/>
        </w:rPr>
        <w:t>Sci. Adv.</w:t>
      </w:r>
      <w:r w:rsidRPr="008F7665">
        <w:rPr>
          <w:rFonts w:ascii="Times New Roman" w:hAnsi="Times New Roman" w:cs="Times New Roman"/>
          <w:kern w:val="0"/>
          <w:szCs w:val="24"/>
        </w:rPr>
        <w:t xml:space="preserve"> </w:t>
      </w:r>
      <w:r w:rsidRPr="008F7665">
        <w:rPr>
          <w:rFonts w:ascii="Times New Roman" w:hAnsi="Times New Roman" w:cs="Times New Roman"/>
          <w:b/>
          <w:bCs/>
          <w:kern w:val="0"/>
          <w:szCs w:val="24"/>
        </w:rPr>
        <w:t>2016</w:t>
      </w:r>
      <w:r w:rsidRPr="008F7665">
        <w:rPr>
          <w:rFonts w:ascii="Times New Roman" w:hAnsi="Times New Roman" w:cs="Times New Roman"/>
          <w:kern w:val="0"/>
          <w:szCs w:val="24"/>
        </w:rPr>
        <w:t xml:space="preserve">, </w:t>
      </w:r>
      <w:r w:rsidRPr="008F7665">
        <w:rPr>
          <w:rFonts w:ascii="Times New Roman" w:hAnsi="Times New Roman" w:cs="Times New Roman"/>
          <w:i/>
          <w:iCs/>
          <w:kern w:val="0"/>
          <w:szCs w:val="24"/>
        </w:rPr>
        <w:t>2</w:t>
      </w:r>
      <w:r w:rsidRPr="008F7665">
        <w:rPr>
          <w:rFonts w:ascii="Times New Roman" w:hAnsi="Times New Roman" w:cs="Times New Roman"/>
          <w:kern w:val="0"/>
          <w:szCs w:val="24"/>
        </w:rPr>
        <w:t xml:space="preserve"> (7), e1600692.</w:t>
      </w:r>
    </w:p>
    <w:p w14:paraId="323737E7" w14:textId="77777777" w:rsidR="008F7665" w:rsidRPr="008F7665" w:rsidRDefault="008F7665" w:rsidP="008F7665">
      <w:pPr>
        <w:pStyle w:val="af7"/>
        <w:rPr>
          <w:rFonts w:ascii="Times New Roman" w:hAnsi="Times New Roman" w:cs="Times New Roman"/>
          <w:kern w:val="0"/>
          <w:szCs w:val="24"/>
        </w:rPr>
      </w:pPr>
      <w:r w:rsidRPr="008F7665">
        <w:rPr>
          <w:rFonts w:ascii="Times New Roman" w:hAnsi="Times New Roman" w:cs="Times New Roman"/>
          <w:kern w:val="0"/>
          <w:szCs w:val="24"/>
        </w:rPr>
        <w:t xml:space="preserve">[3]  Huang, P.-S.; Boyken, S. E.; Baker, D. The Coming of Age of de Novo Protein Design. </w:t>
      </w:r>
      <w:r w:rsidRPr="008F7665">
        <w:rPr>
          <w:rFonts w:ascii="Times New Roman" w:hAnsi="Times New Roman" w:cs="Times New Roman"/>
          <w:i/>
          <w:iCs/>
          <w:kern w:val="0"/>
          <w:szCs w:val="24"/>
        </w:rPr>
        <w:t>Nature</w:t>
      </w:r>
      <w:r w:rsidRPr="008F7665">
        <w:rPr>
          <w:rFonts w:ascii="Times New Roman" w:hAnsi="Times New Roman" w:cs="Times New Roman"/>
          <w:kern w:val="0"/>
          <w:szCs w:val="24"/>
        </w:rPr>
        <w:t xml:space="preserve"> </w:t>
      </w:r>
      <w:r w:rsidRPr="008F7665">
        <w:rPr>
          <w:rFonts w:ascii="Times New Roman" w:hAnsi="Times New Roman" w:cs="Times New Roman"/>
          <w:b/>
          <w:bCs/>
          <w:kern w:val="0"/>
          <w:szCs w:val="24"/>
        </w:rPr>
        <w:t>2016</w:t>
      </w:r>
      <w:r w:rsidRPr="008F7665">
        <w:rPr>
          <w:rFonts w:ascii="Times New Roman" w:hAnsi="Times New Roman" w:cs="Times New Roman"/>
          <w:kern w:val="0"/>
          <w:szCs w:val="24"/>
        </w:rPr>
        <w:t xml:space="preserve">, </w:t>
      </w:r>
      <w:r w:rsidRPr="008F7665">
        <w:rPr>
          <w:rFonts w:ascii="Times New Roman" w:hAnsi="Times New Roman" w:cs="Times New Roman"/>
          <w:i/>
          <w:iCs/>
          <w:kern w:val="0"/>
          <w:szCs w:val="24"/>
        </w:rPr>
        <w:t>537</w:t>
      </w:r>
      <w:r w:rsidRPr="008F7665">
        <w:rPr>
          <w:rFonts w:ascii="Times New Roman" w:hAnsi="Times New Roman" w:cs="Times New Roman"/>
          <w:kern w:val="0"/>
          <w:szCs w:val="24"/>
        </w:rPr>
        <w:t xml:space="preserve"> (7620), 320–327. https://doi.org/10.1038/nature19946.</w:t>
      </w:r>
    </w:p>
    <w:p w14:paraId="0B6867E5" w14:textId="77777777" w:rsidR="008F7665" w:rsidRPr="008F7665" w:rsidRDefault="008F7665" w:rsidP="008F7665">
      <w:pPr>
        <w:pStyle w:val="af7"/>
        <w:rPr>
          <w:rFonts w:ascii="Times New Roman" w:hAnsi="Times New Roman" w:cs="Times New Roman"/>
          <w:kern w:val="0"/>
          <w:szCs w:val="24"/>
        </w:rPr>
      </w:pPr>
      <w:r w:rsidRPr="008F7665">
        <w:rPr>
          <w:rFonts w:ascii="Times New Roman" w:hAnsi="Times New Roman" w:cs="Times New Roman"/>
          <w:kern w:val="0"/>
          <w:szCs w:val="24"/>
        </w:rPr>
        <w:t xml:space="preserve">[4]  Epstein, C. J.; Goldberger, R. F.; Anfinsen, C. B. The Genetic Control of Tertiary Protein Structure: Studies With Model Systems. </w:t>
      </w:r>
      <w:r w:rsidRPr="008F7665">
        <w:rPr>
          <w:rFonts w:ascii="Times New Roman" w:hAnsi="Times New Roman" w:cs="Times New Roman"/>
          <w:i/>
          <w:iCs/>
          <w:kern w:val="0"/>
          <w:szCs w:val="24"/>
        </w:rPr>
        <w:t>Cold Spring Harb. Symp. Quant. Biol.</w:t>
      </w:r>
      <w:r w:rsidRPr="008F7665">
        <w:rPr>
          <w:rFonts w:ascii="Times New Roman" w:hAnsi="Times New Roman" w:cs="Times New Roman"/>
          <w:kern w:val="0"/>
          <w:szCs w:val="24"/>
        </w:rPr>
        <w:t xml:space="preserve"> </w:t>
      </w:r>
      <w:r w:rsidRPr="008F7665">
        <w:rPr>
          <w:rFonts w:ascii="Times New Roman" w:hAnsi="Times New Roman" w:cs="Times New Roman"/>
          <w:b/>
          <w:bCs/>
          <w:kern w:val="0"/>
          <w:szCs w:val="24"/>
        </w:rPr>
        <w:t>1963</w:t>
      </w:r>
      <w:r w:rsidRPr="008F7665">
        <w:rPr>
          <w:rFonts w:ascii="Times New Roman" w:hAnsi="Times New Roman" w:cs="Times New Roman"/>
          <w:kern w:val="0"/>
          <w:szCs w:val="24"/>
        </w:rPr>
        <w:t xml:space="preserve">, </w:t>
      </w:r>
      <w:r w:rsidRPr="008F7665">
        <w:rPr>
          <w:rFonts w:ascii="Times New Roman" w:hAnsi="Times New Roman" w:cs="Times New Roman"/>
          <w:i/>
          <w:iCs/>
          <w:kern w:val="0"/>
          <w:szCs w:val="24"/>
        </w:rPr>
        <w:t>28</w:t>
      </w:r>
      <w:r w:rsidRPr="008F7665">
        <w:rPr>
          <w:rFonts w:ascii="Times New Roman" w:hAnsi="Times New Roman" w:cs="Times New Roman"/>
          <w:kern w:val="0"/>
          <w:szCs w:val="24"/>
        </w:rPr>
        <w:t>, 439–449. https://doi.org/10.1101/SQB.1963.028.01.060.</w:t>
      </w:r>
    </w:p>
    <w:p w14:paraId="3F6680E7" w14:textId="77777777" w:rsidR="008F7665" w:rsidRPr="008F7665" w:rsidRDefault="008F7665" w:rsidP="008F7665">
      <w:pPr>
        <w:pStyle w:val="af7"/>
        <w:rPr>
          <w:rFonts w:ascii="Times New Roman" w:hAnsi="Times New Roman" w:cs="Times New Roman"/>
          <w:kern w:val="0"/>
          <w:szCs w:val="24"/>
        </w:rPr>
      </w:pPr>
      <w:r w:rsidRPr="008F7665">
        <w:rPr>
          <w:rFonts w:ascii="Times New Roman" w:hAnsi="Times New Roman" w:cs="Times New Roman"/>
          <w:kern w:val="0"/>
          <w:szCs w:val="24"/>
        </w:rPr>
        <w:t xml:space="preserve">[5]  Kuhlman, B.; Bradley, P. Advances in Protein Structure Prediction and Design. </w:t>
      </w:r>
      <w:r w:rsidRPr="008F7665">
        <w:rPr>
          <w:rFonts w:ascii="Times New Roman" w:hAnsi="Times New Roman" w:cs="Times New Roman"/>
          <w:i/>
          <w:iCs/>
          <w:kern w:val="0"/>
          <w:szCs w:val="24"/>
        </w:rPr>
        <w:t>Nat. Rev. Mol. Cell Biol.</w:t>
      </w:r>
      <w:r w:rsidRPr="008F7665">
        <w:rPr>
          <w:rFonts w:ascii="Times New Roman" w:hAnsi="Times New Roman" w:cs="Times New Roman"/>
          <w:kern w:val="0"/>
          <w:szCs w:val="24"/>
        </w:rPr>
        <w:t xml:space="preserve"> </w:t>
      </w:r>
      <w:r w:rsidRPr="008F7665">
        <w:rPr>
          <w:rFonts w:ascii="Times New Roman" w:hAnsi="Times New Roman" w:cs="Times New Roman"/>
          <w:b/>
          <w:bCs/>
          <w:kern w:val="0"/>
          <w:szCs w:val="24"/>
        </w:rPr>
        <w:t>2019</w:t>
      </w:r>
      <w:r w:rsidRPr="008F7665">
        <w:rPr>
          <w:rFonts w:ascii="Times New Roman" w:hAnsi="Times New Roman" w:cs="Times New Roman"/>
          <w:kern w:val="0"/>
          <w:szCs w:val="24"/>
        </w:rPr>
        <w:t xml:space="preserve">, </w:t>
      </w:r>
      <w:r w:rsidRPr="008F7665">
        <w:rPr>
          <w:rFonts w:ascii="Times New Roman" w:hAnsi="Times New Roman" w:cs="Times New Roman"/>
          <w:i/>
          <w:iCs/>
          <w:kern w:val="0"/>
          <w:szCs w:val="24"/>
        </w:rPr>
        <w:t>20</w:t>
      </w:r>
      <w:r w:rsidRPr="008F7665">
        <w:rPr>
          <w:rFonts w:ascii="Times New Roman" w:hAnsi="Times New Roman" w:cs="Times New Roman"/>
          <w:kern w:val="0"/>
          <w:szCs w:val="24"/>
        </w:rPr>
        <w:t xml:space="preserve"> (11), 681–697. https://doi.org/10.1038/s41580-019-0163-x.</w:t>
      </w:r>
    </w:p>
    <w:p w14:paraId="5A6BE70C" w14:textId="77777777" w:rsidR="008F7665" w:rsidRPr="008F7665" w:rsidRDefault="008F7665" w:rsidP="008F7665">
      <w:pPr>
        <w:pStyle w:val="af7"/>
        <w:rPr>
          <w:rFonts w:ascii="Times New Roman" w:hAnsi="Times New Roman" w:cs="Times New Roman"/>
          <w:kern w:val="0"/>
          <w:szCs w:val="24"/>
        </w:rPr>
      </w:pPr>
      <w:r w:rsidRPr="008F7665">
        <w:rPr>
          <w:rFonts w:ascii="Times New Roman" w:hAnsi="Times New Roman" w:cs="Times New Roman"/>
          <w:kern w:val="0"/>
          <w:szCs w:val="24"/>
        </w:rPr>
        <w:t xml:space="preserve">[6]  Dahiyat, B. I.; Sarisky, C. A.; Mayo, S. L. De Novo Protein Design: Towards Fully Automated Sequence Selection11Edited by P. E. Wright. </w:t>
      </w:r>
      <w:r w:rsidRPr="008F7665">
        <w:rPr>
          <w:rFonts w:ascii="Times New Roman" w:hAnsi="Times New Roman" w:cs="Times New Roman"/>
          <w:i/>
          <w:iCs/>
          <w:kern w:val="0"/>
          <w:szCs w:val="24"/>
        </w:rPr>
        <w:t>J. Mol. Biol.</w:t>
      </w:r>
      <w:r w:rsidRPr="008F7665">
        <w:rPr>
          <w:rFonts w:ascii="Times New Roman" w:hAnsi="Times New Roman" w:cs="Times New Roman"/>
          <w:kern w:val="0"/>
          <w:szCs w:val="24"/>
        </w:rPr>
        <w:t xml:space="preserve"> </w:t>
      </w:r>
      <w:r w:rsidRPr="008F7665">
        <w:rPr>
          <w:rFonts w:ascii="Times New Roman" w:hAnsi="Times New Roman" w:cs="Times New Roman"/>
          <w:b/>
          <w:bCs/>
          <w:kern w:val="0"/>
          <w:szCs w:val="24"/>
        </w:rPr>
        <w:t>1997</w:t>
      </w:r>
      <w:r w:rsidRPr="008F7665">
        <w:rPr>
          <w:rFonts w:ascii="Times New Roman" w:hAnsi="Times New Roman" w:cs="Times New Roman"/>
          <w:kern w:val="0"/>
          <w:szCs w:val="24"/>
        </w:rPr>
        <w:t xml:space="preserve">, </w:t>
      </w:r>
      <w:r w:rsidRPr="008F7665">
        <w:rPr>
          <w:rFonts w:ascii="Times New Roman" w:hAnsi="Times New Roman" w:cs="Times New Roman"/>
          <w:i/>
          <w:iCs/>
          <w:kern w:val="0"/>
          <w:szCs w:val="24"/>
        </w:rPr>
        <w:t>273</w:t>
      </w:r>
      <w:r w:rsidRPr="008F7665">
        <w:rPr>
          <w:rFonts w:ascii="Times New Roman" w:hAnsi="Times New Roman" w:cs="Times New Roman"/>
          <w:kern w:val="0"/>
          <w:szCs w:val="24"/>
        </w:rPr>
        <w:t xml:space="preserve"> (4), 789–796. https://doi.org/10.1006/jmbi.1997.1341.</w:t>
      </w:r>
    </w:p>
    <w:p w14:paraId="788B9BFC" w14:textId="77777777" w:rsidR="008F7665" w:rsidRPr="008F7665" w:rsidRDefault="008F7665" w:rsidP="008F7665">
      <w:pPr>
        <w:pStyle w:val="af7"/>
        <w:rPr>
          <w:rFonts w:ascii="Times New Roman" w:hAnsi="Times New Roman" w:cs="Times New Roman"/>
          <w:kern w:val="0"/>
          <w:szCs w:val="24"/>
        </w:rPr>
      </w:pPr>
      <w:r w:rsidRPr="008F7665">
        <w:rPr>
          <w:rFonts w:ascii="Times New Roman" w:hAnsi="Times New Roman" w:cs="Times New Roman"/>
          <w:kern w:val="0"/>
          <w:szCs w:val="24"/>
        </w:rPr>
        <w:t xml:space="preserve">[7]  Alford, R. F.; Leaver-Fay, A.; Jeliazkov, J. R.; O’Meara, M. J.; DiMaio, F. P.; Park, H.; Shapovalov, M. V.; Renfrew, P. D.; Mulligan, V. K.; Kappel, K.; Labonte, J. W.; Pacella, M. S.; Bonneau, R.; Bradley, P.; Dunbrack, R. L.; Das, R.; Baker, D.; Kuhlman, B.; Kortemme, T.; Gray, J. J. The Rosetta All-Atom Energy Function for Macromolecular Modeling and Design. </w:t>
      </w:r>
      <w:r w:rsidRPr="008F7665">
        <w:rPr>
          <w:rFonts w:ascii="Times New Roman" w:hAnsi="Times New Roman" w:cs="Times New Roman"/>
          <w:i/>
          <w:iCs/>
          <w:kern w:val="0"/>
          <w:szCs w:val="24"/>
        </w:rPr>
        <w:t>J. Chem. Theory Comput.</w:t>
      </w:r>
      <w:r w:rsidRPr="008F7665">
        <w:rPr>
          <w:rFonts w:ascii="Times New Roman" w:hAnsi="Times New Roman" w:cs="Times New Roman"/>
          <w:kern w:val="0"/>
          <w:szCs w:val="24"/>
        </w:rPr>
        <w:t xml:space="preserve"> </w:t>
      </w:r>
      <w:r w:rsidRPr="008F7665">
        <w:rPr>
          <w:rFonts w:ascii="Times New Roman" w:hAnsi="Times New Roman" w:cs="Times New Roman"/>
          <w:b/>
          <w:bCs/>
          <w:kern w:val="0"/>
          <w:szCs w:val="24"/>
        </w:rPr>
        <w:t>2017</w:t>
      </w:r>
      <w:r w:rsidRPr="008F7665">
        <w:rPr>
          <w:rFonts w:ascii="Times New Roman" w:hAnsi="Times New Roman" w:cs="Times New Roman"/>
          <w:kern w:val="0"/>
          <w:szCs w:val="24"/>
        </w:rPr>
        <w:t xml:space="preserve">, </w:t>
      </w:r>
      <w:r w:rsidRPr="008F7665">
        <w:rPr>
          <w:rFonts w:ascii="Times New Roman" w:hAnsi="Times New Roman" w:cs="Times New Roman"/>
          <w:i/>
          <w:iCs/>
          <w:kern w:val="0"/>
          <w:szCs w:val="24"/>
        </w:rPr>
        <w:t>13</w:t>
      </w:r>
      <w:r w:rsidRPr="008F7665">
        <w:rPr>
          <w:rFonts w:ascii="Times New Roman" w:hAnsi="Times New Roman" w:cs="Times New Roman"/>
          <w:kern w:val="0"/>
          <w:szCs w:val="24"/>
        </w:rPr>
        <w:t xml:space="preserve"> (6), 3031–3048. https://doi.org/10.1021/acs.jctc.7b00125.</w:t>
      </w:r>
    </w:p>
    <w:p w14:paraId="1EEC1094" w14:textId="77777777" w:rsidR="008F7665" w:rsidRPr="008F7665" w:rsidRDefault="008F7665" w:rsidP="008F7665">
      <w:pPr>
        <w:pStyle w:val="af7"/>
        <w:rPr>
          <w:rFonts w:ascii="Times New Roman" w:hAnsi="Times New Roman" w:cs="Times New Roman"/>
          <w:kern w:val="0"/>
          <w:szCs w:val="24"/>
        </w:rPr>
      </w:pPr>
      <w:r w:rsidRPr="008F7665">
        <w:rPr>
          <w:rFonts w:ascii="Times New Roman" w:hAnsi="Times New Roman" w:cs="Times New Roman"/>
          <w:kern w:val="0"/>
          <w:szCs w:val="24"/>
        </w:rPr>
        <w:t xml:space="preserve">[8]  Xiong, P.; Wang, M.; Zhou, X.; Zhang, T.; Zhang, J.; Chen, Q.; Liu, H. Protein Design with a Comprehensive Statistical Energy Function and Boosted by Experimental Selection for Foldability. </w:t>
      </w:r>
      <w:r w:rsidRPr="008F7665">
        <w:rPr>
          <w:rFonts w:ascii="Times New Roman" w:hAnsi="Times New Roman" w:cs="Times New Roman"/>
          <w:i/>
          <w:iCs/>
          <w:kern w:val="0"/>
          <w:szCs w:val="24"/>
        </w:rPr>
        <w:t>Nat. Commun.</w:t>
      </w:r>
      <w:r w:rsidRPr="008F7665">
        <w:rPr>
          <w:rFonts w:ascii="Times New Roman" w:hAnsi="Times New Roman" w:cs="Times New Roman"/>
          <w:kern w:val="0"/>
          <w:szCs w:val="24"/>
        </w:rPr>
        <w:t xml:space="preserve"> </w:t>
      </w:r>
      <w:r w:rsidRPr="008F7665">
        <w:rPr>
          <w:rFonts w:ascii="Times New Roman" w:hAnsi="Times New Roman" w:cs="Times New Roman"/>
          <w:b/>
          <w:bCs/>
          <w:kern w:val="0"/>
          <w:szCs w:val="24"/>
        </w:rPr>
        <w:t>2014</w:t>
      </w:r>
      <w:r w:rsidRPr="008F7665">
        <w:rPr>
          <w:rFonts w:ascii="Times New Roman" w:hAnsi="Times New Roman" w:cs="Times New Roman"/>
          <w:kern w:val="0"/>
          <w:szCs w:val="24"/>
        </w:rPr>
        <w:t xml:space="preserve">, </w:t>
      </w:r>
      <w:r w:rsidRPr="008F7665">
        <w:rPr>
          <w:rFonts w:ascii="Times New Roman" w:hAnsi="Times New Roman" w:cs="Times New Roman"/>
          <w:i/>
          <w:iCs/>
          <w:kern w:val="0"/>
          <w:szCs w:val="24"/>
        </w:rPr>
        <w:t>5</w:t>
      </w:r>
      <w:r w:rsidRPr="008F7665">
        <w:rPr>
          <w:rFonts w:ascii="Times New Roman" w:hAnsi="Times New Roman" w:cs="Times New Roman"/>
          <w:kern w:val="0"/>
          <w:szCs w:val="24"/>
        </w:rPr>
        <w:t xml:space="preserve"> (1), 5330. https://doi.org/10.1038/ncomms6330.</w:t>
      </w:r>
    </w:p>
    <w:p w14:paraId="6144C552" w14:textId="77777777" w:rsidR="008F7665" w:rsidRPr="008F7665" w:rsidRDefault="008F7665" w:rsidP="008F7665">
      <w:pPr>
        <w:pStyle w:val="af7"/>
        <w:rPr>
          <w:rFonts w:ascii="Times New Roman" w:hAnsi="Times New Roman" w:cs="Times New Roman"/>
          <w:kern w:val="0"/>
          <w:szCs w:val="24"/>
        </w:rPr>
      </w:pPr>
      <w:r w:rsidRPr="008F7665">
        <w:rPr>
          <w:rFonts w:ascii="Times New Roman" w:hAnsi="Times New Roman" w:cs="Times New Roman"/>
          <w:kern w:val="0"/>
          <w:szCs w:val="24"/>
        </w:rPr>
        <w:t xml:space="preserve">[9]  Huang, B.; Xu, Y.; Hu, X.; Liu, Y.; Liao, S.; Zhang, J.; Huang, C.; Hong, J.; Chen, Q.; Liu, H. A Backbone-Centred Energy Function of Neural Networks for Protein Design. </w:t>
      </w:r>
      <w:r w:rsidRPr="008F7665">
        <w:rPr>
          <w:rFonts w:ascii="Times New Roman" w:hAnsi="Times New Roman" w:cs="Times New Roman"/>
          <w:i/>
          <w:iCs/>
          <w:kern w:val="0"/>
          <w:szCs w:val="24"/>
        </w:rPr>
        <w:t>Nature</w:t>
      </w:r>
      <w:r w:rsidRPr="008F7665">
        <w:rPr>
          <w:rFonts w:ascii="Times New Roman" w:hAnsi="Times New Roman" w:cs="Times New Roman"/>
          <w:kern w:val="0"/>
          <w:szCs w:val="24"/>
        </w:rPr>
        <w:t xml:space="preserve"> </w:t>
      </w:r>
      <w:r w:rsidRPr="008F7665">
        <w:rPr>
          <w:rFonts w:ascii="Times New Roman" w:hAnsi="Times New Roman" w:cs="Times New Roman"/>
          <w:b/>
          <w:bCs/>
          <w:kern w:val="0"/>
          <w:szCs w:val="24"/>
        </w:rPr>
        <w:t>2022</w:t>
      </w:r>
      <w:r w:rsidRPr="008F7665">
        <w:rPr>
          <w:rFonts w:ascii="Times New Roman" w:hAnsi="Times New Roman" w:cs="Times New Roman"/>
          <w:kern w:val="0"/>
          <w:szCs w:val="24"/>
        </w:rPr>
        <w:t xml:space="preserve">, </w:t>
      </w:r>
      <w:r w:rsidRPr="008F7665">
        <w:rPr>
          <w:rFonts w:ascii="Times New Roman" w:hAnsi="Times New Roman" w:cs="Times New Roman"/>
          <w:i/>
          <w:iCs/>
          <w:kern w:val="0"/>
          <w:szCs w:val="24"/>
        </w:rPr>
        <w:t>602</w:t>
      </w:r>
      <w:r w:rsidRPr="008F7665">
        <w:rPr>
          <w:rFonts w:ascii="Times New Roman" w:hAnsi="Times New Roman" w:cs="Times New Roman"/>
          <w:kern w:val="0"/>
          <w:szCs w:val="24"/>
        </w:rPr>
        <w:t xml:space="preserve"> (7897), 523–528. https://doi.org/10.1038/s41586-021-04383-5.</w:t>
      </w:r>
    </w:p>
    <w:p w14:paraId="2652C68A" w14:textId="77777777" w:rsidR="008F7665" w:rsidRPr="008F7665" w:rsidRDefault="008F7665" w:rsidP="008F7665">
      <w:pPr>
        <w:pStyle w:val="af7"/>
        <w:rPr>
          <w:rFonts w:ascii="Times New Roman" w:hAnsi="Times New Roman" w:cs="Times New Roman"/>
          <w:kern w:val="0"/>
          <w:szCs w:val="24"/>
        </w:rPr>
      </w:pPr>
      <w:r w:rsidRPr="008F7665">
        <w:rPr>
          <w:rFonts w:ascii="Times New Roman" w:hAnsi="Times New Roman" w:cs="Times New Roman"/>
          <w:kern w:val="0"/>
          <w:szCs w:val="24"/>
        </w:rPr>
        <w:t xml:space="preserve">[10]  Hoang, T. X.; Trovato, A.; Seno, F.; Banavar, J. R.; Maritan, A. Geometry and Symmetry Presculpt the Free-Energy Landscape of Proteins. </w:t>
      </w:r>
      <w:r w:rsidRPr="008F7665">
        <w:rPr>
          <w:rFonts w:ascii="Times New Roman" w:hAnsi="Times New Roman" w:cs="Times New Roman"/>
          <w:i/>
          <w:iCs/>
          <w:kern w:val="0"/>
          <w:szCs w:val="24"/>
        </w:rPr>
        <w:t>Proc. Natl. Acad. Sci.</w:t>
      </w:r>
      <w:r w:rsidRPr="008F7665">
        <w:rPr>
          <w:rFonts w:ascii="Times New Roman" w:hAnsi="Times New Roman" w:cs="Times New Roman"/>
          <w:kern w:val="0"/>
          <w:szCs w:val="24"/>
        </w:rPr>
        <w:t xml:space="preserve"> </w:t>
      </w:r>
      <w:r w:rsidRPr="008F7665">
        <w:rPr>
          <w:rFonts w:ascii="Times New Roman" w:hAnsi="Times New Roman" w:cs="Times New Roman"/>
          <w:b/>
          <w:bCs/>
          <w:kern w:val="0"/>
          <w:szCs w:val="24"/>
        </w:rPr>
        <w:t>2004</w:t>
      </w:r>
      <w:r w:rsidRPr="008F7665">
        <w:rPr>
          <w:rFonts w:ascii="Times New Roman" w:hAnsi="Times New Roman" w:cs="Times New Roman"/>
          <w:kern w:val="0"/>
          <w:szCs w:val="24"/>
        </w:rPr>
        <w:t xml:space="preserve">, </w:t>
      </w:r>
      <w:r w:rsidRPr="008F7665">
        <w:rPr>
          <w:rFonts w:ascii="Times New Roman" w:hAnsi="Times New Roman" w:cs="Times New Roman"/>
          <w:i/>
          <w:iCs/>
          <w:kern w:val="0"/>
          <w:szCs w:val="24"/>
        </w:rPr>
        <w:t>101</w:t>
      </w:r>
      <w:r w:rsidRPr="008F7665">
        <w:rPr>
          <w:rFonts w:ascii="Times New Roman" w:hAnsi="Times New Roman" w:cs="Times New Roman"/>
          <w:kern w:val="0"/>
          <w:szCs w:val="24"/>
        </w:rPr>
        <w:t xml:space="preserve"> (21), 7960–7964. https://doi.org/10.1073/pnas.0402525101.</w:t>
      </w:r>
    </w:p>
    <w:p w14:paraId="50975740" w14:textId="77777777" w:rsidR="008F7665" w:rsidRPr="008F7665" w:rsidRDefault="008F7665" w:rsidP="008F7665">
      <w:pPr>
        <w:pStyle w:val="af7"/>
        <w:rPr>
          <w:rFonts w:ascii="Times New Roman" w:hAnsi="Times New Roman" w:cs="Times New Roman"/>
          <w:kern w:val="0"/>
          <w:szCs w:val="24"/>
        </w:rPr>
      </w:pPr>
      <w:r w:rsidRPr="008F7665">
        <w:rPr>
          <w:rFonts w:ascii="Times New Roman" w:hAnsi="Times New Roman" w:cs="Times New Roman"/>
          <w:kern w:val="0"/>
          <w:szCs w:val="24"/>
        </w:rPr>
        <w:t xml:space="preserve">[11]  Mackenzie, C. O.; Grigoryan, G. Protein Structural Motifs in Prediction and Design. </w:t>
      </w:r>
      <w:r w:rsidRPr="008F7665">
        <w:rPr>
          <w:rFonts w:ascii="Times New Roman" w:hAnsi="Times New Roman" w:cs="Times New Roman"/>
          <w:i/>
          <w:iCs/>
          <w:kern w:val="0"/>
          <w:szCs w:val="24"/>
        </w:rPr>
        <w:t>Curr. Opin. Struct. Biol.</w:t>
      </w:r>
      <w:r w:rsidRPr="008F7665">
        <w:rPr>
          <w:rFonts w:ascii="Times New Roman" w:hAnsi="Times New Roman" w:cs="Times New Roman"/>
          <w:kern w:val="0"/>
          <w:szCs w:val="24"/>
        </w:rPr>
        <w:t xml:space="preserve"> </w:t>
      </w:r>
      <w:r w:rsidRPr="008F7665">
        <w:rPr>
          <w:rFonts w:ascii="Times New Roman" w:hAnsi="Times New Roman" w:cs="Times New Roman"/>
          <w:b/>
          <w:bCs/>
          <w:kern w:val="0"/>
          <w:szCs w:val="24"/>
        </w:rPr>
        <w:t>2017</w:t>
      </w:r>
      <w:r w:rsidRPr="008F7665">
        <w:rPr>
          <w:rFonts w:ascii="Times New Roman" w:hAnsi="Times New Roman" w:cs="Times New Roman"/>
          <w:kern w:val="0"/>
          <w:szCs w:val="24"/>
        </w:rPr>
        <w:t xml:space="preserve">, </w:t>
      </w:r>
      <w:r w:rsidRPr="008F7665">
        <w:rPr>
          <w:rFonts w:ascii="Times New Roman" w:hAnsi="Times New Roman" w:cs="Times New Roman"/>
          <w:i/>
          <w:iCs/>
          <w:kern w:val="0"/>
          <w:szCs w:val="24"/>
        </w:rPr>
        <w:t>44</w:t>
      </w:r>
      <w:r w:rsidRPr="008F7665">
        <w:rPr>
          <w:rFonts w:ascii="Times New Roman" w:hAnsi="Times New Roman" w:cs="Times New Roman"/>
          <w:kern w:val="0"/>
          <w:szCs w:val="24"/>
        </w:rPr>
        <w:t>, 161–167. https://doi.org/10.1016/j.sbi.2017.03.012.</w:t>
      </w:r>
    </w:p>
    <w:p w14:paraId="58FB1827" w14:textId="77777777" w:rsidR="008F7665" w:rsidRPr="008F7665" w:rsidRDefault="008F7665" w:rsidP="008F7665">
      <w:pPr>
        <w:pStyle w:val="af7"/>
        <w:rPr>
          <w:rFonts w:ascii="Times New Roman" w:hAnsi="Times New Roman" w:cs="Times New Roman"/>
          <w:kern w:val="0"/>
          <w:szCs w:val="24"/>
        </w:rPr>
      </w:pPr>
      <w:r w:rsidRPr="008F7665">
        <w:rPr>
          <w:rFonts w:ascii="Times New Roman" w:hAnsi="Times New Roman" w:cs="Times New Roman"/>
          <w:kern w:val="0"/>
          <w:szCs w:val="24"/>
        </w:rPr>
        <w:t xml:space="preserve">[12]  </w:t>
      </w:r>
      <w:r w:rsidRPr="008F7665">
        <w:rPr>
          <w:rFonts w:ascii="Times New Roman" w:hAnsi="Times New Roman" w:cs="Times New Roman"/>
          <w:kern w:val="0"/>
          <w:szCs w:val="24"/>
        </w:rPr>
        <w:t>操帆，陈耀晞，</w:t>
      </w:r>
      <w:r w:rsidRPr="008F7665">
        <w:rPr>
          <w:rFonts w:ascii="Times New Roman" w:hAnsi="Times New Roman" w:cs="Times New Roman"/>
          <w:kern w:val="0"/>
          <w:szCs w:val="24"/>
        </w:rPr>
        <w:t>“</w:t>
      </w:r>
      <w:r w:rsidRPr="008F7665">
        <w:rPr>
          <w:rFonts w:ascii="Times New Roman" w:hAnsi="Times New Roman" w:cs="Times New Roman"/>
          <w:kern w:val="0"/>
          <w:szCs w:val="24"/>
        </w:rPr>
        <w:t>蛋白质计算设计：方法和应用展望</w:t>
      </w:r>
      <w:r w:rsidRPr="008F7665">
        <w:rPr>
          <w:rFonts w:ascii="Times New Roman" w:hAnsi="Times New Roman" w:cs="Times New Roman"/>
          <w:kern w:val="0"/>
          <w:szCs w:val="24"/>
        </w:rPr>
        <w:t>”</w:t>
      </w:r>
      <w:r w:rsidRPr="008F7665">
        <w:rPr>
          <w:rFonts w:ascii="Times New Roman" w:hAnsi="Times New Roman" w:cs="Times New Roman"/>
          <w:kern w:val="0"/>
          <w:szCs w:val="24"/>
        </w:rPr>
        <w:t>，合成生物学，</w:t>
      </w:r>
      <w:r w:rsidRPr="008F7665">
        <w:rPr>
          <w:rFonts w:ascii="Times New Roman" w:hAnsi="Times New Roman" w:cs="Times New Roman"/>
          <w:b/>
          <w:bCs/>
          <w:kern w:val="0"/>
          <w:szCs w:val="24"/>
        </w:rPr>
        <w:t>2</w:t>
      </w:r>
      <w:r w:rsidRPr="008F7665">
        <w:rPr>
          <w:rFonts w:ascii="Times New Roman" w:hAnsi="Times New Roman" w:cs="Times New Roman"/>
          <w:kern w:val="0"/>
          <w:szCs w:val="24"/>
        </w:rPr>
        <w:t xml:space="preserve"> (1)</w:t>
      </w:r>
      <w:r w:rsidRPr="008F7665">
        <w:rPr>
          <w:rFonts w:ascii="Times New Roman" w:hAnsi="Times New Roman" w:cs="Times New Roman"/>
          <w:kern w:val="0"/>
          <w:szCs w:val="24"/>
        </w:rPr>
        <w:t>：</w:t>
      </w:r>
      <w:r w:rsidRPr="008F7665">
        <w:rPr>
          <w:rFonts w:ascii="Times New Roman" w:hAnsi="Times New Roman" w:cs="Times New Roman"/>
          <w:kern w:val="0"/>
          <w:szCs w:val="24"/>
        </w:rPr>
        <w:t>15–32</w:t>
      </w:r>
      <w:r w:rsidRPr="008F7665">
        <w:rPr>
          <w:rFonts w:ascii="Times New Roman" w:hAnsi="Times New Roman" w:cs="Times New Roman"/>
          <w:kern w:val="0"/>
          <w:szCs w:val="24"/>
        </w:rPr>
        <w:t>，</w:t>
      </w:r>
      <w:r w:rsidRPr="008F7665">
        <w:rPr>
          <w:rFonts w:ascii="Times New Roman" w:hAnsi="Times New Roman" w:cs="Times New Roman"/>
          <w:b/>
          <w:bCs/>
          <w:kern w:val="0"/>
          <w:szCs w:val="24"/>
        </w:rPr>
        <w:t>2020</w:t>
      </w:r>
    </w:p>
    <w:p w14:paraId="33DA6B35" w14:textId="77777777" w:rsidR="008F7665" w:rsidRPr="008F7665" w:rsidRDefault="008F7665" w:rsidP="008F7665">
      <w:pPr>
        <w:pStyle w:val="af7"/>
        <w:rPr>
          <w:rFonts w:ascii="Times New Roman" w:hAnsi="Times New Roman" w:cs="Times New Roman"/>
          <w:kern w:val="0"/>
          <w:szCs w:val="24"/>
        </w:rPr>
      </w:pPr>
      <w:r w:rsidRPr="008F7665">
        <w:rPr>
          <w:rFonts w:ascii="Times New Roman" w:hAnsi="Times New Roman" w:cs="Times New Roman"/>
          <w:kern w:val="0"/>
          <w:szCs w:val="24"/>
        </w:rPr>
        <w:t xml:space="preserve">[13]  Chu, H.; Liu, H. TetraBASE: A Side Chain-Independent Statistical Energy for Designing Realistically Packed Protein Backbones. </w:t>
      </w:r>
      <w:r w:rsidRPr="008F7665">
        <w:rPr>
          <w:rFonts w:ascii="Times New Roman" w:hAnsi="Times New Roman" w:cs="Times New Roman"/>
          <w:i/>
          <w:iCs/>
          <w:kern w:val="0"/>
          <w:szCs w:val="24"/>
        </w:rPr>
        <w:t>J. Chem. Inf. Model.</w:t>
      </w:r>
      <w:r w:rsidRPr="008F7665">
        <w:rPr>
          <w:rFonts w:ascii="Times New Roman" w:hAnsi="Times New Roman" w:cs="Times New Roman"/>
          <w:kern w:val="0"/>
          <w:szCs w:val="24"/>
        </w:rPr>
        <w:t xml:space="preserve"> </w:t>
      </w:r>
      <w:r w:rsidRPr="008F7665">
        <w:rPr>
          <w:rFonts w:ascii="Times New Roman" w:hAnsi="Times New Roman" w:cs="Times New Roman"/>
          <w:b/>
          <w:bCs/>
          <w:kern w:val="0"/>
          <w:szCs w:val="24"/>
        </w:rPr>
        <w:t>2018</w:t>
      </w:r>
      <w:r w:rsidRPr="008F7665">
        <w:rPr>
          <w:rFonts w:ascii="Times New Roman" w:hAnsi="Times New Roman" w:cs="Times New Roman"/>
          <w:kern w:val="0"/>
          <w:szCs w:val="24"/>
        </w:rPr>
        <w:t xml:space="preserve">, </w:t>
      </w:r>
      <w:r w:rsidRPr="008F7665">
        <w:rPr>
          <w:rFonts w:ascii="Times New Roman" w:hAnsi="Times New Roman" w:cs="Times New Roman"/>
          <w:i/>
          <w:iCs/>
          <w:kern w:val="0"/>
          <w:szCs w:val="24"/>
        </w:rPr>
        <w:t>58</w:t>
      </w:r>
      <w:r w:rsidRPr="008F7665">
        <w:rPr>
          <w:rFonts w:ascii="Times New Roman" w:hAnsi="Times New Roman" w:cs="Times New Roman"/>
          <w:kern w:val="0"/>
          <w:szCs w:val="24"/>
        </w:rPr>
        <w:t xml:space="preserve"> (2), 430–442. https://doi.org/10.1021/acs.jcim.7b00677.</w:t>
      </w:r>
    </w:p>
    <w:p w14:paraId="5D4F9E54" w14:textId="77777777" w:rsidR="008F7665" w:rsidRPr="008F7665" w:rsidRDefault="008F7665" w:rsidP="008F7665">
      <w:pPr>
        <w:pStyle w:val="af7"/>
        <w:rPr>
          <w:rFonts w:ascii="Times New Roman" w:hAnsi="Times New Roman" w:cs="Times New Roman"/>
          <w:kern w:val="0"/>
          <w:szCs w:val="24"/>
        </w:rPr>
      </w:pPr>
      <w:r w:rsidRPr="008F7665">
        <w:rPr>
          <w:rFonts w:ascii="Times New Roman" w:hAnsi="Times New Roman" w:cs="Times New Roman"/>
          <w:kern w:val="0"/>
          <w:szCs w:val="24"/>
        </w:rPr>
        <w:t xml:space="preserve">[14]  MacDonald, J. T.; Maksimiak, K.; Sadowski, M. I.; Taylor, W. R. De Novo Backbone Scaffolds for Protein Design. </w:t>
      </w:r>
      <w:r w:rsidRPr="008F7665">
        <w:rPr>
          <w:rFonts w:ascii="Times New Roman" w:hAnsi="Times New Roman" w:cs="Times New Roman"/>
          <w:i/>
          <w:iCs/>
          <w:kern w:val="0"/>
          <w:szCs w:val="24"/>
        </w:rPr>
        <w:t>Proteins Struct. Funct. Bioinforma.</w:t>
      </w:r>
      <w:r w:rsidRPr="008F7665">
        <w:rPr>
          <w:rFonts w:ascii="Times New Roman" w:hAnsi="Times New Roman" w:cs="Times New Roman"/>
          <w:kern w:val="0"/>
          <w:szCs w:val="24"/>
        </w:rPr>
        <w:t xml:space="preserve"> </w:t>
      </w:r>
      <w:r w:rsidRPr="008F7665">
        <w:rPr>
          <w:rFonts w:ascii="Times New Roman" w:hAnsi="Times New Roman" w:cs="Times New Roman"/>
          <w:b/>
          <w:bCs/>
          <w:kern w:val="0"/>
          <w:szCs w:val="24"/>
        </w:rPr>
        <w:t>2010</w:t>
      </w:r>
      <w:r w:rsidRPr="008F7665">
        <w:rPr>
          <w:rFonts w:ascii="Times New Roman" w:hAnsi="Times New Roman" w:cs="Times New Roman"/>
          <w:kern w:val="0"/>
          <w:szCs w:val="24"/>
        </w:rPr>
        <w:t xml:space="preserve">, </w:t>
      </w:r>
      <w:r w:rsidRPr="008F7665">
        <w:rPr>
          <w:rFonts w:ascii="Times New Roman" w:hAnsi="Times New Roman" w:cs="Times New Roman"/>
          <w:i/>
          <w:iCs/>
          <w:kern w:val="0"/>
          <w:szCs w:val="24"/>
        </w:rPr>
        <w:t>78</w:t>
      </w:r>
      <w:r w:rsidRPr="008F7665">
        <w:rPr>
          <w:rFonts w:ascii="Times New Roman" w:hAnsi="Times New Roman" w:cs="Times New Roman"/>
          <w:kern w:val="0"/>
          <w:szCs w:val="24"/>
        </w:rPr>
        <w:t xml:space="preserve"> (5), 1311–1325. https://doi.org/10.1002/prot.22651.</w:t>
      </w:r>
    </w:p>
    <w:p w14:paraId="5279E0B2" w14:textId="77777777" w:rsidR="008F7665" w:rsidRPr="008F7665" w:rsidRDefault="008F7665" w:rsidP="008F7665">
      <w:pPr>
        <w:pStyle w:val="af7"/>
        <w:rPr>
          <w:rFonts w:ascii="Times New Roman" w:hAnsi="Times New Roman" w:cs="Times New Roman"/>
          <w:kern w:val="0"/>
          <w:szCs w:val="24"/>
        </w:rPr>
      </w:pPr>
      <w:r w:rsidRPr="008F7665">
        <w:rPr>
          <w:rFonts w:ascii="Times New Roman" w:hAnsi="Times New Roman" w:cs="Times New Roman"/>
          <w:kern w:val="0"/>
          <w:szCs w:val="24"/>
        </w:rPr>
        <w:t xml:space="preserve">[15]  Mansimov, E.; Mahmood, O.; Kang, S.; Cho, K. Molecular Geometry Prediction Using a Deep Generative Graph Neural Network. </w:t>
      </w:r>
      <w:r w:rsidRPr="008F7665">
        <w:rPr>
          <w:rFonts w:ascii="Times New Roman" w:hAnsi="Times New Roman" w:cs="Times New Roman"/>
          <w:i/>
          <w:iCs/>
          <w:kern w:val="0"/>
          <w:szCs w:val="24"/>
        </w:rPr>
        <w:t>Sci. Rep.</w:t>
      </w:r>
      <w:r w:rsidRPr="008F7665">
        <w:rPr>
          <w:rFonts w:ascii="Times New Roman" w:hAnsi="Times New Roman" w:cs="Times New Roman"/>
          <w:kern w:val="0"/>
          <w:szCs w:val="24"/>
        </w:rPr>
        <w:t xml:space="preserve"> </w:t>
      </w:r>
      <w:r w:rsidRPr="008F7665">
        <w:rPr>
          <w:rFonts w:ascii="Times New Roman" w:hAnsi="Times New Roman" w:cs="Times New Roman"/>
          <w:b/>
          <w:bCs/>
          <w:kern w:val="0"/>
          <w:szCs w:val="24"/>
        </w:rPr>
        <w:t>2019</w:t>
      </w:r>
      <w:r w:rsidRPr="008F7665">
        <w:rPr>
          <w:rFonts w:ascii="Times New Roman" w:hAnsi="Times New Roman" w:cs="Times New Roman"/>
          <w:kern w:val="0"/>
          <w:szCs w:val="24"/>
        </w:rPr>
        <w:t xml:space="preserve">, </w:t>
      </w:r>
      <w:r w:rsidRPr="008F7665">
        <w:rPr>
          <w:rFonts w:ascii="Times New Roman" w:hAnsi="Times New Roman" w:cs="Times New Roman"/>
          <w:i/>
          <w:iCs/>
          <w:kern w:val="0"/>
          <w:szCs w:val="24"/>
        </w:rPr>
        <w:t>9</w:t>
      </w:r>
      <w:r w:rsidRPr="008F7665">
        <w:rPr>
          <w:rFonts w:ascii="Times New Roman" w:hAnsi="Times New Roman" w:cs="Times New Roman"/>
          <w:kern w:val="0"/>
          <w:szCs w:val="24"/>
        </w:rPr>
        <w:t xml:space="preserve"> (1), 20381. https://doi.org/10.1038/s41598-019-56773-5.</w:t>
      </w:r>
    </w:p>
    <w:p w14:paraId="28ADE0E3" w14:textId="77777777" w:rsidR="008F7665" w:rsidRPr="008F7665" w:rsidRDefault="008F7665" w:rsidP="008F7665">
      <w:pPr>
        <w:pStyle w:val="af7"/>
        <w:rPr>
          <w:rFonts w:ascii="Times New Roman" w:hAnsi="Times New Roman" w:cs="Times New Roman"/>
          <w:kern w:val="0"/>
          <w:szCs w:val="24"/>
        </w:rPr>
      </w:pPr>
      <w:r w:rsidRPr="008F7665">
        <w:rPr>
          <w:rFonts w:ascii="Times New Roman" w:hAnsi="Times New Roman" w:cs="Times New Roman"/>
          <w:kern w:val="0"/>
          <w:szCs w:val="24"/>
        </w:rPr>
        <w:t xml:space="preserve">[16]  Simm, G.; Hernandez-Lobato, J. M. A Generative Model for Molecular Distance Geometry. In </w:t>
      </w:r>
      <w:r w:rsidRPr="008F7665">
        <w:rPr>
          <w:rFonts w:ascii="Times New Roman" w:hAnsi="Times New Roman" w:cs="Times New Roman"/>
          <w:i/>
          <w:iCs/>
          <w:kern w:val="0"/>
          <w:szCs w:val="24"/>
        </w:rPr>
        <w:t>Proceedings of the 37th International Conference on Machine Learning</w:t>
      </w:r>
      <w:r w:rsidRPr="008F7665">
        <w:rPr>
          <w:rFonts w:ascii="Times New Roman" w:hAnsi="Times New Roman" w:cs="Times New Roman"/>
          <w:kern w:val="0"/>
          <w:szCs w:val="24"/>
        </w:rPr>
        <w:t>; PMLR, 2020; pp 8949–8958.</w:t>
      </w:r>
    </w:p>
    <w:p w14:paraId="31991E3C" w14:textId="77777777" w:rsidR="008F7665" w:rsidRPr="008F7665" w:rsidRDefault="008F7665" w:rsidP="008F7665">
      <w:pPr>
        <w:pStyle w:val="af7"/>
        <w:rPr>
          <w:rFonts w:ascii="Times New Roman" w:hAnsi="Times New Roman" w:cs="Times New Roman"/>
          <w:kern w:val="0"/>
          <w:szCs w:val="24"/>
        </w:rPr>
      </w:pPr>
      <w:r w:rsidRPr="008F7665">
        <w:rPr>
          <w:rFonts w:ascii="Times New Roman" w:hAnsi="Times New Roman" w:cs="Times New Roman"/>
          <w:kern w:val="0"/>
          <w:szCs w:val="24"/>
        </w:rPr>
        <w:lastRenderedPageBreak/>
        <w:t>[17]  Xu, M.; Luo, S.; Bengio, Y.; Peng, J.; Tang, J. Learning Neural Generative Dynamics for Molecular Conformation Generation. arXiv March 30, 2021.</w:t>
      </w:r>
    </w:p>
    <w:p w14:paraId="5A29BF5C" w14:textId="77777777" w:rsidR="008F7665" w:rsidRPr="008F7665" w:rsidRDefault="008F7665" w:rsidP="008F7665">
      <w:pPr>
        <w:pStyle w:val="af7"/>
        <w:rPr>
          <w:rFonts w:ascii="Times New Roman" w:hAnsi="Times New Roman" w:cs="Times New Roman"/>
          <w:kern w:val="0"/>
          <w:szCs w:val="24"/>
        </w:rPr>
      </w:pPr>
      <w:r w:rsidRPr="008F7665">
        <w:rPr>
          <w:rFonts w:ascii="Times New Roman" w:hAnsi="Times New Roman" w:cs="Times New Roman"/>
          <w:kern w:val="0"/>
          <w:szCs w:val="24"/>
        </w:rPr>
        <w:t xml:space="preserve">[18]  Shi, C.; Luo, S.; Xu, M.; Tang, J. Learning Gradient Fields for Molecular Conformation Generation. In </w:t>
      </w:r>
      <w:r w:rsidRPr="008F7665">
        <w:rPr>
          <w:rFonts w:ascii="Times New Roman" w:hAnsi="Times New Roman" w:cs="Times New Roman"/>
          <w:i/>
          <w:iCs/>
          <w:kern w:val="0"/>
          <w:szCs w:val="24"/>
        </w:rPr>
        <w:t>Proceedings of the 38th International Conference on Machine Learning</w:t>
      </w:r>
      <w:r w:rsidRPr="008F7665">
        <w:rPr>
          <w:rFonts w:ascii="Times New Roman" w:hAnsi="Times New Roman" w:cs="Times New Roman"/>
          <w:kern w:val="0"/>
          <w:szCs w:val="24"/>
        </w:rPr>
        <w:t>; PMLR, 2021; pp 9558–9568.</w:t>
      </w:r>
    </w:p>
    <w:p w14:paraId="0E9F04EA" w14:textId="77777777" w:rsidR="008F7665" w:rsidRPr="008F7665" w:rsidRDefault="008F7665" w:rsidP="008F7665">
      <w:pPr>
        <w:pStyle w:val="af7"/>
        <w:rPr>
          <w:rFonts w:ascii="Times New Roman" w:hAnsi="Times New Roman" w:cs="Times New Roman"/>
          <w:kern w:val="0"/>
          <w:szCs w:val="24"/>
        </w:rPr>
      </w:pPr>
      <w:r w:rsidRPr="008F7665">
        <w:rPr>
          <w:rFonts w:ascii="Times New Roman" w:hAnsi="Times New Roman" w:cs="Times New Roman"/>
          <w:kern w:val="0"/>
          <w:szCs w:val="24"/>
        </w:rPr>
        <w:t xml:space="preserve">[19]  Song, Y.; Ermon, S. Generative Modeling by Estimating Gradients of the Data Distribution. In </w:t>
      </w:r>
      <w:r w:rsidRPr="008F7665">
        <w:rPr>
          <w:rFonts w:ascii="Times New Roman" w:hAnsi="Times New Roman" w:cs="Times New Roman"/>
          <w:i/>
          <w:iCs/>
          <w:kern w:val="0"/>
          <w:szCs w:val="24"/>
        </w:rPr>
        <w:t>Advances in Neural Information Processing Systems</w:t>
      </w:r>
      <w:r w:rsidRPr="008F7665">
        <w:rPr>
          <w:rFonts w:ascii="Times New Roman" w:hAnsi="Times New Roman" w:cs="Times New Roman"/>
          <w:kern w:val="0"/>
          <w:szCs w:val="24"/>
        </w:rPr>
        <w:t>; Curran Associates, Inc., 2019; Vol. 32.</w:t>
      </w:r>
    </w:p>
    <w:p w14:paraId="058C4C58" w14:textId="77777777" w:rsidR="008F7665" w:rsidRPr="008F7665" w:rsidRDefault="008F7665" w:rsidP="008F7665">
      <w:pPr>
        <w:pStyle w:val="af7"/>
        <w:rPr>
          <w:rFonts w:ascii="Times New Roman" w:hAnsi="Times New Roman" w:cs="Times New Roman"/>
          <w:kern w:val="0"/>
          <w:szCs w:val="24"/>
        </w:rPr>
      </w:pPr>
      <w:r w:rsidRPr="008F7665">
        <w:rPr>
          <w:rFonts w:ascii="Times New Roman" w:hAnsi="Times New Roman" w:cs="Times New Roman"/>
          <w:kern w:val="0"/>
          <w:szCs w:val="24"/>
        </w:rPr>
        <w:t xml:space="preserve">[20]  Song, Y.; Garg, S.; Shi, J.; Ermon, S. Sliced Score Matching: A Scalable Approach to Density and Score Estimation. In </w:t>
      </w:r>
      <w:r w:rsidRPr="008F7665">
        <w:rPr>
          <w:rFonts w:ascii="Times New Roman" w:hAnsi="Times New Roman" w:cs="Times New Roman"/>
          <w:i/>
          <w:iCs/>
          <w:kern w:val="0"/>
          <w:szCs w:val="24"/>
        </w:rPr>
        <w:t>Proceedings of The 35th Uncertainty in Artificial Intelligence Conference</w:t>
      </w:r>
      <w:r w:rsidRPr="008F7665">
        <w:rPr>
          <w:rFonts w:ascii="Times New Roman" w:hAnsi="Times New Roman" w:cs="Times New Roman"/>
          <w:kern w:val="0"/>
          <w:szCs w:val="24"/>
        </w:rPr>
        <w:t>; PMLR, 2020; pp 574–584.</w:t>
      </w:r>
    </w:p>
    <w:p w14:paraId="72597C72" w14:textId="77777777" w:rsidR="008F7665" w:rsidRPr="008F7665" w:rsidRDefault="008F7665" w:rsidP="008F7665">
      <w:pPr>
        <w:pStyle w:val="af7"/>
        <w:rPr>
          <w:rFonts w:ascii="Times New Roman" w:hAnsi="Times New Roman" w:cs="Times New Roman"/>
          <w:kern w:val="0"/>
          <w:szCs w:val="24"/>
        </w:rPr>
      </w:pPr>
      <w:r w:rsidRPr="008F7665">
        <w:rPr>
          <w:rFonts w:ascii="Times New Roman" w:hAnsi="Times New Roman" w:cs="Times New Roman"/>
          <w:kern w:val="0"/>
          <w:szCs w:val="24"/>
        </w:rPr>
        <w:t>[21]  Han, J.; Rong, Y.; Xu, T.; Huang, W. Geometrically Equivariant Graph Neural Networks: A Survey. arXiv February 21, 2022.</w:t>
      </w:r>
    </w:p>
    <w:p w14:paraId="6E080F42" w14:textId="77777777" w:rsidR="008F7665" w:rsidRPr="008F7665" w:rsidRDefault="008F7665" w:rsidP="008F7665">
      <w:pPr>
        <w:pStyle w:val="af7"/>
        <w:rPr>
          <w:rFonts w:ascii="Times New Roman" w:hAnsi="Times New Roman" w:cs="Times New Roman"/>
          <w:kern w:val="0"/>
          <w:szCs w:val="24"/>
        </w:rPr>
      </w:pPr>
      <w:r w:rsidRPr="008F7665">
        <w:rPr>
          <w:rFonts w:ascii="Times New Roman" w:hAnsi="Times New Roman" w:cs="Times New Roman"/>
          <w:kern w:val="0"/>
          <w:szCs w:val="24"/>
        </w:rPr>
        <w:t xml:space="preserve">[22]  Wu, J.; Shen, T.; Lan, H.; Bian, Y.; Huang, J. </w:t>
      </w:r>
      <w:r w:rsidRPr="008F7665">
        <w:rPr>
          <w:rFonts w:ascii="Times New Roman" w:hAnsi="Times New Roman" w:cs="Times New Roman"/>
          <w:i/>
          <w:iCs/>
          <w:kern w:val="0"/>
          <w:szCs w:val="24"/>
        </w:rPr>
        <w:t>SE(3)-Equivariant Energy-Based Models for End-to-End Protein Folding</w:t>
      </w:r>
      <w:r w:rsidRPr="008F7665">
        <w:rPr>
          <w:rFonts w:ascii="Times New Roman" w:hAnsi="Times New Roman" w:cs="Times New Roman"/>
          <w:kern w:val="0"/>
          <w:szCs w:val="24"/>
        </w:rPr>
        <w:t>; preprint; Bioinformatics, 2021. https://doi.org/10.1101/2021.06.06.447297.</w:t>
      </w:r>
    </w:p>
    <w:p w14:paraId="463E3BE8" w14:textId="77777777" w:rsidR="008F7665" w:rsidRPr="008F7665" w:rsidRDefault="008F7665" w:rsidP="008F7665">
      <w:pPr>
        <w:pStyle w:val="af7"/>
        <w:rPr>
          <w:rFonts w:ascii="Times New Roman" w:hAnsi="Times New Roman" w:cs="Times New Roman"/>
          <w:kern w:val="0"/>
          <w:szCs w:val="24"/>
        </w:rPr>
      </w:pPr>
      <w:r w:rsidRPr="008F7665">
        <w:rPr>
          <w:rFonts w:ascii="Times New Roman" w:hAnsi="Times New Roman" w:cs="Times New Roman"/>
          <w:kern w:val="0"/>
          <w:szCs w:val="24"/>
        </w:rPr>
        <w:t xml:space="preserve">[23]  Wang, G.; Dunbrack, R. L. PISCES: A Protein Sequence Culling Server. </w:t>
      </w:r>
      <w:r w:rsidRPr="008F7665">
        <w:rPr>
          <w:rFonts w:ascii="Times New Roman" w:hAnsi="Times New Roman" w:cs="Times New Roman"/>
          <w:i/>
          <w:iCs/>
          <w:kern w:val="0"/>
          <w:szCs w:val="24"/>
        </w:rPr>
        <w:t>Bioinformatics</w:t>
      </w:r>
      <w:r w:rsidRPr="008F7665">
        <w:rPr>
          <w:rFonts w:ascii="Times New Roman" w:hAnsi="Times New Roman" w:cs="Times New Roman"/>
          <w:kern w:val="0"/>
          <w:szCs w:val="24"/>
        </w:rPr>
        <w:t xml:space="preserve"> </w:t>
      </w:r>
      <w:r w:rsidRPr="008F7665">
        <w:rPr>
          <w:rFonts w:ascii="Times New Roman" w:hAnsi="Times New Roman" w:cs="Times New Roman"/>
          <w:b/>
          <w:bCs/>
          <w:kern w:val="0"/>
          <w:szCs w:val="24"/>
        </w:rPr>
        <w:t>2003</w:t>
      </w:r>
      <w:r w:rsidRPr="008F7665">
        <w:rPr>
          <w:rFonts w:ascii="Times New Roman" w:hAnsi="Times New Roman" w:cs="Times New Roman"/>
          <w:kern w:val="0"/>
          <w:szCs w:val="24"/>
        </w:rPr>
        <w:t xml:space="preserve">, </w:t>
      </w:r>
      <w:r w:rsidRPr="008F7665">
        <w:rPr>
          <w:rFonts w:ascii="Times New Roman" w:hAnsi="Times New Roman" w:cs="Times New Roman"/>
          <w:i/>
          <w:iCs/>
          <w:kern w:val="0"/>
          <w:szCs w:val="24"/>
        </w:rPr>
        <w:t>19</w:t>
      </w:r>
      <w:r w:rsidRPr="008F7665">
        <w:rPr>
          <w:rFonts w:ascii="Times New Roman" w:hAnsi="Times New Roman" w:cs="Times New Roman"/>
          <w:kern w:val="0"/>
          <w:szCs w:val="24"/>
        </w:rPr>
        <w:t xml:space="preserve"> (12), 1589–1591. https://doi.org/10.1093/bioinformatics/btg224.</w:t>
      </w:r>
    </w:p>
    <w:p w14:paraId="5C8D0088" w14:textId="77777777" w:rsidR="008F7665" w:rsidRPr="008F7665" w:rsidRDefault="008F7665" w:rsidP="008F7665">
      <w:pPr>
        <w:pStyle w:val="af7"/>
        <w:rPr>
          <w:rFonts w:ascii="Times New Roman" w:hAnsi="Times New Roman" w:cs="Times New Roman"/>
          <w:kern w:val="0"/>
          <w:szCs w:val="24"/>
        </w:rPr>
      </w:pPr>
      <w:r w:rsidRPr="008F7665">
        <w:rPr>
          <w:rFonts w:ascii="Times New Roman" w:hAnsi="Times New Roman" w:cs="Times New Roman"/>
          <w:kern w:val="0"/>
          <w:szCs w:val="24"/>
        </w:rPr>
        <w:t xml:space="preserve">[24]  Berman, H. M.; Westbrook, J.; Feng, Z.; Gilliland, G.; Bhat, T. N.; Weissig, H.; Shindyalov, I. N.; Bourne, P. E. The Protein Data Bank. </w:t>
      </w:r>
      <w:r w:rsidRPr="008F7665">
        <w:rPr>
          <w:rFonts w:ascii="Times New Roman" w:hAnsi="Times New Roman" w:cs="Times New Roman"/>
          <w:i/>
          <w:iCs/>
          <w:kern w:val="0"/>
          <w:szCs w:val="24"/>
        </w:rPr>
        <w:t>Nucleic Acids Res.</w:t>
      </w:r>
      <w:r w:rsidRPr="008F7665">
        <w:rPr>
          <w:rFonts w:ascii="Times New Roman" w:hAnsi="Times New Roman" w:cs="Times New Roman"/>
          <w:kern w:val="0"/>
          <w:szCs w:val="24"/>
        </w:rPr>
        <w:t xml:space="preserve"> </w:t>
      </w:r>
      <w:r w:rsidRPr="008F7665">
        <w:rPr>
          <w:rFonts w:ascii="Times New Roman" w:hAnsi="Times New Roman" w:cs="Times New Roman"/>
          <w:b/>
          <w:bCs/>
          <w:kern w:val="0"/>
          <w:szCs w:val="24"/>
        </w:rPr>
        <w:t>2000</w:t>
      </w:r>
      <w:r w:rsidRPr="008F7665">
        <w:rPr>
          <w:rFonts w:ascii="Times New Roman" w:hAnsi="Times New Roman" w:cs="Times New Roman"/>
          <w:kern w:val="0"/>
          <w:szCs w:val="24"/>
        </w:rPr>
        <w:t xml:space="preserve">, </w:t>
      </w:r>
      <w:r w:rsidRPr="008F7665">
        <w:rPr>
          <w:rFonts w:ascii="Times New Roman" w:hAnsi="Times New Roman" w:cs="Times New Roman"/>
          <w:i/>
          <w:iCs/>
          <w:kern w:val="0"/>
          <w:szCs w:val="24"/>
        </w:rPr>
        <w:t>28</w:t>
      </w:r>
      <w:r w:rsidRPr="008F7665">
        <w:rPr>
          <w:rFonts w:ascii="Times New Roman" w:hAnsi="Times New Roman" w:cs="Times New Roman"/>
          <w:kern w:val="0"/>
          <w:szCs w:val="24"/>
        </w:rPr>
        <w:t xml:space="preserve"> (1), 235–242. https://doi.org/10.1093/nar/28.1.235.</w:t>
      </w:r>
    </w:p>
    <w:p w14:paraId="285A45A9" w14:textId="77777777" w:rsidR="008F7665" w:rsidRPr="008F7665" w:rsidRDefault="008F7665" w:rsidP="008F7665">
      <w:pPr>
        <w:pStyle w:val="af7"/>
        <w:rPr>
          <w:rFonts w:ascii="Times New Roman" w:hAnsi="Times New Roman" w:cs="Times New Roman"/>
          <w:kern w:val="0"/>
          <w:szCs w:val="24"/>
        </w:rPr>
      </w:pPr>
      <w:r w:rsidRPr="008F7665">
        <w:rPr>
          <w:rFonts w:ascii="Times New Roman" w:hAnsi="Times New Roman" w:cs="Times New Roman"/>
          <w:kern w:val="0"/>
          <w:szCs w:val="24"/>
        </w:rPr>
        <w:t xml:space="preserve">[25]  Rodrigues, J. P. G. L. M.; Teixeira, J. M. C.; Trellet, M.; Bonvin, A. M. J. J. Pdb-Tools: A Swiss Army Knife for Molecular Structures. </w:t>
      </w:r>
      <w:r w:rsidRPr="008F7665">
        <w:rPr>
          <w:rFonts w:ascii="Times New Roman" w:hAnsi="Times New Roman" w:cs="Times New Roman"/>
          <w:i/>
          <w:iCs/>
          <w:kern w:val="0"/>
          <w:szCs w:val="24"/>
        </w:rPr>
        <w:t>F1000Research</w:t>
      </w:r>
      <w:r w:rsidRPr="008F7665">
        <w:rPr>
          <w:rFonts w:ascii="Times New Roman" w:hAnsi="Times New Roman" w:cs="Times New Roman"/>
          <w:kern w:val="0"/>
          <w:szCs w:val="24"/>
        </w:rPr>
        <w:t xml:space="preserve"> </w:t>
      </w:r>
      <w:r w:rsidRPr="008F7665">
        <w:rPr>
          <w:rFonts w:ascii="Times New Roman" w:hAnsi="Times New Roman" w:cs="Times New Roman"/>
          <w:b/>
          <w:bCs/>
          <w:kern w:val="0"/>
          <w:szCs w:val="24"/>
        </w:rPr>
        <w:t>2018</w:t>
      </w:r>
      <w:r w:rsidRPr="008F7665">
        <w:rPr>
          <w:rFonts w:ascii="Times New Roman" w:hAnsi="Times New Roman" w:cs="Times New Roman"/>
          <w:kern w:val="0"/>
          <w:szCs w:val="24"/>
        </w:rPr>
        <w:t xml:space="preserve">, </w:t>
      </w:r>
      <w:r w:rsidRPr="008F7665">
        <w:rPr>
          <w:rFonts w:ascii="Times New Roman" w:hAnsi="Times New Roman" w:cs="Times New Roman"/>
          <w:i/>
          <w:iCs/>
          <w:kern w:val="0"/>
          <w:szCs w:val="24"/>
        </w:rPr>
        <w:t>7</w:t>
      </w:r>
      <w:r w:rsidRPr="008F7665">
        <w:rPr>
          <w:rFonts w:ascii="Times New Roman" w:hAnsi="Times New Roman" w:cs="Times New Roman"/>
          <w:kern w:val="0"/>
          <w:szCs w:val="24"/>
        </w:rPr>
        <w:t>, 1961. https://doi.org/10.12688/f1000research.17456.1.</w:t>
      </w:r>
    </w:p>
    <w:p w14:paraId="2A2F3F95" w14:textId="77777777" w:rsidR="008F7665" w:rsidRPr="008F7665" w:rsidRDefault="008F7665" w:rsidP="008F7665">
      <w:pPr>
        <w:pStyle w:val="af7"/>
        <w:rPr>
          <w:rFonts w:ascii="Times New Roman" w:hAnsi="Times New Roman" w:cs="Times New Roman"/>
          <w:kern w:val="0"/>
          <w:szCs w:val="24"/>
        </w:rPr>
      </w:pPr>
      <w:r w:rsidRPr="008F7665">
        <w:rPr>
          <w:rFonts w:ascii="Times New Roman" w:hAnsi="Times New Roman" w:cs="Times New Roman"/>
          <w:kern w:val="0"/>
          <w:szCs w:val="24"/>
        </w:rPr>
        <w:t xml:space="preserve">[26]  Kabsch, W.; Sander, C. Dictionary of Protein Secondary Structure: Pattern Recognition of Hydrogen-Bonded and Geometrical Features. </w:t>
      </w:r>
      <w:r w:rsidRPr="008F7665">
        <w:rPr>
          <w:rFonts w:ascii="Times New Roman" w:hAnsi="Times New Roman" w:cs="Times New Roman"/>
          <w:i/>
          <w:iCs/>
          <w:kern w:val="0"/>
          <w:szCs w:val="24"/>
        </w:rPr>
        <w:t>Biopolymers</w:t>
      </w:r>
      <w:r w:rsidRPr="008F7665">
        <w:rPr>
          <w:rFonts w:ascii="Times New Roman" w:hAnsi="Times New Roman" w:cs="Times New Roman"/>
          <w:kern w:val="0"/>
          <w:szCs w:val="24"/>
        </w:rPr>
        <w:t xml:space="preserve"> </w:t>
      </w:r>
      <w:r w:rsidRPr="008F7665">
        <w:rPr>
          <w:rFonts w:ascii="Times New Roman" w:hAnsi="Times New Roman" w:cs="Times New Roman"/>
          <w:b/>
          <w:bCs/>
          <w:kern w:val="0"/>
          <w:szCs w:val="24"/>
        </w:rPr>
        <w:t>1983</w:t>
      </w:r>
      <w:r w:rsidRPr="008F7665">
        <w:rPr>
          <w:rFonts w:ascii="Times New Roman" w:hAnsi="Times New Roman" w:cs="Times New Roman"/>
          <w:kern w:val="0"/>
          <w:szCs w:val="24"/>
        </w:rPr>
        <w:t xml:space="preserve">, </w:t>
      </w:r>
      <w:r w:rsidRPr="008F7665">
        <w:rPr>
          <w:rFonts w:ascii="Times New Roman" w:hAnsi="Times New Roman" w:cs="Times New Roman"/>
          <w:i/>
          <w:iCs/>
          <w:kern w:val="0"/>
          <w:szCs w:val="24"/>
        </w:rPr>
        <w:t>22</w:t>
      </w:r>
      <w:r w:rsidRPr="008F7665">
        <w:rPr>
          <w:rFonts w:ascii="Times New Roman" w:hAnsi="Times New Roman" w:cs="Times New Roman"/>
          <w:kern w:val="0"/>
          <w:szCs w:val="24"/>
        </w:rPr>
        <w:t xml:space="preserve"> (12), 2577–2637. https://doi.org/10.1002/bip.360221211.</w:t>
      </w:r>
    </w:p>
    <w:p w14:paraId="71A71323" w14:textId="77777777" w:rsidR="008F7665" w:rsidRPr="008F7665" w:rsidRDefault="008F7665" w:rsidP="008F7665">
      <w:pPr>
        <w:pStyle w:val="af7"/>
        <w:rPr>
          <w:rFonts w:ascii="Times New Roman" w:hAnsi="Times New Roman" w:cs="Times New Roman"/>
          <w:kern w:val="0"/>
          <w:szCs w:val="24"/>
        </w:rPr>
      </w:pPr>
      <w:r w:rsidRPr="008F7665">
        <w:rPr>
          <w:rFonts w:ascii="Times New Roman" w:hAnsi="Times New Roman" w:cs="Times New Roman"/>
          <w:kern w:val="0"/>
          <w:szCs w:val="24"/>
        </w:rPr>
        <w:t>[27]  Song, Y.; Ermon, S. Improved Techniques for Training Score-Based Generative Models. arXiv October 23, 2020.</w:t>
      </w:r>
    </w:p>
    <w:p w14:paraId="31962804" w14:textId="77777777" w:rsidR="008F7665" w:rsidRPr="008F7665" w:rsidRDefault="008F7665" w:rsidP="008F7665">
      <w:pPr>
        <w:pStyle w:val="af7"/>
        <w:rPr>
          <w:rFonts w:ascii="Times New Roman" w:hAnsi="Times New Roman" w:cs="Times New Roman"/>
          <w:kern w:val="0"/>
          <w:szCs w:val="24"/>
        </w:rPr>
      </w:pPr>
      <w:r w:rsidRPr="008F7665">
        <w:rPr>
          <w:rFonts w:ascii="Times New Roman" w:hAnsi="Times New Roman" w:cs="Times New Roman"/>
          <w:kern w:val="0"/>
          <w:szCs w:val="24"/>
        </w:rPr>
        <w:t xml:space="preserve">[28]  Tien, M. Z.; Meyer, A. G.; Sydykova, D. K.; Spielman, S. J.; Wilke, C. O. Maximum Allowed Solvent Accessibilites of Residues in Proteins. </w:t>
      </w:r>
      <w:r w:rsidRPr="008F7665">
        <w:rPr>
          <w:rFonts w:ascii="Times New Roman" w:hAnsi="Times New Roman" w:cs="Times New Roman"/>
          <w:i/>
          <w:iCs/>
          <w:kern w:val="0"/>
          <w:szCs w:val="24"/>
        </w:rPr>
        <w:t>PLoS ONE</w:t>
      </w:r>
      <w:r w:rsidRPr="008F7665">
        <w:rPr>
          <w:rFonts w:ascii="Times New Roman" w:hAnsi="Times New Roman" w:cs="Times New Roman"/>
          <w:kern w:val="0"/>
          <w:szCs w:val="24"/>
        </w:rPr>
        <w:t xml:space="preserve"> </w:t>
      </w:r>
      <w:r w:rsidRPr="008F7665">
        <w:rPr>
          <w:rFonts w:ascii="Times New Roman" w:hAnsi="Times New Roman" w:cs="Times New Roman"/>
          <w:b/>
          <w:bCs/>
          <w:kern w:val="0"/>
          <w:szCs w:val="24"/>
        </w:rPr>
        <w:t>2013</w:t>
      </w:r>
      <w:r w:rsidRPr="008F7665">
        <w:rPr>
          <w:rFonts w:ascii="Times New Roman" w:hAnsi="Times New Roman" w:cs="Times New Roman"/>
          <w:kern w:val="0"/>
          <w:szCs w:val="24"/>
        </w:rPr>
        <w:t xml:space="preserve">, </w:t>
      </w:r>
      <w:r w:rsidRPr="008F7665">
        <w:rPr>
          <w:rFonts w:ascii="Times New Roman" w:hAnsi="Times New Roman" w:cs="Times New Roman"/>
          <w:i/>
          <w:iCs/>
          <w:kern w:val="0"/>
          <w:szCs w:val="24"/>
        </w:rPr>
        <w:t>8</w:t>
      </w:r>
      <w:r w:rsidRPr="008F7665">
        <w:rPr>
          <w:rFonts w:ascii="Times New Roman" w:hAnsi="Times New Roman" w:cs="Times New Roman"/>
          <w:kern w:val="0"/>
          <w:szCs w:val="24"/>
        </w:rPr>
        <w:t xml:space="preserve"> (11), e80635. https://doi.org/10.1371/journal.pone.0080635.</w:t>
      </w:r>
    </w:p>
    <w:p w14:paraId="6889F67F" w14:textId="77777777" w:rsidR="008F7665" w:rsidRPr="008F7665" w:rsidRDefault="008F7665" w:rsidP="008F7665">
      <w:pPr>
        <w:pStyle w:val="af7"/>
        <w:rPr>
          <w:rFonts w:ascii="Times New Roman" w:hAnsi="Times New Roman" w:cs="Times New Roman"/>
          <w:kern w:val="0"/>
          <w:szCs w:val="24"/>
        </w:rPr>
      </w:pPr>
      <w:r w:rsidRPr="008F7665">
        <w:rPr>
          <w:rFonts w:ascii="Times New Roman" w:hAnsi="Times New Roman" w:cs="Times New Roman"/>
          <w:kern w:val="0"/>
          <w:szCs w:val="24"/>
        </w:rPr>
        <w:t xml:space="preserve">[29]  Taylor, W. R. A ‘Periodic Table’ for Protein Structures. </w:t>
      </w:r>
      <w:r w:rsidRPr="008F7665">
        <w:rPr>
          <w:rFonts w:ascii="Times New Roman" w:hAnsi="Times New Roman" w:cs="Times New Roman"/>
          <w:i/>
          <w:iCs/>
          <w:kern w:val="0"/>
          <w:szCs w:val="24"/>
        </w:rPr>
        <w:t>Nature</w:t>
      </w:r>
      <w:r w:rsidRPr="008F7665">
        <w:rPr>
          <w:rFonts w:ascii="Times New Roman" w:hAnsi="Times New Roman" w:cs="Times New Roman"/>
          <w:kern w:val="0"/>
          <w:szCs w:val="24"/>
        </w:rPr>
        <w:t xml:space="preserve"> </w:t>
      </w:r>
      <w:r w:rsidRPr="008F7665">
        <w:rPr>
          <w:rFonts w:ascii="Times New Roman" w:hAnsi="Times New Roman" w:cs="Times New Roman"/>
          <w:b/>
          <w:bCs/>
          <w:kern w:val="0"/>
          <w:szCs w:val="24"/>
        </w:rPr>
        <w:t>2002</w:t>
      </w:r>
      <w:r w:rsidRPr="008F7665">
        <w:rPr>
          <w:rFonts w:ascii="Times New Roman" w:hAnsi="Times New Roman" w:cs="Times New Roman"/>
          <w:kern w:val="0"/>
          <w:szCs w:val="24"/>
        </w:rPr>
        <w:t xml:space="preserve">, </w:t>
      </w:r>
      <w:r w:rsidRPr="008F7665">
        <w:rPr>
          <w:rFonts w:ascii="Times New Roman" w:hAnsi="Times New Roman" w:cs="Times New Roman"/>
          <w:i/>
          <w:iCs/>
          <w:kern w:val="0"/>
          <w:szCs w:val="24"/>
        </w:rPr>
        <w:t>416</w:t>
      </w:r>
      <w:r w:rsidRPr="008F7665">
        <w:rPr>
          <w:rFonts w:ascii="Times New Roman" w:hAnsi="Times New Roman" w:cs="Times New Roman"/>
          <w:kern w:val="0"/>
          <w:szCs w:val="24"/>
        </w:rPr>
        <w:t xml:space="preserve"> (6881), 657–660. https://doi.org/10.1038/416657a.</w:t>
      </w:r>
    </w:p>
    <w:p w14:paraId="0FC24633" w14:textId="77777777" w:rsidR="008F7665" w:rsidRPr="008F7665" w:rsidRDefault="008F7665" w:rsidP="008F7665">
      <w:pPr>
        <w:pStyle w:val="af7"/>
        <w:rPr>
          <w:rFonts w:ascii="Times New Roman" w:hAnsi="Times New Roman" w:cs="Times New Roman"/>
          <w:kern w:val="0"/>
          <w:szCs w:val="24"/>
        </w:rPr>
      </w:pPr>
      <w:r w:rsidRPr="008F7665">
        <w:rPr>
          <w:rFonts w:ascii="Times New Roman" w:hAnsi="Times New Roman" w:cs="Times New Roman"/>
          <w:kern w:val="0"/>
          <w:szCs w:val="24"/>
        </w:rPr>
        <w:t xml:space="preserve">[30]  Leaver-Fay, A.; Kuhlman, B.; Snoeyink, J. An Adaptive Dynamic Programming Algorithm For The Side Chain Placement  Problem. In </w:t>
      </w:r>
      <w:r w:rsidRPr="008F7665">
        <w:rPr>
          <w:rFonts w:ascii="Times New Roman" w:hAnsi="Times New Roman" w:cs="Times New Roman"/>
          <w:i/>
          <w:iCs/>
          <w:kern w:val="0"/>
          <w:szCs w:val="24"/>
        </w:rPr>
        <w:t>Biocomputing 2005</w:t>
      </w:r>
      <w:r w:rsidRPr="008F7665">
        <w:rPr>
          <w:rFonts w:ascii="Times New Roman" w:hAnsi="Times New Roman" w:cs="Times New Roman"/>
          <w:kern w:val="0"/>
          <w:szCs w:val="24"/>
        </w:rPr>
        <w:t>; WORLD SCIENTIFIC: Hawaii, USA, 2004; pp 16–27. https://doi.org/10.1142/9789812702456_0003.</w:t>
      </w:r>
    </w:p>
    <w:p w14:paraId="2B0BC0C2" w14:textId="77777777" w:rsidR="008F7665" w:rsidRPr="008F7665" w:rsidRDefault="008F7665" w:rsidP="008F7665">
      <w:pPr>
        <w:pStyle w:val="af7"/>
        <w:rPr>
          <w:rFonts w:ascii="Times New Roman" w:hAnsi="Times New Roman" w:cs="Times New Roman"/>
          <w:kern w:val="0"/>
          <w:szCs w:val="24"/>
        </w:rPr>
      </w:pPr>
      <w:r w:rsidRPr="008F7665">
        <w:rPr>
          <w:rFonts w:ascii="Times New Roman" w:hAnsi="Times New Roman" w:cs="Times New Roman"/>
          <w:kern w:val="0"/>
          <w:szCs w:val="24"/>
        </w:rPr>
        <w:t xml:space="preserve">[31]  Conway, P.; Tyka, M. D.; DiMaio, F.; Konerding, D. E.; Baker, D. Relaxation of Backbone Bond Geometry Improves Protein Energy Landscape Modeling. </w:t>
      </w:r>
      <w:r w:rsidRPr="008F7665">
        <w:rPr>
          <w:rFonts w:ascii="Times New Roman" w:hAnsi="Times New Roman" w:cs="Times New Roman"/>
          <w:i/>
          <w:iCs/>
          <w:kern w:val="0"/>
          <w:szCs w:val="24"/>
        </w:rPr>
        <w:t>Protein Sci. Publ. Protein Soc.</w:t>
      </w:r>
      <w:r w:rsidRPr="008F7665">
        <w:rPr>
          <w:rFonts w:ascii="Times New Roman" w:hAnsi="Times New Roman" w:cs="Times New Roman"/>
          <w:kern w:val="0"/>
          <w:szCs w:val="24"/>
        </w:rPr>
        <w:t xml:space="preserve"> </w:t>
      </w:r>
      <w:r w:rsidRPr="008F7665">
        <w:rPr>
          <w:rFonts w:ascii="Times New Roman" w:hAnsi="Times New Roman" w:cs="Times New Roman"/>
          <w:b/>
          <w:bCs/>
          <w:kern w:val="0"/>
          <w:szCs w:val="24"/>
        </w:rPr>
        <w:t>2014</w:t>
      </w:r>
      <w:r w:rsidRPr="008F7665">
        <w:rPr>
          <w:rFonts w:ascii="Times New Roman" w:hAnsi="Times New Roman" w:cs="Times New Roman"/>
          <w:kern w:val="0"/>
          <w:szCs w:val="24"/>
        </w:rPr>
        <w:t xml:space="preserve">, </w:t>
      </w:r>
      <w:r w:rsidRPr="008F7665">
        <w:rPr>
          <w:rFonts w:ascii="Times New Roman" w:hAnsi="Times New Roman" w:cs="Times New Roman"/>
          <w:i/>
          <w:iCs/>
          <w:kern w:val="0"/>
          <w:szCs w:val="24"/>
        </w:rPr>
        <w:t>23</w:t>
      </w:r>
      <w:r w:rsidRPr="008F7665">
        <w:rPr>
          <w:rFonts w:ascii="Times New Roman" w:hAnsi="Times New Roman" w:cs="Times New Roman"/>
          <w:kern w:val="0"/>
          <w:szCs w:val="24"/>
        </w:rPr>
        <w:t xml:space="preserve"> (1), 47–55. https://doi.org/10.1002/pro.2389.</w:t>
      </w:r>
    </w:p>
    <w:p w14:paraId="7CEEAF16" w14:textId="77777777" w:rsidR="008F7665" w:rsidRPr="008F7665" w:rsidRDefault="008F7665" w:rsidP="008F7665">
      <w:pPr>
        <w:pStyle w:val="af7"/>
        <w:rPr>
          <w:rFonts w:ascii="Times New Roman" w:hAnsi="Times New Roman" w:cs="Times New Roman"/>
          <w:kern w:val="0"/>
          <w:szCs w:val="24"/>
        </w:rPr>
      </w:pPr>
      <w:r w:rsidRPr="008F7665">
        <w:rPr>
          <w:rFonts w:ascii="Times New Roman" w:hAnsi="Times New Roman" w:cs="Times New Roman"/>
          <w:kern w:val="0"/>
          <w:szCs w:val="24"/>
        </w:rPr>
        <w:t xml:space="preserve">[32]  Nivón, L. G.; Moretti, R.; Baker, D. A Pareto-Optimal Refinement Method for Protein Design Scaffolds. </w:t>
      </w:r>
      <w:r w:rsidRPr="008F7665">
        <w:rPr>
          <w:rFonts w:ascii="Times New Roman" w:hAnsi="Times New Roman" w:cs="Times New Roman"/>
          <w:i/>
          <w:iCs/>
          <w:kern w:val="0"/>
          <w:szCs w:val="24"/>
        </w:rPr>
        <w:t>PLoS ONE</w:t>
      </w:r>
      <w:r w:rsidRPr="008F7665">
        <w:rPr>
          <w:rFonts w:ascii="Times New Roman" w:hAnsi="Times New Roman" w:cs="Times New Roman"/>
          <w:kern w:val="0"/>
          <w:szCs w:val="24"/>
        </w:rPr>
        <w:t xml:space="preserve"> </w:t>
      </w:r>
      <w:r w:rsidRPr="008F7665">
        <w:rPr>
          <w:rFonts w:ascii="Times New Roman" w:hAnsi="Times New Roman" w:cs="Times New Roman"/>
          <w:b/>
          <w:bCs/>
          <w:kern w:val="0"/>
          <w:szCs w:val="24"/>
        </w:rPr>
        <w:t>2013</w:t>
      </w:r>
      <w:r w:rsidRPr="008F7665">
        <w:rPr>
          <w:rFonts w:ascii="Times New Roman" w:hAnsi="Times New Roman" w:cs="Times New Roman"/>
          <w:kern w:val="0"/>
          <w:szCs w:val="24"/>
        </w:rPr>
        <w:t xml:space="preserve">, </w:t>
      </w:r>
      <w:r w:rsidRPr="008F7665">
        <w:rPr>
          <w:rFonts w:ascii="Times New Roman" w:hAnsi="Times New Roman" w:cs="Times New Roman"/>
          <w:i/>
          <w:iCs/>
          <w:kern w:val="0"/>
          <w:szCs w:val="24"/>
        </w:rPr>
        <w:t>8</w:t>
      </w:r>
      <w:r w:rsidRPr="008F7665">
        <w:rPr>
          <w:rFonts w:ascii="Times New Roman" w:hAnsi="Times New Roman" w:cs="Times New Roman"/>
          <w:kern w:val="0"/>
          <w:szCs w:val="24"/>
        </w:rPr>
        <w:t xml:space="preserve"> (4), e59004. https://doi.org/10.1371/journal.pone.0059004.</w:t>
      </w:r>
    </w:p>
    <w:p w14:paraId="6BBFCC4F" w14:textId="77777777" w:rsidR="008F7665" w:rsidRPr="008F7665" w:rsidRDefault="008F7665" w:rsidP="008F7665">
      <w:pPr>
        <w:pStyle w:val="af7"/>
        <w:rPr>
          <w:rFonts w:ascii="Times New Roman" w:hAnsi="Times New Roman" w:cs="Times New Roman"/>
          <w:kern w:val="0"/>
          <w:szCs w:val="24"/>
        </w:rPr>
      </w:pPr>
      <w:r w:rsidRPr="008F7665">
        <w:rPr>
          <w:rFonts w:ascii="Times New Roman" w:hAnsi="Times New Roman" w:cs="Times New Roman"/>
          <w:kern w:val="0"/>
          <w:szCs w:val="24"/>
        </w:rPr>
        <w:t xml:space="preserve">[33]  Moore, B. L.; Kelley, L. A.; Barber, J.; Murray, J. W.; MacDonald, J. T. High–Quality Protein Backbone Reconstruction from Alpha Carbons Using Gaussian Mixture Models. </w:t>
      </w:r>
      <w:r w:rsidRPr="008F7665">
        <w:rPr>
          <w:rFonts w:ascii="Times New Roman" w:hAnsi="Times New Roman" w:cs="Times New Roman"/>
          <w:i/>
          <w:iCs/>
          <w:kern w:val="0"/>
          <w:szCs w:val="24"/>
        </w:rPr>
        <w:t>J. Comput. Chem.</w:t>
      </w:r>
      <w:r w:rsidRPr="008F7665">
        <w:rPr>
          <w:rFonts w:ascii="Times New Roman" w:hAnsi="Times New Roman" w:cs="Times New Roman"/>
          <w:kern w:val="0"/>
          <w:szCs w:val="24"/>
        </w:rPr>
        <w:t xml:space="preserve"> </w:t>
      </w:r>
      <w:r w:rsidRPr="008F7665">
        <w:rPr>
          <w:rFonts w:ascii="Times New Roman" w:hAnsi="Times New Roman" w:cs="Times New Roman"/>
          <w:b/>
          <w:bCs/>
          <w:kern w:val="0"/>
          <w:szCs w:val="24"/>
        </w:rPr>
        <w:t>2013</w:t>
      </w:r>
      <w:r w:rsidRPr="008F7665">
        <w:rPr>
          <w:rFonts w:ascii="Times New Roman" w:hAnsi="Times New Roman" w:cs="Times New Roman"/>
          <w:kern w:val="0"/>
          <w:szCs w:val="24"/>
        </w:rPr>
        <w:t xml:space="preserve">, </w:t>
      </w:r>
      <w:r w:rsidRPr="008F7665">
        <w:rPr>
          <w:rFonts w:ascii="Times New Roman" w:hAnsi="Times New Roman" w:cs="Times New Roman"/>
          <w:i/>
          <w:iCs/>
          <w:kern w:val="0"/>
          <w:szCs w:val="24"/>
        </w:rPr>
        <w:t>34</w:t>
      </w:r>
      <w:r w:rsidRPr="008F7665">
        <w:rPr>
          <w:rFonts w:ascii="Times New Roman" w:hAnsi="Times New Roman" w:cs="Times New Roman"/>
          <w:kern w:val="0"/>
          <w:szCs w:val="24"/>
        </w:rPr>
        <w:t xml:space="preserve"> (22), 1881–1889. https://doi.org/10.1002/jcc.23330.</w:t>
      </w:r>
    </w:p>
    <w:p w14:paraId="13DA8C8A" w14:textId="5438140C" w:rsidR="001B317E" w:rsidRDefault="008F7665" w:rsidP="008F7665">
      <w:pPr>
        <w:pStyle w:val="af7"/>
        <w:rPr>
          <w:rFonts w:ascii="Times New Roman" w:eastAsia="黑体" w:hAnsi="Times New Roman" w:cs="Times New Roman"/>
          <w:b/>
          <w:color w:val="000000"/>
          <w:sz w:val="32"/>
          <w:szCs w:val="32"/>
        </w:rPr>
      </w:pPr>
      <w:r w:rsidRPr="008F7665">
        <w:rPr>
          <w:rFonts w:ascii="Times New Roman" w:hAnsi="Times New Roman" w:cs="Times New Roman"/>
          <w:kern w:val="0"/>
          <w:szCs w:val="24"/>
        </w:rPr>
        <w:t xml:space="preserve">[34]  Crooks, G. E.; Hon, G.; Chandonia, J.-M.; Brenner, S. E. WebLogo: A Sequence Logo Generator. </w:t>
      </w:r>
      <w:r w:rsidRPr="008F7665">
        <w:rPr>
          <w:rFonts w:ascii="Times New Roman" w:hAnsi="Times New Roman" w:cs="Times New Roman"/>
          <w:i/>
          <w:iCs/>
          <w:kern w:val="0"/>
          <w:szCs w:val="24"/>
        </w:rPr>
        <w:t>Genome Res.</w:t>
      </w:r>
      <w:r w:rsidRPr="008F7665">
        <w:rPr>
          <w:rFonts w:ascii="Times New Roman" w:hAnsi="Times New Roman" w:cs="Times New Roman"/>
          <w:kern w:val="0"/>
          <w:szCs w:val="24"/>
        </w:rPr>
        <w:t xml:space="preserve"> </w:t>
      </w:r>
      <w:r w:rsidRPr="008F7665">
        <w:rPr>
          <w:rFonts w:ascii="Times New Roman" w:hAnsi="Times New Roman" w:cs="Times New Roman"/>
          <w:b/>
          <w:bCs/>
          <w:kern w:val="0"/>
          <w:szCs w:val="24"/>
        </w:rPr>
        <w:t>2004</w:t>
      </w:r>
      <w:r w:rsidRPr="008F7665">
        <w:rPr>
          <w:rFonts w:ascii="Times New Roman" w:hAnsi="Times New Roman" w:cs="Times New Roman"/>
          <w:kern w:val="0"/>
          <w:szCs w:val="24"/>
        </w:rPr>
        <w:t xml:space="preserve">, </w:t>
      </w:r>
      <w:r w:rsidRPr="008F7665">
        <w:rPr>
          <w:rFonts w:ascii="Times New Roman" w:hAnsi="Times New Roman" w:cs="Times New Roman"/>
          <w:i/>
          <w:iCs/>
          <w:kern w:val="0"/>
          <w:szCs w:val="24"/>
        </w:rPr>
        <w:t>14</w:t>
      </w:r>
      <w:r w:rsidRPr="008F7665">
        <w:rPr>
          <w:rFonts w:ascii="Times New Roman" w:hAnsi="Times New Roman" w:cs="Times New Roman"/>
          <w:kern w:val="0"/>
          <w:szCs w:val="24"/>
        </w:rPr>
        <w:t xml:space="preserve"> (6), 1188–1190. https://doi.org/10.1101/gr.849004.</w:t>
      </w:r>
      <w:r w:rsidR="00690A8B" w:rsidRPr="00C32C50">
        <w:rPr>
          <w:rFonts w:ascii="Times New Roman" w:hAnsi="Times New Roman" w:cs="Times New Roman"/>
        </w:rPr>
        <w:fldChar w:fldCharType="end"/>
      </w:r>
    </w:p>
    <w:p w14:paraId="70FF6FF7" w14:textId="77777777" w:rsidR="00071B20" w:rsidRPr="00EE53FA" w:rsidRDefault="00071B20" w:rsidP="00071B20">
      <w:pPr>
        <w:pStyle w:val="1"/>
        <w:spacing w:before="340" w:after="330" w:line="578" w:lineRule="auto"/>
        <w:rPr>
          <w:rFonts w:ascii="Times New Roman" w:eastAsia="黑体" w:hAnsi="Times New Roman" w:cs="Times New Roman"/>
          <w:b w:val="0"/>
          <w:color w:val="000000"/>
          <w:sz w:val="32"/>
          <w:szCs w:val="32"/>
        </w:rPr>
      </w:pPr>
      <w:bookmarkStart w:id="139" w:name="_Toc24121184"/>
      <w:bookmarkStart w:id="140" w:name="_Toc105009191"/>
      <w:bookmarkStart w:id="141" w:name="_Toc398804278"/>
      <w:bookmarkStart w:id="142" w:name="_Toc398804279"/>
      <w:r w:rsidRPr="00EE53FA">
        <w:rPr>
          <w:rFonts w:ascii="Times New Roman" w:eastAsia="黑体" w:hAnsi="Times New Roman" w:cs="Times New Roman"/>
          <w:b w:val="0"/>
          <w:color w:val="000000"/>
          <w:sz w:val="32"/>
          <w:szCs w:val="32"/>
        </w:rPr>
        <w:lastRenderedPageBreak/>
        <w:t>附录</w:t>
      </w:r>
      <w:r w:rsidRPr="00EE53FA">
        <w:rPr>
          <w:rFonts w:ascii="Times New Roman" w:eastAsia="黑体" w:hAnsi="Times New Roman" w:cs="Times New Roman"/>
          <w:b w:val="0"/>
          <w:color w:val="000000"/>
          <w:sz w:val="32"/>
          <w:szCs w:val="32"/>
        </w:rPr>
        <w:t xml:space="preserve"> </w:t>
      </w:r>
      <w:r w:rsidRPr="00EE53FA">
        <w:rPr>
          <w:rFonts w:ascii="Times New Roman" w:eastAsia="黑体" w:hAnsi="Times New Roman" w:cs="Times New Roman"/>
          <w:b w:val="0"/>
          <w:color w:val="000000"/>
          <w:sz w:val="32"/>
          <w:szCs w:val="32"/>
        </w:rPr>
        <w:fldChar w:fldCharType="begin"/>
      </w:r>
      <w:r w:rsidRPr="00EE53FA">
        <w:rPr>
          <w:rFonts w:ascii="Times New Roman" w:eastAsia="黑体" w:hAnsi="Times New Roman" w:cs="Times New Roman"/>
          <w:b w:val="0"/>
          <w:color w:val="000000"/>
          <w:sz w:val="32"/>
          <w:szCs w:val="32"/>
        </w:rPr>
        <w:instrText xml:space="preserve"> SEQ </w:instrText>
      </w:r>
      <w:r w:rsidRPr="00EE53FA">
        <w:rPr>
          <w:rFonts w:ascii="Times New Roman" w:eastAsia="黑体" w:hAnsi="Times New Roman" w:cs="Times New Roman"/>
          <w:b w:val="0"/>
          <w:color w:val="000000"/>
          <w:sz w:val="32"/>
          <w:szCs w:val="32"/>
        </w:rPr>
        <w:instrText>附录</w:instrText>
      </w:r>
      <w:r w:rsidRPr="00EE53FA">
        <w:rPr>
          <w:rFonts w:ascii="Times New Roman" w:eastAsia="黑体" w:hAnsi="Times New Roman" w:cs="Times New Roman"/>
          <w:b w:val="0"/>
          <w:color w:val="000000"/>
          <w:sz w:val="32"/>
          <w:szCs w:val="32"/>
        </w:rPr>
        <w:instrText xml:space="preserve"> \* ALPHABETIC </w:instrText>
      </w:r>
      <w:r w:rsidRPr="00EE53FA">
        <w:rPr>
          <w:rFonts w:ascii="Times New Roman" w:eastAsia="黑体" w:hAnsi="Times New Roman" w:cs="Times New Roman"/>
          <w:b w:val="0"/>
          <w:color w:val="000000"/>
          <w:sz w:val="32"/>
          <w:szCs w:val="32"/>
        </w:rPr>
        <w:fldChar w:fldCharType="separate"/>
      </w:r>
      <w:r w:rsidRPr="00EE53FA">
        <w:rPr>
          <w:rFonts w:ascii="Times New Roman" w:eastAsia="黑体" w:hAnsi="Times New Roman" w:cs="Times New Roman"/>
          <w:b w:val="0"/>
          <w:color w:val="000000"/>
          <w:sz w:val="32"/>
          <w:szCs w:val="32"/>
        </w:rPr>
        <w:t>A</w:t>
      </w:r>
      <w:bookmarkEnd w:id="139"/>
      <w:bookmarkEnd w:id="140"/>
      <w:r w:rsidRPr="00EE53FA">
        <w:rPr>
          <w:rFonts w:ascii="Times New Roman" w:eastAsia="黑体" w:hAnsi="Times New Roman" w:cs="Times New Roman"/>
          <w:b w:val="0"/>
          <w:color w:val="000000"/>
          <w:sz w:val="32"/>
          <w:szCs w:val="32"/>
        </w:rPr>
        <w:fldChar w:fldCharType="end"/>
      </w:r>
    </w:p>
    <w:p w14:paraId="12775A75" w14:textId="7888F3C8" w:rsidR="00071B20" w:rsidRDefault="00071B20" w:rsidP="00071B20">
      <w:pPr>
        <w:spacing w:line="300" w:lineRule="auto"/>
        <w:ind w:firstLine="420"/>
        <w:rPr>
          <w:rFonts w:ascii="Times New Roman" w:hAnsi="Times New Roman" w:cs="Times New Roman"/>
          <w:sz w:val="24"/>
          <w:szCs w:val="24"/>
        </w:rPr>
      </w:pPr>
      <w:r w:rsidRPr="00A93BB8">
        <w:rPr>
          <w:rFonts w:ascii="Times New Roman" w:hAnsi="Times New Roman" w:cs="Times New Roman"/>
          <w:sz w:val="24"/>
          <w:szCs w:val="24"/>
        </w:rPr>
        <w:t>附录</w:t>
      </w:r>
      <w:r w:rsidRPr="00A93BB8">
        <w:rPr>
          <w:rFonts w:ascii="Times New Roman" w:hAnsi="Times New Roman" w:cs="Times New Roman"/>
          <w:sz w:val="24"/>
          <w:szCs w:val="24"/>
        </w:rPr>
        <w:fldChar w:fldCharType="begin"/>
      </w:r>
      <w:r w:rsidRPr="00A93BB8">
        <w:rPr>
          <w:rFonts w:ascii="Times New Roman" w:hAnsi="Times New Roman" w:cs="Times New Roman"/>
          <w:sz w:val="24"/>
          <w:szCs w:val="24"/>
        </w:rPr>
        <w:instrText xml:space="preserve"> AUTHOR  A.1 </w:instrText>
      </w:r>
      <w:r w:rsidRPr="00A93BB8">
        <w:rPr>
          <w:rFonts w:ascii="Times New Roman" w:hAnsi="Times New Roman" w:cs="Times New Roman"/>
          <w:sz w:val="24"/>
          <w:szCs w:val="24"/>
        </w:rPr>
        <w:fldChar w:fldCharType="separate"/>
      </w:r>
      <w:r w:rsidRPr="00A93BB8">
        <w:rPr>
          <w:rFonts w:ascii="Times New Roman" w:hAnsi="Times New Roman" w:cs="Times New Roman"/>
          <w:noProof/>
          <w:sz w:val="24"/>
          <w:szCs w:val="24"/>
        </w:rPr>
        <w:t>A.1</w:t>
      </w:r>
      <w:r w:rsidRPr="00A93BB8">
        <w:rPr>
          <w:rFonts w:ascii="Times New Roman" w:hAnsi="Times New Roman" w:cs="Times New Roman"/>
          <w:sz w:val="24"/>
          <w:szCs w:val="24"/>
        </w:rPr>
        <w:fldChar w:fldCharType="end"/>
      </w:r>
      <w:r w:rsidRPr="00A93BB8">
        <w:rPr>
          <w:rFonts w:ascii="Times New Roman" w:hAnsi="Times New Roman" w:cs="Times New Roman"/>
          <w:sz w:val="24"/>
          <w:szCs w:val="24"/>
        </w:rPr>
        <w:t>：</w:t>
      </w:r>
      <w:r w:rsidRPr="00A93BB8">
        <w:rPr>
          <w:rFonts w:ascii="Times New Roman" w:hAnsi="Times New Roman" w:cs="Times New Roman"/>
          <w:sz w:val="24"/>
          <w:szCs w:val="24"/>
        </w:rPr>
        <w:fldChar w:fldCharType="begin"/>
      </w:r>
      <w:r w:rsidRPr="00A93BB8">
        <w:rPr>
          <w:rFonts w:ascii="Times New Roman" w:hAnsi="Times New Roman" w:cs="Times New Roman"/>
          <w:sz w:val="24"/>
          <w:szCs w:val="24"/>
        </w:rPr>
        <w:instrText xml:space="preserve"> AUTHOR  [</w:instrText>
      </w:r>
      <w:r w:rsidRPr="00A93BB8">
        <w:rPr>
          <w:rFonts w:ascii="Times New Roman" w:hAnsi="Times New Roman" w:cs="Times New Roman"/>
          <w:sz w:val="24"/>
          <w:szCs w:val="24"/>
        </w:rPr>
        <w:instrText>此处键入附录名称</w:instrText>
      </w:r>
      <w:r w:rsidRPr="00A93BB8">
        <w:rPr>
          <w:rFonts w:ascii="Times New Roman" w:hAnsi="Times New Roman" w:cs="Times New Roman"/>
          <w:sz w:val="24"/>
          <w:szCs w:val="24"/>
        </w:rPr>
        <w:instrText xml:space="preserve">]  \* MERGEFORMAT </w:instrText>
      </w:r>
      <w:r w:rsidRPr="00A93BB8">
        <w:rPr>
          <w:rFonts w:ascii="Times New Roman" w:hAnsi="Times New Roman" w:cs="Times New Roman"/>
          <w:sz w:val="24"/>
          <w:szCs w:val="24"/>
        </w:rPr>
        <w:fldChar w:fldCharType="separate"/>
      </w:r>
      <w:r>
        <w:rPr>
          <w:rFonts w:ascii="Times New Roman" w:hAnsi="Times New Roman" w:cs="Times New Roman" w:hint="eastAsia"/>
          <w:sz w:val="24"/>
          <w:szCs w:val="24"/>
        </w:rPr>
        <w:t>基于蛋白质结构数据构建图的</w:t>
      </w:r>
      <w:r>
        <w:rPr>
          <w:rFonts w:ascii="Times New Roman" w:hAnsi="Times New Roman" w:cs="Times New Roman" w:hint="eastAsia"/>
          <w:sz w:val="24"/>
          <w:szCs w:val="24"/>
        </w:rPr>
        <w:t>python</w:t>
      </w:r>
      <w:r w:rsidR="00B91FCA">
        <w:rPr>
          <w:rFonts w:ascii="Times New Roman" w:hAnsi="Times New Roman" w:cs="Times New Roman" w:hint="eastAsia"/>
          <w:sz w:val="24"/>
          <w:szCs w:val="24"/>
        </w:rPr>
        <w:t>代码</w:t>
      </w:r>
      <w:r w:rsidRPr="00A93BB8">
        <w:rPr>
          <w:rFonts w:ascii="Times New Roman" w:hAnsi="Times New Roman" w:cs="Times New Roman"/>
          <w:sz w:val="24"/>
          <w:szCs w:val="24"/>
        </w:rPr>
        <w:fldChar w:fldCharType="end"/>
      </w:r>
    </w:p>
    <w:p w14:paraId="75A64152" w14:textId="77777777" w:rsidR="00811779" w:rsidRPr="00A93BB8" w:rsidRDefault="00811779" w:rsidP="00071B20">
      <w:pPr>
        <w:spacing w:line="300" w:lineRule="auto"/>
        <w:ind w:firstLine="420"/>
        <w:rPr>
          <w:rFonts w:ascii="Times New Roman" w:hAnsi="Times New Roman" w:cs="Times New Roman"/>
          <w:sz w:val="24"/>
          <w:szCs w:val="24"/>
        </w:rPr>
      </w:pPr>
    </w:p>
    <w:p w14:paraId="7C951DD9" w14:textId="77777777"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r w:rsidRPr="00811779">
        <w:rPr>
          <w:rFonts w:ascii="Consolas" w:eastAsia="宋体" w:hAnsi="Consolas" w:cs="宋体"/>
          <w:color w:val="AF00DB"/>
          <w:kern w:val="0"/>
        </w:rPr>
        <w:t>import</w:t>
      </w:r>
      <w:r w:rsidRPr="00811779">
        <w:rPr>
          <w:rFonts w:ascii="Consolas" w:eastAsia="宋体" w:hAnsi="Consolas" w:cs="宋体"/>
          <w:color w:val="000000"/>
          <w:kern w:val="0"/>
        </w:rPr>
        <w:t xml:space="preserve"> </w:t>
      </w:r>
      <w:proofErr w:type="spellStart"/>
      <w:r w:rsidRPr="00811779">
        <w:rPr>
          <w:rFonts w:ascii="Consolas" w:eastAsia="宋体" w:hAnsi="Consolas" w:cs="宋体"/>
          <w:color w:val="267F99"/>
          <w:kern w:val="0"/>
        </w:rPr>
        <w:t>os</w:t>
      </w:r>
      <w:proofErr w:type="spellEnd"/>
    </w:p>
    <w:p w14:paraId="7FA712D4" w14:textId="77777777"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r w:rsidRPr="00811779">
        <w:rPr>
          <w:rFonts w:ascii="Consolas" w:eastAsia="宋体" w:hAnsi="Consolas" w:cs="宋体"/>
          <w:color w:val="AF00DB"/>
          <w:kern w:val="0"/>
        </w:rPr>
        <w:t>from</w:t>
      </w:r>
      <w:r w:rsidRPr="00811779">
        <w:rPr>
          <w:rFonts w:ascii="Consolas" w:eastAsia="宋体" w:hAnsi="Consolas" w:cs="宋体"/>
          <w:color w:val="000000"/>
          <w:kern w:val="0"/>
        </w:rPr>
        <w:t xml:space="preserve"> </w:t>
      </w:r>
      <w:proofErr w:type="spellStart"/>
      <w:r w:rsidRPr="00811779">
        <w:rPr>
          <w:rFonts w:ascii="Consolas" w:eastAsia="宋体" w:hAnsi="Consolas" w:cs="宋体"/>
          <w:color w:val="267F99"/>
          <w:kern w:val="0"/>
        </w:rPr>
        <w:t>tqdm</w:t>
      </w:r>
      <w:proofErr w:type="spellEnd"/>
      <w:r w:rsidRPr="00811779">
        <w:rPr>
          <w:rFonts w:ascii="Consolas" w:eastAsia="宋体" w:hAnsi="Consolas" w:cs="宋体"/>
          <w:color w:val="000000"/>
          <w:kern w:val="0"/>
        </w:rPr>
        <w:t xml:space="preserve"> </w:t>
      </w:r>
      <w:r w:rsidRPr="00811779">
        <w:rPr>
          <w:rFonts w:ascii="Consolas" w:eastAsia="宋体" w:hAnsi="Consolas" w:cs="宋体"/>
          <w:color w:val="AF00DB"/>
          <w:kern w:val="0"/>
        </w:rPr>
        <w:t>import</w:t>
      </w:r>
      <w:r w:rsidRPr="00811779">
        <w:rPr>
          <w:rFonts w:ascii="Consolas" w:eastAsia="宋体" w:hAnsi="Consolas" w:cs="宋体"/>
          <w:color w:val="000000"/>
          <w:kern w:val="0"/>
        </w:rPr>
        <w:t xml:space="preserve"> </w:t>
      </w:r>
      <w:proofErr w:type="spellStart"/>
      <w:r w:rsidRPr="00811779">
        <w:rPr>
          <w:rFonts w:ascii="Consolas" w:eastAsia="宋体" w:hAnsi="Consolas" w:cs="宋体"/>
          <w:color w:val="267F99"/>
          <w:kern w:val="0"/>
        </w:rPr>
        <w:t>tqdm</w:t>
      </w:r>
      <w:proofErr w:type="spellEnd"/>
    </w:p>
    <w:p w14:paraId="478A38BD" w14:textId="77777777"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r w:rsidRPr="00811779">
        <w:rPr>
          <w:rFonts w:ascii="Consolas" w:eastAsia="宋体" w:hAnsi="Consolas" w:cs="宋体"/>
          <w:color w:val="AF00DB"/>
          <w:kern w:val="0"/>
        </w:rPr>
        <w:t>import</w:t>
      </w:r>
      <w:r w:rsidRPr="00811779">
        <w:rPr>
          <w:rFonts w:ascii="Consolas" w:eastAsia="宋体" w:hAnsi="Consolas" w:cs="宋体"/>
          <w:color w:val="000000"/>
          <w:kern w:val="0"/>
        </w:rPr>
        <w:t xml:space="preserve"> </w:t>
      </w:r>
      <w:r w:rsidRPr="00811779">
        <w:rPr>
          <w:rFonts w:ascii="Consolas" w:eastAsia="宋体" w:hAnsi="Consolas" w:cs="宋体"/>
          <w:color w:val="267F99"/>
          <w:kern w:val="0"/>
        </w:rPr>
        <w:t>warnings</w:t>
      </w:r>
    </w:p>
    <w:p w14:paraId="1CAF8FE4" w14:textId="77777777"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r w:rsidRPr="00811779">
        <w:rPr>
          <w:rFonts w:ascii="Consolas" w:eastAsia="宋体" w:hAnsi="Consolas" w:cs="宋体"/>
          <w:color w:val="AF00DB"/>
          <w:kern w:val="0"/>
        </w:rPr>
        <w:t>import</w:t>
      </w:r>
      <w:r w:rsidRPr="00811779">
        <w:rPr>
          <w:rFonts w:ascii="Consolas" w:eastAsia="宋体" w:hAnsi="Consolas" w:cs="宋体"/>
          <w:color w:val="000000"/>
          <w:kern w:val="0"/>
        </w:rPr>
        <w:t xml:space="preserve"> </w:t>
      </w:r>
      <w:r w:rsidRPr="00811779">
        <w:rPr>
          <w:rFonts w:ascii="Consolas" w:eastAsia="宋体" w:hAnsi="Consolas" w:cs="宋体"/>
          <w:color w:val="267F99"/>
          <w:kern w:val="0"/>
        </w:rPr>
        <w:t>pickle</w:t>
      </w:r>
    </w:p>
    <w:p w14:paraId="162FE084" w14:textId="77777777"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r w:rsidRPr="00811779">
        <w:rPr>
          <w:rFonts w:ascii="Consolas" w:eastAsia="宋体" w:hAnsi="Consolas" w:cs="宋体"/>
          <w:color w:val="AF00DB"/>
          <w:kern w:val="0"/>
        </w:rPr>
        <w:t>from</w:t>
      </w:r>
      <w:r w:rsidRPr="00811779">
        <w:rPr>
          <w:rFonts w:ascii="Consolas" w:eastAsia="宋体" w:hAnsi="Consolas" w:cs="宋体"/>
          <w:color w:val="000000"/>
          <w:kern w:val="0"/>
        </w:rPr>
        <w:t xml:space="preserve"> </w:t>
      </w:r>
      <w:proofErr w:type="spellStart"/>
      <w:r w:rsidRPr="00811779">
        <w:rPr>
          <w:rFonts w:ascii="Consolas" w:eastAsia="宋体" w:hAnsi="Consolas" w:cs="宋体"/>
          <w:color w:val="267F99"/>
          <w:kern w:val="0"/>
        </w:rPr>
        <w:t>shutil</w:t>
      </w:r>
      <w:proofErr w:type="spellEnd"/>
      <w:r w:rsidRPr="00811779">
        <w:rPr>
          <w:rFonts w:ascii="Consolas" w:eastAsia="宋体" w:hAnsi="Consolas" w:cs="宋体"/>
          <w:color w:val="000000"/>
          <w:kern w:val="0"/>
        </w:rPr>
        <w:t xml:space="preserve"> </w:t>
      </w:r>
      <w:r w:rsidRPr="00811779">
        <w:rPr>
          <w:rFonts w:ascii="Consolas" w:eastAsia="宋体" w:hAnsi="Consolas" w:cs="宋体"/>
          <w:color w:val="AF00DB"/>
          <w:kern w:val="0"/>
        </w:rPr>
        <w:t>import</w:t>
      </w:r>
      <w:r w:rsidRPr="00811779">
        <w:rPr>
          <w:rFonts w:ascii="Consolas" w:eastAsia="宋体" w:hAnsi="Consolas" w:cs="宋体"/>
          <w:color w:val="000000"/>
          <w:kern w:val="0"/>
        </w:rPr>
        <w:t xml:space="preserve"> </w:t>
      </w:r>
      <w:r w:rsidRPr="00811779">
        <w:rPr>
          <w:rFonts w:ascii="Consolas" w:eastAsia="宋体" w:hAnsi="Consolas" w:cs="宋体"/>
          <w:color w:val="795E26"/>
          <w:kern w:val="0"/>
        </w:rPr>
        <w:t>copy</w:t>
      </w:r>
    </w:p>
    <w:p w14:paraId="45C4F4C1" w14:textId="77777777"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p>
    <w:p w14:paraId="2FEE70EC" w14:textId="77777777"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r w:rsidRPr="00811779">
        <w:rPr>
          <w:rFonts w:ascii="Consolas" w:eastAsia="宋体" w:hAnsi="Consolas" w:cs="宋体"/>
          <w:color w:val="AF00DB"/>
          <w:kern w:val="0"/>
        </w:rPr>
        <w:t>import</w:t>
      </w:r>
      <w:r w:rsidRPr="00811779">
        <w:rPr>
          <w:rFonts w:ascii="Consolas" w:eastAsia="宋体" w:hAnsi="Consolas" w:cs="宋体"/>
          <w:color w:val="000000"/>
          <w:kern w:val="0"/>
        </w:rPr>
        <w:t xml:space="preserve"> </w:t>
      </w:r>
      <w:proofErr w:type="spellStart"/>
      <w:r w:rsidRPr="00811779">
        <w:rPr>
          <w:rFonts w:ascii="Consolas" w:eastAsia="宋体" w:hAnsi="Consolas" w:cs="宋体"/>
          <w:color w:val="267F99"/>
          <w:kern w:val="0"/>
        </w:rPr>
        <w:t>numpy</w:t>
      </w:r>
      <w:proofErr w:type="spellEnd"/>
      <w:r w:rsidRPr="00811779">
        <w:rPr>
          <w:rFonts w:ascii="Consolas" w:eastAsia="宋体" w:hAnsi="Consolas" w:cs="宋体"/>
          <w:color w:val="000000"/>
          <w:kern w:val="0"/>
        </w:rPr>
        <w:t xml:space="preserve"> </w:t>
      </w:r>
      <w:r w:rsidRPr="00811779">
        <w:rPr>
          <w:rFonts w:ascii="Consolas" w:eastAsia="宋体" w:hAnsi="Consolas" w:cs="宋体"/>
          <w:color w:val="AF00DB"/>
          <w:kern w:val="0"/>
        </w:rPr>
        <w:t>as</w:t>
      </w:r>
      <w:r w:rsidRPr="00811779">
        <w:rPr>
          <w:rFonts w:ascii="Consolas" w:eastAsia="宋体" w:hAnsi="Consolas" w:cs="宋体"/>
          <w:color w:val="000000"/>
          <w:kern w:val="0"/>
        </w:rPr>
        <w:t xml:space="preserve"> </w:t>
      </w:r>
      <w:r w:rsidRPr="00811779">
        <w:rPr>
          <w:rFonts w:ascii="Consolas" w:eastAsia="宋体" w:hAnsi="Consolas" w:cs="宋体"/>
          <w:color w:val="267F99"/>
          <w:kern w:val="0"/>
        </w:rPr>
        <w:t>np</w:t>
      </w:r>
    </w:p>
    <w:p w14:paraId="696EDB48" w14:textId="77777777"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p>
    <w:p w14:paraId="5CDF5948" w14:textId="77777777"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r w:rsidRPr="00811779">
        <w:rPr>
          <w:rFonts w:ascii="Consolas" w:eastAsia="宋体" w:hAnsi="Consolas" w:cs="宋体"/>
          <w:color w:val="AF00DB"/>
          <w:kern w:val="0"/>
        </w:rPr>
        <w:t>import</w:t>
      </w:r>
      <w:r w:rsidRPr="00811779">
        <w:rPr>
          <w:rFonts w:ascii="Consolas" w:eastAsia="宋体" w:hAnsi="Consolas" w:cs="宋体"/>
          <w:color w:val="000000"/>
          <w:kern w:val="0"/>
        </w:rPr>
        <w:t xml:space="preserve"> </w:t>
      </w:r>
      <w:r w:rsidRPr="00811779">
        <w:rPr>
          <w:rFonts w:ascii="Consolas" w:eastAsia="宋体" w:hAnsi="Consolas" w:cs="宋体"/>
          <w:color w:val="267F99"/>
          <w:kern w:val="0"/>
        </w:rPr>
        <w:t>torch</w:t>
      </w:r>
    </w:p>
    <w:p w14:paraId="7F711038" w14:textId="77777777"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r w:rsidRPr="00811779">
        <w:rPr>
          <w:rFonts w:ascii="Consolas" w:eastAsia="宋体" w:hAnsi="Consolas" w:cs="宋体"/>
          <w:color w:val="AF00DB"/>
          <w:kern w:val="0"/>
        </w:rPr>
        <w:t>from</w:t>
      </w:r>
      <w:r w:rsidRPr="00811779">
        <w:rPr>
          <w:rFonts w:ascii="Consolas" w:eastAsia="宋体" w:hAnsi="Consolas" w:cs="宋体"/>
          <w:color w:val="000000"/>
          <w:kern w:val="0"/>
        </w:rPr>
        <w:t xml:space="preserve"> </w:t>
      </w:r>
      <w:proofErr w:type="spellStart"/>
      <w:r w:rsidRPr="00811779">
        <w:rPr>
          <w:rFonts w:ascii="Consolas" w:eastAsia="宋体" w:hAnsi="Consolas" w:cs="宋体"/>
          <w:color w:val="267F99"/>
          <w:kern w:val="0"/>
        </w:rPr>
        <w:t>torch_geometric</w:t>
      </w:r>
      <w:r w:rsidRPr="00811779">
        <w:rPr>
          <w:rFonts w:ascii="Consolas" w:eastAsia="宋体" w:hAnsi="Consolas" w:cs="宋体"/>
          <w:color w:val="000000"/>
          <w:kern w:val="0"/>
        </w:rPr>
        <w:t>.</w:t>
      </w:r>
      <w:r w:rsidRPr="00811779">
        <w:rPr>
          <w:rFonts w:ascii="Consolas" w:eastAsia="宋体" w:hAnsi="Consolas" w:cs="宋体"/>
          <w:color w:val="267F99"/>
          <w:kern w:val="0"/>
        </w:rPr>
        <w:t>data</w:t>
      </w:r>
      <w:proofErr w:type="spellEnd"/>
      <w:r w:rsidRPr="00811779">
        <w:rPr>
          <w:rFonts w:ascii="Consolas" w:eastAsia="宋体" w:hAnsi="Consolas" w:cs="宋体"/>
          <w:color w:val="000000"/>
          <w:kern w:val="0"/>
        </w:rPr>
        <w:t xml:space="preserve"> </w:t>
      </w:r>
      <w:r w:rsidRPr="00811779">
        <w:rPr>
          <w:rFonts w:ascii="Consolas" w:eastAsia="宋体" w:hAnsi="Consolas" w:cs="宋体"/>
          <w:color w:val="AF00DB"/>
          <w:kern w:val="0"/>
        </w:rPr>
        <w:t>import</w:t>
      </w:r>
      <w:r w:rsidRPr="00811779">
        <w:rPr>
          <w:rFonts w:ascii="Consolas" w:eastAsia="宋体" w:hAnsi="Consolas" w:cs="宋体"/>
          <w:color w:val="000000"/>
          <w:kern w:val="0"/>
        </w:rPr>
        <w:t xml:space="preserve"> </w:t>
      </w:r>
      <w:r w:rsidRPr="00811779">
        <w:rPr>
          <w:rFonts w:ascii="Consolas" w:eastAsia="宋体" w:hAnsi="Consolas" w:cs="宋体"/>
          <w:color w:val="267F99"/>
          <w:kern w:val="0"/>
        </w:rPr>
        <w:t>Data</w:t>
      </w:r>
    </w:p>
    <w:p w14:paraId="2F883838" w14:textId="77777777" w:rsidR="00811779" w:rsidRPr="00811779" w:rsidRDefault="00811779" w:rsidP="00811779">
      <w:pPr>
        <w:widowControl/>
        <w:shd w:val="clear" w:color="auto" w:fill="FFFFFF"/>
        <w:spacing w:after="240" w:line="285" w:lineRule="atLeast"/>
        <w:jc w:val="left"/>
        <w:rPr>
          <w:rFonts w:ascii="Consolas" w:eastAsia="宋体" w:hAnsi="Consolas" w:cs="宋体"/>
          <w:color w:val="000000"/>
          <w:kern w:val="0"/>
        </w:rPr>
      </w:pPr>
    </w:p>
    <w:p w14:paraId="17E18A32" w14:textId="77777777"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r w:rsidRPr="00811779">
        <w:rPr>
          <w:rFonts w:ascii="Consolas" w:eastAsia="宋体" w:hAnsi="Consolas" w:cs="宋体"/>
          <w:color w:val="AF00DB"/>
          <w:kern w:val="0"/>
        </w:rPr>
        <w:t>from</w:t>
      </w:r>
      <w:r w:rsidRPr="00811779">
        <w:rPr>
          <w:rFonts w:ascii="Consolas" w:eastAsia="宋体" w:hAnsi="Consolas" w:cs="宋体"/>
          <w:color w:val="000000"/>
          <w:kern w:val="0"/>
        </w:rPr>
        <w:t xml:space="preserve"> </w:t>
      </w:r>
      <w:r w:rsidRPr="00811779">
        <w:rPr>
          <w:rFonts w:ascii="Consolas" w:eastAsia="宋体" w:hAnsi="Consolas" w:cs="宋体"/>
          <w:color w:val="267F99"/>
          <w:kern w:val="0"/>
        </w:rPr>
        <w:t>Bio</w:t>
      </w:r>
      <w:r w:rsidRPr="00811779">
        <w:rPr>
          <w:rFonts w:ascii="Consolas" w:eastAsia="宋体" w:hAnsi="Consolas" w:cs="宋体"/>
          <w:color w:val="000000"/>
          <w:kern w:val="0"/>
        </w:rPr>
        <w:t>.</w:t>
      </w:r>
      <w:r w:rsidRPr="00811779">
        <w:rPr>
          <w:rFonts w:ascii="Consolas" w:eastAsia="宋体" w:hAnsi="Consolas" w:cs="宋体"/>
          <w:color w:val="267F99"/>
          <w:kern w:val="0"/>
        </w:rPr>
        <w:t>PDB</w:t>
      </w:r>
      <w:r w:rsidRPr="00811779">
        <w:rPr>
          <w:rFonts w:ascii="Consolas" w:eastAsia="宋体" w:hAnsi="Consolas" w:cs="宋体"/>
          <w:color w:val="000000"/>
          <w:kern w:val="0"/>
        </w:rPr>
        <w:t xml:space="preserve"> </w:t>
      </w:r>
      <w:r w:rsidRPr="00811779">
        <w:rPr>
          <w:rFonts w:ascii="Consolas" w:eastAsia="宋体" w:hAnsi="Consolas" w:cs="宋体"/>
          <w:color w:val="AF00DB"/>
          <w:kern w:val="0"/>
        </w:rPr>
        <w:t>import</w:t>
      </w:r>
      <w:r w:rsidRPr="00811779">
        <w:rPr>
          <w:rFonts w:ascii="Consolas" w:eastAsia="宋体" w:hAnsi="Consolas" w:cs="宋体"/>
          <w:color w:val="000000"/>
          <w:kern w:val="0"/>
        </w:rPr>
        <w:t xml:space="preserve"> </w:t>
      </w:r>
      <w:proofErr w:type="spellStart"/>
      <w:r w:rsidRPr="00811779">
        <w:rPr>
          <w:rFonts w:ascii="Consolas" w:eastAsia="宋体" w:hAnsi="Consolas" w:cs="宋体"/>
          <w:color w:val="267F99"/>
          <w:kern w:val="0"/>
        </w:rPr>
        <w:t>PDBParser</w:t>
      </w:r>
      <w:proofErr w:type="spellEnd"/>
      <w:r w:rsidRPr="00811779">
        <w:rPr>
          <w:rFonts w:ascii="Consolas" w:eastAsia="宋体" w:hAnsi="Consolas" w:cs="宋体"/>
          <w:color w:val="000000"/>
          <w:kern w:val="0"/>
        </w:rPr>
        <w:t xml:space="preserve">, </w:t>
      </w:r>
      <w:r w:rsidRPr="00811779">
        <w:rPr>
          <w:rFonts w:ascii="Consolas" w:eastAsia="宋体" w:hAnsi="Consolas" w:cs="宋体"/>
          <w:color w:val="267F99"/>
          <w:kern w:val="0"/>
        </w:rPr>
        <w:t>PDBIO</w:t>
      </w:r>
      <w:r w:rsidRPr="00811779">
        <w:rPr>
          <w:rFonts w:ascii="Consolas" w:eastAsia="宋体" w:hAnsi="Consolas" w:cs="宋体"/>
          <w:color w:val="000000"/>
          <w:kern w:val="0"/>
        </w:rPr>
        <w:t xml:space="preserve">, </w:t>
      </w:r>
      <w:r w:rsidRPr="00811779">
        <w:rPr>
          <w:rFonts w:ascii="Consolas" w:eastAsia="宋体" w:hAnsi="Consolas" w:cs="宋体"/>
          <w:color w:val="267F99"/>
          <w:kern w:val="0"/>
        </w:rPr>
        <w:t>DSSP</w:t>
      </w:r>
      <w:r w:rsidRPr="00811779">
        <w:rPr>
          <w:rFonts w:ascii="Consolas" w:eastAsia="宋体" w:hAnsi="Consolas" w:cs="宋体"/>
          <w:color w:val="000000"/>
          <w:kern w:val="0"/>
        </w:rPr>
        <w:t xml:space="preserve">, </w:t>
      </w:r>
      <w:proofErr w:type="spellStart"/>
      <w:r w:rsidRPr="00811779">
        <w:rPr>
          <w:rFonts w:ascii="Consolas" w:eastAsia="宋体" w:hAnsi="Consolas" w:cs="宋体"/>
          <w:color w:val="267F99"/>
          <w:kern w:val="0"/>
        </w:rPr>
        <w:t>NeighborSearch</w:t>
      </w:r>
      <w:proofErr w:type="spellEnd"/>
    </w:p>
    <w:p w14:paraId="427F6F70" w14:textId="77777777"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r w:rsidRPr="00811779">
        <w:rPr>
          <w:rFonts w:ascii="Consolas" w:eastAsia="宋体" w:hAnsi="Consolas" w:cs="宋体"/>
          <w:color w:val="AF00DB"/>
          <w:kern w:val="0"/>
        </w:rPr>
        <w:t>from</w:t>
      </w:r>
      <w:r w:rsidRPr="00811779">
        <w:rPr>
          <w:rFonts w:ascii="Consolas" w:eastAsia="宋体" w:hAnsi="Consolas" w:cs="宋体"/>
          <w:color w:val="000000"/>
          <w:kern w:val="0"/>
        </w:rPr>
        <w:t xml:space="preserve"> </w:t>
      </w:r>
      <w:proofErr w:type="spellStart"/>
      <w:r w:rsidRPr="00811779">
        <w:rPr>
          <w:rFonts w:ascii="Consolas" w:eastAsia="宋体" w:hAnsi="Consolas" w:cs="宋体"/>
          <w:color w:val="267F99"/>
          <w:kern w:val="0"/>
        </w:rPr>
        <w:t>Bio</w:t>
      </w:r>
      <w:r w:rsidRPr="00811779">
        <w:rPr>
          <w:rFonts w:ascii="Consolas" w:eastAsia="宋体" w:hAnsi="Consolas" w:cs="宋体"/>
          <w:color w:val="000000"/>
          <w:kern w:val="0"/>
        </w:rPr>
        <w:t>.</w:t>
      </w:r>
      <w:r w:rsidRPr="00811779">
        <w:rPr>
          <w:rFonts w:ascii="Consolas" w:eastAsia="宋体" w:hAnsi="Consolas" w:cs="宋体"/>
          <w:color w:val="267F99"/>
          <w:kern w:val="0"/>
        </w:rPr>
        <w:t>PDB</w:t>
      </w:r>
      <w:r w:rsidRPr="00811779">
        <w:rPr>
          <w:rFonts w:ascii="Consolas" w:eastAsia="宋体" w:hAnsi="Consolas" w:cs="宋体"/>
          <w:color w:val="000000"/>
          <w:kern w:val="0"/>
        </w:rPr>
        <w:t>.</w:t>
      </w:r>
      <w:r w:rsidRPr="00811779">
        <w:rPr>
          <w:rFonts w:ascii="Consolas" w:eastAsia="宋体" w:hAnsi="Consolas" w:cs="宋体"/>
          <w:color w:val="267F99"/>
          <w:kern w:val="0"/>
        </w:rPr>
        <w:t>Selection</w:t>
      </w:r>
      <w:proofErr w:type="spellEnd"/>
      <w:r w:rsidRPr="00811779">
        <w:rPr>
          <w:rFonts w:ascii="Consolas" w:eastAsia="宋体" w:hAnsi="Consolas" w:cs="宋体"/>
          <w:color w:val="000000"/>
          <w:kern w:val="0"/>
        </w:rPr>
        <w:t xml:space="preserve"> </w:t>
      </w:r>
      <w:r w:rsidRPr="00811779">
        <w:rPr>
          <w:rFonts w:ascii="Consolas" w:eastAsia="宋体" w:hAnsi="Consolas" w:cs="宋体"/>
          <w:color w:val="AF00DB"/>
          <w:kern w:val="0"/>
        </w:rPr>
        <w:t>import</w:t>
      </w:r>
      <w:r w:rsidRPr="00811779">
        <w:rPr>
          <w:rFonts w:ascii="Consolas" w:eastAsia="宋体" w:hAnsi="Consolas" w:cs="宋体"/>
          <w:color w:val="000000"/>
          <w:kern w:val="0"/>
        </w:rPr>
        <w:t xml:space="preserve"> </w:t>
      </w:r>
      <w:proofErr w:type="spellStart"/>
      <w:r w:rsidRPr="00811779">
        <w:rPr>
          <w:rFonts w:ascii="Consolas" w:eastAsia="宋体" w:hAnsi="Consolas" w:cs="宋体"/>
          <w:color w:val="795E26"/>
          <w:kern w:val="0"/>
        </w:rPr>
        <w:t>unfold_entities</w:t>
      </w:r>
      <w:proofErr w:type="spellEnd"/>
    </w:p>
    <w:p w14:paraId="2DE2FC46" w14:textId="77777777"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r w:rsidRPr="00811779">
        <w:rPr>
          <w:rFonts w:ascii="Consolas" w:eastAsia="宋体" w:hAnsi="Consolas" w:cs="宋体"/>
          <w:color w:val="AF00DB"/>
          <w:kern w:val="0"/>
        </w:rPr>
        <w:t>from</w:t>
      </w:r>
      <w:r w:rsidRPr="00811779">
        <w:rPr>
          <w:rFonts w:ascii="Consolas" w:eastAsia="宋体" w:hAnsi="Consolas" w:cs="宋体"/>
          <w:color w:val="000000"/>
          <w:kern w:val="0"/>
        </w:rPr>
        <w:t xml:space="preserve"> </w:t>
      </w:r>
      <w:proofErr w:type="spellStart"/>
      <w:r w:rsidRPr="00811779">
        <w:rPr>
          <w:rFonts w:ascii="Consolas" w:eastAsia="宋体" w:hAnsi="Consolas" w:cs="宋体"/>
          <w:color w:val="267F99"/>
          <w:kern w:val="0"/>
        </w:rPr>
        <w:t>Bio</w:t>
      </w:r>
      <w:r w:rsidRPr="00811779">
        <w:rPr>
          <w:rFonts w:ascii="Consolas" w:eastAsia="宋体" w:hAnsi="Consolas" w:cs="宋体"/>
          <w:color w:val="000000"/>
          <w:kern w:val="0"/>
        </w:rPr>
        <w:t>.</w:t>
      </w:r>
      <w:r w:rsidRPr="00811779">
        <w:rPr>
          <w:rFonts w:ascii="Consolas" w:eastAsia="宋体" w:hAnsi="Consolas" w:cs="宋体"/>
          <w:color w:val="267F99"/>
          <w:kern w:val="0"/>
        </w:rPr>
        <w:t>PDB</w:t>
      </w:r>
      <w:r w:rsidRPr="00811779">
        <w:rPr>
          <w:rFonts w:ascii="Consolas" w:eastAsia="宋体" w:hAnsi="Consolas" w:cs="宋体"/>
          <w:color w:val="000000"/>
          <w:kern w:val="0"/>
        </w:rPr>
        <w:t>.</w:t>
      </w:r>
      <w:r w:rsidRPr="00811779">
        <w:rPr>
          <w:rFonts w:ascii="Consolas" w:eastAsia="宋体" w:hAnsi="Consolas" w:cs="宋体"/>
          <w:color w:val="267F99"/>
          <w:kern w:val="0"/>
        </w:rPr>
        <w:t>Polypeptide</w:t>
      </w:r>
      <w:proofErr w:type="spellEnd"/>
      <w:r w:rsidRPr="00811779">
        <w:rPr>
          <w:rFonts w:ascii="Consolas" w:eastAsia="宋体" w:hAnsi="Consolas" w:cs="宋体"/>
          <w:color w:val="000000"/>
          <w:kern w:val="0"/>
        </w:rPr>
        <w:t xml:space="preserve"> </w:t>
      </w:r>
      <w:r w:rsidRPr="00811779">
        <w:rPr>
          <w:rFonts w:ascii="Consolas" w:eastAsia="宋体" w:hAnsi="Consolas" w:cs="宋体"/>
          <w:color w:val="AF00DB"/>
          <w:kern w:val="0"/>
        </w:rPr>
        <w:t>import</w:t>
      </w:r>
      <w:r w:rsidRPr="00811779">
        <w:rPr>
          <w:rFonts w:ascii="Consolas" w:eastAsia="宋体" w:hAnsi="Consolas" w:cs="宋体"/>
          <w:color w:val="000000"/>
          <w:kern w:val="0"/>
        </w:rPr>
        <w:t xml:space="preserve"> </w:t>
      </w:r>
      <w:proofErr w:type="spellStart"/>
      <w:r w:rsidRPr="00811779">
        <w:rPr>
          <w:rFonts w:ascii="Consolas" w:eastAsia="宋体" w:hAnsi="Consolas" w:cs="宋体"/>
          <w:color w:val="795E26"/>
          <w:kern w:val="0"/>
        </w:rPr>
        <w:t>is_aa</w:t>
      </w:r>
      <w:proofErr w:type="spellEnd"/>
    </w:p>
    <w:p w14:paraId="0FC45675" w14:textId="1DE4005F" w:rsidR="00811779" w:rsidRDefault="00811779" w:rsidP="00811779">
      <w:pPr>
        <w:widowControl/>
        <w:shd w:val="clear" w:color="auto" w:fill="FFFFFF"/>
        <w:spacing w:line="285" w:lineRule="atLeast"/>
        <w:jc w:val="left"/>
        <w:rPr>
          <w:rFonts w:ascii="Consolas" w:eastAsia="宋体" w:hAnsi="Consolas" w:cs="宋体"/>
          <w:color w:val="000000"/>
          <w:kern w:val="0"/>
        </w:rPr>
      </w:pPr>
    </w:p>
    <w:p w14:paraId="4EEF0724" w14:textId="77777777" w:rsidR="0001004C" w:rsidRPr="00811779" w:rsidRDefault="0001004C" w:rsidP="00811779">
      <w:pPr>
        <w:widowControl/>
        <w:shd w:val="clear" w:color="auto" w:fill="FFFFFF"/>
        <w:spacing w:line="285" w:lineRule="atLeast"/>
        <w:jc w:val="left"/>
        <w:rPr>
          <w:rFonts w:ascii="Consolas" w:eastAsia="宋体" w:hAnsi="Consolas" w:cs="宋体"/>
          <w:color w:val="000000"/>
          <w:kern w:val="0"/>
        </w:rPr>
      </w:pPr>
    </w:p>
    <w:p w14:paraId="7A359088" w14:textId="77777777"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r w:rsidRPr="00811779">
        <w:rPr>
          <w:rFonts w:ascii="Consolas" w:eastAsia="宋体" w:hAnsi="Consolas" w:cs="宋体"/>
          <w:color w:val="0000FF"/>
          <w:kern w:val="0"/>
        </w:rPr>
        <w:t>def</w:t>
      </w:r>
      <w:r w:rsidRPr="00811779">
        <w:rPr>
          <w:rFonts w:ascii="Consolas" w:eastAsia="宋体" w:hAnsi="Consolas" w:cs="宋体"/>
          <w:color w:val="000000"/>
          <w:kern w:val="0"/>
        </w:rPr>
        <w:t xml:space="preserve"> </w:t>
      </w:r>
      <w:proofErr w:type="spellStart"/>
      <w:r w:rsidRPr="00811779">
        <w:rPr>
          <w:rFonts w:ascii="Consolas" w:eastAsia="宋体" w:hAnsi="Consolas" w:cs="宋体"/>
          <w:color w:val="795E26"/>
          <w:kern w:val="0"/>
        </w:rPr>
        <w:t>set_working_dir</w:t>
      </w:r>
      <w:proofErr w:type="spellEnd"/>
      <w:r w:rsidRPr="00811779">
        <w:rPr>
          <w:rFonts w:ascii="Consolas" w:eastAsia="宋体" w:hAnsi="Consolas" w:cs="宋体"/>
          <w:color w:val="000000"/>
          <w:kern w:val="0"/>
        </w:rPr>
        <w:t>(</w:t>
      </w:r>
      <w:proofErr w:type="spellStart"/>
      <w:r w:rsidRPr="00811779">
        <w:rPr>
          <w:rFonts w:ascii="Consolas" w:eastAsia="宋体" w:hAnsi="Consolas" w:cs="宋体"/>
          <w:color w:val="001080"/>
          <w:kern w:val="0"/>
        </w:rPr>
        <w:t>dir</w:t>
      </w:r>
      <w:proofErr w:type="spellEnd"/>
      <w:r w:rsidRPr="00811779">
        <w:rPr>
          <w:rFonts w:ascii="Consolas" w:eastAsia="宋体" w:hAnsi="Consolas" w:cs="宋体"/>
          <w:color w:val="000000"/>
          <w:kern w:val="0"/>
        </w:rPr>
        <w:t>):</w:t>
      </w:r>
    </w:p>
    <w:p w14:paraId="73F69CED" w14:textId="77777777"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r w:rsidRPr="00811779">
        <w:rPr>
          <w:rFonts w:ascii="Consolas" w:eastAsia="宋体" w:hAnsi="Consolas" w:cs="宋体"/>
          <w:color w:val="000000"/>
          <w:kern w:val="0"/>
        </w:rPr>
        <w:t xml:space="preserve">    </w:t>
      </w:r>
      <w:r w:rsidRPr="00811779">
        <w:rPr>
          <w:rFonts w:ascii="Consolas" w:eastAsia="宋体" w:hAnsi="Consolas" w:cs="宋体"/>
          <w:color w:val="A31515"/>
          <w:kern w:val="0"/>
        </w:rPr>
        <w:t>"""</w:t>
      </w:r>
    </w:p>
    <w:p w14:paraId="56EF231D" w14:textId="77777777"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r w:rsidRPr="00811779">
        <w:rPr>
          <w:rFonts w:ascii="Consolas" w:eastAsia="宋体" w:hAnsi="Consolas" w:cs="宋体"/>
          <w:color w:val="A31515"/>
          <w:kern w:val="0"/>
        </w:rPr>
        <w:t>    set default working directory</w:t>
      </w:r>
    </w:p>
    <w:p w14:paraId="2F22E27B" w14:textId="77777777"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r w:rsidRPr="00811779">
        <w:rPr>
          <w:rFonts w:ascii="Consolas" w:eastAsia="宋体" w:hAnsi="Consolas" w:cs="宋体"/>
          <w:color w:val="A31515"/>
          <w:kern w:val="0"/>
        </w:rPr>
        <w:t>    """</w:t>
      </w:r>
    </w:p>
    <w:p w14:paraId="68576571" w14:textId="77777777"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r w:rsidRPr="00811779">
        <w:rPr>
          <w:rFonts w:ascii="Consolas" w:eastAsia="宋体" w:hAnsi="Consolas" w:cs="宋体"/>
          <w:color w:val="000000"/>
          <w:kern w:val="0"/>
        </w:rPr>
        <w:t xml:space="preserve">    </w:t>
      </w:r>
      <w:proofErr w:type="spellStart"/>
      <w:r w:rsidRPr="00811779">
        <w:rPr>
          <w:rFonts w:ascii="Consolas" w:eastAsia="宋体" w:hAnsi="Consolas" w:cs="宋体"/>
          <w:color w:val="267F99"/>
          <w:kern w:val="0"/>
        </w:rPr>
        <w:t>os</w:t>
      </w:r>
      <w:r w:rsidRPr="00811779">
        <w:rPr>
          <w:rFonts w:ascii="Consolas" w:eastAsia="宋体" w:hAnsi="Consolas" w:cs="宋体"/>
          <w:color w:val="000000"/>
          <w:kern w:val="0"/>
        </w:rPr>
        <w:t>.</w:t>
      </w:r>
      <w:r w:rsidRPr="00811779">
        <w:rPr>
          <w:rFonts w:ascii="Consolas" w:eastAsia="宋体" w:hAnsi="Consolas" w:cs="宋体"/>
          <w:color w:val="795E26"/>
          <w:kern w:val="0"/>
        </w:rPr>
        <w:t>chdir</w:t>
      </w:r>
      <w:proofErr w:type="spellEnd"/>
      <w:r w:rsidRPr="00811779">
        <w:rPr>
          <w:rFonts w:ascii="Consolas" w:eastAsia="宋体" w:hAnsi="Consolas" w:cs="宋体"/>
          <w:color w:val="000000"/>
          <w:kern w:val="0"/>
        </w:rPr>
        <w:t>(</w:t>
      </w:r>
    </w:p>
    <w:p w14:paraId="7BDB9B4E" w14:textId="77777777"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r w:rsidRPr="00811779">
        <w:rPr>
          <w:rFonts w:ascii="Consolas" w:eastAsia="宋体" w:hAnsi="Consolas" w:cs="宋体"/>
          <w:color w:val="000000"/>
          <w:kern w:val="0"/>
        </w:rPr>
        <w:t xml:space="preserve">        </w:t>
      </w:r>
      <w:proofErr w:type="spellStart"/>
      <w:r w:rsidRPr="00811779">
        <w:rPr>
          <w:rFonts w:ascii="Consolas" w:eastAsia="宋体" w:hAnsi="Consolas" w:cs="宋体"/>
          <w:color w:val="001080"/>
          <w:kern w:val="0"/>
        </w:rPr>
        <w:t>dir</w:t>
      </w:r>
      <w:proofErr w:type="spellEnd"/>
    </w:p>
    <w:p w14:paraId="32E1F7D2" w14:textId="77777777"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r w:rsidRPr="00811779">
        <w:rPr>
          <w:rFonts w:ascii="Consolas" w:eastAsia="宋体" w:hAnsi="Consolas" w:cs="宋体"/>
          <w:color w:val="000000"/>
          <w:kern w:val="0"/>
        </w:rPr>
        <w:t>    )</w:t>
      </w:r>
    </w:p>
    <w:p w14:paraId="2744C46A" w14:textId="77777777" w:rsidR="00811779" w:rsidRPr="00811779" w:rsidRDefault="00811779" w:rsidP="00811779">
      <w:pPr>
        <w:widowControl/>
        <w:shd w:val="clear" w:color="auto" w:fill="FFFFFF"/>
        <w:spacing w:after="240" w:line="285" w:lineRule="atLeast"/>
        <w:jc w:val="left"/>
        <w:rPr>
          <w:rFonts w:ascii="Consolas" w:eastAsia="宋体" w:hAnsi="Consolas" w:cs="宋体"/>
          <w:color w:val="000000"/>
          <w:kern w:val="0"/>
        </w:rPr>
      </w:pPr>
    </w:p>
    <w:p w14:paraId="142FCD5C" w14:textId="77777777"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r w:rsidRPr="00811779">
        <w:rPr>
          <w:rFonts w:ascii="Consolas" w:eastAsia="宋体" w:hAnsi="Consolas" w:cs="宋体"/>
          <w:color w:val="0000FF"/>
          <w:kern w:val="0"/>
        </w:rPr>
        <w:t>def</w:t>
      </w:r>
      <w:r w:rsidRPr="00811779">
        <w:rPr>
          <w:rFonts w:ascii="Consolas" w:eastAsia="宋体" w:hAnsi="Consolas" w:cs="宋体"/>
          <w:color w:val="000000"/>
          <w:kern w:val="0"/>
        </w:rPr>
        <w:t xml:space="preserve"> </w:t>
      </w:r>
      <w:proofErr w:type="spellStart"/>
      <w:r w:rsidRPr="00811779">
        <w:rPr>
          <w:rFonts w:ascii="Consolas" w:eastAsia="宋体" w:hAnsi="Consolas" w:cs="宋体"/>
          <w:color w:val="795E26"/>
          <w:kern w:val="0"/>
        </w:rPr>
        <w:t>pdb_to_data</w:t>
      </w:r>
      <w:proofErr w:type="spellEnd"/>
      <w:r w:rsidRPr="00811779">
        <w:rPr>
          <w:rFonts w:ascii="Consolas" w:eastAsia="宋体" w:hAnsi="Consolas" w:cs="宋体"/>
          <w:color w:val="000000"/>
          <w:kern w:val="0"/>
        </w:rPr>
        <w:t>(</w:t>
      </w:r>
      <w:proofErr w:type="spellStart"/>
      <w:r w:rsidRPr="00811779">
        <w:rPr>
          <w:rFonts w:ascii="Consolas" w:eastAsia="宋体" w:hAnsi="Consolas" w:cs="宋体"/>
          <w:color w:val="001080"/>
          <w:kern w:val="0"/>
        </w:rPr>
        <w:t>pdb_file</w:t>
      </w:r>
      <w:proofErr w:type="spellEnd"/>
      <w:r w:rsidRPr="00811779">
        <w:rPr>
          <w:rFonts w:ascii="Consolas" w:eastAsia="宋体" w:hAnsi="Consolas" w:cs="宋体"/>
          <w:color w:val="000000"/>
          <w:kern w:val="0"/>
        </w:rPr>
        <w:t xml:space="preserve">, </w:t>
      </w:r>
      <w:proofErr w:type="spellStart"/>
      <w:r w:rsidRPr="00811779">
        <w:rPr>
          <w:rFonts w:ascii="Consolas" w:eastAsia="宋体" w:hAnsi="Consolas" w:cs="宋体"/>
          <w:color w:val="001080"/>
          <w:kern w:val="0"/>
        </w:rPr>
        <w:t>hbond_threshold</w:t>
      </w:r>
      <w:proofErr w:type="spellEnd"/>
      <w:r w:rsidRPr="00811779">
        <w:rPr>
          <w:rFonts w:ascii="Consolas" w:eastAsia="宋体" w:hAnsi="Consolas" w:cs="宋体"/>
          <w:color w:val="000000"/>
          <w:kern w:val="0"/>
        </w:rPr>
        <w:t xml:space="preserve"> = -</w:t>
      </w:r>
      <w:r w:rsidRPr="00811779">
        <w:rPr>
          <w:rFonts w:ascii="Consolas" w:eastAsia="宋体" w:hAnsi="Consolas" w:cs="宋体"/>
          <w:color w:val="098658"/>
          <w:kern w:val="0"/>
        </w:rPr>
        <w:t>0.5</w:t>
      </w:r>
      <w:r w:rsidRPr="00811779">
        <w:rPr>
          <w:rFonts w:ascii="Consolas" w:eastAsia="宋体" w:hAnsi="Consolas" w:cs="宋体"/>
          <w:color w:val="000000"/>
          <w:kern w:val="0"/>
        </w:rPr>
        <w:t xml:space="preserve">, </w:t>
      </w:r>
      <w:proofErr w:type="spellStart"/>
      <w:r w:rsidRPr="00811779">
        <w:rPr>
          <w:rFonts w:ascii="Consolas" w:eastAsia="宋体" w:hAnsi="Consolas" w:cs="宋体"/>
          <w:color w:val="001080"/>
          <w:kern w:val="0"/>
        </w:rPr>
        <w:t>rsa_threshold</w:t>
      </w:r>
      <w:proofErr w:type="spellEnd"/>
      <w:r w:rsidRPr="00811779">
        <w:rPr>
          <w:rFonts w:ascii="Consolas" w:eastAsia="宋体" w:hAnsi="Consolas" w:cs="宋体"/>
          <w:color w:val="000000"/>
          <w:kern w:val="0"/>
        </w:rPr>
        <w:t xml:space="preserve"> = </w:t>
      </w:r>
      <w:r w:rsidRPr="00811779">
        <w:rPr>
          <w:rFonts w:ascii="Consolas" w:eastAsia="宋体" w:hAnsi="Consolas" w:cs="宋体"/>
          <w:color w:val="098658"/>
          <w:kern w:val="0"/>
        </w:rPr>
        <w:t>0.2</w:t>
      </w:r>
      <w:r w:rsidRPr="00811779">
        <w:rPr>
          <w:rFonts w:ascii="Consolas" w:eastAsia="宋体" w:hAnsi="Consolas" w:cs="宋体"/>
          <w:color w:val="000000"/>
          <w:kern w:val="0"/>
        </w:rPr>
        <w:t xml:space="preserve">, </w:t>
      </w:r>
      <w:proofErr w:type="spellStart"/>
      <w:r w:rsidRPr="00811779">
        <w:rPr>
          <w:rFonts w:ascii="Consolas" w:eastAsia="宋体" w:hAnsi="Consolas" w:cs="宋体"/>
          <w:color w:val="001080"/>
          <w:kern w:val="0"/>
        </w:rPr>
        <w:t>CB_dist_threshold</w:t>
      </w:r>
      <w:proofErr w:type="spellEnd"/>
      <w:r w:rsidRPr="00811779">
        <w:rPr>
          <w:rFonts w:ascii="Consolas" w:eastAsia="宋体" w:hAnsi="Consolas" w:cs="宋体"/>
          <w:color w:val="000000"/>
          <w:kern w:val="0"/>
        </w:rPr>
        <w:t xml:space="preserve"> = </w:t>
      </w:r>
      <w:r w:rsidRPr="00811779">
        <w:rPr>
          <w:rFonts w:ascii="Consolas" w:eastAsia="宋体" w:hAnsi="Consolas" w:cs="宋体"/>
          <w:color w:val="098658"/>
          <w:kern w:val="0"/>
        </w:rPr>
        <w:t>6</w:t>
      </w:r>
      <w:r w:rsidRPr="00811779">
        <w:rPr>
          <w:rFonts w:ascii="Consolas" w:eastAsia="宋体" w:hAnsi="Consolas" w:cs="宋体"/>
          <w:color w:val="000000"/>
          <w:kern w:val="0"/>
        </w:rPr>
        <w:t>):</w:t>
      </w:r>
    </w:p>
    <w:p w14:paraId="08E5F467" w14:textId="77777777"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r w:rsidRPr="00811779">
        <w:rPr>
          <w:rFonts w:ascii="Consolas" w:eastAsia="宋体" w:hAnsi="Consolas" w:cs="宋体"/>
          <w:color w:val="000000"/>
          <w:kern w:val="0"/>
        </w:rPr>
        <w:t xml:space="preserve">    </w:t>
      </w:r>
      <w:r w:rsidRPr="00811779">
        <w:rPr>
          <w:rFonts w:ascii="Consolas" w:eastAsia="宋体" w:hAnsi="Consolas" w:cs="宋体"/>
          <w:color w:val="A31515"/>
          <w:kern w:val="0"/>
        </w:rPr>
        <w:t>"""</w:t>
      </w:r>
    </w:p>
    <w:p w14:paraId="78DDCCCF" w14:textId="77777777"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r w:rsidRPr="00811779">
        <w:rPr>
          <w:rFonts w:ascii="Consolas" w:eastAsia="宋体" w:hAnsi="Consolas" w:cs="宋体"/>
          <w:color w:val="A31515"/>
          <w:kern w:val="0"/>
        </w:rPr>
        <w:t xml:space="preserve">    Covert a pdb file to a </w:t>
      </w:r>
      <w:proofErr w:type="spellStart"/>
      <w:r w:rsidRPr="00811779">
        <w:rPr>
          <w:rFonts w:ascii="Consolas" w:eastAsia="宋体" w:hAnsi="Consolas" w:cs="宋体"/>
          <w:color w:val="A31515"/>
          <w:kern w:val="0"/>
        </w:rPr>
        <w:t>pyg</w:t>
      </w:r>
      <w:proofErr w:type="spellEnd"/>
      <w:r w:rsidRPr="00811779">
        <w:rPr>
          <w:rFonts w:ascii="Consolas" w:eastAsia="宋体" w:hAnsi="Consolas" w:cs="宋体"/>
          <w:color w:val="A31515"/>
          <w:kern w:val="0"/>
        </w:rPr>
        <w:t xml:space="preserve"> object that can be fed into GNN</w:t>
      </w:r>
    </w:p>
    <w:p w14:paraId="700726A5" w14:textId="77777777"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r w:rsidRPr="00811779">
        <w:rPr>
          <w:rFonts w:ascii="Consolas" w:eastAsia="宋体" w:hAnsi="Consolas" w:cs="宋体"/>
          <w:color w:val="A31515"/>
          <w:kern w:val="0"/>
        </w:rPr>
        <w:t>    """</w:t>
      </w:r>
    </w:p>
    <w:p w14:paraId="5D62751C" w14:textId="77777777"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r w:rsidRPr="00811779">
        <w:rPr>
          <w:rFonts w:ascii="Consolas" w:eastAsia="宋体" w:hAnsi="Consolas" w:cs="宋体"/>
          <w:color w:val="000000"/>
          <w:kern w:val="0"/>
        </w:rPr>
        <w:t xml:space="preserve">    </w:t>
      </w:r>
      <w:r w:rsidRPr="00811779">
        <w:rPr>
          <w:rFonts w:ascii="Consolas" w:eastAsia="宋体" w:hAnsi="Consolas" w:cs="宋体"/>
          <w:color w:val="001080"/>
          <w:kern w:val="0"/>
        </w:rPr>
        <w:t>p</w:t>
      </w:r>
      <w:r w:rsidRPr="00811779">
        <w:rPr>
          <w:rFonts w:ascii="Consolas" w:eastAsia="宋体" w:hAnsi="Consolas" w:cs="宋体"/>
          <w:color w:val="000000"/>
          <w:kern w:val="0"/>
        </w:rPr>
        <w:t xml:space="preserve"> = </w:t>
      </w:r>
      <w:proofErr w:type="spellStart"/>
      <w:r w:rsidRPr="00811779">
        <w:rPr>
          <w:rFonts w:ascii="Consolas" w:eastAsia="宋体" w:hAnsi="Consolas" w:cs="宋体"/>
          <w:color w:val="267F99"/>
          <w:kern w:val="0"/>
        </w:rPr>
        <w:t>PDBParser</w:t>
      </w:r>
      <w:proofErr w:type="spellEnd"/>
      <w:r w:rsidRPr="00811779">
        <w:rPr>
          <w:rFonts w:ascii="Consolas" w:eastAsia="宋体" w:hAnsi="Consolas" w:cs="宋体"/>
          <w:color w:val="000000"/>
          <w:kern w:val="0"/>
        </w:rPr>
        <w:t>(</w:t>
      </w:r>
      <w:r w:rsidRPr="00811779">
        <w:rPr>
          <w:rFonts w:ascii="Consolas" w:eastAsia="宋体" w:hAnsi="Consolas" w:cs="宋体"/>
          <w:color w:val="001080"/>
          <w:kern w:val="0"/>
        </w:rPr>
        <w:t>PERMISSIVE</w:t>
      </w:r>
      <w:r w:rsidRPr="00811779">
        <w:rPr>
          <w:rFonts w:ascii="Consolas" w:eastAsia="宋体" w:hAnsi="Consolas" w:cs="宋体"/>
          <w:color w:val="000000"/>
          <w:kern w:val="0"/>
        </w:rPr>
        <w:t>=</w:t>
      </w:r>
      <w:r w:rsidRPr="00811779">
        <w:rPr>
          <w:rFonts w:ascii="Consolas" w:eastAsia="宋体" w:hAnsi="Consolas" w:cs="宋体"/>
          <w:color w:val="098658"/>
          <w:kern w:val="0"/>
        </w:rPr>
        <w:t>1</w:t>
      </w:r>
      <w:r w:rsidRPr="00811779">
        <w:rPr>
          <w:rFonts w:ascii="Consolas" w:eastAsia="宋体" w:hAnsi="Consolas" w:cs="宋体"/>
          <w:color w:val="000000"/>
          <w:kern w:val="0"/>
        </w:rPr>
        <w:t>)</w:t>
      </w:r>
    </w:p>
    <w:p w14:paraId="2533A60A" w14:textId="77777777"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r w:rsidRPr="00811779">
        <w:rPr>
          <w:rFonts w:ascii="Consolas" w:eastAsia="宋体" w:hAnsi="Consolas" w:cs="宋体"/>
          <w:color w:val="000000"/>
          <w:kern w:val="0"/>
        </w:rPr>
        <w:t xml:space="preserve">    </w:t>
      </w:r>
      <w:r w:rsidRPr="00811779">
        <w:rPr>
          <w:rFonts w:ascii="Consolas" w:eastAsia="宋体" w:hAnsi="Consolas" w:cs="宋体"/>
          <w:color w:val="001080"/>
          <w:kern w:val="0"/>
        </w:rPr>
        <w:t>model</w:t>
      </w:r>
      <w:r w:rsidRPr="00811779">
        <w:rPr>
          <w:rFonts w:ascii="Consolas" w:eastAsia="宋体" w:hAnsi="Consolas" w:cs="宋体"/>
          <w:color w:val="000000"/>
          <w:kern w:val="0"/>
        </w:rPr>
        <w:t xml:space="preserve"> = </w:t>
      </w:r>
      <w:proofErr w:type="spellStart"/>
      <w:r w:rsidRPr="00811779">
        <w:rPr>
          <w:rFonts w:ascii="Consolas" w:eastAsia="宋体" w:hAnsi="Consolas" w:cs="宋体"/>
          <w:color w:val="001080"/>
          <w:kern w:val="0"/>
        </w:rPr>
        <w:t>p</w:t>
      </w:r>
      <w:r w:rsidRPr="00811779">
        <w:rPr>
          <w:rFonts w:ascii="Consolas" w:eastAsia="宋体" w:hAnsi="Consolas" w:cs="宋体"/>
          <w:color w:val="000000"/>
          <w:kern w:val="0"/>
        </w:rPr>
        <w:t>.</w:t>
      </w:r>
      <w:r w:rsidRPr="00811779">
        <w:rPr>
          <w:rFonts w:ascii="Consolas" w:eastAsia="宋体" w:hAnsi="Consolas" w:cs="宋体"/>
          <w:color w:val="795E26"/>
          <w:kern w:val="0"/>
        </w:rPr>
        <w:t>get_structure</w:t>
      </w:r>
      <w:proofErr w:type="spellEnd"/>
      <w:r w:rsidRPr="00811779">
        <w:rPr>
          <w:rFonts w:ascii="Consolas" w:eastAsia="宋体" w:hAnsi="Consolas" w:cs="宋体"/>
          <w:color w:val="000000"/>
          <w:kern w:val="0"/>
        </w:rPr>
        <w:t>(</w:t>
      </w:r>
      <w:proofErr w:type="spellStart"/>
      <w:r w:rsidRPr="00811779">
        <w:rPr>
          <w:rFonts w:ascii="Consolas" w:eastAsia="宋体" w:hAnsi="Consolas" w:cs="宋体"/>
          <w:color w:val="001080"/>
          <w:kern w:val="0"/>
        </w:rPr>
        <w:t>pdb_file</w:t>
      </w:r>
      <w:proofErr w:type="spellEnd"/>
      <w:r w:rsidRPr="00811779">
        <w:rPr>
          <w:rFonts w:ascii="Consolas" w:eastAsia="宋体" w:hAnsi="Consolas" w:cs="宋体"/>
          <w:color w:val="000000"/>
          <w:kern w:val="0"/>
        </w:rPr>
        <w:t>[:</w:t>
      </w:r>
      <w:r w:rsidRPr="00811779">
        <w:rPr>
          <w:rFonts w:ascii="Consolas" w:eastAsia="宋体" w:hAnsi="Consolas" w:cs="宋体"/>
          <w:color w:val="098658"/>
          <w:kern w:val="0"/>
        </w:rPr>
        <w:t>4</w:t>
      </w:r>
      <w:r w:rsidRPr="00811779">
        <w:rPr>
          <w:rFonts w:ascii="Consolas" w:eastAsia="宋体" w:hAnsi="Consolas" w:cs="宋体"/>
          <w:color w:val="000000"/>
          <w:kern w:val="0"/>
        </w:rPr>
        <w:t xml:space="preserve">], </w:t>
      </w:r>
      <w:proofErr w:type="spellStart"/>
      <w:r w:rsidRPr="00811779">
        <w:rPr>
          <w:rFonts w:ascii="Consolas" w:eastAsia="宋体" w:hAnsi="Consolas" w:cs="宋体"/>
          <w:color w:val="001080"/>
          <w:kern w:val="0"/>
        </w:rPr>
        <w:t>pdb_file</w:t>
      </w:r>
      <w:proofErr w:type="spellEnd"/>
      <w:r w:rsidRPr="00811779">
        <w:rPr>
          <w:rFonts w:ascii="Consolas" w:eastAsia="宋体" w:hAnsi="Consolas" w:cs="宋体"/>
          <w:color w:val="000000"/>
          <w:kern w:val="0"/>
        </w:rPr>
        <w:t>)[</w:t>
      </w:r>
      <w:r w:rsidRPr="00811779">
        <w:rPr>
          <w:rFonts w:ascii="Consolas" w:eastAsia="宋体" w:hAnsi="Consolas" w:cs="宋体"/>
          <w:color w:val="098658"/>
          <w:kern w:val="0"/>
        </w:rPr>
        <w:t>0</w:t>
      </w:r>
      <w:r w:rsidRPr="00811779">
        <w:rPr>
          <w:rFonts w:ascii="Consolas" w:eastAsia="宋体" w:hAnsi="Consolas" w:cs="宋体"/>
          <w:color w:val="000000"/>
          <w:kern w:val="0"/>
        </w:rPr>
        <w:t>]</w:t>
      </w:r>
    </w:p>
    <w:p w14:paraId="49759291" w14:textId="77777777"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r w:rsidRPr="00811779">
        <w:rPr>
          <w:rFonts w:ascii="Consolas" w:eastAsia="宋体" w:hAnsi="Consolas" w:cs="宋体"/>
          <w:color w:val="000000"/>
          <w:kern w:val="0"/>
        </w:rPr>
        <w:t xml:space="preserve">    </w:t>
      </w:r>
      <w:r w:rsidRPr="00811779">
        <w:rPr>
          <w:rFonts w:ascii="Consolas" w:eastAsia="宋体" w:hAnsi="Consolas" w:cs="宋体"/>
          <w:color w:val="AF00DB"/>
          <w:kern w:val="0"/>
        </w:rPr>
        <w:t>try</w:t>
      </w:r>
      <w:r w:rsidRPr="00811779">
        <w:rPr>
          <w:rFonts w:ascii="Consolas" w:eastAsia="宋体" w:hAnsi="Consolas" w:cs="宋体"/>
          <w:color w:val="000000"/>
          <w:kern w:val="0"/>
        </w:rPr>
        <w:t>:</w:t>
      </w:r>
    </w:p>
    <w:p w14:paraId="3E84A2B6" w14:textId="77777777"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r w:rsidRPr="00811779">
        <w:rPr>
          <w:rFonts w:ascii="Consolas" w:eastAsia="宋体" w:hAnsi="Consolas" w:cs="宋体"/>
          <w:color w:val="000000"/>
          <w:kern w:val="0"/>
        </w:rPr>
        <w:t xml:space="preserve">        </w:t>
      </w:r>
      <w:r w:rsidRPr="00811779">
        <w:rPr>
          <w:rFonts w:ascii="Consolas" w:eastAsia="宋体" w:hAnsi="Consolas" w:cs="宋体"/>
          <w:color w:val="001080"/>
          <w:kern w:val="0"/>
        </w:rPr>
        <w:t>chain</w:t>
      </w:r>
      <w:r w:rsidRPr="00811779">
        <w:rPr>
          <w:rFonts w:ascii="Consolas" w:eastAsia="宋体" w:hAnsi="Consolas" w:cs="宋体"/>
          <w:color w:val="000000"/>
          <w:kern w:val="0"/>
        </w:rPr>
        <w:t xml:space="preserve"> = </w:t>
      </w:r>
      <w:r w:rsidRPr="00811779">
        <w:rPr>
          <w:rFonts w:ascii="Consolas" w:eastAsia="宋体" w:hAnsi="Consolas" w:cs="宋体"/>
          <w:color w:val="001080"/>
          <w:kern w:val="0"/>
        </w:rPr>
        <w:t>model</w:t>
      </w:r>
      <w:r w:rsidRPr="00811779">
        <w:rPr>
          <w:rFonts w:ascii="Consolas" w:eastAsia="宋体" w:hAnsi="Consolas" w:cs="宋体"/>
          <w:color w:val="000000"/>
          <w:kern w:val="0"/>
        </w:rPr>
        <w:t>[</w:t>
      </w:r>
      <w:proofErr w:type="spellStart"/>
      <w:r w:rsidRPr="00811779">
        <w:rPr>
          <w:rFonts w:ascii="Consolas" w:eastAsia="宋体" w:hAnsi="Consolas" w:cs="宋体"/>
          <w:color w:val="001080"/>
          <w:kern w:val="0"/>
        </w:rPr>
        <w:t>pdb_file</w:t>
      </w:r>
      <w:proofErr w:type="spellEnd"/>
      <w:r w:rsidRPr="00811779">
        <w:rPr>
          <w:rFonts w:ascii="Consolas" w:eastAsia="宋体" w:hAnsi="Consolas" w:cs="宋体"/>
          <w:color w:val="000000"/>
          <w:kern w:val="0"/>
        </w:rPr>
        <w:t>[</w:t>
      </w:r>
      <w:r w:rsidRPr="00811779">
        <w:rPr>
          <w:rFonts w:ascii="Consolas" w:eastAsia="宋体" w:hAnsi="Consolas" w:cs="宋体"/>
          <w:color w:val="098658"/>
          <w:kern w:val="0"/>
        </w:rPr>
        <w:t>5</w:t>
      </w:r>
      <w:r w:rsidRPr="00811779">
        <w:rPr>
          <w:rFonts w:ascii="Consolas" w:eastAsia="宋体" w:hAnsi="Consolas" w:cs="宋体"/>
          <w:color w:val="000000"/>
          <w:kern w:val="0"/>
        </w:rPr>
        <w:t>]]</w:t>
      </w:r>
    </w:p>
    <w:p w14:paraId="0162F863" w14:textId="77777777"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r w:rsidRPr="00811779">
        <w:rPr>
          <w:rFonts w:ascii="Consolas" w:eastAsia="宋体" w:hAnsi="Consolas" w:cs="宋体"/>
          <w:color w:val="000000"/>
          <w:kern w:val="0"/>
        </w:rPr>
        <w:t xml:space="preserve">    </w:t>
      </w:r>
      <w:r w:rsidRPr="00811779">
        <w:rPr>
          <w:rFonts w:ascii="Consolas" w:eastAsia="宋体" w:hAnsi="Consolas" w:cs="宋体"/>
          <w:color w:val="AF00DB"/>
          <w:kern w:val="0"/>
        </w:rPr>
        <w:t>except</w:t>
      </w:r>
      <w:r w:rsidRPr="00811779">
        <w:rPr>
          <w:rFonts w:ascii="Consolas" w:eastAsia="宋体" w:hAnsi="Consolas" w:cs="宋体"/>
          <w:color w:val="000000"/>
          <w:kern w:val="0"/>
        </w:rPr>
        <w:t>:</w:t>
      </w:r>
    </w:p>
    <w:p w14:paraId="4CDFA064" w14:textId="77777777"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r w:rsidRPr="00811779">
        <w:rPr>
          <w:rFonts w:ascii="Consolas" w:eastAsia="宋体" w:hAnsi="Consolas" w:cs="宋体"/>
          <w:color w:val="000000"/>
          <w:kern w:val="0"/>
        </w:rPr>
        <w:t xml:space="preserve">        </w:t>
      </w:r>
      <w:r w:rsidRPr="00811779">
        <w:rPr>
          <w:rFonts w:ascii="Consolas" w:eastAsia="宋体" w:hAnsi="Consolas" w:cs="宋体"/>
          <w:color w:val="001080"/>
          <w:kern w:val="0"/>
        </w:rPr>
        <w:t>chain</w:t>
      </w:r>
      <w:r w:rsidRPr="00811779">
        <w:rPr>
          <w:rFonts w:ascii="Consolas" w:eastAsia="宋体" w:hAnsi="Consolas" w:cs="宋体"/>
          <w:color w:val="000000"/>
          <w:kern w:val="0"/>
        </w:rPr>
        <w:t xml:space="preserve"> = </w:t>
      </w:r>
      <w:r w:rsidRPr="00811779">
        <w:rPr>
          <w:rFonts w:ascii="Consolas" w:eastAsia="宋体" w:hAnsi="Consolas" w:cs="宋体"/>
          <w:color w:val="001080"/>
          <w:kern w:val="0"/>
        </w:rPr>
        <w:t>model</w:t>
      </w:r>
      <w:r w:rsidRPr="00811779">
        <w:rPr>
          <w:rFonts w:ascii="Consolas" w:eastAsia="宋体" w:hAnsi="Consolas" w:cs="宋体"/>
          <w:color w:val="000000"/>
          <w:kern w:val="0"/>
        </w:rPr>
        <w:t>[</w:t>
      </w:r>
      <w:r w:rsidRPr="00811779">
        <w:rPr>
          <w:rFonts w:ascii="Consolas" w:eastAsia="宋体" w:hAnsi="Consolas" w:cs="宋体"/>
          <w:color w:val="A31515"/>
          <w:kern w:val="0"/>
        </w:rPr>
        <w:t>'A'</w:t>
      </w:r>
      <w:r w:rsidRPr="00811779">
        <w:rPr>
          <w:rFonts w:ascii="Consolas" w:eastAsia="宋体" w:hAnsi="Consolas" w:cs="宋体"/>
          <w:color w:val="000000"/>
          <w:kern w:val="0"/>
        </w:rPr>
        <w:t>]</w:t>
      </w:r>
    </w:p>
    <w:p w14:paraId="3A18FF89" w14:textId="77777777"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p>
    <w:p w14:paraId="6C0FFC97" w14:textId="77777777"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r w:rsidRPr="00811779">
        <w:rPr>
          <w:rFonts w:ascii="Consolas" w:eastAsia="宋体" w:hAnsi="Consolas" w:cs="宋体"/>
          <w:color w:val="000000"/>
          <w:kern w:val="0"/>
        </w:rPr>
        <w:t xml:space="preserve">    </w:t>
      </w:r>
      <w:proofErr w:type="spellStart"/>
      <w:r w:rsidRPr="00811779">
        <w:rPr>
          <w:rFonts w:ascii="Consolas" w:eastAsia="宋体" w:hAnsi="Consolas" w:cs="宋体"/>
          <w:color w:val="001080"/>
          <w:kern w:val="0"/>
        </w:rPr>
        <w:t>dssp</w:t>
      </w:r>
      <w:proofErr w:type="spellEnd"/>
      <w:r w:rsidRPr="00811779">
        <w:rPr>
          <w:rFonts w:ascii="Consolas" w:eastAsia="宋体" w:hAnsi="Consolas" w:cs="宋体"/>
          <w:color w:val="000000"/>
          <w:kern w:val="0"/>
        </w:rPr>
        <w:t xml:space="preserve"> = </w:t>
      </w:r>
      <w:r w:rsidRPr="00811779">
        <w:rPr>
          <w:rFonts w:ascii="Consolas" w:eastAsia="宋体" w:hAnsi="Consolas" w:cs="宋体"/>
          <w:color w:val="267F99"/>
          <w:kern w:val="0"/>
        </w:rPr>
        <w:t>DSSP</w:t>
      </w:r>
      <w:r w:rsidRPr="00811779">
        <w:rPr>
          <w:rFonts w:ascii="Consolas" w:eastAsia="宋体" w:hAnsi="Consolas" w:cs="宋体"/>
          <w:color w:val="000000"/>
          <w:kern w:val="0"/>
        </w:rPr>
        <w:t>(</w:t>
      </w:r>
      <w:r w:rsidRPr="00811779">
        <w:rPr>
          <w:rFonts w:ascii="Consolas" w:eastAsia="宋体" w:hAnsi="Consolas" w:cs="宋体"/>
          <w:color w:val="001080"/>
          <w:kern w:val="0"/>
        </w:rPr>
        <w:t>model</w:t>
      </w:r>
      <w:r w:rsidRPr="00811779">
        <w:rPr>
          <w:rFonts w:ascii="Consolas" w:eastAsia="宋体" w:hAnsi="Consolas" w:cs="宋体"/>
          <w:color w:val="000000"/>
          <w:kern w:val="0"/>
        </w:rPr>
        <w:t xml:space="preserve">, </w:t>
      </w:r>
      <w:proofErr w:type="spellStart"/>
      <w:r w:rsidRPr="00811779">
        <w:rPr>
          <w:rFonts w:ascii="Consolas" w:eastAsia="宋体" w:hAnsi="Consolas" w:cs="宋体"/>
          <w:color w:val="001080"/>
          <w:kern w:val="0"/>
        </w:rPr>
        <w:t>pdb_file</w:t>
      </w:r>
      <w:proofErr w:type="spellEnd"/>
      <w:r w:rsidRPr="00811779">
        <w:rPr>
          <w:rFonts w:ascii="Consolas" w:eastAsia="宋体" w:hAnsi="Consolas" w:cs="宋体"/>
          <w:color w:val="000000"/>
          <w:kern w:val="0"/>
        </w:rPr>
        <w:t>)</w:t>
      </w:r>
    </w:p>
    <w:p w14:paraId="3C5A142F" w14:textId="77777777"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r w:rsidRPr="00811779">
        <w:rPr>
          <w:rFonts w:ascii="Consolas" w:eastAsia="宋体" w:hAnsi="Consolas" w:cs="宋体"/>
          <w:color w:val="000000"/>
          <w:kern w:val="0"/>
        </w:rPr>
        <w:lastRenderedPageBreak/>
        <w:t xml:space="preserve">    </w:t>
      </w:r>
      <w:proofErr w:type="spellStart"/>
      <w:r w:rsidRPr="00811779">
        <w:rPr>
          <w:rFonts w:ascii="Consolas" w:eastAsia="宋体" w:hAnsi="Consolas" w:cs="宋体"/>
          <w:color w:val="001080"/>
          <w:kern w:val="0"/>
        </w:rPr>
        <w:t>dssp_keys</w:t>
      </w:r>
      <w:proofErr w:type="spellEnd"/>
      <w:r w:rsidRPr="00811779">
        <w:rPr>
          <w:rFonts w:ascii="Consolas" w:eastAsia="宋体" w:hAnsi="Consolas" w:cs="宋体"/>
          <w:color w:val="000000"/>
          <w:kern w:val="0"/>
        </w:rPr>
        <w:t xml:space="preserve"> = </w:t>
      </w:r>
      <w:r w:rsidRPr="00811779">
        <w:rPr>
          <w:rFonts w:ascii="Consolas" w:eastAsia="宋体" w:hAnsi="Consolas" w:cs="宋体"/>
          <w:color w:val="267F99"/>
          <w:kern w:val="0"/>
        </w:rPr>
        <w:t>list</w:t>
      </w:r>
      <w:r w:rsidRPr="00811779">
        <w:rPr>
          <w:rFonts w:ascii="Consolas" w:eastAsia="宋体" w:hAnsi="Consolas" w:cs="宋体"/>
          <w:color w:val="000000"/>
          <w:kern w:val="0"/>
        </w:rPr>
        <w:t>(</w:t>
      </w:r>
      <w:proofErr w:type="spellStart"/>
      <w:r w:rsidRPr="00811779">
        <w:rPr>
          <w:rFonts w:ascii="Consolas" w:eastAsia="宋体" w:hAnsi="Consolas" w:cs="宋体"/>
          <w:color w:val="001080"/>
          <w:kern w:val="0"/>
        </w:rPr>
        <w:t>dssp</w:t>
      </w:r>
      <w:r w:rsidRPr="00811779">
        <w:rPr>
          <w:rFonts w:ascii="Consolas" w:eastAsia="宋体" w:hAnsi="Consolas" w:cs="宋体"/>
          <w:color w:val="000000"/>
          <w:kern w:val="0"/>
        </w:rPr>
        <w:t>.</w:t>
      </w:r>
      <w:r w:rsidRPr="00811779">
        <w:rPr>
          <w:rFonts w:ascii="Consolas" w:eastAsia="宋体" w:hAnsi="Consolas" w:cs="宋体"/>
          <w:color w:val="795E26"/>
          <w:kern w:val="0"/>
        </w:rPr>
        <w:t>keys</w:t>
      </w:r>
      <w:proofErr w:type="spellEnd"/>
      <w:r w:rsidRPr="00811779">
        <w:rPr>
          <w:rFonts w:ascii="Consolas" w:eastAsia="宋体" w:hAnsi="Consolas" w:cs="宋体"/>
          <w:color w:val="000000"/>
          <w:kern w:val="0"/>
        </w:rPr>
        <w:t>())</w:t>
      </w:r>
    </w:p>
    <w:p w14:paraId="75CF3B76" w14:textId="77777777"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p>
    <w:p w14:paraId="2A2922A4" w14:textId="77777777"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r w:rsidRPr="00811779">
        <w:rPr>
          <w:rFonts w:ascii="Consolas" w:eastAsia="宋体" w:hAnsi="Consolas" w:cs="宋体"/>
          <w:color w:val="000000"/>
          <w:kern w:val="0"/>
        </w:rPr>
        <w:t xml:space="preserve">    </w:t>
      </w:r>
      <w:proofErr w:type="spellStart"/>
      <w:r w:rsidRPr="00811779">
        <w:rPr>
          <w:rFonts w:ascii="Consolas" w:eastAsia="宋体" w:hAnsi="Consolas" w:cs="宋体"/>
          <w:color w:val="001080"/>
          <w:kern w:val="0"/>
        </w:rPr>
        <w:t>chain_len</w:t>
      </w:r>
      <w:proofErr w:type="spellEnd"/>
      <w:r w:rsidRPr="00811779">
        <w:rPr>
          <w:rFonts w:ascii="Consolas" w:eastAsia="宋体" w:hAnsi="Consolas" w:cs="宋体"/>
          <w:color w:val="000000"/>
          <w:kern w:val="0"/>
        </w:rPr>
        <w:t xml:space="preserve"> = </w:t>
      </w:r>
      <w:r w:rsidRPr="00811779">
        <w:rPr>
          <w:rFonts w:ascii="Consolas" w:eastAsia="宋体" w:hAnsi="Consolas" w:cs="宋体"/>
          <w:color w:val="098658"/>
          <w:kern w:val="0"/>
        </w:rPr>
        <w:t>0</w:t>
      </w:r>
    </w:p>
    <w:p w14:paraId="0722C253" w14:textId="77777777"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r w:rsidRPr="00811779">
        <w:rPr>
          <w:rFonts w:ascii="Consolas" w:eastAsia="宋体" w:hAnsi="Consolas" w:cs="宋体"/>
          <w:color w:val="000000"/>
          <w:kern w:val="0"/>
        </w:rPr>
        <w:t xml:space="preserve">    </w:t>
      </w:r>
      <w:proofErr w:type="spellStart"/>
      <w:r w:rsidRPr="00811779">
        <w:rPr>
          <w:rFonts w:ascii="Consolas" w:eastAsia="宋体" w:hAnsi="Consolas" w:cs="宋体"/>
          <w:color w:val="001080"/>
          <w:kern w:val="0"/>
        </w:rPr>
        <w:t>pos_list</w:t>
      </w:r>
      <w:proofErr w:type="spellEnd"/>
      <w:r w:rsidRPr="00811779">
        <w:rPr>
          <w:rFonts w:ascii="Consolas" w:eastAsia="宋体" w:hAnsi="Consolas" w:cs="宋体"/>
          <w:color w:val="000000"/>
          <w:kern w:val="0"/>
        </w:rPr>
        <w:t xml:space="preserve"> = []</w:t>
      </w:r>
    </w:p>
    <w:p w14:paraId="5B85AE56" w14:textId="77777777"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r w:rsidRPr="00811779">
        <w:rPr>
          <w:rFonts w:ascii="Consolas" w:eastAsia="宋体" w:hAnsi="Consolas" w:cs="宋体"/>
          <w:color w:val="000000"/>
          <w:kern w:val="0"/>
        </w:rPr>
        <w:t xml:space="preserve">    </w:t>
      </w:r>
      <w:proofErr w:type="spellStart"/>
      <w:r w:rsidRPr="00811779">
        <w:rPr>
          <w:rFonts w:ascii="Consolas" w:eastAsia="宋体" w:hAnsi="Consolas" w:cs="宋体"/>
          <w:color w:val="001080"/>
          <w:kern w:val="0"/>
        </w:rPr>
        <w:t>ss_list</w:t>
      </w:r>
      <w:proofErr w:type="spellEnd"/>
      <w:r w:rsidRPr="00811779">
        <w:rPr>
          <w:rFonts w:ascii="Consolas" w:eastAsia="宋体" w:hAnsi="Consolas" w:cs="宋体"/>
          <w:color w:val="000000"/>
          <w:kern w:val="0"/>
        </w:rPr>
        <w:t xml:space="preserve"> = []</w:t>
      </w:r>
    </w:p>
    <w:p w14:paraId="327DFE52" w14:textId="77777777"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r w:rsidRPr="00811779">
        <w:rPr>
          <w:rFonts w:ascii="Consolas" w:eastAsia="宋体" w:hAnsi="Consolas" w:cs="宋体"/>
          <w:color w:val="000000"/>
          <w:kern w:val="0"/>
        </w:rPr>
        <w:t xml:space="preserve">    </w:t>
      </w:r>
      <w:proofErr w:type="spellStart"/>
      <w:r w:rsidRPr="00811779">
        <w:rPr>
          <w:rFonts w:ascii="Consolas" w:eastAsia="宋体" w:hAnsi="Consolas" w:cs="宋体"/>
          <w:color w:val="001080"/>
          <w:kern w:val="0"/>
        </w:rPr>
        <w:t>CB_item_list</w:t>
      </w:r>
      <w:proofErr w:type="spellEnd"/>
      <w:r w:rsidRPr="00811779">
        <w:rPr>
          <w:rFonts w:ascii="Consolas" w:eastAsia="宋体" w:hAnsi="Consolas" w:cs="宋体"/>
          <w:color w:val="000000"/>
          <w:kern w:val="0"/>
        </w:rPr>
        <w:t xml:space="preserve"> = []</w:t>
      </w:r>
    </w:p>
    <w:p w14:paraId="26926AE7" w14:textId="77777777" w:rsidR="00811779" w:rsidRPr="00811779" w:rsidRDefault="00811779" w:rsidP="00811779">
      <w:pPr>
        <w:widowControl/>
        <w:shd w:val="clear" w:color="auto" w:fill="FFFFFF"/>
        <w:spacing w:after="240" w:line="285" w:lineRule="atLeast"/>
        <w:jc w:val="left"/>
        <w:rPr>
          <w:rFonts w:ascii="Consolas" w:eastAsia="宋体" w:hAnsi="Consolas" w:cs="宋体"/>
          <w:color w:val="000000"/>
          <w:kern w:val="0"/>
        </w:rPr>
      </w:pPr>
    </w:p>
    <w:p w14:paraId="7D91616C" w14:textId="63752333"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r w:rsidRPr="00811779">
        <w:rPr>
          <w:rFonts w:ascii="Consolas" w:eastAsia="宋体" w:hAnsi="Consolas" w:cs="宋体"/>
          <w:color w:val="000000"/>
          <w:kern w:val="0"/>
        </w:rPr>
        <w:t xml:space="preserve">    </w:t>
      </w:r>
      <w:r w:rsidRPr="00811779">
        <w:rPr>
          <w:rFonts w:ascii="Consolas" w:eastAsia="宋体" w:hAnsi="Consolas" w:cs="宋体"/>
          <w:color w:val="AF00DB"/>
          <w:kern w:val="0"/>
        </w:rPr>
        <w:t>for</w:t>
      </w:r>
      <w:r w:rsidRPr="00811779">
        <w:rPr>
          <w:rFonts w:ascii="Consolas" w:eastAsia="宋体" w:hAnsi="Consolas" w:cs="宋体"/>
          <w:color w:val="000000"/>
          <w:kern w:val="0"/>
        </w:rPr>
        <w:t xml:space="preserve"> </w:t>
      </w:r>
      <w:r w:rsidRPr="00811779">
        <w:rPr>
          <w:rFonts w:ascii="Consolas" w:eastAsia="宋体" w:hAnsi="Consolas" w:cs="宋体"/>
          <w:color w:val="001080"/>
          <w:kern w:val="0"/>
        </w:rPr>
        <w:t>res</w:t>
      </w:r>
      <w:r w:rsidRPr="00811779">
        <w:rPr>
          <w:rFonts w:ascii="Consolas" w:eastAsia="宋体" w:hAnsi="Consolas" w:cs="宋体"/>
          <w:color w:val="000000"/>
          <w:kern w:val="0"/>
        </w:rPr>
        <w:t xml:space="preserve"> </w:t>
      </w:r>
      <w:r w:rsidRPr="00811779">
        <w:rPr>
          <w:rFonts w:ascii="Consolas" w:eastAsia="宋体" w:hAnsi="Consolas" w:cs="宋体"/>
          <w:color w:val="AF00DB"/>
          <w:kern w:val="0"/>
        </w:rPr>
        <w:t>in</w:t>
      </w:r>
      <w:r w:rsidRPr="00811779">
        <w:rPr>
          <w:rFonts w:ascii="Consolas" w:eastAsia="宋体" w:hAnsi="Consolas" w:cs="宋体"/>
          <w:color w:val="000000"/>
          <w:kern w:val="0"/>
        </w:rPr>
        <w:t xml:space="preserve"> </w:t>
      </w:r>
      <w:proofErr w:type="spellStart"/>
      <w:r w:rsidRPr="00811779">
        <w:rPr>
          <w:rFonts w:ascii="Consolas" w:eastAsia="宋体" w:hAnsi="Consolas" w:cs="宋体"/>
          <w:color w:val="001080"/>
          <w:kern w:val="0"/>
        </w:rPr>
        <w:t>chain</w:t>
      </w:r>
      <w:r w:rsidRPr="00811779">
        <w:rPr>
          <w:rFonts w:ascii="Consolas" w:eastAsia="宋体" w:hAnsi="Consolas" w:cs="宋体"/>
          <w:color w:val="000000"/>
          <w:kern w:val="0"/>
        </w:rPr>
        <w:t>.get_residues</w:t>
      </w:r>
      <w:proofErr w:type="spellEnd"/>
      <w:r w:rsidRPr="00811779">
        <w:rPr>
          <w:rFonts w:ascii="Consolas" w:eastAsia="宋体" w:hAnsi="Consolas" w:cs="宋体"/>
          <w:color w:val="000000"/>
          <w:kern w:val="0"/>
        </w:rPr>
        <w:t>():</w:t>
      </w:r>
    </w:p>
    <w:p w14:paraId="4D536731" w14:textId="77777777"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r w:rsidRPr="00811779">
        <w:rPr>
          <w:rFonts w:ascii="Consolas" w:eastAsia="宋体" w:hAnsi="Consolas" w:cs="宋体"/>
          <w:color w:val="000000"/>
          <w:kern w:val="0"/>
        </w:rPr>
        <w:t xml:space="preserve">        </w:t>
      </w:r>
      <w:r w:rsidRPr="00811779">
        <w:rPr>
          <w:rFonts w:ascii="Consolas" w:eastAsia="宋体" w:hAnsi="Consolas" w:cs="宋体"/>
          <w:color w:val="008000"/>
          <w:kern w:val="0"/>
        </w:rPr>
        <w:t xml:space="preserve"># exclude situations like 1OJH_A.pdb ('H_MSE', 25, ' ') </w:t>
      </w:r>
    </w:p>
    <w:p w14:paraId="13AA9F7D" w14:textId="77777777"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r w:rsidRPr="00811779">
        <w:rPr>
          <w:rFonts w:ascii="Consolas" w:eastAsia="宋体" w:hAnsi="Consolas" w:cs="宋体"/>
          <w:color w:val="000000"/>
          <w:kern w:val="0"/>
        </w:rPr>
        <w:t xml:space="preserve">        </w:t>
      </w:r>
      <w:r w:rsidRPr="00811779">
        <w:rPr>
          <w:rFonts w:ascii="Consolas" w:eastAsia="宋体" w:hAnsi="Consolas" w:cs="宋体"/>
          <w:color w:val="AF00DB"/>
          <w:kern w:val="0"/>
        </w:rPr>
        <w:t>if</w:t>
      </w:r>
      <w:r w:rsidRPr="00811779">
        <w:rPr>
          <w:rFonts w:ascii="Consolas" w:eastAsia="宋体" w:hAnsi="Consolas" w:cs="宋体"/>
          <w:color w:val="000000"/>
          <w:kern w:val="0"/>
        </w:rPr>
        <w:t xml:space="preserve"> </w:t>
      </w:r>
      <w:proofErr w:type="spellStart"/>
      <w:r w:rsidRPr="00811779">
        <w:rPr>
          <w:rFonts w:ascii="Consolas" w:eastAsia="宋体" w:hAnsi="Consolas" w:cs="宋体"/>
          <w:color w:val="795E26"/>
          <w:kern w:val="0"/>
        </w:rPr>
        <w:t>is_aa</w:t>
      </w:r>
      <w:proofErr w:type="spellEnd"/>
      <w:r w:rsidRPr="00811779">
        <w:rPr>
          <w:rFonts w:ascii="Consolas" w:eastAsia="宋体" w:hAnsi="Consolas" w:cs="宋体"/>
          <w:color w:val="000000"/>
          <w:kern w:val="0"/>
        </w:rPr>
        <w:t>(</w:t>
      </w:r>
      <w:r w:rsidRPr="00811779">
        <w:rPr>
          <w:rFonts w:ascii="Consolas" w:eastAsia="宋体" w:hAnsi="Consolas" w:cs="宋体"/>
          <w:color w:val="001080"/>
          <w:kern w:val="0"/>
        </w:rPr>
        <w:t>res</w:t>
      </w:r>
      <w:r w:rsidRPr="00811779">
        <w:rPr>
          <w:rFonts w:ascii="Consolas" w:eastAsia="宋体" w:hAnsi="Consolas" w:cs="宋体"/>
          <w:color w:val="000000"/>
          <w:kern w:val="0"/>
        </w:rPr>
        <w:t>):</w:t>
      </w:r>
    </w:p>
    <w:p w14:paraId="2D3E557C" w14:textId="54FD03B4"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r w:rsidRPr="00811779">
        <w:rPr>
          <w:rFonts w:ascii="Consolas" w:eastAsia="宋体" w:hAnsi="Consolas" w:cs="宋体"/>
          <w:color w:val="000000"/>
          <w:kern w:val="0"/>
        </w:rPr>
        <w:t xml:space="preserve">            </w:t>
      </w:r>
      <w:proofErr w:type="spellStart"/>
      <w:r w:rsidRPr="00811779">
        <w:rPr>
          <w:rFonts w:ascii="Consolas" w:eastAsia="宋体" w:hAnsi="Consolas" w:cs="宋体"/>
          <w:color w:val="001080"/>
          <w:kern w:val="0"/>
        </w:rPr>
        <w:t>chain_len</w:t>
      </w:r>
      <w:proofErr w:type="spellEnd"/>
      <w:r w:rsidRPr="00811779">
        <w:rPr>
          <w:rFonts w:ascii="Consolas" w:eastAsia="宋体" w:hAnsi="Consolas" w:cs="宋体"/>
          <w:color w:val="000000"/>
          <w:kern w:val="0"/>
        </w:rPr>
        <w:t xml:space="preserve"> += </w:t>
      </w:r>
      <w:r w:rsidRPr="00811779">
        <w:rPr>
          <w:rFonts w:ascii="Consolas" w:eastAsia="宋体" w:hAnsi="Consolas" w:cs="宋体"/>
          <w:color w:val="098658"/>
          <w:kern w:val="0"/>
        </w:rPr>
        <w:t>1</w:t>
      </w:r>
    </w:p>
    <w:p w14:paraId="4B625282" w14:textId="77777777"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p>
    <w:p w14:paraId="1604249D" w14:textId="77777777"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r w:rsidRPr="00811779">
        <w:rPr>
          <w:rFonts w:ascii="Consolas" w:eastAsia="宋体" w:hAnsi="Consolas" w:cs="宋体"/>
          <w:color w:val="000000"/>
          <w:kern w:val="0"/>
        </w:rPr>
        <w:t xml:space="preserve">            </w:t>
      </w:r>
      <w:r w:rsidRPr="00811779">
        <w:rPr>
          <w:rFonts w:ascii="Consolas" w:eastAsia="宋体" w:hAnsi="Consolas" w:cs="宋体"/>
          <w:color w:val="008000"/>
          <w:kern w:val="0"/>
        </w:rPr>
        <w:t># 1. obtain secondary structure type</w:t>
      </w:r>
    </w:p>
    <w:p w14:paraId="37FD5747" w14:textId="77777777"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r w:rsidRPr="00811779">
        <w:rPr>
          <w:rFonts w:ascii="Consolas" w:eastAsia="宋体" w:hAnsi="Consolas" w:cs="宋体"/>
          <w:color w:val="000000"/>
          <w:kern w:val="0"/>
        </w:rPr>
        <w:t xml:space="preserve">            </w:t>
      </w:r>
      <w:proofErr w:type="spellStart"/>
      <w:r w:rsidRPr="00811779">
        <w:rPr>
          <w:rFonts w:ascii="Consolas" w:eastAsia="宋体" w:hAnsi="Consolas" w:cs="宋体"/>
          <w:color w:val="001080"/>
          <w:kern w:val="0"/>
        </w:rPr>
        <w:t>ss_type</w:t>
      </w:r>
      <w:proofErr w:type="spellEnd"/>
      <w:r w:rsidRPr="00811779">
        <w:rPr>
          <w:rFonts w:ascii="Consolas" w:eastAsia="宋体" w:hAnsi="Consolas" w:cs="宋体"/>
          <w:color w:val="000000"/>
          <w:kern w:val="0"/>
        </w:rPr>
        <w:t xml:space="preserve"> = </w:t>
      </w:r>
      <w:proofErr w:type="spellStart"/>
      <w:r w:rsidRPr="00811779">
        <w:rPr>
          <w:rFonts w:ascii="Consolas" w:eastAsia="宋体" w:hAnsi="Consolas" w:cs="宋体"/>
          <w:color w:val="001080"/>
          <w:kern w:val="0"/>
        </w:rPr>
        <w:t>dssp</w:t>
      </w:r>
      <w:proofErr w:type="spellEnd"/>
      <w:r w:rsidRPr="00811779">
        <w:rPr>
          <w:rFonts w:ascii="Consolas" w:eastAsia="宋体" w:hAnsi="Consolas" w:cs="宋体"/>
          <w:color w:val="000000"/>
          <w:kern w:val="0"/>
        </w:rPr>
        <w:t>[</w:t>
      </w:r>
      <w:proofErr w:type="spellStart"/>
      <w:r w:rsidRPr="00811779">
        <w:rPr>
          <w:rFonts w:ascii="Consolas" w:eastAsia="宋体" w:hAnsi="Consolas" w:cs="宋体"/>
          <w:color w:val="001080"/>
          <w:kern w:val="0"/>
        </w:rPr>
        <w:t>dssp_keys</w:t>
      </w:r>
      <w:proofErr w:type="spellEnd"/>
      <w:r w:rsidRPr="00811779">
        <w:rPr>
          <w:rFonts w:ascii="Consolas" w:eastAsia="宋体" w:hAnsi="Consolas" w:cs="宋体"/>
          <w:color w:val="000000"/>
          <w:kern w:val="0"/>
        </w:rPr>
        <w:t>[</w:t>
      </w:r>
      <w:r w:rsidRPr="00811779">
        <w:rPr>
          <w:rFonts w:ascii="Consolas" w:eastAsia="宋体" w:hAnsi="Consolas" w:cs="宋体"/>
          <w:color w:val="001080"/>
          <w:kern w:val="0"/>
        </w:rPr>
        <w:t>chain_len</w:t>
      </w:r>
      <w:r w:rsidRPr="00811779">
        <w:rPr>
          <w:rFonts w:ascii="Consolas" w:eastAsia="宋体" w:hAnsi="Consolas" w:cs="宋体"/>
          <w:color w:val="000000"/>
          <w:kern w:val="0"/>
        </w:rPr>
        <w:t>-</w:t>
      </w:r>
      <w:r w:rsidRPr="00811779">
        <w:rPr>
          <w:rFonts w:ascii="Consolas" w:eastAsia="宋体" w:hAnsi="Consolas" w:cs="宋体"/>
          <w:color w:val="098658"/>
          <w:kern w:val="0"/>
        </w:rPr>
        <w:t>1</w:t>
      </w:r>
      <w:r w:rsidRPr="00811779">
        <w:rPr>
          <w:rFonts w:ascii="Consolas" w:eastAsia="宋体" w:hAnsi="Consolas" w:cs="宋体"/>
          <w:color w:val="000000"/>
          <w:kern w:val="0"/>
        </w:rPr>
        <w:t>]][</w:t>
      </w:r>
      <w:r w:rsidRPr="00811779">
        <w:rPr>
          <w:rFonts w:ascii="Consolas" w:eastAsia="宋体" w:hAnsi="Consolas" w:cs="宋体"/>
          <w:color w:val="098658"/>
          <w:kern w:val="0"/>
        </w:rPr>
        <w:t>2</w:t>
      </w:r>
      <w:r w:rsidRPr="00811779">
        <w:rPr>
          <w:rFonts w:ascii="Consolas" w:eastAsia="宋体" w:hAnsi="Consolas" w:cs="宋体"/>
          <w:color w:val="000000"/>
          <w:kern w:val="0"/>
        </w:rPr>
        <w:t>]</w:t>
      </w:r>
    </w:p>
    <w:p w14:paraId="0D0A1A22" w14:textId="77777777"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r w:rsidRPr="00811779">
        <w:rPr>
          <w:rFonts w:ascii="Consolas" w:eastAsia="宋体" w:hAnsi="Consolas" w:cs="宋体"/>
          <w:color w:val="000000"/>
          <w:kern w:val="0"/>
        </w:rPr>
        <w:t xml:space="preserve">            </w:t>
      </w:r>
    </w:p>
    <w:p w14:paraId="57994DF0" w14:textId="77777777"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r w:rsidRPr="00811779">
        <w:rPr>
          <w:rFonts w:ascii="Consolas" w:eastAsia="宋体" w:hAnsi="Consolas" w:cs="宋体"/>
          <w:color w:val="000000"/>
          <w:kern w:val="0"/>
        </w:rPr>
        <w:t xml:space="preserve">            </w:t>
      </w:r>
      <w:r w:rsidRPr="00811779">
        <w:rPr>
          <w:rFonts w:ascii="Consolas" w:eastAsia="宋体" w:hAnsi="Consolas" w:cs="宋体"/>
          <w:color w:val="AF00DB"/>
          <w:kern w:val="0"/>
        </w:rPr>
        <w:t>if</w:t>
      </w:r>
      <w:r w:rsidRPr="00811779">
        <w:rPr>
          <w:rFonts w:ascii="Consolas" w:eastAsia="宋体" w:hAnsi="Consolas" w:cs="宋体"/>
          <w:color w:val="000000"/>
          <w:kern w:val="0"/>
        </w:rPr>
        <w:t xml:space="preserve"> </w:t>
      </w:r>
      <w:proofErr w:type="spellStart"/>
      <w:r w:rsidRPr="00811779">
        <w:rPr>
          <w:rFonts w:ascii="Consolas" w:eastAsia="宋体" w:hAnsi="Consolas" w:cs="宋体"/>
          <w:color w:val="001080"/>
          <w:kern w:val="0"/>
        </w:rPr>
        <w:t>ss_type</w:t>
      </w:r>
      <w:proofErr w:type="spellEnd"/>
      <w:r w:rsidRPr="00811779">
        <w:rPr>
          <w:rFonts w:ascii="Consolas" w:eastAsia="宋体" w:hAnsi="Consolas" w:cs="宋体"/>
          <w:color w:val="000000"/>
          <w:kern w:val="0"/>
        </w:rPr>
        <w:t xml:space="preserve"> == </w:t>
      </w:r>
      <w:r w:rsidRPr="00811779">
        <w:rPr>
          <w:rFonts w:ascii="Consolas" w:eastAsia="宋体" w:hAnsi="Consolas" w:cs="宋体"/>
          <w:color w:val="A31515"/>
          <w:kern w:val="0"/>
        </w:rPr>
        <w:t>'H'</w:t>
      </w:r>
      <w:r w:rsidRPr="00811779">
        <w:rPr>
          <w:rFonts w:ascii="Consolas" w:eastAsia="宋体" w:hAnsi="Consolas" w:cs="宋体"/>
          <w:color w:val="000000"/>
          <w:kern w:val="0"/>
        </w:rPr>
        <w:t>:</w:t>
      </w:r>
    </w:p>
    <w:p w14:paraId="2F4FC3E2" w14:textId="77777777"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r w:rsidRPr="00811779">
        <w:rPr>
          <w:rFonts w:ascii="Consolas" w:eastAsia="宋体" w:hAnsi="Consolas" w:cs="宋体"/>
          <w:color w:val="000000"/>
          <w:kern w:val="0"/>
        </w:rPr>
        <w:t xml:space="preserve">                </w:t>
      </w:r>
      <w:proofErr w:type="spellStart"/>
      <w:r w:rsidRPr="00811779">
        <w:rPr>
          <w:rFonts w:ascii="Consolas" w:eastAsia="宋体" w:hAnsi="Consolas" w:cs="宋体"/>
          <w:color w:val="001080"/>
          <w:kern w:val="0"/>
        </w:rPr>
        <w:t>ss_list</w:t>
      </w:r>
      <w:r w:rsidRPr="00811779">
        <w:rPr>
          <w:rFonts w:ascii="Consolas" w:eastAsia="宋体" w:hAnsi="Consolas" w:cs="宋体"/>
          <w:color w:val="000000"/>
          <w:kern w:val="0"/>
        </w:rPr>
        <w:t>.</w:t>
      </w:r>
      <w:r w:rsidRPr="00811779">
        <w:rPr>
          <w:rFonts w:ascii="Consolas" w:eastAsia="宋体" w:hAnsi="Consolas" w:cs="宋体"/>
          <w:color w:val="795E26"/>
          <w:kern w:val="0"/>
        </w:rPr>
        <w:t>append</w:t>
      </w:r>
      <w:proofErr w:type="spellEnd"/>
      <w:r w:rsidRPr="00811779">
        <w:rPr>
          <w:rFonts w:ascii="Consolas" w:eastAsia="宋体" w:hAnsi="Consolas" w:cs="宋体"/>
          <w:color w:val="000000"/>
          <w:kern w:val="0"/>
        </w:rPr>
        <w:t>(</w:t>
      </w:r>
      <w:r w:rsidRPr="00811779">
        <w:rPr>
          <w:rFonts w:ascii="Consolas" w:eastAsia="宋体" w:hAnsi="Consolas" w:cs="宋体"/>
          <w:color w:val="098658"/>
          <w:kern w:val="0"/>
        </w:rPr>
        <w:t>0</w:t>
      </w:r>
      <w:r w:rsidRPr="00811779">
        <w:rPr>
          <w:rFonts w:ascii="Consolas" w:eastAsia="宋体" w:hAnsi="Consolas" w:cs="宋体"/>
          <w:color w:val="000000"/>
          <w:kern w:val="0"/>
        </w:rPr>
        <w:t>)</w:t>
      </w:r>
    </w:p>
    <w:p w14:paraId="221A8AD2" w14:textId="77777777"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r w:rsidRPr="00811779">
        <w:rPr>
          <w:rFonts w:ascii="Consolas" w:eastAsia="宋体" w:hAnsi="Consolas" w:cs="宋体"/>
          <w:color w:val="000000"/>
          <w:kern w:val="0"/>
        </w:rPr>
        <w:t xml:space="preserve">            </w:t>
      </w:r>
      <w:proofErr w:type="spellStart"/>
      <w:r w:rsidRPr="00811779">
        <w:rPr>
          <w:rFonts w:ascii="Consolas" w:eastAsia="宋体" w:hAnsi="Consolas" w:cs="宋体"/>
          <w:color w:val="AF00DB"/>
          <w:kern w:val="0"/>
        </w:rPr>
        <w:t>elif</w:t>
      </w:r>
      <w:proofErr w:type="spellEnd"/>
      <w:r w:rsidRPr="00811779">
        <w:rPr>
          <w:rFonts w:ascii="Consolas" w:eastAsia="宋体" w:hAnsi="Consolas" w:cs="宋体"/>
          <w:color w:val="000000"/>
          <w:kern w:val="0"/>
        </w:rPr>
        <w:t xml:space="preserve"> </w:t>
      </w:r>
      <w:proofErr w:type="spellStart"/>
      <w:r w:rsidRPr="00811779">
        <w:rPr>
          <w:rFonts w:ascii="Consolas" w:eastAsia="宋体" w:hAnsi="Consolas" w:cs="宋体"/>
          <w:color w:val="001080"/>
          <w:kern w:val="0"/>
        </w:rPr>
        <w:t>ss_type</w:t>
      </w:r>
      <w:proofErr w:type="spellEnd"/>
      <w:r w:rsidRPr="00811779">
        <w:rPr>
          <w:rFonts w:ascii="Consolas" w:eastAsia="宋体" w:hAnsi="Consolas" w:cs="宋体"/>
          <w:color w:val="000000"/>
          <w:kern w:val="0"/>
        </w:rPr>
        <w:t xml:space="preserve"> == </w:t>
      </w:r>
      <w:r w:rsidRPr="00811779">
        <w:rPr>
          <w:rFonts w:ascii="Consolas" w:eastAsia="宋体" w:hAnsi="Consolas" w:cs="宋体"/>
          <w:color w:val="A31515"/>
          <w:kern w:val="0"/>
        </w:rPr>
        <w:t>'E'</w:t>
      </w:r>
      <w:r w:rsidRPr="00811779">
        <w:rPr>
          <w:rFonts w:ascii="Consolas" w:eastAsia="宋体" w:hAnsi="Consolas" w:cs="宋体"/>
          <w:color w:val="000000"/>
          <w:kern w:val="0"/>
        </w:rPr>
        <w:t>:</w:t>
      </w:r>
    </w:p>
    <w:p w14:paraId="6F4C6C55" w14:textId="77777777"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r w:rsidRPr="00811779">
        <w:rPr>
          <w:rFonts w:ascii="Consolas" w:eastAsia="宋体" w:hAnsi="Consolas" w:cs="宋体"/>
          <w:color w:val="000000"/>
          <w:kern w:val="0"/>
        </w:rPr>
        <w:t xml:space="preserve">                </w:t>
      </w:r>
      <w:proofErr w:type="spellStart"/>
      <w:r w:rsidRPr="00811779">
        <w:rPr>
          <w:rFonts w:ascii="Consolas" w:eastAsia="宋体" w:hAnsi="Consolas" w:cs="宋体"/>
          <w:color w:val="001080"/>
          <w:kern w:val="0"/>
        </w:rPr>
        <w:t>ss_list</w:t>
      </w:r>
      <w:r w:rsidRPr="00811779">
        <w:rPr>
          <w:rFonts w:ascii="Consolas" w:eastAsia="宋体" w:hAnsi="Consolas" w:cs="宋体"/>
          <w:color w:val="000000"/>
          <w:kern w:val="0"/>
        </w:rPr>
        <w:t>.</w:t>
      </w:r>
      <w:r w:rsidRPr="00811779">
        <w:rPr>
          <w:rFonts w:ascii="Consolas" w:eastAsia="宋体" w:hAnsi="Consolas" w:cs="宋体"/>
          <w:color w:val="795E26"/>
          <w:kern w:val="0"/>
        </w:rPr>
        <w:t>append</w:t>
      </w:r>
      <w:proofErr w:type="spellEnd"/>
      <w:r w:rsidRPr="00811779">
        <w:rPr>
          <w:rFonts w:ascii="Consolas" w:eastAsia="宋体" w:hAnsi="Consolas" w:cs="宋体"/>
          <w:color w:val="000000"/>
          <w:kern w:val="0"/>
        </w:rPr>
        <w:t>(</w:t>
      </w:r>
      <w:r w:rsidRPr="00811779">
        <w:rPr>
          <w:rFonts w:ascii="Consolas" w:eastAsia="宋体" w:hAnsi="Consolas" w:cs="宋体"/>
          <w:color w:val="098658"/>
          <w:kern w:val="0"/>
        </w:rPr>
        <w:t>1</w:t>
      </w:r>
      <w:r w:rsidRPr="00811779">
        <w:rPr>
          <w:rFonts w:ascii="Consolas" w:eastAsia="宋体" w:hAnsi="Consolas" w:cs="宋体"/>
          <w:color w:val="000000"/>
          <w:kern w:val="0"/>
        </w:rPr>
        <w:t>)</w:t>
      </w:r>
    </w:p>
    <w:p w14:paraId="61E4F51C" w14:textId="77777777"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r w:rsidRPr="00811779">
        <w:rPr>
          <w:rFonts w:ascii="Consolas" w:eastAsia="宋体" w:hAnsi="Consolas" w:cs="宋体"/>
          <w:color w:val="000000"/>
          <w:kern w:val="0"/>
        </w:rPr>
        <w:t xml:space="preserve">            </w:t>
      </w:r>
      <w:r w:rsidRPr="00811779">
        <w:rPr>
          <w:rFonts w:ascii="Consolas" w:eastAsia="宋体" w:hAnsi="Consolas" w:cs="宋体"/>
          <w:color w:val="AF00DB"/>
          <w:kern w:val="0"/>
        </w:rPr>
        <w:t>else</w:t>
      </w:r>
      <w:r w:rsidRPr="00811779">
        <w:rPr>
          <w:rFonts w:ascii="Consolas" w:eastAsia="宋体" w:hAnsi="Consolas" w:cs="宋体"/>
          <w:color w:val="000000"/>
          <w:kern w:val="0"/>
        </w:rPr>
        <w:t>:</w:t>
      </w:r>
    </w:p>
    <w:p w14:paraId="279C134F" w14:textId="77777777"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r w:rsidRPr="00811779">
        <w:rPr>
          <w:rFonts w:ascii="Consolas" w:eastAsia="宋体" w:hAnsi="Consolas" w:cs="宋体"/>
          <w:color w:val="000000"/>
          <w:kern w:val="0"/>
        </w:rPr>
        <w:t xml:space="preserve">                </w:t>
      </w:r>
      <w:proofErr w:type="spellStart"/>
      <w:r w:rsidRPr="00811779">
        <w:rPr>
          <w:rFonts w:ascii="Consolas" w:eastAsia="宋体" w:hAnsi="Consolas" w:cs="宋体"/>
          <w:color w:val="001080"/>
          <w:kern w:val="0"/>
        </w:rPr>
        <w:t>ss_list</w:t>
      </w:r>
      <w:r w:rsidRPr="00811779">
        <w:rPr>
          <w:rFonts w:ascii="Consolas" w:eastAsia="宋体" w:hAnsi="Consolas" w:cs="宋体"/>
          <w:color w:val="000000"/>
          <w:kern w:val="0"/>
        </w:rPr>
        <w:t>.</w:t>
      </w:r>
      <w:r w:rsidRPr="00811779">
        <w:rPr>
          <w:rFonts w:ascii="Consolas" w:eastAsia="宋体" w:hAnsi="Consolas" w:cs="宋体"/>
          <w:color w:val="795E26"/>
          <w:kern w:val="0"/>
        </w:rPr>
        <w:t>append</w:t>
      </w:r>
      <w:proofErr w:type="spellEnd"/>
      <w:r w:rsidRPr="00811779">
        <w:rPr>
          <w:rFonts w:ascii="Consolas" w:eastAsia="宋体" w:hAnsi="Consolas" w:cs="宋体"/>
          <w:color w:val="000000"/>
          <w:kern w:val="0"/>
        </w:rPr>
        <w:t>(</w:t>
      </w:r>
      <w:r w:rsidRPr="00811779">
        <w:rPr>
          <w:rFonts w:ascii="Consolas" w:eastAsia="宋体" w:hAnsi="Consolas" w:cs="宋体"/>
          <w:color w:val="098658"/>
          <w:kern w:val="0"/>
        </w:rPr>
        <w:t>2</w:t>
      </w:r>
      <w:r w:rsidRPr="00811779">
        <w:rPr>
          <w:rFonts w:ascii="Consolas" w:eastAsia="宋体" w:hAnsi="Consolas" w:cs="宋体"/>
          <w:color w:val="000000"/>
          <w:kern w:val="0"/>
        </w:rPr>
        <w:t>)</w:t>
      </w:r>
    </w:p>
    <w:p w14:paraId="299D72E6" w14:textId="77777777" w:rsidR="00811779" w:rsidRPr="00811779" w:rsidRDefault="00811779" w:rsidP="00811779">
      <w:pPr>
        <w:widowControl/>
        <w:shd w:val="clear" w:color="auto" w:fill="FFFFFF"/>
        <w:spacing w:after="240" w:line="285" w:lineRule="atLeast"/>
        <w:jc w:val="left"/>
        <w:rPr>
          <w:rFonts w:ascii="Consolas" w:eastAsia="宋体" w:hAnsi="Consolas" w:cs="宋体"/>
          <w:color w:val="000000"/>
          <w:kern w:val="0"/>
        </w:rPr>
      </w:pPr>
    </w:p>
    <w:p w14:paraId="184DBA0C" w14:textId="77777777"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r w:rsidRPr="00811779">
        <w:rPr>
          <w:rFonts w:ascii="Consolas" w:eastAsia="宋体" w:hAnsi="Consolas" w:cs="宋体"/>
          <w:color w:val="000000"/>
          <w:kern w:val="0"/>
        </w:rPr>
        <w:t xml:space="preserve">            </w:t>
      </w:r>
      <w:r w:rsidRPr="00811779">
        <w:rPr>
          <w:rFonts w:ascii="Consolas" w:eastAsia="宋体" w:hAnsi="Consolas" w:cs="宋体"/>
          <w:color w:val="008000"/>
          <w:kern w:val="0"/>
        </w:rPr>
        <w:t># 2. obtain C-alpha and C-beta position</w:t>
      </w:r>
    </w:p>
    <w:p w14:paraId="78E725B0" w14:textId="77777777"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r w:rsidRPr="00811779">
        <w:rPr>
          <w:rFonts w:ascii="Consolas" w:eastAsia="宋体" w:hAnsi="Consolas" w:cs="宋体"/>
          <w:color w:val="000000"/>
          <w:kern w:val="0"/>
        </w:rPr>
        <w:t xml:space="preserve">            </w:t>
      </w:r>
      <w:proofErr w:type="spellStart"/>
      <w:r w:rsidRPr="00811779">
        <w:rPr>
          <w:rFonts w:ascii="Consolas" w:eastAsia="宋体" w:hAnsi="Consolas" w:cs="宋体"/>
          <w:color w:val="001080"/>
          <w:kern w:val="0"/>
        </w:rPr>
        <w:t>atom_CA</w:t>
      </w:r>
      <w:proofErr w:type="spellEnd"/>
      <w:r w:rsidRPr="00811779">
        <w:rPr>
          <w:rFonts w:ascii="Consolas" w:eastAsia="宋体" w:hAnsi="Consolas" w:cs="宋体"/>
          <w:color w:val="000000"/>
          <w:kern w:val="0"/>
        </w:rPr>
        <w:t xml:space="preserve"> = </w:t>
      </w:r>
      <w:r w:rsidRPr="00811779">
        <w:rPr>
          <w:rFonts w:ascii="Consolas" w:eastAsia="宋体" w:hAnsi="Consolas" w:cs="宋体"/>
          <w:color w:val="001080"/>
          <w:kern w:val="0"/>
        </w:rPr>
        <w:t>res</w:t>
      </w:r>
      <w:r w:rsidRPr="00811779">
        <w:rPr>
          <w:rFonts w:ascii="Consolas" w:eastAsia="宋体" w:hAnsi="Consolas" w:cs="宋体"/>
          <w:color w:val="000000"/>
          <w:kern w:val="0"/>
        </w:rPr>
        <w:t>[</w:t>
      </w:r>
      <w:r w:rsidRPr="00811779">
        <w:rPr>
          <w:rFonts w:ascii="Consolas" w:eastAsia="宋体" w:hAnsi="Consolas" w:cs="宋体"/>
          <w:color w:val="A31515"/>
          <w:kern w:val="0"/>
        </w:rPr>
        <w:t>'CA'</w:t>
      </w:r>
      <w:r w:rsidRPr="00811779">
        <w:rPr>
          <w:rFonts w:ascii="Consolas" w:eastAsia="宋体" w:hAnsi="Consolas" w:cs="宋体"/>
          <w:color w:val="000000"/>
          <w:kern w:val="0"/>
        </w:rPr>
        <w:t>]</w:t>
      </w:r>
    </w:p>
    <w:p w14:paraId="569DCE24" w14:textId="77777777"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r w:rsidRPr="00811779">
        <w:rPr>
          <w:rFonts w:ascii="Consolas" w:eastAsia="宋体" w:hAnsi="Consolas" w:cs="宋体"/>
          <w:color w:val="000000"/>
          <w:kern w:val="0"/>
        </w:rPr>
        <w:t xml:space="preserve">            </w:t>
      </w:r>
      <w:proofErr w:type="spellStart"/>
      <w:r w:rsidRPr="00811779">
        <w:rPr>
          <w:rFonts w:ascii="Consolas" w:eastAsia="宋体" w:hAnsi="Consolas" w:cs="宋体"/>
          <w:color w:val="001080"/>
          <w:kern w:val="0"/>
        </w:rPr>
        <w:t>pos_list</w:t>
      </w:r>
      <w:r w:rsidRPr="00811779">
        <w:rPr>
          <w:rFonts w:ascii="Consolas" w:eastAsia="宋体" w:hAnsi="Consolas" w:cs="宋体"/>
          <w:color w:val="000000"/>
          <w:kern w:val="0"/>
        </w:rPr>
        <w:t>.</w:t>
      </w:r>
      <w:r w:rsidRPr="00811779">
        <w:rPr>
          <w:rFonts w:ascii="Consolas" w:eastAsia="宋体" w:hAnsi="Consolas" w:cs="宋体"/>
          <w:color w:val="795E26"/>
          <w:kern w:val="0"/>
        </w:rPr>
        <w:t>append</w:t>
      </w:r>
      <w:proofErr w:type="spellEnd"/>
      <w:r w:rsidRPr="00811779">
        <w:rPr>
          <w:rFonts w:ascii="Consolas" w:eastAsia="宋体" w:hAnsi="Consolas" w:cs="宋体"/>
          <w:color w:val="000000"/>
          <w:kern w:val="0"/>
        </w:rPr>
        <w:t>(</w:t>
      </w:r>
      <w:r w:rsidRPr="00811779">
        <w:rPr>
          <w:rFonts w:ascii="Consolas" w:eastAsia="宋体" w:hAnsi="Consolas" w:cs="宋体"/>
          <w:color w:val="267F99"/>
          <w:kern w:val="0"/>
        </w:rPr>
        <w:t>list</w:t>
      </w:r>
      <w:r w:rsidRPr="00811779">
        <w:rPr>
          <w:rFonts w:ascii="Consolas" w:eastAsia="宋体" w:hAnsi="Consolas" w:cs="宋体"/>
          <w:color w:val="000000"/>
          <w:kern w:val="0"/>
        </w:rPr>
        <w:t>(</w:t>
      </w:r>
      <w:proofErr w:type="spellStart"/>
      <w:r w:rsidRPr="00811779">
        <w:rPr>
          <w:rFonts w:ascii="Consolas" w:eastAsia="宋体" w:hAnsi="Consolas" w:cs="宋体"/>
          <w:color w:val="001080"/>
          <w:kern w:val="0"/>
        </w:rPr>
        <w:t>atom_CA</w:t>
      </w:r>
      <w:r w:rsidRPr="00811779">
        <w:rPr>
          <w:rFonts w:ascii="Consolas" w:eastAsia="宋体" w:hAnsi="Consolas" w:cs="宋体"/>
          <w:color w:val="000000"/>
          <w:kern w:val="0"/>
        </w:rPr>
        <w:t>.coord</w:t>
      </w:r>
      <w:proofErr w:type="spellEnd"/>
      <w:r w:rsidRPr="00811779">
        <w:rPr>
          <w:rFonts w:ascii="Consolas" w:eastAsia="宋体" w:hAnsi="Consolas" w:cs="宋体"/>
          <w:color w:val="000000"/>
          <w:kern w:val="0"/>
        </w:rPr>
        <w:t>))</w:t>
      </w:r>
    </w:p>
    <w:p w14:paraId="7EFA28FF" w14:textId="77777777"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p>
    <w:p w14:paraId="5E03AA62" w14:textId="77777777"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r w:rsidRPr="00811779">
        <w:rPr>
          <w:rFonts w:ascii="Consolas" w:eastAsia="宋体" w:hAnsi="Consolas" w:cs="宋体"/>
          <w:color w:val="000000"/>
          <w:kern w:val="0"/>
        </w:rPr>
        <w:t xml:space="preserve">            </w:t>
      </w:r>
      <w:r w:rsidRPr="00811779">
        <w:rPr>
          <w:rFonts w:ascii="Consolas" w:eastAsia="宋体" w:hAnsi="Consolas" w:cs="宋体"/>
          <w:color w:val="AF00DB"/>
          <w:kern w:val="0"/>
        </w:rPr>
        <w:t>try</w:t>
      </w:r>
      <w:r w:rsidRPr="00811779">
        <w:rPr>
          <w:rFonts w:ascii="Consolas" w:eastAsia="宋体" w:hAnsi="Consolas" w:cs="宋体"/>
          <w:color w:val="000000"/>
          <w:kern w:val="0"/>
        </w:rPr>
        <w:t>:</w:t>
      </w:r>
    </w:p>
    <w:p w14:paraId="4DAC533C" w14:textId="77777777"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r w:rsidRPr="00811779">
        <w:rPr>
          <w:rFonts w:ascii="Consolas" w:eastAsia="宋体" w:hAnsi="Consolas" w:cs="宋体"/>
          <w:color w:val="000000"/>
          <w:kern w:val="0"/>
        </w:rPr>
        <w:t xml:space="preserve">                </w:t>
      </w:r>
      <w:proofErr w:type="spellStart"/>
      <w:r w:rsidRPr="00811779">
        <w:rPr>
          <w:rFonts w:ascii="Consolas" w:eastAsia="宋体" w:hAnsi="Consolas" w:cs="宋体"/>
          <w:color w:val="001080"/>
          <w:kern w:val="0"/>
        </w:rPr>
        <w:t>atom_CB</w:t>
      </w:r>
      <w:proofErr w:type="spellEnd"/>
      <w:r w:rsidRPr="00811779">
        <w:rPr>
          <w:rFonts w:ascii="Consolas" w:eastAsia="宋体" w:hAnsi="Consolas" w:cs="宋体"/>
          <w:color w:val="000000"/>
          <w:kern w:val="0"/>
        </w:rPr>
        <w:t xml:space="preserve"> = </w:t>
      </w:r>
      <w:r w:rsidRPr="00811779">
        <w:rPr>
          <w:rFonts w:ascii="Consolas" w:eastAsia="宋体" w:hAnsi="Consolas" w:cs="宋体"/>
          <w:color w:val="001080"/>
          <w:kern w:val="0"/>
        </w:rPr>
        <w:t>res</w:t>
      </w:r>
      <w:r w:rsidRPr="00811779">
        <w:rPr>
          <w:rFonts w:ascii="Consolas" w:eastAsia="宋体" w:hAnsi="Consolas" w:cs="宋体"/>
          <w:color w:val="000000"/>
          <w:kern w:val="0"/>
        </w:rPr>
        <w:t>[</w:t>
      </w:r>
      <w:r w:rsidRPr="00811779">
        <w:rPr>
          <w:rFonts w:ascii="Consolas" w:eastAsia="宋体" w:hAnsi="Consolas" w:cs="宋体"/>
          <w:color w:val="A31515"/>
          <w:kern w:val="0"/>
        </w:rPr>
        <w:t>'CB'</w:t>
      </w:r>
      <w:r w:rsidRPr="00811779">
        <w:rPr>
          <w:rFonts w:ascii="Consolas" w:eastAsia="宋体" w:hAnsi="Consolas" w:cs="宋体"/>
          <w:color w:val="000000"/>
          <w:kern w:val="0"/>
        </w:rPr>
        <w:t>]</w:t>
      </w:r>
    </w:p>
    <w:p w14:paraId="6701F245" w14:textId="77777777"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r w:rsidRPr="00811779">
        <w:rPr>
          <w:rFonts w:ascii="Consolas" w:eastAsia="宋体" w:hAnsi="Consolas" w:cs="宋体"/>
          <w:color w:val="000000"/>
          <w:kern w:val="0"/>
        </w:rPr>
        <w:t xml:space="preserve">                </w:t>
      </w:r>
      <w:proofErr w:type="spellStart"/>
      <w:r w:rsidRPr="00811779">
        <w:rPr>
          <w:rFonts w:ascii="Consolas" w:eastAsia="宋体" w:hAnsi="Consolas" w:cs="宋体"/>
          <w:color w:val="001080"/>
          <w:kern w:val="0"/>
        </w:rPr>
        <w:t>CB_item_list</w:t>
      </w:r>
      <w:r w:rsidRPr="00811779">
        <w:rPr>
          <w:rFonts w:ascii="Consolas" w:eastAsia="宋体" w:hAnsi="Consolas" w:cs="宋体"/>
          <w:color w:val="000000"/>
          <w:kern w:val="0"/>
        </w:rPr>
        <w:t>.</w:t>
      </w:r>
      <w:r w:rsidRPr="00811779">
        <w:rPr>
          <w:rFonts w:ascii="Consolas" w:eastAsia="宋体" w:hAnsi="Consolas" w:cs="宋体"/>
          <w:color w:val="795E26"/>
          <w:kern w:val="0"/>
        </w:rPr>
        <w:t>append</w:t>
      </w:r>
      <w:proofErr w:type="spellEnd"/>
      <w:r w:rsidRPr="00811779">
        <w:rPr>
          <w:rFonts w:ascii="Consolas" w:eastAsia="宋体" w:hAnsi="Consolas" w:cs="宋体"/>
          <w:color w:val="000000"/>
          <w:kern w:val="0"/>
        </w:rPr>
        <w:t>(</w:t>
      </w:r>
      <w:proofErr w:type="spellStart"/>
      <w:r w:rsidRPr="00811779">
        <w:rPr>
          <w:rFonts w:ascii="Consolas" w:eastAsia="宋体" w:hAnsi="Consolas" w:cs="宋体"/>
          <w:color w:val="001080"/>
          <w:kern w:val="0"/>
        </w:rPr>
        <w:t>atom_CB</w:t>
      </w:r>
      <w:proofErr w:type="spellEnd"/>
      <w:r w:rsidRPr="00811779">
        <w:rPr>
          <w:rFonts w:ascii="Consolas" w:eastAsia="宋体" w:hAnsi="Consolas" w:cs="宋体"/>
          <w:color w:val="000000"/>
          <w:kern w:val="0"/>
        </w:rPr>
        <w:t>)</w:t>
      </w:r>
    </w:p>
    <w:p w14:paraId="50B83A3A" w14:textId="77777777"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r w:rsidRPr="00811779">
        <w:rPr>
          <w:rFonts w:ascii="Consolas" w:eastAsia="宋体" w:hAnsi="Consolas" w:cs="宋体"/>
          <w:color w:val="000000"/>
          <w:kern w:val="0"/>
        </w:rPr>
        <w:t xml:space="preserve">            </w:t>
      </w:r>
      <w:r w:rsidRPr="00811779">
        <w:rPr>
          <w:rFonts w:ascii="Consolas" w:eastAsia="宋体" w:hAnsi="Consolas" w:cs="宋体"/>
          <w:color w:val="AF00DB"/>
          <w:kern w:val="0"/>
        </w:rPr>
        <w:t>except</w:t>
      </w:r>
      <w:r w:rsidRPr="00811779">
        <w:rPr>
          <w:rFonts w:ascii="Consolas" w:eastAsia="宋体" w:hAnsi="Consolas" w:cs="宋体"/>
          <w:color w:val="000000"/>
          <w:kern w:val="0"/>
        </w:rPr>
        <w:t>:</w:t>
      </w:r>
    </w:p>
    <w:p w14:paraId="469E91E5" w14:textId="77777777"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r w:rsidRPr="00811779">
        <w:rPr>
          <w:rFonts w:ascii="Consolas" w:eastAsia="宋体" w:hAnsi="Consolas" w:cs="宋体"/>
          <w:color w:val="000000"/>
          <w:kern w:val="0"/>
        </w:rPr>
        <w:t xml:space="preserve">                </w:t>
      </w:r>
      <w:proofErr w:type="spellStart"/>
      <w:r w:rsidRPr="00811779">
        <w:rPr>
          <w:rFonts w:ascii="Consolas" w:eastAsia="宋体" w:hAnsi="Consolas" w:cs="宋体"/>
          <w:color w:val="001080"/>
          <w:kern w:val="0"/>
        </w:rPr>
        <w:t>CB_item_list</w:t>
      </w:r>
      <w:r w:rsidRPr="00811779">
        <w:rPr>
          <w:rFonts w:ascii="Consolas" w:eastAsia="宋体" w:hAnsi="Consolas" w:cs="宋体"/>
          <w:color w:val="000000"/>
          <w:kern w:val="0"/>
        </w:rPr>
        <w:t>.</w:t>
      </w:r>
      <w:r w:rsidRPr="00811779">
        <w:rPr>
          <w:rFonts w:ascii="Consolas" w:eastAsia="宋体" w:hAnsi="Consolas" w:cs="宋体"/>
          <w:color w:val="795E26"/>
          <w:kern w:val="0"/>
        </w:rPr>
        <w:t>append</w:t>
      </w:r>
      <w:proofErr w:type="spellEnd"/>
      <w:r w:rsidRPr="00811779">
        <w:rPr>
          <w:rFonts w:ascii="Consolas" w:eastAsia="宋体" w:hAnsi="Consolas" w:cs="宋体"/>
          <w:color w:val="000000"/>
          <w:kern w:val="0"/>
        </w:rPr>
        <w:t>(</w:t>
      </w:r>
      <w:r w:rsidRPr="00811779">
        <w:rPr>
          <w:rFonts w:ascii="Consolas" w:eastAsia="宋体" w:hAnsi="Consolas" w:cs="宋体"/>
          <w:color w:val="A31515"/>
          <w:kern w:val="0"/>
        </w:rPr>
        <w:t>''</w:t>
      </w:r>
      <w:r w:rsidRPr="00811779">
        <w:rPr>
          <w:rFonts w:ascii="Consolas" w:eastAsia="宋体" w:hAnsi="Consolas" w:cs="宋体"/>
          <w:color w:val="000000"/>
          <w:kern w:val="0"/>
        </w:rPr>
        <w:t>)</w:t>
      </w:r>
    </w:p>
    <w:p w14:paraId="34387CAE" w14:textId="098401B0" w:rsidR="00811779" w:rsidRDefault="00811779" w:rsidP="00811779">
      <w:pPr>
        <w:widowControl/>
        <w:shd w:val="clear" w:color="auto" w:fill="FFFFFF"/>
        <w:spacing w:line="285" w:lineRule="atLeast"/>
        <w:jc w:val="left"/>
        <w:rPr>
          <w:rFonts w:ascii="Consolas" w:eastAsia="宋体" w:hAnsi="Consolas" w:cs="宋体"/>
          <w:color w:val="008000"/>
          <w:kern w:val="0"/>
        </w:rPr>
      </w:pPr>
    </w:p>
    <w:p w14:paraId="284162A1" w14:textId="77777777" w:rsidR="0001004C" w:rsidRPr="00811779" w:rsidRDefault="0001004C" w:rsidP="00811779">
      <w:pPr>
        <w:widowControl/>
        <w:shd w:val="clear" w:color="auto" w:fill="FFFFFF"/>
        <w:spacing w:line="285" w:lineRule="atLeast"/>
        <w:jc w:val="left"/>
        <w:rPr>
          <w:rFonts w:ascii="Consolas" w:eastAsia="宋体" w:hAnsi="Consolas" w:cs="宋体"/>
          <w:color w:val="000000"/>
          <w:kern w:val="0"/>
        </w:rPr>
      </w:pPr>
    </w:p>
    <w:p w14:paraId="7613E976" w14:textId="77777777"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r w:rsidRPr="00811779">
        <w:rPr>
          <w:rFonts w:ascii="Consolas" w:eastAsia="宋体" w:hAnsi="Consolas" w:cs="宋体"/>
          <w:color w:val="000000"/>
          <w:kern w:val="0"/>
        </w:rPr>
        <w:t xml:space="preserve">    </w:t>
      </w:r>
      <w:r w:rsidRPr="00811779">
        <w:rPr>
          <w:rFonts w:ascii="Consolas" w:eastAsia="宋体" w:hAnsi="Consolas" w:cs="宋体"/>
          <w:color w:val="008000"/>
          <w:kern w:val="0"/>
        </w:rPr>
        <w:t># avoid residue missing in the middle of the sequence (see 1G3J_B.pdb)</w:t>
      </w:r>
    </w:p>
    <w:p w14:paraId="74F0544B" w14:textId="77777777"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r w:rsidRPr="00811779">
        <w:rPr>
          <w:rFonts w:ascii="Consolas" w:eastAsia="宋体" w:hAnsi="Consolas" w:cs="宋体"/>
          <w:color w:val="000000"/>
          <w:kern w:val="0"/>
        </w:rPr>
        <w:t xml:space="preserve">    </w:t>
      </w:r>
      <w:r w:rsidRPr="00811779">
        <w:rPr>
          <w:rFonts w:ascii="Consolas" w:eastAsia="宋体" w:hAnsi="Consolas" w:cs="宋体"/>
          <w:color w:val="AF00DB"/>
          <w:kern w:val="0"/>
        </w:rPr>
        <w:t>if</w:t>
      </w:r>
      <w:r w:rsidRPr="00811779">
        <w:rPr>
          <w:rFonts w:ascii="Consolas" w:eastAsia="宋体" w:hAnsi="Consolas" w:cs="宋体"/>
          <w:color w:val="000000"/>
          <w:kern w:val="0"/>
        </w:rPr>
        <w:t xml:space="preserve"> </w:t>
      </w:r>
      <w:proofErr w:type="spellStart"/>
      <w:r w:rsidRPr="00811779">
        <w:rPr>
          <w:rFonts w:ascii="Consolas" w:eastAsia="宋体" w:hAnsi="Consolas" w:cs="宋体"/>
          <w:color w:val="001080"/>
          <w:kern w:val="0"/>
        </w:rPr>
        <w:t>chain_len</w:t>
      </w:r>
      <w:proofErr w:type="spellEnd"/>
      <w:r w:rsidRPr="00811779">
        <w:rPr>
          <w:rFonts w:ascii="Consolas" w:eastAsia="宋体" w:hAnsi="Consolas" w:cs="宋体"/>
          <w:color w:val="000000"/>
          <w:kern w:val="0"/>
        </w:rPr>
        <w:t xml:space="preserve"> != </w:t>
      </w:r>
      <w:proofErr w:type="spellStart"/>
      <w:r w:rsidRPr="00811779">
        <w:rPr>
          <w:rFonts w:ascii="Consolas" w:eastAsia="宋体" w:hAnsi="Consolas" w:cs="宋体"/>
          <w:color w:val="001080"/>
          <w:kern w:val="0"/>
        </w:rPr>
        <w:t>dssp_keys</w:t>
      </w:r>
      <w:proofErr w:type="spellEnd"/>
      <w:r w:rsidRPr="00811779">
        <w:rPr>
          <w:rFonts w:ascii="Consolas" w:eastAsia="宋体" w:hAnsi="Consolas" w:cs="宋体"/>
          <w:color w:val="000000"/>
          <w:kern w:val="0"/>
        </w:rPr>
        <w:t>[-</w:t>
      </w:r>
      <w:r w:rsidRPr="00811779">
        <w:rPr>
          <w:rFonts w:ascii="Consolas" w:eastAsia="宋体" w:hAnsi="Consolas" w:cs="宋体"/>
          <w:color w:val="098658"/>
          <w:kern w:val="0"/>
        </w:rPr>
        <w:t>1</w:t>
      </w:r>
      <w:r w:rsidRPr="00811779">
        <w:rPr>
          <w:rFonts w:ascii="Consolas" w:eastAsia="宋体" w:hAnsi="Consolas" w:cs="宋体"/>
          <w:color w:val="000000"/>
          <w:kern w:val="0"/>
        </w:rPr>
        <w:t>][</w:t>
      </w:r>
      <w:r w:rsidRPr="00811779">
        <w:rPr>
          <w:rFonts w:ascii="Consolas" w:eastAsia="宋体" w:hAnsi="Consolas" w:cs="宋体"/>
          <w:color w:val="098658"/>
          <w:kern w:val="0"/>
        </w:rPr>
        <w:t>1</w:t>
      </w:r>
      <w:r w:rsidRPr="00811779">
        <w:rPr>
          <w:rFonts w:ascii="Consolas" w:eastAsia="宋体" w:hAnsi="Consolas" w:cs="宋体"/>
          <w:color w:val="000000"/>
          <w:kern w:val="0"/>
        </w:rPr>
        <w:t>][</w:t>
      </w:r>
      <w:r w:rsidRPr="00811779">
        <w:rPr>
          <w:rFonts w:ascii="Consolas" w:eastAsia="宋体" w:hAnsi="Consolas" w:cs="宋体"/>
          <w:color w:val="098658"/>
          <w:kern w:val="0"/>
        </w:rPr>
        <w:t>1</w:t>
      </w:r>
      <w:r w:rsidRPr="00811779">
        <w:rPr>
          <w:rFonts w:ascii="Consolas" w:eastAsia="宋体" w:hAnsi="Consolas" w:cs="宋体"/>
          <w:color w:val="000000"/>
          <w:kern w:val="0"/>
        </w:rPr>
        <w:t xml:space="preserve">] - </w:t>
      </w:r>
      <w:proofErr w:type="spellStart"/>
      <w:r w:rsidRPr="00811779">
        <w:rPr>
          <w:rFonts w:ascii="Consolas" w:eastAsia="宋体" w:hAnsi="Consolas" w:cs="宋体"/>
          <w:color w:val="001080"/>
          <w:kern w:val="0"/>
        </w:rPr>
        <w:t>dssp_keys</w:t>
      </w:r>
      <w:proofErr w:type="spellEnd"/>
      <w:r w:rsidRPr="00811779">
        <w:rPr>
          <w:rFonts w:ascii="Consolas" w:eastAsia="宋体" w:hAnsi="Consolas" w:cs="宋体"/>
          <w:color w:val="000000"/>
          <w:kern w:val="0"/>
        </w:rPr>
        <w:t>[</w:t>
      </w:r>
      <w:r w:rsidRPr="00811779">
        <w:rPr>
          <w:rFonts w:ascii="Consolas" w:eastAsia="宋体" w:hAnsi="Consolas" w:cs="宋体"/>
          <w:color w:val="098658"/>
          <w:kern w:val="0"/>
        </w:rPr>
        <w:t>0</w:t>
      </w:r>
      <w:r w:rsidRPr="00811779">
        <w:rPr>
          <w:rFonts w:ascii="Consolas" w:eastAsia="宋体" w:hAnsi="Consolas" w:cs="宋体"/>
          <w:color w:val="000000"/>
          <w:kern w:val="0"/>
        </w:rPr>
        <w:t>][</w:t>
      </w:r>
      <w:r w:rsidRPr="00811779">
        <w:rPr>
          <w:rFonts w:ascii="Consolas" w:eastAsia="宋体" w:hAnsi="Consolas" w:cs="宋体"/>
          <w:color w:val="098658"/>
          <w:kern w:val="0"/>
        </w:rPr>
        <w:t>1</w:t>
      </w:r>
      <w:r w:rsidRPr="00811779">
        <w:rPr>
          <w:rFonts w:ascii="Consolas" w:eastAsia="宋体" w:hAnsi="Consolas" w:cs="宋体"/>
          <w:color w:val="000000"/>
          <w:kern w:val="0"/>
        </w:rPr>
        <w:t>][</w:t>
      </w:r>
      <w:r w:rsidRPr="00811779">
        <w:rPr>
          <w:rFonts w:ascii="Consolas" w:eastAsia="宋体" w:hAnsi="Consolas" w:cs="宋体"/>
          <w:color w:val="098658"/>
          <w:kern w:val="0"/>
        </w:rPr>
        <w:t>1</w:t>
      </w:r>
      <w:r w:rsidRPr="00811779">
        <w:rPr>
          <w:rFonts w:ascii="Consolas" w:eastAsia="宋体" w:hAnsi="Consolas" w:cs="宋体"/>
          <w:color w:val="000000"/>
          <w:kern w:val="0"/>
        </w:rPr>
        <w:t xml:space="preserve">] + </w:t>
      </w:r>
      <w:r w:rsidRPr="00811779">
        <w:rPr>
          <w:rFonts w:ascii="Consolas" w:eastAsia="宋体" w:hAnsi="Consolas" w:cs="宋体"/>
          <w:color w:val="098658"/>
          <w:kern w:val="0"/>
        </w:rPr>
        <w:t>1</w:t>
      </w:r>
      <w:r w:rsidRPr="00811779">
        <w:rPr>
          <w:rFonts w:ascii="Consolas" w:eastAsia="宋体" w:hAnsi="Consolas" w:cs="宋体"/>
          <w:color w:val="000000"/>
          <w:kern w:val="0"/>
        </w:rPr>
        <w:t>:</w:t>
      </w:r>
    </w:p>
    <w:p w14:paraId="42DEA7F9" w14:textId="77777777"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r w:rsidRPr="00811779">
        <w:rPr>
          <w:rFonts w:ascii="Consolas" w:eastAsia="宋体" w:hAnsi="Consolas" w:cs="宋体"/>
          <w:color w:val="000000"/>
          <w:kern w:val="0"/>
        </w:rPr>
        <w:t xml:space="preserve">        </w:t>
      </w:r>
      <w:r w:rsidRPr="00811779">
        <w:rPr>
          <w:rFonts w:ascii="Consolas" w:eastAsia="宋体" w:hAnsi="Consolas" w:cs="宋体"/>
          <w:color w:val="AF00DB"/>
          <w:kern w:val="0"/>
        </w:rPr>
        <w:t>raise</w:t>
      </w:r>
      <w:r w:rsidRPr="00811779">
        <w:rPr>
          <w:rFonts w:ascii="Consolas" w:eastAsia="宋体" w:hAnsi="Consolas" w:cs="宋体"/>
          <w:color w:val="000000"/>
          <w:kern w:val="0"/>
        </w:rPr>
        <w:t xml:space="preserve"> </w:t>
      </w:r>
      <w:proofErr w:type="spellStart"/>
      <w:r w:rsidRPr="00811779">
        <w:rPr>
          <w:rFonts w:ascii="Consolas" w:eastAsia="宋体" w:hAnsi="Consolas" w:cs="宋体"/>
          <w:color w:val="267F99"/>
          <w:kern w:val="0"/>
        </w:rPr>
        <w:t>IndexError</w:t>
      </w:r>
      <w:proofErr w:type="spellEnd"/>
      <w:r w:rsidRPr="00811779">
        <w:rPr>
          <w:rFonts w:ascii="Consolas" w:eastAsia="宋体" w:hAnsi="Consolas" w:cs="宋体"/>
          <w:color w:val="000000"/>
          <w:kern w:val="0"/>
        </w:rPr>
        <w:t>(</w:t>
      </w:r>
      <w:r w:rsidRPr="00811779">
        <w:rPr>
          <w:rFonts w:ascii="Consolas" w:eastAsia="宋体" w:hAnsi="Consolas" w:cs="宋体"/>
          <w:color w:val="A31515"/>
          <w:kern w:val="0"/>
        </w:rPr>
        <w:t>'residue index mislabeled!'</w:t>
      </w:r>
      <w:r w:rsidRPr="00811779">
        <w:rPr>
          <w:rFonts w:ascii="Consolas" w:eastAsia="宋体" w:hAnsi="Consolas" w:cs="宋体"/>
          <w:color w:val="000000"/>
          <w:kern w:val="0"/>
        </w:rPr>
        <w:t>)</w:t>
      </w:r>
    </w:p>
    <w:p w14:paraId="72DED67E" w14:textId="0CEE63B7" w:rsidR="00811779" w:rsidRDefault="00811779" w:rsidP="00811779">
      <w:pPr>
        <w:widowControl/>
        <w:shd w:val="clear" w:color="auto" w:fill="FFFFFF"/>
        <w:spacing w:line="285" w:lineRule="atLeast"/>
        <w:jc w:val="left"/>
        <w:rPr>
          <w:rFonts w:ascii="Consolas" w:eastAsia="宋体" w:hAnsi="Consolas" w:cs="宋体"/>
          <w:color w:val="000000"/>
          <w:kern w:val="0"/>
        </w:rPr>
      </w:pPr>
    </w:p>
    <w:p w14:paraId="307426C4" w14:textId="77777777" w:rsidR="0001004C" w:rsidRPr="00811779" w:rsidRDefault="0001004C" w:rsidP="00811779">
      <w:pPr>
        <w:widowControl/>
        <w:shd w:val="clear" w:color="auto" w:fill="FFFFFF"/>
        <w:spacing w:line="285" w:lineRule="atLeast"/>
        <w:jc w:val="left"/>
        <w:rPr>
          <w:rFonts w:ascii="Consolas" w:eastAsia="宋体" w:hAnsi="Consolas" w:cs="宋体"/>
          <w:color w:val="000000"/>
          <w:kern w:val="0"/>
        </w:rPr>
      </w:pPr>
    </w:p>
    <w:p w14:paraId="69D79436" w14:textId="77777777"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r w:rsidRPr="00811779">
        <w:rPr>
          <w:rFonts w:ascii="Consolas" w:eastAsia="宋体" w:hAnsi="Consolas" w:cs="宋体"/>
          <w:color w:val="000000"/>
          <w:kern w:val="0"/>
        </w:rPr>
        <w:t xml:space="preserve">    </w:t>
      </w:r>
      <w:r w:rsidRPr="00811779">
        <w:rPr>
          <w:rFonts w:ascii="Consolas" w:eastAsia="宋体" w:hAnsi="Consolas" w:cs="宋体"/>
          <w:color w:val="008000"/>
          <w:kern w:val="0"/>
        </w:rPr>
        <w:t># 3. construct edges</w:t>
      </w:r>
    </w:p>
    <w:p w14:paraId="0E5DBFF3" w14:textId="77777777"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r w:rsidRPr="00811779">
        <w:rPr>
          <w:rFonts w:ascii="Consolas" w:eastAsia="宋体" w:hAnsi="Consolas" w:cs="宋体"/>
          <w:color w:val="000000"/>
          <w:kern w:val="0"/>
        </w:rPr>
        <w:t xml:space="preserve">    </w:t>
      </w:r>
      <w:proofErr w:type="spellStart"/>
      <w:r w:rsidRPr="00811779">
        <w:rPr>
          <w:rFonts w:ascii="Consolas" w:eastAsia="宋体" w:hAnsi="Consolas" w:cs="宋体"/>
          <w:color w:val="001080"/>
          <w:kern w:val="0"/>
        </w:rPr>
        <w:t>edge_list</w:t>
      </w:r>
      <w:proofErr w:type="spellEnd"/>
      <w:r w:rsidRPr="00811779">
        <w:rPr>
          <w:rFonts w:ascii="Consolas" w:eastAsia="宋体" w:hAnsi="Consolas" w:cs="宋体"/>
          <w:color w:val="000000"/>
          <w:kern w:val="0"/>
        </w:rPr>
        <w:t xml:space="preserve"> = []</w:t>
      </w:r>
    </w:p>
    <w:p w14:paraId="3D998912" w14:textId="77777777"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r w:rsidRPr="00811779">
        <w:rPr>
          <w:rFonts w:ascii="Consolas" w:eastAsia="宋体" w:hAnsi="Consolas" w:cs="宋体"/>
          <w:color w:val="000000"/>
          <w:kern w:val="0"/>
        </w:rPr>
        <w:t xml:space="preserve">    </w:t>
      </w:r>
      <w:proofErr w:type="spellStart"/>
      <w:r w:rsidRPr="00811779">
        <w:rPr>
          <w:rFonts w:ascii="Consolas" w:eastAsia="宋体" w:hAnsi="Consolas" w:cs="宋体"/>
          <w:color w:val="001080"/>
          <w:kern w:val="0"/>
        </w:rPr>
        <w:t>edge_type</w:t>
      </w:r>
      <w:proofErr w:type="spellEnd"/>
      <w:r w:rsidRPr="00811779">
        <w:rPr>
          <w:rFonts w:ascii="Consolas" w:eastAsia="宋体" w:hAnsi="Consolas" w:cs="宋体"/>
          <w:color w:val="000000"/>
          <w:kern w:val="0"/>
        </w:rPr>
        <w:t xml:space="preserve"> = []</w:t>
      </w:r>
    </w:p>
    <w:p w14:paraId="2CF00B46" w14:textId="67541230" w:rsidR="00811779" w:rsidRDefault="00811779" w:rsidP="00811779">
      <w:pPr>
        <w:widowControl/>
        <w:shd w:val="clear" w:color="auto" w:fill="FFFFFF"/>
        <w:spacing w:line="285" w:lineRule="atLeast"/>
        <w:jc w:val="left"/>
        <w:rPr>
          <w:rFonts w:ascii="Consolas" w:eastAsia="宋体" w:hAnsi="Consolas" w:cs="宋体"/>
          <w:color w:val="000000"/>
          <w:kern w:val="0"/>
        </w:rPr>
      </w:pPr>
    </w:p>
    <w:p w14:paraId="1F4AA025" w14:textId="77777777" w:rsidR="0001004C" w:rsidRPr="00811779" w:rsidRDefault="0001004C" w:rsidP="00811779">
      <w:pPr>
        <w:widowControl/>
        <w:shd w:val="clear" w:color="auto" w:fill="FFFFFF"/>
        <w:spacing w:line="285" w:lineRule="atLeast"/>
        <w:jc w:val="left"/>
        <w:rPr>
          <w:rFonts w:ascii="Consolas" w:eastAsia="宋体" w:hAnsi="Consolas" w:cs="宋体"/>
          <w:color w:val="000000"/>
          <w:kern w:val="0"/>
        </w:rPr>
      </w:pPr>
    </w:p>
    <w:p w14:paraId="0FED4DE1" w14:textId="77777777"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r w:rsidRPr="00811779">
        <w:rPr>
          <w:rFonts w:ascii="Consolas" w:eastAsia="宋体" w:hAnsi="Consolas" w:cs="宋体"/>
          <w:color w:val="000000"/>
          <w:kern w:val="0"/>
        </w:rPr>
        <w:lastRenderedPageBreak/>
        <w:t xml:space="preserve">    </w:t>
      </w:r>
      <w:r w:rsidRPr="00811779">
        <w:rPr>
          <w:rFonts w:ascii="Consolas" w:eastAsia="宋体" w:hAnsi="Consolas" w:cs="宋体"/>
          <w:color w:val="008000"/>
          <w:kern w:val="0"/>
        </w:rPr>
        <w:t xml:space="preserve"># </w:t>
      </w:r>
      <w:proofErr w:type="spellStart"/>
      <w:r w:rsidRPr="00811779">
        <w:rPr>
          <w:rFonts w:ascii="Consolas" w:eastAsia="宋体" w:hAnsi="Consolas" w:cs="宋体"/>
          <w:color w:val="008000"/>
          <w:kern w:val="0"/>
        </w:rPr>
        <w:t>i</w:t>
      </w:r>
      <w:proofErr w:type="spellEnd"/>
      <w:r w:rsidRPr="00811779">
        <w:rPr>
          <w:rFonts w:ascii="Consolas" w:eastAsia="宋体" w:hAnsi="Consolas" w:cs="宋体"/>
          <w:color w:val="008000"/>
          <w:kern w:val="0"/>
        </w:rPr>
        <w:t>) hydrogen-bond-based neighbors</w:t>
      </w:r>
    </w:p>
    <w:p w14:paraId="1DD1753A" w14:textId="77777777"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r w:rsidRPr="00811779">
        <w:rPr>
          <w:rFonts w:ascii="Consolas" w:eastAsia="宋体" w:hAnsi="Consolas" w:cs="宋体"/>
          <w:color w:val="000000"/>
          <w:kern w:val="0"/>
        </w:rPr>
        <w:t xml:space="preserve">    </w:t>
      </w:r>
      <w:r w:rsidRPr="00811779">
        <w:rPr>
          <w:rFonts w:ascii="Consolas" w:eastAsia="宋体" w:hAnsi="Consolas" w:cs="宋体"/>
          <w:color w:val="AF00DB"/>
          <w:kern w:val="0"/>
        </w:rPr>
        <w:t>for</w:t>
      </w:r>
      <w:r w:rsidRPr="00811779">
        <w:rPr>
          <w:rFonts w:ascii="Consolas" w:eastAsia="宋体" w:hAnsi="Consolas" w:cs="宋体"/>
          <w:color w:val="000000"/>
          <w:kern w:val="0"/>
        </w:rPr>
        <w:t xml:space="preserve"> </w:t>
      </w:r>
      <w:proofErr w:type="spellStart"/>
      <w:r w:rsidRPr="00811779">
        <w:rPr>
          <w:rFonts w:ascii="Consolas" w:eastAsia="宋体" w:hAnsi="Consolas" w:cs="宋体"/>
          <w:color w:val="001080"/>
          <w:kern w:val="0"/>
        </w:rPr>
        <w:t>i</w:t>
      </w:r>
      <w:proofErr w:type="spellEnd"/>
      <w:r w:rsidRPr="00811779">
        <w:rPr>
          <w:rFonts w:ascii="Consolas" w:eastAsia="宋体" w:hAnsi="Consolas" w:cs="宋体"/>
          <w:color w:val="000000"/>
          <w:kern w:val="0"/>
        </w:rPr>
        <w:t xml:space="preserve"> </w:t>
      </w:r>
      <w:r w:rsidRPr="00811779">
        <w:rPr>
          <w:rFonts w:ascii="Consolas" w:eastAsia="宋体" w:hAnsi="Consolas" w:cs="宋体"/>
          <w:color w:val="AF00DB"/>
          <w:kern w:val="0"/>
        </w:rPr>
        <w:t>in</w:t>
      </w:r>
      <w:r w:rsidRPr="00811779">
        <w:rPr>
          <w:rFonts w:ascii="Consolas" w:eastAsia="宋体" w:hAnsi="Consolas" w:cs="宋体"/>
          <w:color w:val="000000"/>
          <w:kern w:val="0"/>
        </w:rPr>
        <w:t xml:space="preserve"> </w:t>
      </w:r>
      <w:r w:rsidRPr="00811779">
        <w:rPr>
          <w:rFonts w:ascii="Consolas" w:eastAsia="宋体" w:hAnsi="Consolas" w:cs="宋体"/>
          <w:color w:val="267F99"/>
          <w:kern w:val="0"/>
        </w:rPr>
        <w:t>range</w:t>
      </w:r>
      <w:r w:rsidRPr="00811779">
        <w:rPr>
          <w:rFonts w:ascii="Consolas" w:eastAsia="宋体" w:hAnsi="Consolas" w:cs="宋体"/>
          <w:color w:val="000000"/>
          <w:kern w:val="0"/>
        </w:rPr>
        <w:t>(</w:t>
      </w:r>
      <w:r w:rsidRPr="00811779">
        <w:rPr>
          <w:rFonts w:ascii="Consolas" w:eastAsia="宋体" w:hAnsi="Consolas" w:cs="宋体"/>
          <w:color w:val="098658"/>
          <w:kern w:val="0"/>
        </w:rPr>
        <w:t>0</w:t>
      </w:r>
      <w:r w:rsidRPr="00811779">
        <w:rPr>
          <w:rFonts w:ascii="Consolas" w:eastAsia="宋体" w:hAnsi="Consolas" w:cs="宋体"/>
          <w:color w:val="000000"/>
          <w:kern w:val="0"/>
        </w:rPr>
        <w:t xml:space="preserve">, </w:t>
      </w:r>
      <w:proofErr w:type="spellStart"/>
      <w:r w:rsidRPr="00811779">
        <w:rPr>
          <w:rFonts w:ascii="Consolas" w:eastAsia="宋体" w:hAnsi="Consolas" w:cs="宋体"/>
          <w:color w:val="001080"/>
          <w:kern w:val="0"/>
        </w:rPr>
        <w:t>chain_len</w:t>
      </w:r>
      <w:proofErr w:type="spellEnd"/>
      <w:r w:rsidRPr="00811779">
        <w:rPr>
          <w:rFonts w:ascii="Consolas" w:eastAsia="宋体" w:hAnsi="Consolas" w:cs="宋体"/>
          <w:color w:val="000000"/>
          <w:kern w:val="0"/>
        </w:rPr>
        <w:t>):</w:t>
      </w:r>
    </w:p>
    <w:p w14:paraId="078AE64D" w14:textId="77777777"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r w:rsidRPr="00811779">
        <w:rPr>
          <w:rFonts w:ascii="Consolas" w:eastAsia="宋体" w:hAnsi="Consolas" w:cs="宋体"/>
          <w:color w:val="000000"/>
          <w:kern w:val="0"/>
        </w:rPr>
        <w:t xml:space="preserve">        </w:t>
      </w:r>
      <w:r w:rsidRPr="00811779">
        <w:rPr>
          <w:rFonts w:ascii="Consolas" w:eastAsia="宋体" w:hAnsi="Consolas" w:cs="宋体"/>
          <w:color w:val="AF00DB"/>
          <w:kern w:val="0"/>
        </w:rPr>
        <w:t>for</w:t>
      </w:r>
      <w:r w:rsidRPr="00811779">
        <w:rPr>
          <w:rFonts w:ascii="Consolas" w:eastAsia="宋体" w:hAnsi="Consolas" w:cs="宋体"/>
          <w:color w:val="000000"/>
          <w:kern w:val="0"/>
        </w:rPr>
        <w:t xml:space="preserve"> </w:t>
      </w:r>
      <w:r w:rsidRPr="00811779">
        <w:rPr>
          <w:rFonts w:ascii="Consolas" w:eastAsia="宋体" w:hAnsi="Consolas" w:cs="宋体"/>
          <w:color w:val="001080"/>
          <w:kern w:val="0"/>
        </w:rPr>
        <w:t>col</w:t>
      </w:r>
      <w:r w:rsidRPr="00811779">
        <w:rPr>
          <w:rFonts w:ascii="Consolas" w:eastAsia="宋体" w:hAnsi="Consolas" w:cs="宋体"/>
          <w:color w:val="000000"/>
          <w:kern w:val="0"/>
        </w:rPr>
        <w:t xml:space="preserve"> </w:t>
      </w:r>
      <w:r w:rsidRPr="00811779">
        <w:rPr>
          <w:rFonts w:ascii="Consolas" w:eastAsia="宋体" w:hAnsi="Consolas" w:cs="宋体"/>
          <w:color w:val="AF00DB"/>
          <w:kern w:val="0"/>
        </w:rPr>
        <w:t>in</w:t>
      </w:r>
      <w:r w:rsidRPr="00811779">
        <w:rPr>
          <w:rFonts w:ascii="Consolas" w:eastAsia="宋体" w:hAnsi="Consolas" w:cs="宋体"/>
          <w:color w:val="000000"/>
          <w:kern w:val="0"/>
        </w:rPr>
        <w:t xml:space="preserve"> [</w:t>
      </w:r>
      <w:r w:rsidRPr="00811779">
        <w:rPr>
          <w:rFonts w:ascii="Consolas" w:eastAsia="宋体" w:hAnsi="Consolas" w:cs="宋体"/>
          <w:color w:val="098658"/>
          <w:kern w:val="0"/>
        </w:rPr>
        <w:t>6</w:t>
      </w:r>
      <w:r w:rsidRPr="00811779">
        <w:rPr>
          <w:rFonts w:ascii="Consolas" w:eastAsia="宋体" w:hAnsi="Consolas" w:cs="宋体"/>
          <w:color w:val="000000"/>
          <w:kern w:val="0"/>
        </w:rPr>
        <w:t xml:space="preserve">, </w:t>
      </w:r>
      <w:r w:rsidRPr="00811779">
        <w:rPr>
          <w:rFonts w:ascii="Consolas" w:eastAsia="宋体" w:hAnsi="Consolas" w:cs="宋体"/>
          <w:color w:val="098658"/>
          <w:kern w:val="0"/>
        </w:rPr>
        <w:t>8</w:t>
      </w:r>
      <w:r w:rsidRPr="00811779">
        <w:rPr>
          <w:rFonts w:ascii="Consolas" w:eastAsia="宋体" w:hAnsi="Consolas" w:cs="宋体"/>
          <w:color w:val="000000"/>
          <w:kern w:val="0"/>
        </w:rPr>
        <w:t xml:space="preserve">, </w:t>
      </w:r>
      <w:r w:rsidRPr="00811779">
        <w:rPr>
          <w:rFonts w:ascii="Consolas" w:eastAsia="宋体" w:hAnsi="Consolas" w:cs="宋体"/>
          <w:color w:val="098658"/>
          <w:kern w:val="0"/>
        </w:rPr>
        <w:t>10</w:t>
      </w:r>
      <w:r w:rsidRPr="00811779">
        <w:rPr>
          <w:rFonts w:ascii="Consolas" w:eastAsia="宋体" w:hAnsi="Consolas" w:cs="宋体"/>
          <w:color w:val="000000"/>
          <w:kern w:val="0"/>
        </w:rPr>
        <w:t xml:space="preserve">, </w:t>
      </w:r>
      <w:r w:rsidRPr="00811779">
        <w:rPr>
          <w:rFonts w:ascii="Consolas" w:eastAsia="宋体" w:hAnsi="Consolas" w:cs="宋体"/>
          <w:color w:val="098658"/>
          <w:kern w:val="0"/>
        </w:rPr>
        <w:t>12</w:t>
      </w:r>
      <w:r w:rsidRPr="00811779">
        <w:rPr>
          <w:rFonts w:ascii="Consolas" w:eastAsia="宋体" w:hAnsi="Consolas" w:cs="宋体"/>
          <w:color w:val="000000"/>
          <w:kern w:val="0"/>
        </w:rPr>
        <w:t>]:</w:t>
      </w:r>
    </w:p>
    <w:p w14:paraId="76B1BC3C" w14:textId="77777777"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r w:rsidRPr="00811779">
        <w:rPr>
          <w:rFonts w:ascii="Consolas" w:eastAsia="宋体" w:hAnsi="Consolas" w:cs="宋体"/>
          <w:color w:val="000000"/>
          <w:kern w:val="0"/>
        </w:rPr>
        <w:t xml:space="preserve">            </w:t>
      </w:r>
      <w:proofErr w:type="spellStart"/>
      <w:r w:rsidRPr="00811779">
        <w:rPr>
          <w:rFonts w:ascii="Consolas" w:eastAsia="宋体" w:hAnsi="Consolas" w:cs="宋体"/>
          <w:color w:val="001080"/>
          <w:kern w:val="0"/>
        </w:rPr>
        <w:t>hbond_id</w:t>
      </w:r>
      <w:proofErr w:type="spellEnd"/>
      <w:r w:rsidRPr="00811779">
        <w:rPr>
          <w:rFonts w:ascii="Consolas" w:eastAsia="宋体" w:hAnsi="Consolas" w:cs="宋体"/>
          <w:color w:val="000000"/>
          <w:kern w:val="0"/>
        </w:rPr>
        <w:t xml:space="preserve"> = </w:t>
      </w:r>
      <w:r w:rsidRPr="00811779">
        <w:rPr>
          <w:rFonts w:ascii="Consolas" w:eastAsia="宋体" w:hAnsi="Consolas" w:cs="宋体"/>
          <w:color w:val="267F99"/>
          <w:kern w:val="0"/>
        </w:rPr>
        <w:t>int</w:t>
      </w:r>
      <w:r w:rsidRPr="00811779">
        <w:rPr>
          <w:rFonts w:ascii="Consolas" w:eastAsia="宋体" w:hAnsi="Consolas" w:cs="宋体"/>
          <w:color w:val="000000"/>
          <w:kern w:val="0"/>
        </w:rPr>
        <w:t>(</w:t>
      </w:r>
      <w:proofErr w:type="spellStart"/>
      <w:r w:rsidRPr="00811779">
        <w:rPr>
          <w:rFonts w:ascii="Consolas" w:eastAsia="宋体" w:hAnsi="Consolas" w:cs="宋体"/>
          <w:color w:val="001080"/>
          <w:kern w:val="0"/>
        </w:rPr>
        <w:t>dssp</w:t>
      </w:r>
      <w:proofErr w:type="spellEnd"/>
      <w:r w:rsidRPr="00811779">
        <w:rPr>
          <w:rFonts w:ascii="Consolas" w:eastAsia="宋体" w:hAnsi="Consolas" w:cs="宋体"/>
          <w:color w:val="000000"/>
          <w:kern w:val="0"/>
        </w:rPr>
        <w:t>[</w:t>
      </w:r>
      <w:proofErr w:type="spellStart"/>
      <w:r w:rsidRPr="00811779">
        <w:rPr>
          <w:rFonts w:ascii="Consolas" w:eastAsia="宋体" w:hAnsi="Consolas" w:cs="宋体"/>
          <w:color w:val="001080"/>
          <w:kern w:val="0"/>
        </w:rPr>
        <w:t>dssp_keys</w:t>
      </w:r>
      <w:proofErr w:type="spellEnd"/>
      <w:r w:rsidRPr="00811779">
        <w:rPr>
          <w:rFonts w:ascii="Consolas" w:eastAsia="宋体" w:hAnsi="Consolas" w:cs="宋体"/>
          <w:color w:val="000000"/>
          <w:kern w:val="0"/>
        </w:rPr>
        <w:t>[</w:t>
      </w:r>
      <w:proofErr w:type="spellStart"/>
      <w:r w:rsidRPr="00811779">
        <w:rPr>
          <w:rFonts w:ascii="Consolas" w:eastAsia="宋体" w:hAnsi="Consolas" w:cs="宋体"/>
          <w:color w:val="001080"/>
          <w:kern w:val="0"/>
        </w:rPr>
        <w:t>i</w:t>
      </w:r>
      <w:proofErr w:type="spellEnd"/>
      <w:r w:rsidRPr="00811779">
        <w:rPr>
          <w:rFonts w:ascii="Consolas" w:eastAsia="宋体" w:hAnsi="Consolas" w:cs="宋体"/>
          <w:color w:val="000000"/>
          <w:kern w:val="0"/>
        </w:rPr>
        <w:t>]][</w:t>
      </w:r>
      <w:r w:rsidRPr="00811779">
        <w:rPr>
          <w:rFonts w:ascii="Consolas" w:eastAsia="宋体" w:hAnsi="Consolas" w:cs="宋体"/>
          <w:color w:val="001080"/>
          <w:kern w:val="0"/>
        </w:rPr>
        <w:t>col</w:t>
      </w:r>
      <w:r w:rsidRPr="00811779">
        <w:rPr>
          <w:rFonts w:ascii="Consolas" w:eastAsia="宋体" w:hAnsi="Consolas" w:cs="宋体"/>
          <w:color w:val="000000"/>
          <w:kern w:val="0"/>
        </w:rPr>
        <w:t>])</w:t>
      </w:r>
    </w:p>
    <w:p w14:paraId="1B8F46B4" w14:textId="77777777"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r w:rsidRPr="00811779">
        <w:rPr>
          <w:rFonts w:ascii="Consolas" w:eastAsia="宋体" w:hAnsi="Consolas" w:cs="宋体"/>
          <w:color w:val="000000"/>
          <w:kern w:val="0"/>
        </w:rPr>
        <w:t xml:space="preserve">            </w:t>
      </w:r>
      <w:proofErr w:type="spellStart"/>
      <w:r w:rsidRPr="00811779">
        <w:rPr>
          <w:rFonts w:ascii="Consolas" w:eastAsia="宋体" w:hAnsi="Consolas" w:cs="宋体"/>
          <w:color w:val="001080"/>
          <w:kern w:val="0"/>
        </w:rPr>
        <w:t>hbond_energy</w:t>
      </w:r>
      <w:proofErr w:type="spellEnd"/>
      <w:r w:rsidRPr="00811779">
        <w:rPr>
          <w:rFonts w:ascii="Consolas" w:eastAsia="宋体" w:hAnsi="Consolas" w:cs="宋体"/>
          <w:color w:val="000000"/>
          <w:kern w:val="0"/>
        </w:rPr>
        <w:t xml:space="preserve"> = </w:t>
      </w:r>
      <w:r w:rsidRPr="00811779">
        <w:rPr>
          <w:rFonts w:ascii="Consolas" w:eastAsia="宋体" w:hAnsi="Consolas" w:cs="宋体"/>
          <w:color w:val="267F99"/>
          <w:kern w:val="0"/>
        </w:rPr>
        <w:t>float</w:t>
      </w:r>
      <w:r w:rsidRPr="00811779">
        <w:rPr>
          <w:rFonts w:ascii="Consolas" w:eastAsia="宋体" w:hAnsi="Consolas" w:cs="宋体"/>
          <w:color w:val="000000"/>
          <w:kern w:val="0"/>
        </w:rPr>
        <w:t>(</w:t>
      </w:r>
      <w:proofErr w:type="spellStart"/>
      <w:r w:rsidRPr="00811779">
        <w:rPr>
          <w:rFonts w:ascii="Consolas" w:eastAsia="宋体" w:hAnsi="Consolas" w:cs="宋体"/>
          <w:color w:val="001080"/>
          <w:kern w:val="0"/>
        </w:rPr>
        <w:t>dssp</w:t>
      </w:r>
      <w:proofErr w:type="spellEnd"/>
      <w:r w:rsidRPr="00811779">
        <w:rPr>
          <w:rFonts w:ascii="Consolas" w:eastAsia="宋体" w:hAnsi="Consolas" w:cs="宋体"/>
          <w:color w:val="000000"/>
          <w:kern w:val="0"/>
        </w:rPr>
        <w:t>[</w:t>
      </w:r>
      <w:proofErr w:type="spellStart"/>
      <w:r w:rsidRPr="00811779">
        <w:rPr>
          <w:rFonts w:ascii="Consolas" w:eastAsia="宋体" w:hAnsi="Consolas" w:cs="宋体"/>
          <w:color w:val="001080"/>
          <w:kern w:val="0"/>
        </w:rPr>
        <w:t>dssp_keys</w:t>
      </w:r>
      <w:proofErr w:type="spellEnd"/>
      <w:r w:rsidRPr="00811779">
        <w:rPr>
          <w:rFonts w:ascii="Consolas" w:eastAsia="宋体" w:hAnsi="Consolas" w:cs="宋体"/>
          <w:color w:val="000000"/>
          <w:kern w:val="0"/>
        </w:rPr>
        <w:t>[</w:t>
      </w:r>
      <w:proofErr w:type="spellStart"/>
      <w:r w:rsidRPr="00811779">
        <w:rPr>
          <w:rFonts w:ascii="Consolas" w:eastAsia="宋体" w:hAnsi="Consolas" w:cs="宋体"/>
          <w:color w:val="001080"/>
          <w:kern w:val="0"/>
        </w:rPr>
        <w:t>i</w:t>
      </w:r>
      <w:proofErr w:type="spellEnd"/>
      <w:r w:rsidRPr="00811779">
        <w:rPr>
          <w:rFonts w:ascii="Consolas" w:eastAsia="宋体" w:hAnsi="Consolas" w:cs="宋体"/>
          <w:color w:val="000000"/>
          <w:kern w:val="0"/>
        </w:rPr>
        <w:t>]][</w:t>
      </w:r>
      <w:r w:rsidRPr="00811779">
        <w:rPr>
          <w:rFonts w:ascii="Consolas" w:eastAsia="宋体" w:hAnsi="Consolas" w:cs="宋体"/>
          <w:color w:val="001080"/>
          <w:kern w:val="0"/>
        </w:rPr>
        <w:t>col</w:t>
      </w:r>
      <w:r w:rsidRPr="00811779">
        <w:rPr>
          <w:rFonts w:ascii="Consolas" w:eastAsia="宋体" w:hAnsi="Consolas" w:cs="宋体"/>
          <w:color w:val="000000"/>
          <w:kern w:val="0"/>
        </w:rPr>
        <w:t>+</w:t>
      </w:r>
      <w:r w:rsidRPr="00811779">
        <w:rPr>
          <w:rFonts w:ascii="Consolas" w:eastAsia="宋体" w:hAnsi="Consolas" w:cs="宋体"/>
          <w:color w:val="098658"/>
          <w:kern w:val="0"/>
        </w:rPr>
        <w:t>1</w:t>
      </w:r>
      <w:r w:rsidRPr="00811779">
        <w:rPr>
          <w:rFonts w:ascii="Consolas" w:eastAsia="宋体" w:hAnsi="Consolas" w:cs="宋体"/>
          <w:color w:val="000000"/>
          <w:kern w:val="0"/>
        </w:rPr>
        <w:t>])</w:t>
      </w:r>
    </w:p>
    <w:p w14:paraId="6298396F" w14:textId="77777777"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r w:rsidRPr="00811779">
        <w:rPr>
          <w:rFonts w:ascii="Consolas" w:eastAsia="宋体" w:hAnsi="Consolas" w:cs="宋体"/>
          <w:color w:val="000000"/>
          <w:kern w:val="0"/>
        </w:rPr>
        <w:t xml:space="preserve">            </w:t>
      </w:r>
    </w:p>
    <w:p w14:paraId="04E0538F" w14:textId="77777777"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r w:rsidRPr="00811779">
        <w:rPr>
          <w:rFonts w:ascii="Consolas" w:eastAsia="宋体" w:hAnsi="Consolas" w:cs="宋体"/>
          <w:color w:val="000000"/>
          <w:kern w:val="0"/>
        </w:rPr>
        <w:t xml:space="preserve">            </w:t>
      </w:r>
      <w:r w:rsidRPr="00811779">
        <w:rPr>
          <w:rFonts w:ascii="Consolas" w:eastAsia="宋体" w:hAnsi="Consolas" w:cs="宋体"/>
          <w:color w:val="008000"/>
          <w:kern w:val="0"/>
        </w:rPr>
        <w:t># only preserve alpha-alpha, alpha-beta, beta-beta</w:t>
      </w:r>
    </w:p>
    <w:p w14:paraId="66BD04AA" w14:textId="09409C36"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r w:rsidRPr="00811779">
        <w:rPr>
          <w:rFonts w:ascii="Consolas" w:eastAsia="宋体" w:hAnsi="Consolas" w:cs="宋体"/>
          <w:color w:val="000000"/>
          <w:kern w:val="0"/>
        </w:rPr>
        <w:t xml:space="preserve">            </w:t>
      </w:r>
      <w:r w:rsidRPr="00811779">
        <w:rPr>
          <w:rFonts w:ascii="Consolas" w:eastAsia="宋体" w:hAnsi="Consolas" w:cs="宋体"/>
          <w:color w:val="AF00DB"/>
          <w:kern w:val="0"/>
        </w:rPr>
        <w:t>if</w:t>
      </w:r>
      <w:r w:rsidRPr="00811779">
        <w:rPr>
          <w:rFonts w:ascii="Consolas" w:eastAsia="宋体" w:hAnsi="Consolas" w:cs="宋体"/>
          <w:color w:val="000000"/>
          <w:kern w:val="0"/>
        </w:rPr>
        <w:t xml:space="preserve"> (</w:t>
      </w:r>
      <w:proofErr w:type="spellStart"/>
      <w:r w:rsidRPr="00811779">
        <w:rPr>
          <w:rFonts w:ascii="Consolas" w:eastAsia="宋体" w:hAnsi="Consolas" w:cs="宋体"/>
          <w:color w:val="001080"/>
          <w:kern w:val="0"/>
        </w:rPr>
        <w:t>hbond_energy</w:t>
      </w:r>
      <w:proofErr w:type="spellEnd"/>
      <w:r w:rsidRPr="00811779">
        <w:rPr>
          <w:rFonts w:ascii="Consolas" w:eastAsia="宋体" w:hAnsi="Consolas" w:cs="宋体"/>
          <w:color w:val="000000"/>
          <w:kern w:val="0"/>
        </w:rPr>
        <w:t xml:space="preserve"> &lt;= </w:t>
      </w:r>
      <w:proofErr w:type="spellStart"/>
      <w:r w:rsidRPr="00811779">
        <w:rPr>
          <w:rFonts w:ascii="Consolas" w:eastAsia="宋体" w:hAnsi="Consolas" w:cs="宋体"/>
          <w:color w:val="001080"/>
          <w:kern w:val="0"/>
        </w:rPr>
        <w:t>hbond_threshold</w:t>
      </w:r>
      <w:proofErr w:type="spellEnd"/>
      <w:r w:rsidRPr="00811779">
        <w:rPr>
          <w:rFonts w:ascii="Consolas" w:eastAsia="宋体" w:hAnsi="Consolas" w:cs="宋体"/>
          <w:color w:val="000000"/>
          <w:kern w:val="0"/>
        </w:rPr>
        <w:t xml:space="preserve">) </w:t>
      </w:r>
      <w:r w:rsidRPr="00811779">
        <w:rPr>
          <w:rFonts w:ascii="Consolas" w:eastAsia="宋体" w:hAnsi="Consolas" w:cs="宋体"/>
          <w:color w:val="0000FF"/>
          <w:kern w:val="0"/>
        </w:rPr>
        <w:t>and</w:t>
      </w:r>
      <w:r w:rsidRPr="00811779">
        <w:rPr>
          <w:rFonts w:ascii="Consolas" w:eastAsia="宋体" w:hAnsi="Consolas" w:cs="宋体"/>
          <w:color w:val="000000"/>
          <w:kern w:val="0"/>
        </w:rPr>
        <w:t xml:space="preserve"> (</w:t>
      </w:r>
      <w:proofErr w:type="spellStart"/>
      <w:r w:rsidRPr="00811779">
        <w:rPr>
          <w:rFonts w:ascii="Consolas" w:eastAsia="宋体" w:hAnsi="Consolas" w:cs="宋体"/>
          <w:color w:val="001080"/>
          <w:kern w:val="0"/>
        </w:rPr>
        <w:t>hbond_id</w:t>
      </w:r>
      <w:proofErr w:type="spellEnd"/>
      <w:r w:rsidRPr="00811779">
        <w:rPr>
          <w:rFonts w:ascii="Consolas" w:eastAsia="宋体" w:hAnsi="Consolas" w:cs="宋体"/>
          <w:color w:val="000000"/>
          <w:kern w:val="0"/>
        </w:rPr>
        <w:t xml:space="preserve"> != </w:t>
      </w:r>
      <w:r w:rsidRPr="00811779">
        <w:rPr>
          <w:rFonts w:ascii="Consolas" w:eastAsia="宋体" w:hAnsi="Consolas" w:cs="宋体"/>
          <w:color w:val="098658"/>
          <w:kern w:val="0"/>
        </w:rPr>
        <w:t>0</w:t>
      </w:r>
      <w:r w:rsidRPr="00811779">
        <w:rPr>
          <w:rFonts w:ascii="Consolas" w:eastAsia="宋体" w:hAnsi="Consolas" w:cs="宋体"/>
          <w:color w:val="000000"/>
          <w:kern w:val="0"/>
        </w:rPr>
        <w:t xml:space="preserve">) </w:t>
      </w:r>
      <w:r w:rsidRPr="00811779">
        <w:rPr>
          <w:rFonts w:ascii="Consolas" w:eastAsia="宋体" w:hAnsi="Consolas" w:cs="宋体"/>
          <w:color w:val="0000FF"/>
          <w:kern w:val="0"/>
        </w:rPr>
        <w:t>and</w:t>
      </w:r>
      <w:r w:rsidRPr="00811779">
        <w:rPr>
          <w:rFonts w:ascii="Consolas" w:eastAsia="宋体" w:hAnsi="Consolas" w:cs="宋体"/>
          <w:color w:val="000000"/>
          <w:kern w:val="0"/>
        </w:rPr>
        <w:t xml:space="preserve"> ([</w:t>
      </w:r>
      <w:proofErr w:type="spellStart"/>
      <w:r w:rsidRPr="00811779">
        <w:rPr>
          <w:rFonts w:ascii="Consolas" w:eastAsia="宋体" w:hAnsi="Consolas" w:cs="宋体"/>
          <w:color w:val="001080"/>
          <w:kern w:val="0"/>
        </w:rPr>
        <w:t>i</w:t>
      </w:r>
      <w:proofErr w:type="spellEnd"/>
      <w:r w:rsidRPr="00811779">
        <w:rPr>
          <w:rFonts w:ascii="Consolas" w:eastAsia="宋体" w:hAnsi="Consolas" w:cs="宋体"/>
          <w:color w:val="000000"/>
          <w:kern w:val="0"/>
        </w:rPr>
        <w:t xml:space="preserve">, </w:t>
      </w:r>
      <w:proofErr w:type="spellStart"/>
      <w:r w:rsidRPr="00811779">
        <w:rPr>
          <w:rFonts w:ascii="Consolas" w:eastAsia="宋体" w:hAnsi="Consolas" w:cs="宋体"/>
          <w:color w:val="001080"/>
          <w:kern w:val="0"/>
        </w:rPr>
        <w:t>i</w:t>
      </w:r>
      <w:r w:rsidRPr="00811779">
        <w:rPr>
          <w:rFonts w:ascii="Consolas" w:eastAsia="宋体" w:hAnsi="Consolas" w:cs="宋体"/>
          <w:color w:val="000000"/>
          <w:kern w:val="0"/>
        </w:rPr>
        <w:t>+</w:t>
      </w:r>
      <w:r w:rsidRPr="00811779">
        <w:rPr>
          <w:rFonts w:ascii="Consolas" w:eastAsia="宋体" w:hAnsi="Consolas" w:cs="宋体"/>
          <w:color w:val="001080"/>
          <w:kern w:val="0"/>
        </w:rPr>
        <w:t>hbond_id</w:t>
      </w:r>
      <w:proofErr w:type="spellEnd"/>
      <w:r w:rsidRPr="00811779">
        <w:rPr>
          <w:rFonts w:ascii="Consolas" w:eastAsia="宋体" w:hAnsi="Consolas" w:cs="宋体"/>
          <w:color w:val="000000"/>
          <w:kern w:val="0"/>
        </w:rPr>
        <w:t xml:space="preserve">] </w:t>
      </w:r>
      <w:r w:rsidRPr="00811779">
        <w:rPr>
          <w:rFonts w:ascii="Consolas" w:eastAsia="宋体" w:hAnsi="Consolas" w:cs="宋体"/>
          <w:color w:val="0000FF"/>
          <w:kern w:val="0"/>
        </w:rPr>
        <w:t>not</w:t>
      </w:r>
      <w:r w:rsidRPr="00811779">
        <w:rPr>
          <w:rFonts w:ascii="Consolas" w:eastAsia="宋体" w:hAnsi="Consolas" w:cs="宋体"/>
          <w:color w:val="000000"/>
          <w:kern w:val="0"/>
        </w:rPr>
        <w:t xml:space="preserve"> </w:t>
      </w:r>
      <w:r w:rsidRPr="00811779">
        <w:rPr>
          <w:rFonts w:ascii="Consolas" w:eastAsia="宋体" w:hAnsi="Consolas" w:cs="宋体"/>
          <w:color w:val="0000FF"/>
          <w:kern w:val="0"/>
        </w:rPr>
        <w:t>in</w:t>
      </w:r>
      <w:r w:rsidRPr="00811779">
        <w:rPr>
          <w:rFonts w:ascii="Consolas" w:eastAsia="宋体" w:hAnsi="Consolas" w:cs="宋体"/>
          <w:color w:val="000000"/>
          <w:kern w:val="0"/>
        </w:rPr>
        <w:t xml:space="preserve"> </w:t>
      </w:r>
      <w:proofErr w:type="spellStart"/>
      <w:r w:rsidRPr="00811779">
        <w:rPr>
          <w:rFonts w:ascii="Consolas" w:eastAsia="宋体" w:hAnsi="Consolas" w:cs="宋体"/>
          <w:color w:val="001080"/>
          <w:kern w:val="0"/>
        </w:rPr>
        <w:t>edge_list</w:t>
      </w:r>
      <w:proofErr w:type="spellEnd"/>
      <w:r w:rsidRPr="00811779">
        <w:rPr>
          <w:rFonts w:ascii="Consolas" w:eastAsia="宋体" w:hAnsi="Consolas" w:cs="宋体"/>
          <w:color w:val="000000"/>
          <w:kern w:val="0"/>
        </w:rPr>
        <w:t xml:space="preserve">) </w:t>
      </w:r>
      <w:r w:rsidRPr="00811779">
        <w:rPr>
          <w:rFonts w:ascii="Consolas" w:eastAsia="宋体" w:hAnsi="Consolas" w:cs="宋体"/>
          <w:color w:val="0000FF"/>
          <w:kern w:val="0"/>
        </w:rPr>
        <w:t>and</w:t>
      </w:r>
      <w:r w:rsidRPr="00811779">
        <w:rPr>
          <w:rFonts w:ascii="Consolas" w:eastAsia="宋体" w:hAnsi="Consolas" w:cs="宋体"/>
          <w:color w:val="000000"/>
          <w:kern w:val="0"/>
        </w:rPr>
        <w:t xml:space="preserve"> ((</w:t>
      </w:r>
      <w:proofErr w:type="spellStart"/>
      <w:r w:rsidRPr="00811779">
        <w:rPr>
          <w:rFonts w:ascii="Consolas" w:eastAsia="宋体" w:hAnsi="Consolas" w:cs="宋体"/>
          <w:color w:val="001080"/>
          <w:kern w:val="0"/>
        </w:rPr>
        <w:t>i</w:t>
      </w:r>
      <w:r w:rsidRPr="00811779">
        <w:rPr>
          <w:rFonts w:ascii="Consolas" w:eastAsia="宋体" w:hAnsi="Consolas" w:cs="宋体"/>
          <w:color w:val="000000"/>
          <w:kern w:val="0"/>
        </w:rPr>
        <w:t>+</w:t>
      </w:r>
      <w:r w:rsidRPr="00811779">
        <w:rPr>
          <w:rFonts w:ascii="Consolas" w:eastAsia="宋体" w:hAnsi="Consolas" w:cs="宋体"/>
          <w:color w:val="001080"/>
          <w:kern w:val="0"/>
        </w:rPr>
        <w:t>hbond_id</w:t>
      </w:r>
      <w:proofErr w:type="spellEnd"/>
      <w:r w:rsidRPr="00811779">
        <w:rPr>
          <w:rFonts w:ascii="Consolas" w:eastAsia="宋体" w:hAnsi="Consolas" w:cs="宋体"/>
          <w:color w:val="000000"/>
          <w:kern w:val="0"/>
        </w:rPr>
        <w:t xml:space="preserve">) </w:t>
      </w:r>
      <w:r w:rsidRPr="00811779">
        <w:rPr>
          <w:rFonts w:ascii="Consolas" w:eastAsia="宋体" w:hAnsi="Consolas" w:cs="宋体"/>
          <w:color w:val="0000FF"/>
          <w:kern w:val="0"/>
        </w:rPr>
        <w:t>in</w:t>
      </w:r>
      <w:r w:rsidRPr="00811779">
        <w:rPr>
          <w:rFonts w:ascii="Consolas" w:eastAsia="宋体" w:hAnsi="Consolas" w:cs="宋体"/>
          <w:color w:val="000000"/>
          <w:kern w:val="0"/>
        </w:rPr>
        <w:t xml:space="preserve"> </w:t>
      </w:r>
      <w:r w:rsidRPr="00811779">
        <w:rPr>
          <w:rFonts w:ascii="Consolas" w:eastAsia="宋体" w:hAnsi="Consolas" w:cs="宋体"/>
          <w:color w:val="267F99"/>
          <w:kern w:val="0"/>
        </w:rPr>
        <w:t>range</w:t>
      </w:r>
      <w:r w:rsidRPr="00811779">
        <w:rPr>
          <w:rFonts w:ascii="Consolas" w:eastAsia="宋体" w:hAnsi="Consolas" w:cs="宋体"/>
          <w:color w:val="000000"/>
          <w:kern w:val="0"/>
        </w:rPr>
        <w:t>(</w:t>
      </w:r>
      <w:r w:rsidRPr="00811779">
        <w:rPr>
          <w:rFonts w:ascii="Consolas" w:eastAsia="宋体" w:hAnsi="Consolas" w:cs="宋体"/>
          <w:color w:val="098658"/>
          <w:kern w:val="0"/>
        </w:rPr>
        <w:t>0</w:t>
      </w:r>
      <w:r w:rsidRPr="00811779">
        <w:rPr>
          <w:rFonts w:ascii="Consolas" w:eastAsia="宋体" w:hAnsi="Consolas" w:cs="宋体"/>
          <w:color w:val="000000"/>
          <w:kern w:val="0"/>
        </w:rPr>
        <w:t xml:space="preserve">, </w:t>
      </w:r>
      <w:proofErr w:type="spellStart"/>
      <w:r w:rsidRPr="00811779">
        <w:rPr>
          <w:rFonts w:ascii="Consolas" w:eastAsia="宋体" w:hAnsi="Consolas" w:cs="宋体"/>
          <w:color w:val="001080"/>
          <w:kern w:val="0"/>
        </w:rPr>
        <w:t>chain_len</w:t>
      </w:r>
      <w:proofErr w:type="spellEnd"/>
      <w:r w:rsidRPr="00811779">
        <w:rPr>
          <w:rFonts w:ascii="Consolas" w:eastAsia="宋体" w:hAnsi="Consolas" w:cs="宋体"/>
          <w:color w:val="000000"/>
          <w:kern w:val="0"/>
        </w:rPr>
        <w:t xml:space="preserve">)) </w:t>
      </w:r>
      <w:r w:rsidRPr="00811779">
        <w:rPr>
          <w:rFonts w:ascii="Consolas" w:eastAsia="宋体" w:hAnsi="Consolas" w:cs="宋体"/>
          <w:color w:val="0000FF"/>
          <w:kern w:val="0"/>
        </w:rPr>
        <w:t>and</w:t>
      </w:r>
      <w:r w:rsidRPr="00811779">
        <w:rPr>
          <w:rFonts w:ascii="Consolas" w:eastAsia="宋体" w:hAnsi="Consolas" w:cs="宋体"/>
          <w:color w:val="000000"/>
          <w:kern w:val="0"/>
        </w:rPr>
        <w:t xml:space="preserve"> (</w:t>
      </w:r>
      <w:proofErr w:type="spellStart"/>
      <w:r w:rsidRPr="00811779">
        <w:rPr>
          <w:rFonts w:ascii="Consolas" w:eastAsia="宋体" w:hAnsi="Consolas" w:cs="宋体"/>
          <w:color w:val="001080"/>
          <w:kern w:val="0"/>
        </w:rPr>
        <w:t>dssp</w:t>
      </w:r>
      <w:proofErr w:type="spellEnd"/>
      <w:r w:rsidRPr="00811779">
        <w:rPr>
          <w:rFonts w:ascii="Consolas" w:eastAsia="宋体" w:hAnsi="Consolas" w:cs="宋体"/>
          <w:color w:val="000000"/>
          <w:kern w:val="0"/>
        </w:rPr>
        <w:t>[</w:t>
      </w:r>
      <w:proofErr w:type="spellStart"/>
      <w:r w:rsidRPr="00811779">
        <w:rPr>
          <w:rFonts w:ascii="Consolas" w:eastAsia="宋体" w:hAnsi="Consolas" w:cs="宋体"/>
          <w:color w:val="001080"/>
          <w:kern w:val="0"/>
        </w:rPr>
        <w:t>dssp_keys</w:t>
      </w:r>
      <w:proofErr w:type="spellEnd"/>
      <w:r w:rsidRPr="00811779">
        <w:rPr>
          <w:rFonts w:ascii="Consolas" w:eastAsia="宋体" w:hAnsi="Consolas" w:cs="宋体"/>
          <w:color w:val="000000"/>
          <w:kern w:val="0"/>
        </w:rPr>
        <w:t>[</w:t>
      </w:r>
      <w:proofErr w:type="spellStart"/>
      <w:r w:rsidRPr="00811779">
        <w:rPr>
          <w:rFonts w:ascii="Consolas" w:eastAsia="宋体" w:hAnsi="Consolas" w:cs="宋体"/>
          <w:color w:val="001080"/>
          <w:kern w:val="0"/>
        </w:rPr>
        <w:t>i</w:t>
      </w:r>
      <w:proofErr w:type="spellEnd"/>
      <w:r w:rsidRPr="00811779">
        <w:rPr>
          <w:rFonts w:ascii="Consolas" w:eastAsia="宋体" w:hAnsi="Consolas" w:cs="宋体"/>
          <w:color w:val="000000"/>
          <w:kern w:val="0"/>
        </w:rPr>
        <w:t>]][</w:t>
      </w:r>
      <w:r w:rsidRPr="00811779">
        <w:rPr>
          <w:rFonts w:ascii="Consolas" w:eastAsia="宋体" w:hAnsi="Consolas" w:cs="宋体"/>
          <w:color w:val="098658"/>
          <w:kern w:val="0"/>
        </w:rPr>
        <w:t>2</w:t>
      </w:r>
      <w:r w:rsidRPr="00811779">
        <w:rPr>
          <w:rFonts w:ascii="Consolas" w:eastAsia="宋体" w:hAnsi="Consolas" w:cs="宋体"/>
          <w:color w:val="000000"/>
          <w:kern w:val="0"/>
        </w:rPr>
        <w:t xml:space="preserve">] </w:t>
      </w:r>
      <w:r w:rsidRPr="00811779">
        <w:rPr>
          <w:rFonts w:ascii="Consolas" w:eastAsia="宋体" w:hAnsi="Consolas" w:cs="宋体"/>
          <w:color w:val="0000FF"/>
          <w:kern w:val="0"/>
        </w:rPr>
        <w:t>in</w:t>
      </w:r>
      <w:r w:rsidRPr="00811779">
        <w:rPr>
          <w:rFonts w:ascii="Consolas" w:eastAsia="宋体" w:hAnsi="Consolas" w:cs="宋体"/>
          <w:color w:val="000000"/>
          <w:kern w:val="0"/>
        </w:rPr>
        <w:t xml:space="preserve"> [</w:t>
      </w:r>
      <w:r w:rsidRPr="00811779">
        <w:rPr>
          <w:rFonts w:ascii="Consolas" w:eastAsia="宋体" w:hAnsi="Consolas" w:cs="宋体"/>
          <w:color w:val="A31515"/>
          <w:kern w:val="0"/>
        </w:rPr>
        <w:t>'H'</w:t>
      </w:r>
      <w:r w:rsidRPr="00811779">
        <w:rPr>
          <w:rFonts w:ascii="Consolas" w:eastAsia="宋体" w:hAnsi="Consolas" w:cs="宋体"/>
          <w:color w:val="000000"/>
          <w:kern w:val="0"/>
        </w:rPr>
        <w:t xml:space="preserve">, </w:t>
      </w:r>
      <w:r w:rsidRPr="00811779">
        <w:rPr>
          <w:rFonts w:ascii="Consolas" w:eastAsia="宋体" w:hAnsi="Consolas" w:cs="宋体"/>
          <w:color w:val="A31515"/>
          <w:kern w:val="0"/>
        </w:rPr>
        <w:t>'E'</w:t>
      </w:r>
      <w:r w:rsidRPr="00811779">
        <w:rPr>
          <w:rFonts w:ascii="Consolas" w:eastAsia="宋体" w:hAnsi="Consolas" w:cs="宋体"/>
          <w:color w:val="000000"/>
          <w:kern w:val="0"/>
        </w:rPr>
        <w:t xml:space="preserve">]) </w:t>
      </w:r>
      <w:r w:rsidRPr="00811779">
        <w:rPr>
          <w:rFonts w:ascii="Consolas" w:eastAsia="宋体" w:hAnsi="Consolas" w:cs="宋体"/>
          <w:color w:val="0000FF"/>
          <w:kern w:val="0"/>
        </w:rPr>
        <w:t>and</w:t>
      </w:r>
      <w:r w:rsidRPr="00811779">
        <w:rPr>
          <w:rFonts w:ascii="Consolas" w:eastAsia="宋体" w:hAnsi="Consolas" w:cs="宋体"/>
          <w:color w:val="000000"/>
          <w:kern w:val="0"/>
        </w:rPr>
        <w:t xml:space="preserve"> (</w:t>
      </w:r>
      <w:proofErr w:type="spellStart"/>
      <w:r w:rsidRPr="00811779">
        <w:rPr>
          <w:rFonts w:ascii="Consolas" w:eastAsia="宋体" w:hAnsi="Consolas" w:cs="宋体"/>
          <w:color w:val="001080"/>
          <w:kern w:val="0"/>
        </w:rPr>
        <w:t>dssp</w:t>
      </w:r>
      <w:proofErr w:type="spellEnd"/>
      <w:r w:rsidRPr="00811779">
        <w:rPr>
          <w:rFonts w:ascii="Consolas" w:eastAsia="宋体" w:hAnsi="Consolas" w:cs="宋体"/>
          <w:color w:val="000000"/>
          <w:kern w:val="0"/>
        </w:rPr>
        <w:t>[</w:t>
      </w:r>
      <w:proofErr w:type="spellStart"/>
      <w:r w:rsidRPr="00811779">
        <w:rPr>
          <w:rFonts w:ascii="Consolas" w:eastAsia="宋体" w:hAnsi="Consolas" w:cs="宋体"/>
          <w:color w:val="001080"/>
          <w:kern w:val="0"/>
        </w:rPr>
        <w:t>dssp_keys</w:t>
      </w:r>
      <w:proofErr w:type="spellEnd"/>
      <w:r w:rsidRPr="00811779">
        <w:rPr>
          <w:rFonts w:ascii="Consolas" w:eastAsia="宋体" w:hAnsi="Consolas" w:cs="宋体"/>
          <w:color w:val="000000"/>
          <w:kern w:val="0"/>
        </w:rPr>
        <w:t>[</w:t>
      </w:r>
      <w:proofErr w:type="spellStart"/>
      <w:r w:rsidRPr="00811779">
        <w:rPr>
          <w:rFonts w:ascii="Consolas" w:eastAsia="宋体" w:hAnsi="Consolas" w:cs="宋体"/>
          <w:color w:val="001080"/>
          <w:kern w:val="0"/>
        </w:rPr>
        <w:t>i</w:t>
      </w:r>
      <w:r w:rsidRPr="00811779">
        <w:rPr>
          <w:rFonts w:ascii="Consolas" w:eastAsia="宋体" w:hAnsi="Consolas" w:cs="宋体"/>
          <w:color w:val="000000"/>
          <w:kern w:val="0"/>
        </w:rPr>
        <w:t>+</w:t>
      </w:r>
      <w:r w:rsidRPr="00811779">
        <w:rPr>
          <w:rFonts w:ascii="Consolas" w:eastAsia="宋体" w:hAnsi="Consolas" w:cs="宋体"/>
          <w:color w:val="001080"/>
          <w:kern w:val="0"/>
        </w:rPr>
        <w:t>hbond_id</w:t>
      </w:r>
      <w:proofErr w:type="spellEnd"/>
      <w:r w:rsidRPr="00811779">
        <w:rPr>
          <w:rFonts w:ascii="Consolas" w:eastAsia="宋体" w:hAnsi="Consolas" w:cs="宋体"/>
          <w:color w:val="000000"/>
          <w:kern w:val="0"/>
        </w:rPr>
        <w:t>]][</w:t>
      </w:r>
      <w:r w:rsidRPr="00811779">
        <w:rPr>
          <w:rFonts w:ascii="Consolas" w:eastAsia="宋体" w:hAnsi="Consolas" w:cs="宋体"/>
          <w:color w:val="098658"/>
          <w:kern w:val="0"/>
        </w:rPr>
        <w:t>2</w:t>
      </w:r>
      <w:r w:rsidRPr="00811779">
        <w:rPr>
          <w:rFonts w:ascii="Consolas" w:eastAsia="宋体" w:hAnsi="Consolas" w:cs="宋体"/>
          <w:color w:val="000000"/>
          <w:kern w:val="0"/>
        </w:rPr>
        <w:t xml:space="preserve">] </w:t>
      </w:r>
      <w:r w:rsidRPr="00811779">
        <w:rPr>
          <w:rFonts w:ascii="Consolas" w:eastAsia="宋体" w:hAnsi="Consolas" w:cs="宋体"/>
          <w:color w:val="0000FF"/>
          <w:kern w:val="0"/>
        </w:rPr>
        <w:t>in</w:t>
      </w:r>
      <w:r w:rsidRPr="00811779">
        <w:rPr>
          <w:rFonts w:ascii="Consolas" w:eastAsia="宋体" w:hAnsi="Consolas" w:cs="宋体"/>
          <w:color w:val="000000"/>
          <w:kern w:val="0"/>
        </w:rPr>
        <w:t xml:space="preserve"> [</w:t>
      </w:r>
      <w:r w:rsidRPr="00811779">
        <w:rPr>
          <w:rFonts w:ascii="Consolas" w:eastAsia="宋体" w:hAnsi="Consolas" w:cs="宋体"/>
          <w:color w:val="A31515"/>
          <w:kern w:val="0"/>
        </w:rPr>
        <w:t>'H'</w:t>
      </w:r>
      <w:r w:rsidRPr="00811779">
        <w:rPr>
          <w:rFonts w:ascii="Consolas" w:eastAsia="宋体" w:hAnsi="Consolas" w:cs="宋体"/>
          <w:color w:val="000000"/>
          <w:kern w:val="0"/>
        </w:rPr>
        <w:t xml:space="preserve">, </w:t>
      </w:r>
      <w:r w:rsidRPr="00811779">
        <w:rPr>
          <w:rFonts w:ascii="Consolas" w:eastAsia="宋体" w:hAnsi="Consolas" w:cs="宋体"/>
          <w:color w:val="A31515"/>
          <w:kern w:val="0"/>
        </w:rPr>
        <w:t>'E'</w:t>
      </w:r>
      <w:r w:rsidRPr="00811779">
        <w:rPr>
          <w:rFonts w:ascii="Consolas" w:eastAsia="宋体" w:hAnsi="Consolas" w:cs="宋体"/>
          <w:color w:val="000000"/>
          <w:kern w:val="0"/>
        </w:rPr>
        <w:t>]):</w:t>
      </w:r>
    </w:p>
    <w:p w14:paraId="7C68CE7D" w14:textId="77777777"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r w:rsidRPr="00811779">
        <w:rPr>
          <w:rFonts w:ascii="Consolas" w:eastAsia="宋体" w:hAnsi="Consolas" w:cs="宋体"/>
          <w:color w:val="000000"/>
          <w:kern w:val="0"/>
        </w:rPr>
        <w:t xml:space="preserve">                </w:t>
      </w:r>
      <w:proofErr w:type="spellStart"/>
      <w:r w:rsidRPr="00811779">
        <w:rPr>
          <w:rFonts w:ascii="Consolas" w:eastAsia="宋体" w:hAnsi="Consolas" w:cs="宋体"/>
          <w:color w:val="001080"/>
          <w:kern w:val="0"/>
        </w:rPr>
        <w:t>edge_list</w:t>
      </w:r>
      <w:r w:rsidRPr="00811779">
        <w:rPr>
          <w:rFonts w:ascii="Consolas" w:eastAsia="宋体" w:hAnsi="Consolas" w:cs="宋体"/>
          <w:color w:val="000000"/>
          <w:kern w:val="0"/>
        </w:rPr>
        <w:t>.</w:t>
      </w:r>
      <w:r w:rsidRPr="00811779">
        <w:rPr>
          <w:rFonts w:ascii="Consolas" w:eastAsia="宋体" w:hAnsi="Consolas" w:cs="宋体"/>
          <w:color w:val="795E26"/>
          <w:kern w:val="0"/>
        </w:rPr>
        <w:t>append</w:t>
      </w:r>
      <w:proofErr w:type="spellEnd"/>
      <w:r w:rsidRPr="00811779">
        <w:rPr>
          <w:rFonts w:ascii="Consolas" w:eastAsia="宋体" w:hAnsi="Consolas" w:cs="宋体"/>
          <w:color w:val="000000"/>
          <w:kern w:val="0"/>
        </w:rPr>
        <w:t>([</w:t>
      </w:r>
      <w:proofErr w:type="spellStart"/>
      <w:r w:rsidRPr="00811779">
        <w:rPr>
          <w:rFonts w:ascii="Consolas" w:eastAsia="宋体" w:hAnsi="Consolas" w:cs="宋体"/>
          <w:color w:val="001080"/>
          <w:kern w:val="0"/>
        </w:rPr>
        <w:t>i</w:t>
      </w:r>
      <w:proofErr w:type="spellEnd"/>
      <w:r w:rsidRPr="00811779">
        <w:rPr>
          <w:rFonts w:ascii="Consolas" w:eastAsia="宋体" w:hAnsi="Consolas" w:cs="宋体"/>
          <w:color w:val="000000"/>
          <w:kern w:val="0"/>
        </w:rPr>
        <w:t xml:space="preserve">, </w:t>
      </w:r>
      <w:proofErr w:type="spellStart"/>
      <w:r w:rsidRPr="00811779">
        <w:rPr>
          <w:rFonts w:ascii="Consolas" w:eastAsia="宋体" w:hAnsi="Consolas" w:cs="宋体"/>
          <w:color w:val="001080"/>
          <w:kern w:val="0"/>
        </w:rPr>
        <w:t>i</w:t>
      </w:r>
      <w:r w:rsidRPr="00811779">
        <w:rPr>
          <w:rFonts w:ascii="Consolas" w:eastAsia="宋体" w:hAnsi="Consolas" w:cs="宋体"/>
          <w:color w:val="000000"/>
          <w:kern w:val="0"/>
        </w:rPr>
        <w:t>+</w:t>
      </w:r>
      <w:r w:rsidRPr="00811779">
        <w:rPr>
          <w:rFonts w:ascii="Consolas" w:eastAsia="宋体" w:hAnsi="Consolas" w:cs="宋体"/>
          <w:color w:val="001080"/>
          <w:kern w:val="0"/>
        </w:rPr>
        <w:t>hbond_id</w:t>
      </w:r>
      <w:proofErr w:type="spellEnd"/>
      <w:r w:rsidRPr="00811779">
        <w:rPr>
          <w:rFonts w:ascii="Consolas" w:eastAsia="宋体" w:hAnsi="Consolas" w:cs="宋体"/>
          <w:color w:val="000000"/>
          <w:kern w:val="0"/>
        </w:rPr>
        <w:t>])</w:t>
      </w:r>
    </w:p>
    <w:p w14:paraId="5BC67E5B" w14:textId="77777777"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r w:rsidRPr="00811779">
        <w:rPr>
          <w:rFonts w:ascii="Consolas" w:eastAsia="宋体" w:hAnsi="Consolas" w:cs="宋体"/>
          <w:color w:val="000000"/>
          <w:kern w:val="0"/>
        </w:rPr>
        <w:t xml:space="preserve">                </w:t>
      </w:r>
      <w:proofErr w:type="spellStart"/>
      <w:r w:rsidRPr="00811779">
        <w:rPr>
          <w:rFonts w:ascii="Consolas" w:eastAsia="宋体" w:hAnsi="Consolas" w:cs="宋体"/>
          <w:color w:val="001080"/>
          <w:kern w:val="0"/>
        </w:rPr>
        <w:t>edge_list</w:t>
      </w:r>
      <w:r w:rsidRPr="00811779">
        <w:rPr>
          <w:rFonts w:ascii="Consolas" w:eastAsia="宋体" w:hAnsi="Consolas" w:cs="宋体"/>
          <w:color w:val="000000"/>
          <w:kern w:val="0"/>
        </w:rPr>
        <w:t>.</w:t>
      </w:r>
      <w:r w:rsidRPr="00811779">
        <w:rPr>
          <w:rFonts w:ascii="Consolas" w:eastAsia="宋体" w:hAnsi="Consolas" w:cs="宋体"/>
          <w:color w:val="795E26"/>
          <w:kern w:val="0"/>
        </w:rPr>
        <w:t>append</w:t>
      </w:r>
      <w:proofErr w:type="spellEnd"/>
      <w:r w:rsidRPr="00811779">
        <w:rPr>
          <w:rFonts w:ascii="Consolas" w:eastAsia="宋体" w:hAnsi="Consolas" w:cs="宋体"/>
          <w:color w:val="000000"/>
          <w:kern w:val="0"/>
        </w:rPr>
        <w:t>([</w:t>
      </w:r>
      <w:proofErr w:type="spellStart"/>
      <w:r w:rsidRPr="00811779">
        <w:rPr>
          <w:rFonts w:ascii="Consolas" w:eastAsia="宋体" w:hAnsi="Consolas" w:cs="宋体"/>
          <w:color w:val="001080"/>
          <w:kern w:val="0"/>
        </w:rPr>
        <w:t>i</w:t>
      </w:r>
      <w:r w:rsidRPr="00811779">
        <w:rPr>
          <w:rFonts w:ascii="Consolas" w:eastAsia="宋体" w:hAnsi="Consolas" w:cs="宋体"/>
          <w:color w:val="000000"/>
          <w:kern w:val="0"/>
        </w:rPr>
        <w:t>+</w:t>
      </w:r>
      <w:r w:rsidRPr="00811779">
        <w:rPr>
          <w:rFonts w:ascii="Consolas" w:eastAsia="宋体" w:hAnsi="Consolas" w:cs="宋体"/>
          <w:color w:val="001080"/>
          <w:kern w:val="0"/>
        </w:rPr>
        <w:t>hbond_id</w:t>
      </w:r>
      <w:proofErr w:type="spellEnd"/>
      <w:r w:rsidRPr="00811779">
        <w:rPr>
          <w:rFonts w:ascii="Consolas" w:eastAsia="宋体" w:hAnsi="Consolas" w:cs="宋体"/>
          <w:color w:val="000000"/>
          <w:kern w:val="0"/>
        </w:rPr>
        <w:t xml:space="preserve">, </w:t>
      </w:r>
      <w:proofErr w:type="spellStart"/>
      <w:r w:rsidRPr="00811779">
        <w:rPr>
          <w:rFonts w:ascii="Consolas" w:eastAsia="宋体" w:hAnsi="Consolas" w:cs="宋体"/>
          <w:color w:val="001080"/>
          <w:kern w:val="0"/>
        </w:rPr>
        <w:t>i</w:t>
      </w:r>
      <w:proofErr w:type="spellEnd"/>
      <w:r w:rsidRPr="00811779">
        <w:rPr>
          <w:rFonts w:ascii="Consolas" w:eastAsia="宋体" w:hAnsi="Consolas" w:cs="宋体"/>
          <w:color w:val="000000"/>
          <w:kern w:val="0"/>
        </w:rPr>
        <w:t>])</w:t>
      </w:r>
    </w:p>
    <w:p w14:paraId="68EA4717" w14:textId="77777777"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r w:rsidRPr="00811779">
        <w:rPr>
          <w:rFonts w:ascii="Consolas" w:eastAsia="宋体" w:hAnsi="Consolas" w:cs="宋体"/>
          <w:color w:val="000000"/>
          <w:kern w:val="0"/>
        </w:rPr>
        <w:t xml:space="preserve">                </w:t>
      </w:r>
      <w:proofErr w:type="spellStart"/>
      <w:r w:rsidRPr="00811779">
        <w:rPr>
          <w:rFonts w:ascii="Consolas" w:eastAsia="宋体" w:hAnsi="Consolas" w:cs="宋体"/>
          <w:color w:val="001080"/>
          <w:kern w:val="0"/>
        </w:rPr>
        <w:t>edge_type</w:t>
      </w:r>
      <w:proofErr w:type="spellEnd"/>
      <w:r w:rsidRPr="00811779">
        <w:rPr>
          <w:rFonts w:ascii="Consolas" w:eastAsia="宋体" w:hAnsi="Consolas" w:cs="宋体"/>
          <w:color w:val="000000"/>
          <w:kern w:val="0"/>
        </w:rPr>
        <w:t xml:space="preserve"> += </w:t>
      </w:r>
      <w:r w:rsidRPr="00811779">
        <w:rPr>
          <w:rFonts w:ascii="Consolas" w:eastAsia="宋体" w:hAnsi="Consolas" w:cs="宋体"/>
          <w:color w:val="098658"/>
          <w:kern w:val="0"/>
        </w:rPr>
        <w:t>2</w:t>
      </w:r>
      <w:r w:rsidRPr="00811779">
        <w:rPr>
          <w:rFonts w:ascii="Consolas" w:eastAsia="宋体" w:hAnsi="Consolas" w:cs="宋体"/>
          <w:color w:val="000000"/>
          <w:kern w:val="0"/>
        </w:rPr>
        <w:t xml:space="preserve"> * [</w:t>
      </w:r>
      <w:r w:rsidRPr="00811779">
        <w:rPr>
          <w:rFonts w:ascii="Consolas" w:eastAsia="宋体" w:hAnsi="Consolas" w:cs="宋体"/>
          <w:color w:val="098658"/>
          <w:kern w:val="0"/>
        </w:rPr>
        <w:t>0</w:t>
      </w:r>
      <w:r w:rsidRPr="00811779">
        <w:rPr>
          <w:rFonts w:ascii="Consolas" w:eastAsia="宋体" w:hAnsi="Consolas" w:cs="宋体"/>
          <w:color w:val="000000"/>
          <w:kern w:val="0"/>
        </w:rPr>
        <w:t>]</w:t>
      </w:r>
    </w:p>
    <w:p w14:paraId="7EB63BFB" w14:textId="77777777"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r w:rsidRPr="00811779">
        <w:rPr>
          <w:rFonts w:ascii="Consolas" w:eastAsia="宋体" w:hAnsi="Consolas" w:cs="宋体"/>
          <w:color w:val="000000"/>
          <w:kern w:val="0"/>
        </w:rPr>
        <w:t xml:space="preserve">                </w:t>
      </w:r>
      <w:r w:rsidRPr="00811779">
        <w:rPr>
          <w:rFonts w:ascii="Consolas" w:eastAsia="宋体" w:hAnsi="Consolas" w:cs="宋体"/>
          <w:color w:val="008000"/>
          <w:kern w:val="0"/>
        </w:rPr>
        <w:t># print([</w:t>
      </w:r>
      <w:proofErr w:type="spellStart"/>
      <w:r w:rsidRPr="00811779">
        <w:rPr>
          <w:rFonts w:ascii="Consolas" w:eastAsia="宋体" w:hAnsi="Consolas" w:cs="宋体"/>
          <w:color w:val="008000"/>
          <w:kern w:val="0"/>
        </w:rPr>
        <w:t>i</w:t>
      </w:r>
      <w:proofErr w:type="spellEnd"/>
      <w:r w:rsidRPr="00811779">
        <w:rPr>
          <w:rFonts w:ascii="Consolas" w:eastAsia="宋体" w:hAnsi="Consolas" w:cs="宋体"/>
          <w:color w:val="008000"/>
          <w:kern w:val="0"/>
        </w:rPr>
        <w:t xml:space="preserve">, </w:t>
      </w:r>
      <w:proofErr w:type="spellStart"/>
      <w:r w:rsidRPr="00811779">
        <w:rPr>
          <w:rFonts w:ascii="Consolas" w:eastAsia="宋体" w:hAnsi="Consolas" w:cs="宋体"/>
          <w:color w:val="008000"/>
          <w:kern w:val="0"/>
        </w:rPr>
        <w:t>i+hbond_id</w:t>
      </w:r>
      <w:proofErr w:type="spellEnd"/>
      <w:r w:rsidRPr="00811779">
        <w:rPr>
          <w:rFonts w:ascii="Consolas" w:eastAsia="宋体" w:hAnsi="Consolas" w:cs="宋体"/>
          <w:color w:val="008000"/>
          <w:kern w:val="0"/>
        </w:rPr>
        <w:t>])</w:t>
      </w:r>
    </w:p>
    <w:p w14:paraId="0B47C587" w14:textId="77777777"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r w:rsidRPr="00811779">
        <w:rPr>
          <w:rFonts w:ascii="Consolas" w:eastAsia="宋体" w:hAnsi="Consolas" w:cs="宋体"/>
          <w:color w:val="000000"/>
          <w:kern w:val="0"/>
        </w:rPr>
        <w:t xml:space="preserve">    </w:t>
      </w:r>
    </w:p>
    <w:p w14:paraId="5B717301" w14:textId="77777777"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p>
    <w:p w14:paraId="2A55D896" w14:textId="77777777"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r w:rsidRPr="00811779">
        <w:rPr>
          <w:rFonts w:ascii="Consolas" w:eastAsia="宋体" w:hAnsi="Consolas" w:cs="宋体"/>
          <w:color w:val="000000"/>
          <w:kern w:val="0"/>
        </w:rPr>
        <w:t xml:space="preserve">    </w:t>
      </w:r>
      <w:r w:rsidRPr="00811779">
        <w:rPr>
          <w:rFonts w:ascii="Consolas" w:eastAsia="宋体" w:hAnsi="Consolas" w:cs="宋体"/>
          <w:color w:val="008000"/>
          <w:kern w:val="0"/>
        </w:rPr>
        <w:t xml:space="preserve"># ii) sequence-based neighbors </w:t>
      </w:r>
    </w:p>
    <w:p w14:paraId="7ADB4F55" w14:textId="77777777"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r w:rsidRPr="00811779">
        <w:rPr>
          <w:rFonts w:ascii="Consolas" w:eastAsia="宋体" w:hAnsi="Consolas" w:cs="宋体"/>
          <w:color w:val="000000"/>
          <w:kern w:val="0"/>
        </w:rPr>
        <w:t xml:space="preserve">    </w:t>
      </w:r>
      <w:r w:rsidRPr="00811779">
        <w:rPr>
          <w:rFonts w:ascii="Consolas" w:eastAsia="宋体" w:hAnsi="Consolas" w:cs="宋体"/>
          <w:color w:val="AF00DB"/>
          <w:kern w:val="0"/>
        </w:rPr>
        <w:t>for</w:t>
      </w:r>
      <w:r w:rsidRPr="00811779">
        <w:rPr>
          <w:rFonts w:ascii="Consolas" w:eastAsia="宋体" w:hAnsi="Consolas" w:cs="宋体"/>
          <w:color w:val="000000"/>
          <w:kern w:val="0"/>
        </w:rPr>
        <w:t xml:space="preserve"> </w:t>
      </w:r>
      <w:proofErr w:type="spellStart"/>
      <w:r w:rsidRPr="00811779">
        <w:rPr>
          <w:rFonts w:ascii="Consolas" w:eastAsia="宋体" w:hAnsi="Consolas" w:cs="宋体"/>
          <w:color w:val="001080"/>
          <w:kern w:val="0"/>
        </w:rPr>
        <w:t>i</w:t>
      </w:r>
      <w:proofErr w:type="spellEnd"/>
      <w:r w:rsidRPr="00811779">
        <w:rPr>
          <w:rFonts w:ascii="Consolas" w:eastAsia="宋体" w:hAnsi="Consolas" w:cs="宋体"/>
          <w:color w:val="000000"/>
          <w:kern w:val="0"/>
        </w:rPr>
        <w:t xml:space="preserve"> </w:t>
      </w:r>
      <w:r w:rsidRPr="00811779">
        <w:rPr>
          <w:rFonts w:ascii="Consolas" w:eastAsia="宋体" w:hAnsi="Consolas" w:cs="宋体"/>
          <w:color w:val="AF00DB"/>
          <w:kern w:val="0"/>
        </w:rPr>
        <w:t>in</w:t>
      </w:r>
      <w:r w:rsidRPr="00811779">
        <w:rPr>
          <w:rFonts w:ascii="Consolas" w:eastAsia="宋体" w:hAnsi="Consolas" w:cs="宋体"/>
          <w:color w:val="000000"/>
          <w:kern w:val="0"/>
        </w:rPr>
        <w:t xml:space="preserve"> </w:t>
      </w:r>
      <w:r w:rsidRPr="00811779">
        <w:rPr>
          <w:rFonts w:ascii="Consolas" w:eastAsia="宋体" w:hAnsi="Consolas" w:cs="宋体"/>
          <w:color w:val="267F99"/>
          <w:kern w:val="0"/>
        </w:rPr>
        <w:t>range</w:t>
      </w:r>
      <w:r w:rsidRPr="00811779">
        <w:rPr>
          <w:rFonts w:ascii="Consolas" w:eastAsia="宋体" w:hAnsi="Consolas" w:cs="宋体"/>
          <w:color w:val="000000"/>
          <w:kern w:val="0"/>
        </w:rPr>
        <w:t>(</w:t>
      </w:r>
      <w:r w:rsidRPr="00811779">
        <w:rPr>
          <w:rFonts w:ascii="Consolas" w:eastAsia="宋体" w:hAnsi="Consolas" w:cs="宋体"/>
          <w:color w:val="098658"/>
          <w:kern w:val="0"/>
        </w:rPr>
        <w:t>0</w:t>
      </w:r>
      <w:r w:rsidRPr="00811779">
        <w:rPr>
          <w:rFonts w:ascii="Consolas" w:eastAsia="宋体" w:hAnsi="Consolas" w:cs="宋体"/>
          <w:color w:val="000000"/>
          <w:kern w:val="0"/>
        </w:rPr>
        <w:t xml:space="preserve">, </w:t>
      </w:r>
      <w:proofErr w:type="spellStart"/>
      <w:r w:rsidRPr="00811779">
        <w:rPr>
          <w:rFonts w:ascii="Consolas" w:eastAsia="宋体" w:hAnsi="Consolas" w:cs="宋体"/>
          <w:color w:val="001080"/>
          <w:kern w:val="0"/>
        </w:rPr>
        <w:t>chain_len</w:t>
      </w:r>
      <w:proofErr w:type="spellEnd"/>
      <w:r w:rsidRPr="00811779">
        <w:rPr>
          <w:rFonts w:ascii="Consolas" w:eastAsia="宋体" w:hAnsi="Consolas" w:cs="宋体"/>
          <w:color w:val="000000"/>
          <w:kern w:val="0"/>
        </w:rPr>
        <w:t>):</w:t>
      </w:r>
    </w:p>
    <w:p w14:paraId="15C509C3" w14:textId="5B58562C"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r w:rsidRPr="00811779">
        <w:rPr>
          <w:rFonts w:ascii="Consolas" w:eastAsia="宋体" w:hAnsi="Consolas" w:cs="宋体"/>
          <w:color w:val="000000"/>
          <w:kern w:val="0"/>
        </w:rPr>
        <w:t xml:space="preserve">        </w:t>
      </w:r>
      <w:r w:rsidRPr="00811779">
        <w:rPr>
          <w:rFonts w:ascii="Consolas" w:eastAsia="宋体" w:hAnsi="Consolas" w:cs="宋体"/>
          <w:color w:val="AF00DB"/>
          <w:kern w:val="0"/>
        </w:rPr>
        <w:t>for</w:t>
      </w:r>
      <w:r w:rsidRPr="00811779">
        <w:rPr>
          <w:rFonts w:ascii="Consolas" w:eastAsia="宋体" w:hAnsi="Consolas" w:cs="宋体"/>
          <w:color w:val="000000"/>
          <w:kern w:val="0"/>
        </w:rPr>
        <w:t xml:space="preserve"> </w:t>
      </w:r>
      <w:r w:rsidRPr="00811779">
        <w:rPr>
          <w:rFonts w:ascii="Consolas" w:eastAsia="宋体" w:hAnsi="Consolas" w:cs="宋体"/>
          <w:color w:val="001080"/>
          <w:kern w:val="0"/>
        </w:rPr>
        <w:t>j</w:t>
      </w:r>
      <w:r w:rsidRPr="00811779">
        <w:rPr>
          <w:rFonts w:ascii="Consolas" w:eastAsia="宋体" w:hAnsi="Consolas" w:cs="宋体"/>
          <w:color w:val="000000"/>
          <w:kern w:val="0"/>
        </w:rPr>
        <w:t xml:space="preserve"> </w:t>
      </w:r>
      <w:r w:rsidRPr="00811779">
        <w:rPr>
          <w:rFonts w:ascii="Consolas" w:eastAsia="宋体" w:hAnsi="Consolas" w:cs="宋体"/>
          <w:color w:val="AF00DB"/>
          <w:kern w:val="0"/>
        </w:rPr>
        <w:t>in</w:t>
      </w:r>
      <w:r w:rsidRPr="00811779">
        <w:rPr>
          <w:rFonts w:ascii="Consolas" w:eastAsia="宋体" w:hAnsi="Consolas" w:cs="宋体"/>
          <w:color w:val="000000"/>
          <w:kern w:val="0"/>
        </w:rPr>
        <w:t xml:space="preserve"> </w:t>
      </w:r>
      <w:r w:rsidRPr="00811779">
        <w:rPr>
          <w:rFonts w:ascii="Consolas" w:eastAsia="宋体" w:hAnsi="Consolas" w:cs="宋体"/>
          <w:color w:val="267F99"/>
          <w:kern w:val="0"/>
        </w:rPr>
        <w:t>range</w:t>
      </w:r>
      <w:r w:rsidRPr="00811779">
        <w:rPr>
          <w:rFonts w:ascii="Consolas" w:eastAsia="宋体" w:hAnsi="Consolas" w:cs="宋体"/>
          <w:color w:val="000000"/>
          <w:kern w:val="0"/>
        </w:rPr>
        <w:t>(</w:t>
      </w:r>
      <w:r w:rsidRPr="00811779">
        <w:rPr>
          <w:rFonts w:ascii="Consolas" w:eastAsia="宋体" w:hAnsi="Consolas" w:cs="宋体"/>
          <w:color w:val="001080"/>
          <w:kern w:val="0"/>
        </w:rPr>
        <w:t>i</w:t>
      </w:r>
      <w:r w:rsidRPr="00811779">
        <w:rPr>
          <w:rFonts w:ascii="Consolas" w:eastAsia="宋体" w:hAnsi="Consolas" w:cs="宋体"/>
          <w:color w:val="000000"/>
          <w:kern w:val="0"/>
        </w:rPr>
        <w:t>+</w:t>
      </w:r>
      <w:r w:rsidRPr="00811779">
        <w:rPr>
          <w:rFonts w:ascii="Consolas" w:eastAsia="宋体" w:hAnsi="Consolas" w:cs="宋体"/>
          <w:color w:val="098658"/>
          <w:kern w:val="0"/>
        </w:rPr>
        <w:t>1</w:t>
      </w:r>
      <w:r w:rsidRPr="00811779">
        <w:rPr>
          <w:rFonts w:ascii="Consolas" w:eastAsia="宋体" w:hAnsi="Consolas" w:cs="宋体"/>
          <w:color w:val="000000"/>
          <w:kern w:val="0"/>
        </w:rPr>
        <w:t xml:space="preserve">, </w:t>
      </w:r>
      <w:proofErr w:type="spellStart"/>
      <w:r w:rsidRPr="00811779">
        <w:rPr>
          <w:rFonts w:ascii="Consolas" w:eastAsia="宋体" w:hAnsi="Consolas" w:cs="宋体"/>
          <w:color w:val="001080"/>
          <w:kern w:val="0"/>
        </w:rPr>
        <w:t>chain_len</w:t>
      </w:r>
      <w:proofErr w:type="spellEnd"/>
      <w:r w:rsidRPr="00811779">
        <w:rPr>
          <w:rFonts w:ascii="Consolas" w:eastAsia="宋体" w:hAnsi="Consolas" w:cs="宋体"/>
          <w:color w:val="000000"/>
          <w:kern w:val="0"/>
        </w:rPr>
        <w:t>):</w:t>
      </w:r>
    </w:p>
    <w:p w14:paraId="43143271" w14:textId="77777777"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r w:rsidRPr="00811779">
        <w:rPr>
          <w:rFonts w:ascii="Consolas" w:eastAsia="宋体" w:hAnsi="Consolas" w:cs="宋体"/>
          <w:color w:val="000000"/>
          <w:kern w:val="0"/>
        </w:rPr>
        <w:t xml:space="preserve">            </w:t>
      </w:r>
      <w:r w:rsidRPr="00811779">
        <w:rPr>
          <w:rFonts w:ascii="Consolas" w:eastAsia="宋体" w:hAnsi="Consolas" w:cs="宋体"/>
          <w:color w:val="AF00DB"/>
          <w:kern w:val="0"/>
        </w:rPr>
        <w:t>if</w:t>
      </w:r>
      <w:r w:rsidRPr="00811779">
        <w:rPr>
          <w:rFonts w:ascii="Consolas" w:eastAsia="宋体" w:hAnsi="Consolas" w:cs="宋体"/>
          <w:color w:val="000000"/>
          <w:kern w:val="0"/>
        </w:rPr>
        <w:t xml:space="preserve"> ((</w:t>
      </w:r>
      <w:r w:rsidRPr="00811779">
        <w:rPr>
          <w:rFonts w:ascii="Consolas" w:eastAsia="宋体" w:hAnsi="Consolas" w:cs="宋体"/>
          <w:color w:val="001080"/>
          <w:kern w:val="0"/>
        </w:rPr>
        <w:t>j</w:t>
      </w:r>
      <w:r w:rsidRPr="00811779">
        <w:rPr>
          <w:rFonts w:ascii="Consolas" w:eastAsia="宋体" w:hAnsi="Consolas" w:cs="宋体"/>
          <w:color w:val="000000"/>
          <w:kern w:val="0"/>
        </w:rPr>
        <w:t>-</w:t>
      </w:r>
      <w:proofErr w:type="spellStart"/>
      <w:r w:rsidRPr="00811779">
        <w:rPr>
          <w:rFonts w:ascii="Consolas" w:eastAsia="宋体" w:hAnsi="Consolas" w:cs="宋体"/>
          <w:color w:val="001080"/>
          <w:kern w:val="0"/>
        </w:rPr>
        <w:t>i</w:t>
      </w:r>
      <w:proofErr w:type="spellEnd"/>
      <w:r w:rsidRPr="00811779">
        <w:rPr>
          <w:rFonts w:ascii="Consolas" w:eastAsia="宋体" w:hAnsi="Consolas" w:cs="宋体"/>
          <w:color w:val="000000"/>
          <w:kern w:val="0"/>
        </w:rPr>
        <w:t xml:space="preserve">) == </w:t>
      </w:r>
      <w:r w:rsidRPr="00811779">
        <w:rPr>
          <w:rFonts w:ascii="Consolas" w:eastAsia="宋体" w:hAnsi="Consolas" w:cs="宋体"/>
          <w:color w:val="098658"/>
          <w:kern w:val="0"/>
        </w:rPr>
        <w:t>1</w:t>
      </w:r>
      <w:r w:rsidRPr="00811779">
        <w:rPr>
          <w:rFonts w:ascii="Consolas" w:eastAsia="宋体" w:hAnsi="Consolas" w:cs="宋体"/>
          <w:color w:val="000000"/>
          <w:kern w:val="0"/>
        </w:rPr>
        <w:t xml:space="preserve">) </w:t>
      </w:r>
      <w:r w:rsidRPr="00811779">
        <w:rPr>
          <w:rFonts w:ascii="Consolas" w:eastAsia="宋体" w:hAnsi="Consolas" w:cs="宋体"/>
          <w:color w:val="0000FF"/>
          <w:kern w:val="0"/>
        </w:rPr>
        <w:t>and</w:t>
      </w:r>
      <w:r w:rsidRPr="00811779">
        <w:rPr>
          <w:rFonts w:ascii="Consolas" w:eastAsia="宋体" w:hAnsi="Consolas" w:cs="宋体"/>
          <w:color w:val="000000"/>
          <w:kern w:val="0"/>
        </w:rPr>
        <w:t xml:space="preserve"> ([</w:t>
      </w:r>
      <w:proofErr w:type="spellStart"/>
      <w:r w:rsidRPr="00811779">
        <w:rPr>
          <w:rFonts w:ascii="Consolas" w:eastAsia="宋体" w:hAnsi="Consolas" w:cs="宋体"/>
          <w:color w:val="001080"/>
          <w:kern w:val="0"/>
        </w:rPr>
        <w:t>i</w:t>
      </w:r>
      <w:proofErr w:type="spellEnd"/>
      <w:r w:rsidRPr="00811779">
        <w:rPr>
          <w:rFonts w:ascii="Consolas" w:eastAsia="宋体" w:hAnsi="Consolas" w:cs="宋体"/>
          <w:color w:val="000000"/>
          <w:kern w:val="0"/>
        </w:rPr>
        <w:t xml:space="preserve">, </w:t>
      </w:r>
      <w:r w:rsidRPr="00811779">
        <w:rPr>
          <w:rFonts w:ascii="Consolas" w:eastAsia="宋体" w:hAnsi="Consolas" w:cs="宋体"/>
          <w:color w:val="001080"/>
          <w:kern w:val="0"/>
        </w:rPr>
        <w:t>j</w:t>
      </w:r>
      <w:r w:rsidRPr="00811779">
        <w:rPr>
          <w:rFonts w:ascii="Consolas" w:eastAsia="宋体" w:hAnsi="Consolas" w:cs="宋体"/>
          <w:color w:val="000000"/>
          <w:kern w:val="0"/>
        </w:rPr>
        <w:t xml:space="preserve">] </w:t>
      </w:r>
      <w:r w:rsidRPr="00811779">
        <w:rPr>
          <w:rFonts w:ascii="Consolas" w:eastAsia="宋体" w:hAnsi="Consolas" w:cs="宋体"/>
          <w:color w:val="0000FF"/>
          <w:kern w:val="0"/>
        </w:rPr>
        <w:t>not</w:t>
      </w:r>
      <w:r w:rsidRPr="00811779">
        <w:rPr>
          <w:rFonts w:ascii="Consolas" w:eastAsia="宋体" w:hAnsi="Consolas" w:cs="宋体"/>
          <w:color w:val="000000"/>
          <w:kern w:val="0"/>
        </w:rPr>
        <w:t xml:space="preserve"> </w:t>
      </w:r>
      <w:r w:rsidRPr="00811779">
        <w:rPr>
          <w:rFonts w:ascii="Consolas" w:eastAsia="宋体" w:hAnsi="Consolas" w:cs="宋体"/>
          <w:color w:val="0000FF"/>
          <w:kern w:val="0"/>
        </w:rPr>
        <w:t>in</w:t>
      </w:r>
      <w:r w:rsidRPr="00811779">
        <w:rPr>
          <w:rFonts w:ascii="Consolas" w:eastAsia="宋体" w:hAnsi="Consolas" w:cs="宋体"/>
          <w:color w:val="000000"/>
          <w:kern w:val="0"/>
        </w:rPr>
        <w:t xml:space="preserve"> </w:t>
      </w:r>
      <w:proofErr w:type="spellStart"/>
      <w:r w:rsidRPr="00811779">
        <w:rPr>
          <w:rFonts w:ascii="Consolas" w:eastAsia="宋体" w:hAnsi="Consolas" w:cs="宋体"/>
          <w:color w:val="001080"/>
          <w:kern w:val="0"/>
        </w:rPr>
        <w:t>edge_list</w:t>
      </w:r>
      <w:proofErr w:type="spellEnd"/>
      <w:r w:rsidRPr="00811779">
        <w:rPr>
          <w:rFonts w:ascii="Consolas" w:eastAsia="宋体" w:hAnsi="Consolas" w:cs="宋体"/>
          <w:color w:val="000000"/>
          <w:kern w:val="0"/>
        </w:rPr>
        <w:t>):</w:t>
      </w:r>
    </w:p>
    <w:p w14:paraId="78DFE028" w14:textId="77777777"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r w:rsidRPr="00811779">
        <w:rPr>
          <w:rFonts w:ascii="Consolas" w:eastAsia="宋体" w:hAnsi="Consolas" w:cs="宋体"/>
          <w:color w:val="000000"/>
          <w:kern w:val="0"/>
        </w:rPr>
        <w:t xml:space="preserve">                </w:t>
      </w:r>
      <w:proofErr w:type="spellStart"/>
      <w:r w:rsidRPr="00811779">
        <w:rPr>
          <w:rFonts w:ascii="Consolas" w:eastAsia="宋体" w:hAnsi="Consolas" w:cs="宋体"/>
          <w:color w:val="001080"/>
          <w:kern w:val="0"/>
        </w:rPr>
        <w:t>edge_list</w:t>
      </w:r>
      <w:r w:rsidRPr="00811779">
        <w:rPr>
          <w:rFonts w:ascii="Consolas" w:eastAsia="宋体" w:hAnsi="Consolas" w:cs="宋体"/>
          <w:color w:val="000000"/>
          <w:kern w:val="0"/>
        </w:rPr>
        <w:t>.</w:t>
      </w:r>
      <w:r w:rsidRPr="00811779">
        <w:rPr>
          <w:rFonts w:ascii="Consolas" w:eastAsia="宋体" w:hAnsi="Consolas" w:cs="宋体"/>
          <w:color w:val="795E26"/>
          <w:kern w:val="0"/>
        </w:rPr>
        <w:t>append</w:t>
      </w:r>
      <w:proofErr w:type="spellEnd"/>
      <w:r w:rsidRPr="00811779">
        <w:rPr>
          <w:rFonts w:ascii="Consolas" w:eastAsia="宋体" w:hAnsi="Consolas" w:cs="宋体"/>
          <w:color w:val="000000"/>
          <w:kern w:val="0"/>
        </w:rPr>
        <w:t>([</w:t>
      </w:r>
      <w:proofErr w:type="spellStart"/>
      <w:r w:rsidRPr="00811779">
        <w:rPr>
          <w:rFonts w:ascii="Consolas" w:eastAsia="宋体" w:hAnsi="Consolas" w:cs="宋体"/>
          <w:color w:val="001080"/>
          <w:kern w:val="0"/>
        </w:rPr>
        <w:t>i</w:t>
      </w:r>
      <w:proofErr w:type="spellEnd"/>
      <w:r w:rsidRPr="00811779">
        <w:rPr>
          <w:rFonts w:ascii="Consolas" w:eastAsia="宋体" w:hAnsi="Consolas" w:cs="宋体"/>
          <w:color w:val="000000"/>
          <w:kern w:val="0"/>
        </w:rPr>
        <w:t xml:space="preserve">, </w:t>
      </w:r>
      <w:r w:rsidRPr="00811779">
        <w:rPr>
          <w:rFonts w:ascii="Consolas" w:eastAsia="宋体" w:hAnsi="Consolas" w:cs="宋体"/>
          <w:color w:val="001080"/>
          <w:kern w:val="0"/>
        </w:rPr>
        <w:t>j</w:t>
      </w:r>
      <w:r w:rsidRPr="00811779">
        <w:rPr>
          <w:rFonts w:ascii="Consolas" w:eastAsia="宋体" w:hAnsi="Consolas" w:cs="宋体"/>
          <w:color w:val="000000"/>
          <w:kern w:val="0"/>
        </w:rPr>
        <w:t>])</w:t>
      </w:r>
    </w:p>
    <w:p w14:paraId="3FA746D5" w14:textId="77777777"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r w:rsidRPr="00811779">
        <w:rPr>
          <w:rFonts w:ascii="Consolas" w:eastAsia="宋体" w:hAnsi="Consolas" w:cs="宋体"/>
          <w:color w:val="000000"/>
          <w:kern w:val="0"/>
        </w:rPr>
        <w:t xml:space="preserve">                </w:t>
      </w:r>
      <w:proofErr w:type="spellStart"/>
      <w:r w:rsidRPr="00811779">
        <w:rPr>
          <w:rFonts w:ascii="Consolas" w:eastAsia="宋体" w:hAnsi="Consolas" w:cs="宋体"/>
          <w:color w:val="001080"/>
          <w:kern w:val="0"/>
        </w:rPr>
        <w:t>edge_list</w:t>
      </w:r>
      <w:r w:rsidRPr="00811779">
        <w:rPr>
          <w:rFonts w:ascii="Consolas" w:eastAsia="宋体" w:hAnsi="Consolas" w:cs="宋体"/>
          <w:color w:val="000000"/>
          <w:kern w:val="0"/>
        </w:rPr>
        <w:t>.</w:t>
      </w:r>
      <w:r w:rsidRPr="00811779">
        <w:rPr>
          <w:rFonts w:ascii="Consolas" w:eastAsia="宋体" w:hAnsi="Consolas" w:cs="宋体"/>
          <w:color w:val="795E26"/>
          <w:kern w:val="0"/>
        </w:rPr>
        <w:t>append</w:t>
      </w:r>
      <w:proofErr w:type="spellEnd"/>
      <w:r w:rsidRPr="00811779">
        <w:rPr>
          <w:rFonts w:ascii="Consolas" w:eastAsia="宋体" w:hAnsi="Consolas" w:cs="宋体"/>
          <w:color w:val="000000"/>
          <w:kern w:val="0"/>
        </w:rPr>
        <w:t>([</w:t>
      </w:r>
      <w:r w:rsidRPr="00811779">
        <w:rPr>
          <w:rFonts w:ascii="Consolas" w:eastAsia="宋体" w:hAnsi="Consolas" w:cs="宋体"/>
          <w:color w:val="001080"/>
          <w:kern w:val="0"/>
        </w:rPr>
        <w:t>j</w:t>
      </w:r>
      <w:r w:rsidRPr="00811779">
        <w:rPr>
          <w:rFonts w:ascii="Consolas" w:eastAsia="宋体" w:hAnsi="Consolas" w:cs="宋体"/>
          <w:color w:val="000000"/>
          <w:kern w:val="0"/>
        </w:rPr>
        <w:t xml:space="preserve">, </w:t>
      </w:r>
      <w:proofErr w:type="spellStart"/>
      <w:r w:rsidRPr="00811779">
        <w:rPr>
          <w:rFonts w:ascii="Consolas" w:eastAsia="宋体" w:hAnsi="Consolas" w:cs="宋体"/>
          <w:color w:val="001080"/>
          <w:kern w:val="0"/>
        </w:rPr>
        <w:t>i</w:t>
      </w:r>
      <w:proofErr w:type="spellEnd"/>
      <w:r w:rsidRPr="00811779">
        <w:rPr>
          <w:rFonts w:ascii="Consolas" w:eastAsia="宋体" w:hAnsi="Consolas" w:cs="宋体"/>
          <w:color w:val="000000"/>
          <w:kern w:val="0"/>
        </w:rPr>
        <w:t>])</w:t>
      </w:r>
    </w:p>
    <w:p w14:paraId="0F552D3A" w14:textId="77777777"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r w:rsidRPr="00811779">
        <w:rPr>
          <w:rFonts w:ascii="Consolas" w:eastAsia="宋体" w:hAnsi="Consolas" w:cs="宋体"/>
          <w:color w:val="000000"/>
          <w:kern w:val="0"/>
        </w:rPr>
        <w:t xml:space="preserve">                </w:t>
      </w:r>
      <w:proofErr w:type="spellStart"/>
      <w:r w:rsidRPr="00811779">
        <w:rPr>
          <w:rFonts w:ascii="Consolas" w:eastAsia="宋体" w:hAnsi="Consolas" w:cs="宋体"/>
          <w:color w:val="001080"/>
          <w:kern w:val="0"/>
        </w:rPr>
        <w:t>edge_type</w:t>
      </w:r>
      <w:proofErr w:type="spellEnd"/>
      <w:r w:rsidRPr="00811779">
        <w:rPr>
          <w:rFonts w:ascii="Consolas" w:eastAsia="宋体" w:hAnsi="Consolas" w:cs="宋体"/>
          <w:color w:val="000000"/>
          <w:kern w:val="0"/>
        </w:rPr>
        <w:t xml:space="preserve"> += </w:t>
      </w:r>
      <w:r w:rsidRPr="00811779">
        <w:rPr>
          <w:rFonts w:ascii="Consolas" w:eastAsia="宋体" w:hAnsi="Consolas" w:cs="宋体"/>
          <w:color w:val="098658"/>
          <w:kern w:val="0"/>
        </w:rPr>
        <w:t>2</w:t>
      </w:r>
      <w:r w:rsidRPr="00811779">
        <w:rPr>
          <w:rFonts w:ascii="Consolas" w:eastAsia="宋体" w:hAnsi="Consolas" w:cs="宋体"/>
          <w:color w:val="000000"/>
          <w:kern w:val="0"/>
        </w:rPr>
        <w:t xml:space="preserve"> * [</w:t>
      </w:r>
      <w:r w:rsidRPr="00811779">
        <w:rPr>
          <w:rFonts w:ascii="Consolas" w:eastAsia="宋体" w:hAnsi="Consolas" w:cs="宋体"/>
          <w:color w:val="098658"/>
          <w:kern w:val="0"/>
        </w:rPr>
        <w:t>1</w:t>
      </w:r>
      <w:r w:rsidRPr="00811779">
        <w:rPr>
          <w:rFonts w:ascii="Consolas" w:eastAsia="宋体" w:hAnsi="Consolas" w:cs="宋体"/>
          <w:color w:val="000000"/>
          <w:kern w:val="0"/>
        </w:rPr>
        <w:t>]</w:t>
      </w:r>
    </w:p>
    <w:p w14:paraId="51B4C75C" w14:textId="77777777"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r w:rsidRPr="00811779">
        <w:rPr>
          <w:rFonts w:ascii="Consolas" w:eastAsia="宋体" w:hAnsi="Consolas" w:cs="宋体"/>
          <w:color w:val="000000"/>
          <w:kern w:val="0"/>
        </w:rPr>
        <w:t xml:space="preserve">            </w:t>
      </w:r>
      <w:proofErr w:type="spellStart"/>
      <w:r w:rsidRPr="00811779">
        <w:rPr>
          <w:rFonts w:ascii="Consolas" w:eastAsia="宋体" w:hAnsi="Consolas" w:cs="宋体"/>
          <w:color w:val="AF00DB"/>
          <w:kern w:val="0"/>
        </w:rPr>
        <w:t>elif</w:t>
      </w:r>
      <w:proofErr w:type="spellEnd"/>
      <w:r w:rsidRPr="00811779">
        <w:rPr>
          <w:rFonts w:ascii="Consolas" w:eastAsia="宋体" w:hAnsi="Consolas" w:cs="宋体"/>
          <w:color w:val="000000"/>
          <w:kern w:val="0"/>
        </w:rPr>
        <w:t xml:space="preserve"> ((</w:t>
      </w:r>
      <w:r w:rsidRPr="00811779">
        <w:rPr>
          <w:rFonts w:ascii="Consolas" w:eastAsia="宋体" w:hAnsi="Consolas" w:cs="宋体"/>
          <w:color w:val="001080"/>
          <w:kern w:val="0"/>
        </w:rPr>
        <w:t>j</w:t>
      </w:r>
      <w:r w:rsidRPr="00811779">
        <w:rPr>
          <w:rFonts w:ascii="Consolas" w:eastAsia="宋体" w:hAnsi="Consolas" w:cs="宋体"/>
          <w:color w:val="000000"/>
          <w:kern w:val="0"/>
        </w:rPr>
        <w:t>-</w:t>
      </w:r>
      <w:proofErr w:type="spellStart"/>
      <w:r w:rsidRPr="00811779">
        <w:rPr>
          <w:rFonts w:ascii="Consolas" w:eastAsia="宋体" w:hAnsi="Consolas" w:cs="宋体"/>
          <w:color w:val="001080"/>
          <w:kern w:val="0"/>
        </w:rPr>
        <w:t>i</w:t>
      </w:r>
      <w:proofErr w:type="spellEnd"/>
      <w:r w:rsidRPr="00811779">
        <w:rPr>
          <w:rFonts w:ascii="Consolas" w:eastAsia="宋体" w:hAnsi="Consolas" w:cs="宋体"/>
          <w:color w:val="000000"/>
          <w:kern w:val="0"/>
        </w:rPr>
        <w:t xml:space="preserve">) == </w:t>
      </w:r>
      <w:r w:rsidRPr="00811779">
        <w:rPr>
          <w:rFonts w:ascii="Consolas" w:eastAsia="宋体" w:hAnsi="Consolas" w:cs="宋体"/>
          <w:color w:val="098658"/>
          <w:kern w:val="0"/>
        </w:rPr>
        <w:t>2</w:t>
      </w:r>
      <w:r w:rsidRPr="00811779">
        <w:rPr>
          <w:rFonts w:ascii="Consolas" w:eastAsia="宋体" w:hAnsi="Consolas" w:cs="宋体"/>
          <w:color w:val="000000"/>
          <w:kern w:val="0"/>
        </w:rPr>
        <w:t xml:space="preserve">) </w:t>
      </w:r>
      <w:r w:rsidRPr="00811779">
        <w:rPr>
          <w:rFonts w:ascii="Consolas" w:eastAsia="宋体" w:hAnsi="Consolas" w:cs="宋体"/>
          <w:color w:val="0000FF"/>
          <w:kern w:val="0"/>
        </w:rPr>
        <w:t>and</w:t>
      </w:r>
      <w:r w:rsidRPr="00811779">
        <w:rPr>
          <w:rFonts w:ascii="Consolas" w:eastAsia="宋体" w:hAnsi="Consolas" w:cs="宋体"/>
          <w:color w:val="000000"/>
          <w:kern w:val="0"/>
        </w:rPr>
        <w:t xml:space="preserve"> ([</w:t>
      </w:r>
      <w:proofErr w:type="spellStart"/>
      <w:r w:rsidRPr="00811779">
        <w:rPr>
          <w:rFonts w:ascii="Consolas" w:eastAsia="宋体" w:hAnsi="Consolas" w:cs="宋体"/>
          <w:color w:val="001080"/>
          <w:kern w:val="0"/>
        </w:rPr>
        <w:t>i</w:t>
      </w:r>
      <w:proofErr w:type="spellEnd"/>
      <w:r w:rsidRPr="00811779">
        <w:rPr>
          <w:rFonts w:ascii="Consolas" w:eastAsia="宋体" w:hAnsi="Consolas" w:cs="宋体"/>
          <w:color w:val="000000"/>
          <w:kern w:val="0"/>
        </w:rPr>
        <w:t xml:space="preserve">, </w:t>
      </w:r>
      <w:r w:rsidRPr="00811779">
        <w:rPr>
          <w:rFonts w:ascii="Consolas" w:eastAsia="宋体" w:hAnsi="Consolas" w:cs="宋体"/>
          <w:color w:val="001080"/>
          <w:kern w:val="0"/>
        </w:rPr>
        <w:t>j</w:t>
      </w:r>
      <w:r w:rsidRPr="00811779">
        <w:rPr>
          <w:rFonts w:ascii="Consolas" w:eastAsia="宋体" w:hAnsi="Consolas" w:cs="宋体"/>
          <w:color w:val="000000"/>
          <w:kern w:val="0"/>
        </w:rPr>
        <w:t xml:space="preserve">] </w:t>
      </w:r>
      <w:r w:rsidRPr="00811779">
        <w:rPr>
          <w:rFonts w:ascii="Consolas" w:eastAsia="宋体" w:hAnsi="Consolas" w:cs="宋体"/>
          <w:color w:val="0000FF"/>
          <w:kern w:val="0"/>
        </w:rPr>
        <w:t>not</w:t>
      </w:r>
      <w:r w:rsidRPr="00811779">
        <w:rPr>
          <w:rFonts w:ascii="Consolas" w:eastAsia="宋体" w:hAnsi="Consolas" w:cs="宋体"/>
          <w:color w:val="000000"/>
          <w:kern w:val="0"/>
        </w:rPr>
        <w:t xml:space="preserve"> </w:t>
      </w:r>
      <w:r w:rsidRPr="00811779">
        <w:rPr>
          <w:rFonts w:ascii="Consolas" w:eastAsia="宋体" w:hAnsi="Consolas" w:cs="宋体"/>
          <w:color w:val="0000FF"/>
          <w:kern w:val="0"/>
        </w:rPr>
        <w:t>in</w:t>
      </w:r>
      <w:r w:rsidRPr="00811779">
        <w:rPr>
          <w:rFonts w:ascii="Consolas" w:eastAsia="宋体" w:hAnsi="Consolas" w:cs="宋体"/>
          <w:color w:val="000000"/>
          <w:kern w:val="0"/>
        </w:rPr>
        <w:t xml:space="preserve"> </w:t>
      </w:r>
      <w:proofErr w:type="spellStart"/>
      <w:r w:rsidRPr="00811779">
        <w:rPr>
          <w:rFonts w:ascii="Consolas" w:eastAsia="宋体" w:hAnsi="Consolas" w:cs="宋体"/>
          <w:color w:val="001080"/>
          <w:kern w:val="0"/>
        </w:rPr>
        <w:t>edge_list</w:t>
      </w:r>
      <w:proofErr w:type="spellEnd"/>
      <w:r w:rsidRPr="00811779">
        <w:rPr>
          <w:rFonts w:ascii="Consolas" w:eastAsia="宋体" w:hAnsi="Consolas" w:cs="宋体"/>
          <w:color w:val="000000"/>
          <w:kern w:val="0"/>
        </w:rPr>
        <w:t>):</w:t>
      </w:r>
    </w:p>
    <w:p w14:paraId="1F510498" w14:textId="77777777"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r w:rsidRPr="00811779">
        <w:rPr>
          <w:rFonts w:ascii="Consolas" w:eastAsia="宋体" w:hAnsi="Consolas" w:cs="宋体"/>
          <w:color w:val="000000"/>
          <w:kern w:val="0"/>
        </w:rPr>
        <w:t xml:space="preserve">                </w:t>
      </w:r>
      <w:proofErr w:type="spellStart"/>
      <w:r w:rsidRPr="00811779">
        <w:rPr>
          <w:rFonts w:ascii="Consolas" w:eastAsia="宋体" w:hAnsi="Consolas" w:cs="宋体"/>
          <w:color w:val="001080"/>
          <w:kern w:val="0"/>
        </w:rPr>
        <w:t>edge_list</w:t>
      </w:r>
      <w:r w:rsidRPr="00811779">
        <w:rPr>
          <w:rFonts w:ascii="Consolas" w:eastAsia="宋体" w:hAnsi="Consolas" w:cs="宋体"/>
          <w:color w:val="000000"/>
          <w:kern w:val="0"/>
        </w:rPr>
        <w:t>.</w:t>
      </w:r>
      <w:r w:rsidRPr="00811779">
        <w:rPr>
          <w:rFonts w:ascii="Consolas" w:eastAsia="宋体" w:hAnsi="Consolas" w:cs="宋体"/>
          <w:color w:val="795E26"/>
          <w:kern w:val="0"/>
        </w:rPr>
        <w:t>append</w:t>
      </w:r>
      <w:proofErr w:type="spellEnd"/>
      <w:r w:rsidRPr="00811779">
        <w:rPr>
          <w:rFonts w:ascii="Consolas" w:eastAsia="宋体" w:hAnsi="Consolas" w:cs="宋体"/>
          <w:color w:val="000000"/>
          <w:kern w:val="0"/>
        </w:rPr>
        <w:t>([</w:t>
      </w:r>
      <w:proofErr w:type="spellStart"/>
      <w:r w:rsidRPr="00811779">
        <w:rPr>
          <w:rFonts w:ascii="Consolas" w:eastAsia="宋体" w:hAnsi="Consolas" w:cs="宋体"/>
          <w:color w:val="001080"/>
          <w:kern w:val="0"/>
        </w:rPr>
        <w:t>i</w:t>
      </w:r>
      <w:proofErr w:type="spellEnd"/>
      <w:r w:rsidRPr="00811779">
        <w:rPr>
          <w:rFonts w:ascii="Consolas" w:eastAsia="宋体" w:hAnsi="Consolas" w:cs="宋体"/>
          <w:color w:val="000000"/>
          <w:kern w:val="0"/>
        </w:rPr>
        <w:t xml:space="preserve">, </w:t>
      </w:r>
      <w:r w:rsidRPr="00811779">
        <w:rPr>
          <w:rFonts w:ascii="Consolas" w:eastAsia="宋体" w:hAnsi="Consolas" w:cs="宋体"/>
          <w:color w:val="001080"/>
          <w:kern w:val="0"/>
        </w:rPr>
        <w:t>j</w:t>
      </w:r>
      <w:r w:rsidRPr="00811779">
        <w:rPr>
          <w:rFonts w:ascii="Consolas" w:eastAsia="宋体" w:hAnsi="Consolas" w:cs="宋体"/>
          <w:color w:val="000000"/>
          <w:kern w:val="0"/>
        </w:rPr>
        <w:t>])</w:t>
      </w:r>
    </w:p>
    <w:p w14:paraId="0229EB7A" w14:textId="77777777"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r w:rsidRPr="00811779">
        <w:rPr>
          <w:rFonts w:ascii="Consolas" w:eastAsia="宋体" w:hAnsi="Consolas" w:cs="宋体"/>
          <w:color w:val="000000"/>
          <w:kern w:val="0"/>
        </w:rPr>
        <w:t xml:space="preserve">                </w:t>
      </w:r>
      <w:proofErr w:type="spellStart"/>
      <w:r w:rsidRPr="00811779">
        <w:rPr>
          <w:rFonts w:ascii="Consolas" w:eastAsia="宋体" w:hAnsi="Consolas" w:cs="宋体"/>
          <w:color w:val="001080"/>
          <w:kern w:val="0"/>
        </w:rPr>
        <w:t>edge_list</w:t>
      </w:r>
      <w:r w:rsidRPr="00811779">
        <w:rPr>
          <w:rFonts w:ascii="Consolas" w:eastAsia="宋体" w:hAnsi="Consolas" w:cs="宋体"/>
          <w:color w:val="000000"/>
          <w:kern w:val="0"/>
        </w:rPr>
        <w:t>.</w:t>
      </w:r>
      <w:r w:rsidRPr="00811779">
        <w:rPr>
          <w:rFonts w:ascii="Consolas" w:eastAsia="宋体" w:hAnsi="Consolas" w:cs="宋体"/>
          <w:color w:val="795E26"/>
          <w:kern w:val="0"/>
        </w:rPr>
        <w:t>append</w:t>
      </w:r>
      <w:proofErr w:type="spellEnd"/>
      <w:r w:rsidRPr="00811779">
        <w:rPr>
          <w:rFonts w:ascii="Consolas" w:eastAsia="宋体" w:hAnsi="Consolas" w:cs="宋体"/>
          <w:color w:val="000000"/>
          <w:kern w:val="0"/>
        </w:rPr>
        <w:t>([</w:t>
      </w:r>
      <w:r w:rsidRPr="00811779">
        <w:rPr>
          <w:rFonts w:ascii="Consolas" w:eastAsia="宋体" w:hAnsi="Consolas" w:cs="宋体"/>
          <w:color w:val="001080"/>
          <w:kern w:val="0"/>
        </w:rPr>
        <w:t>j</w:t>
      </w:r>
      <w:r w:rsidRPr="00811779">
        <w:rPr>
          <w:rFonts w:ascii="Consolas" w:eastAsia="宋体" w:hAnsi="Consolas" w:cs="宋体"/>
          <w:color w:val="000000"/>
          <w:kern w:val="0"/>
        </w:rPr>
        <w:t xml:space="preserve">, </w:t>
      </w:r>
      <w:proofErr w:type="spellStart"/>
      <w:r w:rsidRPr="00811779">
        <w:rPr>
          <w:rFonts w:ascii="Consolas" w:eastAsia="宋体" w:hAnsi="Consolas" w:cs="宋体"/>
          <w:color w:val="001080"/>
          <w:kern w:val="0"/>
        </w:rPr>
        <w:t>i</w:t>
      </w:r>
      <w:proofErr w:type="spellEnd"/>
      <w:r w:rsidRPr="00811779">
        <w:rPr>
          <w:rFonts w:ascii="Consolas" w:eastAsia="宋体" w:hAnsi="Consolas" w:cs="宋体"/>
          <w:color w:val="000000"/>
          <w:kern w:val="0"/>
        </w:rPr>
        <w:t>])</w:t>
      </w:r>
    </w:p>
    <w:p w14:paraId="1D3B59E6" w14:textId="77777777"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r w:rsidRPr="00811779">
        <w:rPr>
          <w:rFonts w:ascii="Consolas" w:eastAsia="宋体" w:hAnsi="Consolas" w:cs="宋体"/>
          <w:color w:val="000000"/>
          <w:kern w:val="0"/>
        </w:rPr>
        <w:t xml:space="preserve">                </w:t>
      </w:r>
      <w:proofErr w:type="spellStart"/>
      <w:r w:rsidRPr="00811779">
        <w:rPr>
          <w:rFonts w:ascii="Consolas" w:eastAsia="宋体" w:hAnsi="Consolas" w:cs="宋体"/>
          <w:color w:val="001080"/>
          <w:kern w:val="0"/>
        </w:rPr>
        <w:t>edge_type</w:t>
      </w:r>
      <w:proofErr w:type="spellEnd"/>
      <w:r w:rsidRPr="00811779">
        <w:rPr>
          <w:rFonts w:ascii="Consolas" w:eastAsia="宋体" w:hAnsi="Consolas" w:cs="宋体"/>
          <w:color w:val="000000"/>
          <w:kern w:val="0"/>
        </w:rPr>
        <w:t xml:space="preserve"> += </w:t>
      </w:r>
      <w:r w:rsidRPr="00811779">
        <w:rPr>
          <w:rFonts w:ascii="Consolas" w:eastAsia="宋体" w:hAnsi="Consolas" w:cs="宋体"/>
          <w:color w:val="098658"/>
          <w:kern w:val="0"/>
        </w:rPr>
        <w:t>2</w:t>
      </w:r>
      <w:r w:rsidRPr="00811779">
        <w:rPr>
          <w:rFonts w:ascii="Consolas" w:eastAsia="宋体" w:hAnsi="Consolas" w:cs="宋体"/>
          <w:color w:val="000000"/>
          <w:kern w:val="0"/>
        </w:rPr>
        <w:t xml:space="preserve"> * [</w:t>
      </w:r>
      <w:r w:rsidRPr="00811779">
        <w:rPr>
          <w:rFonts w:ascii="Consolas" w:eastAsia="宋体" w:hAnsi="Consolas" w:cs="宋体"/>
          <w:color w:val="098658"/>
          <w:kern w:val="0"/>
        </w:rPr>
        <w:t>2</w:t>
      </w:r>
      <w:r w:rsidRPr="00811779">
        <w:rPr>
          <w:rFonts w:ascii="Consolas" w:eastAsia="宋体" w:hAnsi="Consolas" w:cs="宋体"/>
          <w:color w:val="000000"/>
          <w:kern w:val="0"/>
        </w:rPr>
        <w:t>]</w:t>
      </w:r>
    </w:p>
    <w:p w14:paraId="1F6EA891" w14:textId="53A67FE7" w:rsidR="00811779" w:rsidRPr="00811779" w:rsidRDefault="00811779" w:rsidP="0001004C">
      <w:pPr>
        <w:widowControl/>
        <w:shd w:val="clear" w:color="auto" w:fill="FFFFFF"/>
        <w:spacing w:line="285" w:lineRule="atLeast"/>
        <w:jc w:val="left"/>
        <w:rPr>
          <w:rFonts w:ascii="Consolas" w:eastAsia="宋体" w:hAnsi="Consolas" w:cs="宋体"/>
          <w:color w:val="000000"/>
          <w:kern w:val="0"/>
        </w:rPr>
      </w:pPr>
      <w:r w:rsidRPr="00811779">
        <w:rPr>
          <w:rFonts w:ascii="Consolas" w:eastAsia="宋体" w:hAnsi="Consolas" w:cs="宋体"/>
          <w:color w:val="000000"/>
          <w:kern w:val="0"/>
        </w:rPr>
        <w:t xml:space="preserve">      </w:t>
      </w:r>
    </w:p>
    <w:p w14:paraId="1609D4E0" w14:textId="77777777"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p>
    <w:p w14:paraId="12384914" w14:textId="77777777"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r w:rsidRPr="00811779">
        <w:rPr>
          <w:rFonts w:ascii="Consolas" w:eastAsia="宋体" w:hAnsi="Consolas" w:cs="宋体"/>
          <w:color w:val="000000"/>
          <w:kern w:val="0"/>
        </w:rPr>
        <w:t xml:space="preserve">    </w:t>
      </w:r>
      <w:r w:rsidRPr="00811779">
        <w:rPr>
          <w:rFonts w:ascii="Consolas" w:eastAsia="宋体" w:hAnsi="Consolas" w:cs="宋体"/>
          <w:color w:val="008000"/>
          <w:kern w:val="0"/>
        </w:rPr>
        <w:t># iii) hydrophobic-core-based neighbors</w:t>
      </w:r>
    </w:p>
    <w:p w14:paraId="1458447B" w14:textId="77777777"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r w:rsidRPr="00811779">
        <w:rPr>
          <w:rFonts w:ascii="Consolas" w:eastAsia="宋体" w:hAnsi="Consolas" w:cs="宋体"/>
          <w:color w:val="000000"/>
          <w:kern w:val="0"/>
        </w:rPr>
        <w:t xml:space="preserve">    </w:t>
      </w:r>
      <w:r w:rsidRPr="00811779">
        <w:rPr>
          <w:rFonts w:ascii="Consolas" w:eastAsia="宋体" w:hAnsi="Consolas" w:cs="宋体"/>
          <w:color w:val="AF00DB"/>
          <w:kern w:val="0"/>
        </w:rPr>
        <w:t>for</w:t>
      </w:r>
      <w:r w:rsidRPr="00811779">
        <w:rPr>
          <w:rFonts w:ascii="Consolas" w:eastAsia="宋体" w:hAnsi="Consolas" w:cs="宋体"/>
          <w:color w:val="000000"/>
          <w:kern w:val="0"/>
        </w:rPr>
        <w:t xml:space="preserve"> </w:t>
      </w:r>
      <w:proofErr w:type="spellStart"/>
      <w:r w:rsidRPr="00811779">
        <w:rPr>
          <w:rFonts w:ascii="Consolas" w:eastAsia="宋体" w:hAnsi="Consolas" w:cs="宋体"/>
          <w:color w:val="001080"/>
          <w:kern w:val="0"/>
        </w:rPr>
        <w:t>i</w:t>
      </w:r>
      <w:proofErr w:type="spellEnd"/>
      <w:r w:rsidRPr="00811779">
        <w:rPr>
          <w:rFonts w:ascii="Consolas" w:eastAsia="宋体" w:hAnsi="Consolas" w:cs="宋体"/>
          <w:color w:val="000000"/>
          <w:kern w:val="0"/>
        </w:rPr>
        <w:t xml:space="preserve"> </w:t>
      </w:r>
      <w:r w:rsidRPr="00811779">
        <w:rPr>
          <w:rFonts w:ascii="Consolas" w:eastAsia="宋体" w:hAnsi="Consolas" w:cs="宋体"/>
          <w:color w:val="AF00DB"/>
          <w:kern w:val="0"/>
        </w:rPr>
        <w:t>in</w:t>
      </w:r>
      <w:r w:rsidRPr="00811779">
        <w:rPr>
          <w:rFonts w:ascii="Consolas" w:eastAsia="宋体" w:hAnsi="Consolas" w:cs="宋体"/>
          <w:color w:val="000000"/>
          <w:kern w:val="0"/>
        </w:rPr>
        <w:t xml:space="preserve"> </w:t>
      </w:r>
      <w:r w:rsidRPr="00811779">
        <w:rPr>
          <w:rFonts w:ascii="Consolas" w:eastAsia="宋体" w:hAnsi="Consolas" w:cs="宋体"/>
          <w:color w:val="267F99"/>
          <w:kern w:val="0"/>
        </w:rPr>
        <w:t>range</w:t>
      </w:r>
      <w:r w:rsidRPr="00811779">
        <w:rPr>
          <w:rFonts w:ascii="Consolas" w:eastAsia="宋体" w:hAnsi="Consolas" w:cs="宋体"/>
          <w:color w:val="000000"/>
          <w:kern w:val="0"/>
        </w:rPr>
        <w:t>(</w:t>
      </w:r>
      <w:r w:rsidRPr="00811779">
        <w:rPr>
          <w:rFonts w:ascii="Consolas" w:eastAsia="宋体" w:hAnsi="Consolas" w:cs="宋体"/>
          <w:color w:val="098658"/>
          <w:kern w:val="0"/>
        </w:rPr>
        <w:t>0</w:t>
      </w:r>
      <w:r w:rsidRPr="00811779">
        <w:rPr>
          <w:rFonts w:ascii="Consolas" w:eastAsia="宋体" w:hAnsi="Consolas" w:cs="宋体"/>
          <w:color w:val="000000"/>
          <w:kern w:val="0"/>
        </w:rPr>
        <w:t xml:space="preserve">, </w:t>
      </w:r>
      <w:proofErr w:type="spellStart"/>
      <w:r w:rsidRPr="00811779">
        <w:rPr>
          <w:rFonts w:ascii="Consolas" w:eastAsia="宋体" w:hAnsi="Consolas" w:cs="宋体"/>
          <w:color w:val="001080"/>
          <w:kern w:val="0"/>
        </w:rPr>
        <w:t>chain_len</w:t>
      </w:r>
      <w:proofErr w:type="spellEnd"/>
      <w:r w:rsidRPr="00811779">
        <w:rPr>
          <w:rFonts w:ascii="Consolas" w:eastAsia="宋体" w:hAnsi="Consolas" w:cs="宋体"/>
          <w:color w:val="000000"/>
          <w:kern w:val="0"/>
        </w:rPr>
        <w:t>):</w:t>
      </w:r>
    </w:p>
    <w:p w14:paraId="1947EFB6" w14:textId="77777777"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r w:rsidRPr="00811779">
        <w:rPr>
          <w:rFonts w:ascii="Consolas" w:eastAsia="宋体" w:hAnsi="Consolas" w:cs="宋体"/>
          <w:color w:val="000000"/>
          <w:kern w:val="0"/>
        </w:rPr>
        <w:t xml:space="preserve">        </w:t>
      </w:r>
      <w:proofErr w:type="spellStart"/>
      <w:r w:rsidRPr="00811779">
        <w:rPr>
          <w:rFonts w:ascii="Consolas" w:eastAsia="宋体" w:hAnsi="Consolas" w:cs="宋体"/>
          <w:color w:val="001080"/>
          <w:kern w:val="0"/>
        </w:rPr>
        <w:t>rsa_i</w:t>
      </w:r>
      <w:proofErr w:type="spellEnd"/>
      <w:r w:rsidRPr="00811779">
        <w:rPr>
          <w:rFonts w:ascii="Consolas" w:eastAsia="宋体" w:hAnsi="Consolas" w:cs="宋体"/>
          <w:color w:val="000000"/>
          <w:kern w:val="0"/>
        </w:rPr>
        <w:t xml:space="preserve"> = </w:t>
      </w:r>
      <w:proofErr w:type="spellStart"/>
      <w:r w:rsidRPr="00811779">
        <w:rPr>
          <w:rFonts w:ascii="Consolas" w:eastAsia="宋体" w:hAnsi="Consolas" w:cs="宋体"/>
          <w:color w:val="001080"/>
          <w:kern w:val="0"/>
        </w:rPr>
        <w:t>dssp</w:t>
      </w:r>
      <w:proofErr w:type="spellEnd"/>
      <w:r w:rsidRPr="00811779">
        <w:rPr>
          <w:rFonts w:ascii="Consolas" w:eastAsia="宋体" w:hAnsi="Consolas" w:cs="宋体"/>
          <w:color w:val="000000"/>
          <w:kern w:val="0"/>
        </w:rPr>
        <w:t>[</w:t>
      </w:r>
      <w:proofErr w:type="spellStart"/>
      <w:r w:rsidRPr="00811779">
        <w:rPr>
          <w:rFonts w:ascii="Consolas" w:eastAsia="宋体" w:hAnsi="Consolas" w:cs="宋体"/>
          <w:color w:val="001080"/>
          <w:kern w:val="0"/>
        </w:rPr>
        <w:t>dssp_keys</w:t>
      </w:r>
      <w:proofErr w:type="spellEnd"/>
      <w:r w:rsidRPr="00811779">
        <w:rPr>
          <w:rFonts w:ascii="Consolas" w:eastAsia="宋体" w:hAnsi="Consolas" w:cs="宋体"/>
          <w:color w:val="000000"/>
          <w:kern w:val="0"/>
        </w:rPr>
        <w:t>[</w:t>
      </w:r>
      <w:proofErr w:type="spellStart"/>
      <w:r w:rsidRPr="00811779">
        <w:rPr>
          <w:rFonts w:ascii="Consolas" w:eastAsia="宋体" w:hAnsi="Consolas" w:cs="宋体"/>
          <w:color w:val="001080"/>
          <w:kern w:val="0"/>
        </w:rPr>
        <w:t>i</w:t>
      </w:r>
      <w:proofErr w:type="spellEnd"/>
      <w:r w:rsidRPr="00811779">
        <w:rPr>
          <w:rFonts w:ascii="Consolas" w:eastAsia="宋体" w:hAnsi="Consolas" w:cs="宋体"/>
          <w:color w:val="000000"/>
          <w:kern w:val="0"/>
        </w:rPr>
        <w:t>]][</w:t>
      </w:r>
      <w:r w:rsidRPr="00811779">
        <w:rPr>
          <w:rFonts w:ascii="Consolas" w:eastAsia="宋体" w:hAnsi="Consolas" w:cs="宋体"/>
          <w:color w:val="098658"/>
          <w:kern w:val="0"/>
        </w:rPr>
        <w:t>3</w:t>
      </w:r>
      <w:r w:rsidRPr="00811779">
        <w:rPr>
          <w:rFonts w:ascii="Consolas" w:eastAsia="宋体" w:hAnsi="Consolas" w:cs="宋体"/>
          <w:color w:val="000000"/>
          <w:kern w:val="0"/>
        </w:rPr>
        <w:t>]</w:t>
      </w:r>
    </w:p>
    <w:p w14:paraId="77C3E877" w14:textId="77777777"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r w:rsidRPr="00811779">
        <w:rPr>
          <w:rFonts w:ascii="Consolas" w:eastAsia="宋体" w:hAnsi="Consolas" w:cs="宋体"/>
          <w:color w:val="000000"/>
          <w:kern w:val="0"/>
        </w:rPr>
        <w:t xml:space="preserve">        </w:t>
      </w:r>
      <w:r w:rsidRPr="00811779">
        <w:rPr>
          <w:rFonts w:ascii="Consolas" w:eastAsia="宋体" w:hAnsi="Consolas" w:cs="宋体"/>
          <w:color w:val="008000"/>
          <w:kern w:val="0"/>
        </w:rPr>
        <w:t># print(</w:t>
      </w:r>
      <w:proofErr w:type="spellStart"/>
      <w:r w:rsidRPr="00811779">
        <w:rPr>
          <w:rFonts w:ascii="Consolas" w:eastAsia="宋体" w:hAnsi="Consolas" w:cs="宋体"/>
          <w:color w:val="008000"/>
          <w:kern w:val="0"/>
        </w:rPr>
        <w:t>rsa_i</w:t>
      </w:r>
      <w:proofErr w:type="spellEnd"/>
      <w:r w:rsidRPr="00811779">
        <w:rPr>
          <w:rFonts w:ascii="Consolas" w:eastAsia="宋体" w:hAnsi="Consolas" w:cs="宋体"/>
          <w:color w:val="008000"/>
          <w:kern w:val="0"/>
        </w:rPr>
        <w:t>)</w:t>
      </w:r>
    </w:p>
    <w:p w14:paraId="31BA04C8" w14:textId="77777777"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r w:rsidRPr="00811779">
        <w:rPr>
          <w:rFonts w:ascii="Consolas" w:eastAsia="宋体" w:hAnsi="Consolas" w:cs="宋体"/>
          <w:color w:val="000000"/>
          <w:kern w:val="0"/>
        </w:rPr>
        <w:t xml:space="preserve">        </w:t>
      </w:r>
      <w:r w:rsidRPr="00811779">
        <w:rPr>
          <w:rFonts w:ascii="Consolas" w:eastAsia="宋体" w:hAnsi="Consolas" w:cs="宋体"/>
          <w:color w:val="AF00DB"/>
          <w:kern w:val="0"/>
        </w:rPr>
        <w:t>if</w:t>
      </w:r>
      <w:r w:rsidRPr="00811779">
        <w:rPr>
          <w:rFonts w:ascii="Consolas" w:eastAsia="宋体" w:hAnsi="Consolas" w:cs="宋体"/>
          <w:color w:val="000000"/>
          <w:kern w:val="0"/>
        </w:rPr>
        <w:t xml:space="preserve"> </w:t>
      </w:r>
      <w:proofErr w:type="spellStart"/>
      <w:r w:rsidRPr="00811779">
        <w:rPr>
          <w:rFonts w:ascii="Consolas" w:eastAsia="宋体" w:hAnsi="Consolas" w:cs="宋体"/>
          <w:color w:val="001080"/>
          <w:kern w:val="0"/>
        </w:rPr>
        <w:t>rsa_i</w:t>
      </w:r>
      <w:proofErr w:type="spellEnd"/>
      <w:r w:rsidRPr="00811779">
        <w:rPr>
          <w:rFonts w:ascii="Consolas" w:eastAsia="宋体" w:hAnsi="Consolas" w:cs="宋体"/>
          <w:color w:val="000000"/>
          <w:kern w:val="0"/>
        </w:rPr>
        <w:t xml:space="preserve"> &lt;= </w:t>
      </w:r>
      <w:proofErr w:type="spellStart"/>
      <w:r w:rsidRPr="00811779">
        <w:rPr>
          <w:rFonts w:ascii="Consolas" w:eastAsia="宋体" w:hAnsi="Consolas" w:cs="宋体"/>
          <w:color w:val="001080"/>
          <w:kern w:val="0"/>
        </w:rPr>
        <w:t>rsa_threshold</w:t>
      </w:r>
      <w:proofErr w:type="spellEnd"/>
      <w:r w:rsidRPr="00811779">
        <w:rPr>
          <w:rFonts w:ascii="Consolas" w:eastAsia="宋体" w:hAnsi="Consolas" w:cs="宋体"/>
          <w:color w:val="000000"/>
          <w:kern w:val="0"/>
        </w:rPr>
        <w:t>:</w:t>
      </w:r>
    </w:p>
    <w:p w14:paraId="485647B2" w14:textId="77777777"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r w:rsidRPr="00811779">
        <w:rPr>
          <w:rFonts w:ascii="Consolas" w:eastAsia="宋体" w:hAnsi="Consolas" w:cs="宋体"/>
          <w:color w:val="000000"/>
          <w:kern w:val="0"/>
        </w:rPr>
        <w:t xml:space="preserve">            </w:t>
      </w:r>
      <w:r w:rsidRPr="00811779">
        <w:rPr>
          <w:rFonts w:ascii="Consolas" w:eastAsia="宋体" w:hAnsi="Consolas" w:cs="宋体"/>
          <w:color w:val="AF00DB"/>
          <w:kern w:val="0"/>
        </w:rPr>
        <w:t>for</w:t>
      </w:r>
      <w:r w:rsidRPr="00811779">
        <w:rPr>
          <w:rFonts w:ascii="Consolas" w:eastAsia="宋体" w:hAnsi="Consolas" w:cs="宋体"/>
          <w:color w:val="000000"/>
          <w:kern w:val="0"/>
        </w:rPr>
        <w:t xml:space="preserve"> </w:t>
      </w:r>
      <w:r w:rsidRPr="00811779">
        <w:rPr>
          <w:rFonts w:ascii="Consolas" w:eastAsia="宋体" w:hAnsi="Consolas" w:cs="宋体"/>
          <w:color w:val="001080"/>
          <w:kern w:val="0"/>
        </w:rPr>
        <w:t>j</w:t>
      </w:r>
      <w:r w:rsidRPr="00811779">
        <w:rPr>
          <w:rFonts w:ascii="Consolas" w:eastAsia="宋体" w:hAnsi="Consolas" w:cs="宋体"/>
          <w:color w:val="000000"/>
          <w:kern w:val="0"/>
        </w:rPr>
        <w:t xml:space="preserve"> </w:t>
      </w:r>
      <w:r w:rsidRPr="00811779">
        <w:rPr>
          <w:rFonts w:ascii="Consolas" w:eastAsia="宋体" w:hAnsi="Consolas" w:cs="宋体"/>
          <w:color w:val="AF00DB"/>
          <w:kern w:val="0"/>
        </w:rPr>
        <w:t>in</w:t>
      </w:r>
      <w:r w:rsidRPr="00811779">
        <w:rPr>
          <w:rFonts w:ascii="Consolas" w:eastAsia="宋体" w:hAnsi="Consolas" w:cs="宋体"/>
          <w:color w:val="000000"/>
          <w:kern w:val="0"/>
        </w:rPr>
        <w:t xml:space="preserve"> </w:t>
      </w:r>
      <w:r w:rsidRPr="00811779">
        <w:rPr>
          <w:rFonts w:ascii="Consolas" w:eastAsia="宋体" w:hAnsi="Consolas" w:cs="宋体"/>
          <w:color w:val="267F99"/>
          <w:kern w:val="0"/>
        </w:rPr>
        <w:t>range</w:t>
      </w:r>
      <w:r w:rsidRPr="00811779">
        <w:rPr>
          <w:rFonts w:ascii="Consolas" w:eastAsia="宋体" w:hAnsi="Consolas" w:cs="宋体"/>
          <w:color w:val="000000"/>
          <w:kern w:val="0"/>
        </w:rPr>
        <w:t>(</w:t>
      </w:r>
      <w:r w:rsidRPr="00811779">
        <w:rPr>
          <w:rFonts w:ascii="Consolas" w:eastAsia="宋体" w:hAnsi="Consolas" w:cs="宋体"/>
          <w:color w:val="001080"/>
          <w:kern w:val="0"/>
        </w:rPr>
        <w:t>i</w:t>
      </w:r>
      <w:r w:rsidRPr="00811779">
        <w:rPr>
          <w:rFonts w:ascii="Consolas" w:eastAsia="宋体" w:hAnsi="Consolas" w:cs="宋体"/>
          <w:color w:val="000000"/>
          <w:kern w:val="0"/>
        </w:rPr>
        <w:t>+</w:t>
      </w:r>
      <w:r w:rsidRPr="00811779">
        <w:rPr>
          <w:rFonts w:ascii="Consolas" w:eastAsia="宋体" w:hAnsi="Consolas" w:cs="宋体"/>
          <w:color w:val="098658"/>
          <w:kern w:val="0"/>
        </w:rPr>
        <w:t>1</w:t>
      </w:r>
      <w:r w:rsidRPr="00811779">
        <w:rPr>
          <w:rFonts w:ascii="Consolas" w:eastAsia="宋体" w:hAnsi="Consolas" w:cs="宋体"/>
          <w:color w:val="000000"/>
          <w:kern w:val="0"/>
        </w:rPr>
        <w:t xml:space="preserve">, </w:t>
      </w:r>
      <w:proofErr w:type="spellStart"/>
      <w:r w:rsidRPr="00811779">
        <w:rPr>
          <w:rFonts w:ascii="Consolas" w:eastAsia="宋体" w:hAnsi="Consolas" w:cs="宋体"/>
          <w:color w:val="001080"/>
          <w:kern w:val="0"/>
        </w:rPr>
        <w:t>chain_len</w:t>
      </w:r>
      <w:proofErr w:type="spellEnd"/>
      <w:r w:rsidRPr="00811779">
        <w:rPr>
          <w:rFonts w:ascii="Consolas" w:eastAsia="宋体" w:hAnsi="Consolas" w:cs="宋体"/>
          <w:color w:val="000000"/>
          <w:kern w:val="0"/>
        </w:rPr>
        <w:t>):</w:t>
      </w:r>
    </w:p>
    <w:p w14:paraId="310945BE" w14:textId="77777777"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r w:rsidRPr="00811779">
        <w:rPr>
          <w:rFonts w:ascii="Consolas" w:eastAsia="宋体" w:hAnsi="Consolas" w:cs="宋体"/>
          <w:color w:val="000000"/>
          <w:kern w:val="0"/>
        </w:rPr>
        <w:t xml:space="preserve">                </w:t>
      </w:r>
      <w:proofErr w:type="spellStart"/>
      <w:r w:rsidRPr="00811779">
        <w:rPr>
          <w:rFonts w:ascii="Consolas" w:eastAsia="宋体" w:hAnsi="Consolas" w:cs="宋体"/>
          <w:color w:val="001080"/>
          <w:kern w:val="0"/>
        </w:rPr>
        <w:t>rsa_j</w:t>
      </w:r>
      <w:proofErr w:type="spellEnd"/>
      <w:r w:rsidRPr="00811779">
        <w:rPr>
          <w:rFonts w:ascii="Consolas" w:eastAsia="宋体" w:hAnsi="Consolas" w:cs="宋体"/>
          <w:color w:val="000000"/>
          <w:kern w:val="0"/>
        </w:rPr>
        <w:t xml:space="preserve"> = </w:t>
      </w:r>
      <w:proofErr w:type="spellStart"/>
      <w:r w:rsidRPr="00811779">
        <w:rPr>
          <w:rFonts w:ascii="Consolas" w:eastAsia="宋体" w:hAnsi="Consolas" w:cs="宋体"/>
          <w:color w:val="001080"/>
          <w:kern w:val="0"/>
        </w:rPr>
        <w:t>dssp</w:t>
      </w:r>
      <w:proofErr w:type="spellEnd"/>
      <w:r w:rsidRPr="00811779">
        <w:rPr>
          <w:rFonts w:ascii="Consolas" w:eastAsia="宋体" w:hAnsi="Consolas" w:cs="宋体"/>
          <w:color w:val="000000"/>
          <w:kern w:val="0"/>
        </w:rPr>
        <w:t>[</w:t>
      </w:r>
      <w:proofErr w:type="spellStart"/>
      <w:r w:rsidRPr="00811779">
        <w:rPr>
          <w:rFonts w:ascii="Consolas" w:eastAsia="宋体" w:hAnsi="Consolas" w:cs="宋体"/>
          <w:color w:val="001080"/>
          <w:kern w:val="0"/>
        </w:rPr>
        <w:t>dssp_keys</w:t>
      </w:r>
      <w:proofErr w:type="spellEnd"/>
      <w:r w:rsidRPr="00811779">
        <w:rPr>
          <w:rFonts w:ascii="Consolas" w:eastAsia="宋体" w:hAnsi="Consolas" w:cs="宋体"/>
          <w:color w:val="000000"/>
          <w:kern w:val="0"/>
        </w:rPr>
        <w:t>[</w:t>
      </w:r>
      <w:r w:rsidRPr="00811779">
        <w:rPr>
          <w:rFonts w:ascii="Consolas" w:eastAsia="宋体" w:hAnsi="Consolas" w:cs="宋体"/>
          <w:color w:val="001080"/>
          <w:kern w:val="0"/>
        </w:rPr>
        <w:t>j</w:t>
      </w:r>
      <w:r w:rsidRPr="00811779">
        <w:rPr>
          <w:rFonts w:ascii="Consolas" w:eastAsia="宋体" w:hAnsi="Consolas" w:cs="宋体"/>
          <w:color w:val="000000"/>
          <w:kern w:val="0"/>
        </w:rPr>
        <w:t>]][</w:t>
      </w:r>
      <w:r w:rsidRPr="00811779">
        <w:rPr>
          <w:rFonts w:ascii="Consolas" w:eastAsia="宋体" w:hAnsi="Consolas" w:cs="宋体"/>
          <w:color w:val="098658"/>
          <w:kern w:val="0"/>
        </w:rPr>
        <w:t>3</w:t>
      </w:r>
      <w:r w:rsidRPr="00811779">
        <w:rPr>
          <w:rFonts w:ascii="Consolas" w:eastAsia="宋体" w:hAnsi="Consolas" w:cs="宋体"/>
          <w:color w:val="000000"/>
          <w:kern w:val="0"/>
        </w:rPr>
        <w:t>]</w:t>
      </w:r>
    </w:p>
    <w:p w14:paraId="4BC547D7" w14:textId="77777777"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r w:rsidRPr="00811779">
        <w:rPr>
          <w:rFonts w:ascii="Consolas" w:eastAsia="宋体" w:hAnsi="Consolas" w:cs="宋体"/>
          <w:color w:val="000000"/>
          <w:kern w:val="0"/>
        </w:rPr>
        <w:t xml:space="preserve">                </w:t>
      </w:r>
      <w:r w:rsidRPr="00811779">
        <w:rPr>
          <w:rFonts w:ascii="Consolas" w:eastAsia="宋体" w:hAnsi="Consolas" w:cs="宋体"/>
          <w:color w:val="008000"/>
          <w:kern w:val="0"/>
        </w:rPr>
        <w:t># print(</w:t>
      </w:r>
      <w:proofErr w:type="spellStart"/>
      <w:r w:rsidRPr="00811779">
        <w:rPr>
          <w:rFonts w:ascii="Consolas" w:eastAsia="宋体" w:hAnsi="Consolas" w:cs="宋体"/>
          <w:color w:val="008000"/>
          <w:kern w:val="0"/>
        </w:rPr>
        <w:t>rsa_j</w:t>
      </w:r>
      <w:proofErr w:type="spellEnd"/>
      <w:r w:rsidRPr="00811779">
        <w:rPr>
          <w:rFonts w:ascii="Consolas" w:eastAsia="宋体" w:hAnsi="Consolas" w:cs="宋体"/>
          <w:color w:val="008000"/>
          <w:kern w:val="0"/>
        </w:rPr>
        <w:t>)</w:t>
      </w:r>
    </w:p>
    <w:p w14:paraId="6A61D753" w14:textId="77777777"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r w:rsidRPr="00811779">
        <w:rPr>
          <w:rFonts w:ascii="Consolas" w:eastAsia="宋体" w:hAnsi="Consolas" w:cs="宋体"/>
          <w:color w:val="000000"/>
          <w:kern w:val="0"/>
        </w:rPr>
        <w:t xml:space="preserve">                </w:t>
      </w:r>
      <w:r w:rsidRPr="00811779">
        <w:rPr>
          <w:rFonts w:ascii="Consolas" w:eastAsia="宋体" w:hAnsi="Consolas" w:cs="宋体"/>
          <w:color w:val="AF00DB"/>
          <w:kern w:val="0"/>
        </w:rPr>
        <w:t>if</w:t>
      </w:r>
      <w:r w:rsidRPr="00811779">
        <w:rPr>
          <w:rFonts w:ascii="Consolas" w:eastAsia="宋体" w:hAnsi="Consolas" w:cs="宋体"/>
          <w:color w:val="000000"/>
          <w:kern w:val="0"/>
        </w:rPr>
        <w:t xml:space="preserve"> </w:t>
      </w:r>
      <w:proofErr w:type="spellStart"/>
      <w:r w:rsidRPr="00811779">
        <w:rPr>
          <w:rFonts w:ascii="Consolas" w:eastAsia="宋体" w:hAnsi="Consolas" w:cs="宋体"/>
          <w:color w:val="001080"/>
          <w:kern w:val="0"/>
        </w:rPr>
        <w:t>rsa_j</w:t>
      </w:r>
      <w:proofErr w:type="spellEnd"/>
      <w:r w:rsidRPr="00811779">
        <w:rPr>
          <w:rFonts w:ascii="Consolas" w:eastAsia="宋体" w:hAnsi="Consolas" w:cs="宋体"/>
          <w:color w:val="000000"/>
          <w:kern w:val="0"/>
        </w:rPr>
        <w:t xml:space="preserve"> &lt;= </w:t>
      </w:r>
      <w:proofErr w:type="spellStart"/>
      <w:r w:rsidRPr="00811779">
        <w:rPr>
          <w:rFonts w:ascii="Consolas" w:eastAsia="宋体" w:hAnsi="Consolas" w:cs="宋体"/>
          <w:color w:val="001080"/>
          <w:kern w:val="0"/>
        </w:rPr>
        <w:t>rsa_threshold</w:t>
      </w:r>
      <w:proofErr w:type="spellEnd"/>
      <w:r w:rsidRPr="00811779">
        <w:rPr>
          <w:rFonts w:ascii="Consolas" w:eastAsia="宋体" w:hAnsi="Consolas" w:cs="宋体"/>
          <w:color w:val="000000"/>
          <w:kern w:val="0"/>
        </w:rPr>
        <w:t>:</w:t>
      </w:r>
    </w:p>
    <w:p w14:paraId="468E6B49" w14:textId="77777777"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r w:rsidRPr="00811779">
        <w:rPr>
          <w:rFonts w:ascii="Consolas" w:eastAsia="宋体" w:hAnsi="Consolas" w:cs="宋体"/>
          <w:color w:val="000000"/>
          <w:kern w:val="0"/>
        </w:rPr>
        <w:t xml:space="preserve">                    </w:t>
      </w:r>
      <w:r w:rsidRPr="00811779">
        <w:rPr>
          <w:rFonts w:ascii="Consolas" w:eastAsia="宋体" w:hAnsi="Consolas" w:cs="宋体"/>
          <w:color w:val="008000"/>
          <w:kern w:val="0"/>
        </w:rPr>
        <w:t># print([</w:t>
      </w:r>
      <w:proofErr w:type="spellStart"/>
      <w:r w:rsidRPr="00811779">
        <w:rPr>
          <w:rFonts w:ascii="Consolas" w:eastAsia="宋体" w:hAnsi="Consolas" w:cs="宋体"/>
          <w:color w:val="008000"/>
          <w:kern w:val="0"/>
        </w:rPr>
        <w:t>i</w:t>
      </w:r>
      <w:proofErr w:type="spellEnd"/>
      <w:r w:rsidRPr="00811779">
        <w:rPr>
          <w:rFonts w:ascii="Consolas" w:eastAsia="宋体" w:hAnsi="Consolas" w:cs="宋体"/>
          <w:color w:val="008000"/>
          <w:kern w:val="0"/>
        </w:rPr>
        <w:t>, j])</w:t>
      </w:r>
    </w:p>
    <w:p w14:paraId="60B6AB15" w14:textId="77777777"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r w:rsidRPr="00811779">
        <w:rPr>
          <w:rFonts w:ascii="Consolas" w:eastAsia="宋体" w:hAnsi="Consolas" w:cs="宋体"/>
          <w:color w:val="000000"/>
          <w:kern w:val="0"/>
        </w:rPr>
        <w:t xml:space="preserve">                    </w:t>
      </w:r>
      <w:r w:rsidRPr="00811779">
        <w:rPr>
          <w:rFonts w:ascii="Consolas" w:eastAsia="宋体" w:hAnsi="Consolas" w:cs="宋体"/>
          <w:color w:val="AF00DB"/>
          <w:kern w:val="0"/>
        </w:rPr>
        <w:t>try</w:t>
      </w:r>
      <w:r w:rsidRPr="00811779">
        <w:rPr>
          <w:rFonts w:ascii="Consolas" w:eastAsia="宋体" w:hAnsi="Consolas" w:cs="宋体"/>
          <w:color w:val="000000"/>
          <w:kern w:val="0"/>
        </w:rPr>
        <w:t>:</w:t>
      </w:r>
    </w:p>
    <w:p w14:paraId="5ACE1D1E" w14:textId="77777777"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r w:rsidRPr="00811779">
        <w:rPr>
          <w:rFonts w:ascii="Consolas" w:eastAsia="宋体" w:hAnsi="Consolas" w:cs="宋体"/>
          <w:color w:val="000000"/>
          <w:kern w:val="0"/>
        </w:rPr>
        <w:t xml:space="preserve">                        </w:t>
      </w:r>
      <w:proofErr w:type="spellStart"/>
      <w:r w:rsidRPr="00811779">
        <w:rPr>
          <w:rFonts w:ascii="Consolas" w:eastAsia="宋体" w:hAnsi="Consolas" w:cs="宋体"/>
          <w:color w:val="001080"/>
          <w:kern w:val="0"/>
        </w:rPr>
        <w:t>CB_dist</w:t>
      </w:r>
      <w:proofErr w:type="spellEnd"/>
      <w:r w:rsidRPr="00811779">
        <w:rPr>
          <w:rFonts w:ascii="Consolas" w:eastAsia="宋体" w:hAnsi="Consolas" w:cs="宋体"/>
          <w:color w:val="000000"/>
          <w:kern w:val="0"/>
        </w:rPr>
        <w:t xml:space="preserve"> = </w:t>
      </w:r>
      <w:proofErr w:type="spellStart"/>
      <w:r w:rsidRPr="00811779">
        <w:rPr>
          <w:rFonts w:ascii="Consolas" w:eastAsia="宋体" w:hAnsi="Consolas" w:cs="宋体"/>
          <w:color w:val="001080"/>
          <w:kern w:val="0"/>
        </w:rPr>
        <w:t>CB_item_list</w:t>
      </w:r>
      <w:proofErr w:type="spellEnd"/>
      <w:r w:rsidRPr="00811779">
        <w:rPr>
          <w:rFonts w:ascii="Consolas" w:eastAsia="宋体" w:hAnsi="Consolas" w:cs="宋体"/>
          <w:color w:val="000000"/>
          <w:kern w:val="0"/>
        </w:rPr>
        <w:t>[</w:t>
      </w:r>
      <w:proofErr w:type="spellStart"/>
      <w:r w:rsidRPr="00811779">
        <w:rPr>
          <w:rFonts w:ascii="Consolas" w:eastAsia="宋体" w:hAnsi="Consolas" w:cs="宋体"/>
          <w:color w:val="001080"/>
          <w:kern w:val="0"/>
        </w:rPr>
        <w:t>i</w:t>
      </w:r>
      <w:proofErr w:type="spellEnd"/>
      <w:r w:rsidRPr="00811779">
        <w:rPr>
          <w:rFonts w:ascii="Consolas" w:eastAsia="宋体" w:hAnsi="Consolas" w:cs="宋体"/>
          <w:color w:val="000000"/>
          <w:kern w:val="0"/>
        </w:rPr>
        <w:t xml:space="preserve">] - </w:t>
      </w:r>
      <w:proofErr w:type="spellStart"/>
      <w:r w:rsidRPr="00811779">
        <w:rPr>
          <w:rFonts w:ascii="Consolas" w:eastAsia="宋体" w:hAnsi="Consolas" w:cs="宋体"/>
          <w:color w:val="001080"/>
          <w:kern w:val="0"/>
        </w:rPr>
        <w:t>CB_item_list</w:t>
      </w:r>
      <w:proofErr w:type="spellEnd"/>
      <w:r w:rsidRPr="00811779">
        <w:rPr>
          <w:rFonts w:ascii="Consolas" w:eastAsia="宋体" w:hAnsi="Consolas" w:cs="宋体"/>
          <w:color w:val="000000"/>
          <w:kern w:val="0"/>
        </w:rPr>
        <w:t>[</w:t>
      </w:r>
      <w:r w:rsidRPr="00811779">
        <w:rPr>
          <w:rFonts w:ascii="Consolas" w:eastAsia="宋体" w:hAnsi="Consolas" w:cs="宋体"/>
          <w:color w:val="001080"/>
          <w:kern w:val="0"/>
        </w:rPr>
        <w:t>j</w:t>
      </w:r>
      <w:r w:rsidRPr="00811779">
        <w:rPr>
          <w:rFonts w:ascii="Consolas" w:eastAsia="宋体" w:hAnsi="Consolas" w:cs="宋体"/>
          <w:color w:val="000000"/>
          <w:kern w:val="0"/>
        </w:rPr>
        <w:t>]</w:t>
      </w:r>
    </w:p>
    <w:p w14:paraId="303FF598" w14:textId="77777777"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r w:rsidRPr="00811779">
        <w:rPr>
          <w:rFonts w:ascii="Consolas" w:eastAsia="宋体" w:hAnsi="Consolas" w:cs="宋体"/>
          <w:color w:val="000000"/>
          <w:kern w:val="0"/>
        </w:rPr>
        <w:t xml:space="preserve">                        </w:t>
      </w:r>
      <w:r w:rsidRPr="00811779">
        <w:rPr>
          <w:rFonts w:ascii="Consolas" w:eastAsia="宋体" w:hAnsi="Consolas" w:cs="宋体"/>
          <w:color w:val="008000"/>
          <w:kern w:val="0"/>
        </w:rPr>
        <w:t># print(</w:t>
      </w:r>
      <w:proofErr w:type="spellStart"/>
      <w:r w:rsidRPr="00811779">
        <w:rPr>
          <w:rFonts w:ascii="Consolas" w:eastAsia="宋体" w:hAnsi="Consolas" w:cs="宋体"/>
          <w:color w:val="008000"/>
          <w:kern w:val="0"/>
        </w:rPr>
        <w:t>CB_dist</w:t>
      </w:r>
      <w:proofErr w:type="spellEnd"/>
      <w:r w:rsidRPr="00811779">
        <w:rPr>
          <w:rFonts w:ascii="Consolas" w:eastAsia="宋体" w:hAnsi="Consolas" w:cs="宋体"/>
          <w:color w:val="008000"/>
          <w:kern w:val="0"/>
        </w:rPr>
        <w:t>)</w:t>
      </w:r>
    </w:p>
    <w:p w14:paraId="20BD9F10" w14:textId="77777777"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r w:rsidRPr="00811779">
        <w:rPr>
          <w:rFonts w:ascii="Consolas" w:eastAsia="宋体" w:hAnsi="Consolas" w:cs="宋体"/>
          <w:color w:val="000000"/>
          <w:kern w:val="0"/>
        </w:rPr>
        <w:lastRenderedPageBreak/>
        <w:t xml:space="preserve">                        </w:t>
      </w:r>
      <w:r w:rsidRPr="00811779">
        <w:rPr>
          <w:rFonts w:ascii="Consolas" w:eastAsia="宋体" w:hAnsi="Consolas" w:cs="宋体"/>
          <w:color w:val="AF00DB"/>
          <w:kern w:val="0"/>
        </w:rPr>
        <w:t>if</w:t>
      </w:r>
      <w:r w:rsidRPr="00811779">
        <w:rPr>
          <w:rFonts w:ascii="Consolas" w:eastAsia="宋体" w:hAnsi="Consolas" w:cs="宋体"/>
          <w:color w:val="000000"/>
          <w:kern w:val="0"/>
        </w:rPr>
        <w:t xml:space="preserve"> (</w:t>
      </w:r>
      <w:proofErr w:type="spellStart"/>
      <w:r w:rsidRPr="00811779">
        <w:rPr>
          <w:rFonts w:ascii="Consolas" w:eastAsia="宋体" w:hAnsi="Consolas" w:cs="宋体"/>
          <w:color w:val="001080"/>
          <w:kern w:val="0"/>
        </w:rPr>
        <w:t>CB_dist</w:t>
      </w:r>
      <w:proofErr w:type="spellEnd"/>
      <w:r w:rsidRPr="00811779">
        <w:rPr>
          <w:rFonts w:ascii="Consolas" w:eastAsia="宋体" w:hAnsi="Consolas" w:cs="宋体"/>
          <w:color w:val="000000"/>
          <w:kern w:val="0"/>
        </w:rPr>
        <w:t xml:space="preserve"> &lt;= </w:t>
      </w:r>
      <w:proofErr w:type="spellStart"/>
      <w:r w:rsidRPr="00811779">
        <w:rPr>
          <w:rFonts w:ascii="Consolas" w:eastAsia="宋体" w:hAnsi="Consolas" w:cs="宋体"/>
          <w:color w:val="001080"/>
          <w:kern w:val="0"/>
        </w:rPr>
        <w:t>CB_dist_threshold</w:t>
      </w:r>
      <w:proofErr w:type="spellEnd"/>
      <w:r w:rsidRPr="00811779">
        <w:rPr>
          <w:rFonts w:ascii="Consolas" w:eastAsia="宋体" w:hAnsi="Consolas" w:cs="宋体"/>
          <w:color w:val="000000"/>
          <w:kern w:val="0"/>
        </w:rPr>
        <w:t xml:space="preserve">) </w:t>
      </w:r>
      <w:r w:rsidRPr="00811779">
        <w:rPr>
          <w:rFonts w:ascii="Consolas" w:eastAsia="宋体" w:hAnsi="Consolas" w:cs="宋体"/>
          <w:color w:val="0000FF"/>
          <w:kern w:val="0"/>
        </w:rPr>
        <w:t>and</w:t>
      </w:r>
      <w:r w:rsidRPr="00811779">
        <w:rPr>
          <w:rFonts w:ascii="Consolas" w:eastAsia="宋体" w:hAnsi="Consolas" w:cs="宋体"/>
          <w:color w:val="000000"/>
          <w:kern w:val="0"/>
        </w:rPr>
        <w:t xml:space="preserve"> ([</w:t>
      </w:r>
      <w:proofErr w:type="spellStart"/>
      <w:r w:rsidRPr="00811779">
        <w:rPr>
          <w:rFonts w:ascii="Consolas" w:eastAsia="宋体" w:hAnsi="Consolas" w:cs="宋体"/>
          <w:color w:val="001080"/>
          <w:kern w:val="0"/>
        </w:rPr>
        <w:t>i</w:t>
      </w:r>
      <w:proofErr w:type="spellEnd"/>
      <w:r w:rsidRPr="00811779">
        <w:rPr>
          <w:rFonts w:ascii="Consolas" w:eastAsia="宋体" w:hAnsi="Consolas" w:cs="宋体"/>
          <w:color w:val="000000"/>
          <w:kern w:val="0"/>
        </w:rPr>
        <w:t xml:space="preserve">, </w:t>
      </w:r>
      <w:r w:rsidRPr="00811779">
        <w:rPr>
          <w:rFonts w:ascii="Consolas" w:eastAsia="宋体" w:hAnsi="Consolas" w:cs="宋体"/>
          <w:color w:val="001080"/>
          <w:kern w:val="0"/>
        </w:rPr>
        <w:t>j</w:t>
      </w:r>
      <w:r w:rsidRPr="00811779">
        <w:rPr>
          <w:rFonts w:ascii="Consolas" w:eastAsia="宋体" w:hAnsi="Consolas" w:cs="宋体"/>
          <w:color w:val="000000"/>
          <w:kern w:val="0"/>
        </w:rPr>
        <w:t xml:space="preserve">] </w:t>
      </w:r>
      <w:r w:rsidRPr="00811779">
        <w:rPr>
          <w:rFonts w:ascii="Consolas" w:eastAsia="宋体" w:hAnsi="Consolas" w:cs="宋体"/>
          <w:color w:val="0000FF"/>
          <w:kern w:val="0"/>
        </w:rPr>
        <w:t>not</w:t>
      </w:r>
      <w:r w:rsidRPr="00811779">
        <w:rPr>
          <w:rFonts w:ascii="Consolas" w:eastAsia="宋体" w:hAnsi="Consolas" w:cs="宋体"/>
          <w:color w:val="000000"/>
          <w:kern w:val="0"/>
        </w:rPr>
        <w:t xml:space="preserve"> </w:t>
      </w:r>
      <w:r w:rsidRPr="00811779">
        <w:rPr>
          <w:rFonts w:ascii="Consolas" w:eastAsia="宋体" w:hAnsi="Consolas" w:cs="宋体"/>
          <w:color w:val="0000FF"/>
          <w:kern w:val="0"/>
        </w:rPr>
        <w:t>in</w:t>
      </w:r>
      <w:r w:rsidRPr="00811779">
        <w:rPr>
          <w:rFonts w:ascii="Consolas" w:eastAsia="宋体" w:hAnsi="Consolas" w:cs="宋体"/>
          <w:color w:val="000000"/>
          <w:kern w:val="0"/>
        </w:rPr>
        <w:t xml:space="preserve"> </w:t>
      </w:r>
      <w:proofErr w:type="spellStart"/>
      <w:r w:rsidRPr="00811779">
        <w:rPr>
          <w:rFonts w:ascii="Consolas" w:eastAsia="宋体" w:hAnsi="Consolas" w:cs="宋体"/>
          <w:color w:val="001080"/>
          <w:kern w:val="0"/>
        </w:rPr>
        <w:t>edge_list</w:t>
      </w:r>
      <w:proofErr w:type="spellEnd"/>
      <w:r w:rsidRPr="00811779">
        <w:rPr>
          <w:rFonts w:ascii="Consolas" w:eastAsia="宋体" w:hAnsi="Consolas" w:cs="宋体"/>
          <w:color w:val="000000"/>
          <w:kern w:val="0"/>
        </w:rPr>
        <w:t>):</w:t>
      </w:r>
    </w:p>
    <w:p w14:paraId="258BF04C" w14:textId="77777777"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r w:rsidRPr="00811779">
        <w:rPr>
          <w:rFonts w:ascii="Consolas" w:eastAsia="宋体" w:hAnsi="Consolas" w:cs="宋体"/>
          <w:color w:val="000000"/>
          <w:kern w:val="0"/>
        </w:rPr>
        <w:t xml:space="preserve">                            </w:t>
      </w:r>
      <w:proofErr w:type="spellStart"/>
      <w:r w:rsidRPr="00811779">
        <w:rPr>
          <w:rFonts w:ascii="Consolas" w:eastAsia="宋体" w:hAnsi="Consolas" w:cs="宋体"/>
          <w:color w:val="001080"/>
          <w:kern w:val="0"/>
        </w:rPr>
        <w:t>edge_list</w:t>
      </w:r>
      <w:r w:rsidRPr="00811779">
        <w:rPr>
          <w:rFonts w:ascii="Consolas" w:eastAsia="宋体" w:hAnsi="Consolas" w:cs="宋体"/>
          <w:color w:val="000000"/>
          <w:kern w:val="0"/>
        </w:rPr>
        <w:t>.</w:t>
      </w:r>
      <w:r w:rsidRPr="00811779">
        <w:rPr>
          <w:rFonts w:ascii="Consolas" w:eastAsia="宋体" w:hAnsi="Consolas" w:cs="宋体"/>
          <w:color w:val="795E26"/>
          <w:kern w:val="0"/>
        </w:rPr>
        <w:t>append</w:t>
      </w:r>
      <w:proofErr w:type="spellEnd"/>
      <w:r w:rsidRPr="00811779">
        <w:rPr>
          <w:rFonts w:ascii="Consolas" w:eastAsia="宋体" w:hAnsi="Consolas" w:cs="宋体"/>
          <w:color w:val="000000"/>
          <w:kern w:val="0"/>
        </w:rPr>
        <w:t>([</w:t>
      </w:r>
      <w:proofErr w:type="spellStart"/>
      <w:r w:rsidRPr="00811779">
        <w:rPr>
          <w:rFonts w:ascii="Consolas" w:eastAsia="宋体" w:hAnsi="Consolas" w:cs="宋体"/>
          <w:color w:val="001080"/>
          <w:kern w:val="0"/>
        </w:rPr>
        <w:t>i</w:t>
      </w:r>
      <w:proofErr w:type="spellEnd"/>
      <w:r w:rsidRPr="00811779">
        <w:rPr>
          <w:rFonts w:ascii="Consolas" w:eastAsia="宋体" w:hAnsi="Consolas" w:cs="宋体"/>
          <w:color w:val="000000"/>
          <w:kern w:val="0"/>
        </w:rPr>
        <w:t xml:space="preserve">, </w:t>
      </w:r>
      <w:r w:rsidRPr="00811779">
        <w:rPr>
          <w:rFonts w:ascii="Consolas" w:eastAsia="宋体" w:hAnsi="Consolas" w:cs="宋体"/>
          <w:color w:val="001080"/>
          <w:kern w:val="0"/>
        </w:rPr>
        <w:t>j</w:t>
      </w:r>
      <w:r w:rsidRPr="00811779">
        <w:rPr>
          <w:rFonts w:ascii="Consolas" w:eastAsia="宋体" w:hAnsi="Consolas" w:cs="宋体"/>
          <w:color w:val="000000"/>
          <w:kern w:val="0"/>
        </w:rPr>
        <w:t>])</w:t>
      </w:r>
    </w:p>
    <w:p w14:paraId="048E5207" w14:textId="77777777"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r w:rsidRPr="00811779">
        <w:rPr>
          <w:rFonts w:ascii="Consolas" w:eastAsia="宋体" w:hAnsi="Consolas" w:cs="宋体"/>
          <w:color w:val="000000"/>
          <w:kern w:val="0"/>
        </w:rPr>
        <w:t xml:space="preserve">                            </w:t>
      </w:r>
      <w:proofErr w:type="spellStart"/>
      <w:r w:rsidRPr="00811779">
        <w:rPr>
          <w:rFonts w:ascii="Consolas" w:eastAsia="宋体" w:hAnsi="Consolas" w:cs="宋体"/>
          <w:color w:val="001080"/>
          <w:kern w:val="0"/>
        </w:rPr>
        <w:t>edge_list</w:t>
      </w:r>
      <w:r w:rsidRPr="00811779">
        <w:rPr>
          <w:rFonts w:ascii="Consolas" w:eastAsia="宋体" w:hAnsi="Consolas" w:cs="宋体"/>
          <w:color w:val="000000"/>
          <w:kern w:val="0"/>
        </w:rPr>
        <w:t>.</w:t>
      </w:r>
      <w:r w:rsidRPr="00811779">
        <w:rPr>
          <w:rFonts w:ascii="Consolas" w:eastAsia="宋体" w:hAnsi="Consolas" w:cs="宋体"/>
          <w:color w:val="795E26"/>
          <w:kern w:val="0"/>
        </w:rPr>
        <w:t>append</w:t>
      </w:r>
      <w:proofErr w:type="spellEnd"/>
      <w:r w:rsidRPr="00811779">
        <w:rPr>
          <w:rFonts w:ascii="Consolas" w:eastAsia="宋体" w:hAnsi="Consolas" w:cs="宋体"/>
          <w:color w:val="000000"/>
          <w:kern w:val="0"/>
        </w:rPr>
        <w:t>([</w:t>
      </w:r>
      <w:r w:rsidRPr="00811779">
        <w:rPr>
          <w:rFonts w:ascii="Consolas" w:eastAsia="宋体" w:hAnsi="Consolas" w:cs="宋体"/>
          <w:color w:val="001080"/>
          <w:kern w:val="0"/>
        </w:rPr>
        <w:t>j</w:t>
      </w:r>
      <w:r w:rsidRPr="00811779">
        <w:rPr>
          <w:rFonts w:ascii="Consolas" w:eastAsia="宋体" w:hAnsi="Consolas" w:cs="宋体"/>
          <w:color w:val="000000"/>
          <w:kern w:val="0"/>
        </w:rPr>
        <w:t xml:space="preserve">, </w:t>
      </w:r>
      <w:proofErr w:type="spellStart"/>
      <w:r w:rsidRPr="00811779">
        <w:rPr>
          <w:rFonts w:ascii="Consolas" w:eastAsia="宋体" w:hAnsi="Consolas" w:cs="宋体"/>
          <w:color w:val="001080"/>
          <w:kern w:val="0"/>
        </w:rPr>
        <w:t>i</w:t>
      </w:r>
      <w:proofErr w:type="spellEnd"/>
      <w:r w:rsidRPr="00811779">
        <w:rPr>
          <w:rFonts w:ascii="Consolas" w:eastAsia="宋体" w:hAnsi="Consolas" w:cs="宋体"/>
          <w:color w:val="000000"/>
          <w:kern w:val="0"/>
        </w:rPr>
        <w:t>])</w:t>
      </w:r>
    </w:p>
    <w:p w14:paraId="62ED95C8" w14:textId="77777777"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r w:rsidRPr="00811779">
        <w:rPr>
          <w:rFonts w:ascii="Consolas" w:eastAsia="宋体" w:hAnsi="Consolas" w:cs="宋体"/>
          <w:color w:val="000000"/>
          <w:kern w:val="0"/>
        </w:rPr>
        <w:t xml:space="preserve">                            </w:t>
      </w:r>
      <w:proofErr w:type="spellStart"/>
      <w:r w:rsidRPr="00811779">
        <w:rPr>
          <w:rFonts w:ascii="Consolas" w:eastAsia="宋体" w:hAnsi="Consolas" w:cs="宋体"/>
          <w:color w:val="001080"/>
          <w:kern w:val="0"/>
        </w:rPr>
        <w:t>edge_type</w:t>
      </w:r>
      <w:proofErr w:type="spellEnd"/>
      <w:r w:rsidRPr="00811779">
        <w:rPr>
          <w:rFonts w:ascii="Consolas" w:eastAsia="宋体" w:hAnsi="Consolas" w:cs="宋体"/>
          <w:color w:val="000000"/>
          <w:kern w:val="0"/>
        </w:rPr>
        <w:t xml:space="preserve"> += </w:t>
      </w:r>
      <w:r w:rsidRPr="00811779">
        <w:rPr>
          <w:rFonts w:ascii="Consolas" w:eastAsia="宋体" w:hAnsi="Consolas" w:cs="宋体"/>
          <w:color w:val="098658"/>
          <w:kern w:val="0"/>
        </w:rPr>
        <w:t>2</w:t>
      </w:r>
      <w:r w:rsidRPr="00811779">
        <w:rPr>
          <w:rFonts w:ascii="Consolas" w:eastAsia="宋体" w:hAnsi="Consolas" w:cs="宋体"/>
          <w:color w:val="000000"/>
          <w:kern w:val="0"/>
        </w:rPr>
        <w:t xml:space="preserve"> * [</w:t>
      </w:r>
      <w:r w:rsidRPr="00811779">
        <w:rPr>
          <w:rFonts w:ascii="Consolas" w:eastAsia="宋体" w:hAnsi="Consolas" w:cs="宋体"/>
          <w:color w:val="098658"/>
          <w:kern w:val="0"/>
        </w:rPr>
        <w:t>3</w:t>
      </w:r>
      <w:r w:rsidRPr="00811779">
        <w:rPr>
          <w:rFonts w:ascii="Consolas" w:eastAsia="宋体" w:hAnsi="Consolas" w:cs="宋体"/>
          <w:color w:val="000000"/>
          <w:kern w:val="0"/>
        </w:rPr>
        <w:t>]</w:t>
      </w:r>
    </w:p>
    <w:p w14:paraId="4F97FF2F" w14:textId="77777777"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r w:rsidRPr="00811779">
        <w:rPr>
          <w:rFonts w:ascii="Consolas" w:eastAsia="宋体" w:hAnsi="Consolas" w:cs="宋体"/>
          <w:color w:val="000000"/>
          <w:kern w:val="0"/>
        </w:rPr>
        <w:t xml:space="preserve">                            </w:t>
      </w:r>
      <w:r w:rsidRPr="00811779">
        <w:rPr>
          <w:rFonts w:ascii="Consolas" w:eastAsia="宋体" w:hAnsi="Consolas" w:cs="宋体"/>
          <w:color w:val="795E26"/>
          <w:kern w:val="0"/>
        </w:rPr>
        <w:t>print</w:t>
      </w:r>
      <w:r w:rsidRPr="00811779">
        <w:rPr>
          <w:rFonts w:ascii="Consolas" w:eastAsia="宋体" w:hAnsi="Consolas" w:cs="宋体"/>
          <w:color w:val="000000"/>
          <w:kern w:val="0"/>
        </w:rPr>
        <w:t>(</w:t>
      </w:r>
      <w:r w:rsidRPr="00811779">
        <w:rPr>
          <w:rFonts w:ascii="Consolas" w:eastAsia="宋体" w:hAnsi="Consolas" w:cs="宋体"/>
          <w:color w:val="0000FF"/>
          <w:kern w:val="0"/>
        </w:rPr>
        <w:t>f</w:t>
      </w:r>
      <w:r w:rsidRPr="00811779">
        <w:rPr>
          <w:rFonts w:ascii="Consolas" w:eastAsia="宋体" w:hAnsi="Consolas" w:cs="宋体"/>
          <w:color w:val="A31515"/>
          <w:kern w:val="0"/>
        </w:rPr>
        <w:t>'</w:t>
      </w:r>
      <w:r w:rsidRPr="00811779">
        <w:rPr>
          <w:rFonts w:ascii="Consolas" w:eastAsia="宋体" w:hAnsi="Consolas" w:cs="宋体"/>
          <w:color w:val="0000FF"/>
          <w:kern w:val="0"/>
        </w:rPr>
        <w:t>{</w:t>
      </w:r>
      <w:r w:rsidRPr="00811779">
        <w:rPr>
          <w:rFonts w:ascii="Consolas" w:eastAsia="宋体" w:hAnsi="Consolas" w:cs="宋体"/>
          <w:color w:val="001080"/>
          <w:kern w:val="0"/>
        </w:rPr>
        <w:t>i</w:t>
      </w:r>
      <w:r w:rsidRPr="00811779">
        <w:rPr>
          <w:rFonts w:ascii="Consolas" w:eastAsia="宋体" w:hAnsi="Consolas" w:cs="宋体"/>
          <w:color w:val="000000"/>
          <w:kern w:val="0"/>
        </w:rPr>
        <w:t>+</w:t>
      </w:r>
      <w:r w:rsidRPr="00811779">
        <w:rPr>
          <w:rFonts w:ascii="Consolas" w:eastAsia="宋体" w:hAnsi="Consolas" w:cs="宋体"/>
          <w:color w:val="098658"/>
          <w:kern w:val="0"/>
        </w:rPr>
        <w:t>1</w:t>
      </w:r>
      <w:r w:rsidRPr="00811779">
        <w:rPr>
          <w:rFonts w:ascii="Consolas" w:eastAsia="宋体" w:hAnsi="Consolas" w:cs="宋体"/>
          <w:color w:val="0000FF"/>
          <w:kern w:val="0"/>
        </w:rPr>
        <w:t>}</w:t>
      </w:r>
      <w:r w:rsidRPr="00811779">
        <w:rPr>
          <w:rFonts w:ascii="Consolas" w:eastAsia="宋体" w:hAnsi="Consolas" w:cs="宋体"/>
          <w:color w:val="A31515"/>
          <w:kern w:val="0"/>
        </w:rPr>
        <w:t xml:space="preserve"> </w:t>
      </w:r>
      <w:r w:rsidRPr="00811779">
        <w:rPr>
          <w:rFonts w:ascii="Consolas" w:eastAsia="宋体" w:hAnsi="Consolas" w:cs="宋体"/>
          <w:color w:val="0000FF"/>
          <w:kern w:val="0"/>
        </w:rPr>
        <w:t>{</w:t>
      </w:r>
      <w:r w:rsidRPr="00811779">
        <w:rPr>
          <w:rFonts w:ascii="Consolas" w:eastAsia="宋体" w:hAnsi="Consolas" w:cs="宋体"/>
          <w:color w:val="001080"/>
          <w:kern w:val="0"/>
        </w:rPr>
        <w:t>j</w:t>
      </w:r>
      <w:r w:rsidRPr="00811779">
        <w:rPr>
          <w:rFonts w:ascii="Consolas" w:eastAsia="宋体" w:hAnsi="Consolas" w:cs="宋体"/>
          <w:color w:val="000000"/>
          <w:kern w:val="0"/>
        </w:rPr>
        <w:t>+</w:t>
      </w:r>
      <w:r w:rsidRPr="00811779">
        <w:rPr>
          <w:rFonts w:ascii="Consolas" w:eastAsia="宋体" w:hAnsi="Consolas" w:cs="宋体"/>
          <w:color w:val="098658"/>
          <w:kern w:val="0"/>
        </w:rPr>
        <w:t>1</w:t>
      </w:r>
      <w:r w:rsidRPr="00811779">
        <w:rPr>
          <w:rFonts w:ascii="Consolas" w:eastAsia="宋体" w:hAnsi="Consolas" w:cs="宋体"/>
          <w:color w:val="0000FF"/>
          <w:kern w:val="0"/>
        </w:rPr>
        <w:t>}</w:t>
      </w:r>
      <w:r w:rsidRPr="00811779">
        <w:rPr>
          <w:rFonts w:ascii="Consolas" w:eastAsia="宋体" w:hAnsi="Consolas" w:cs="宋体"/>
          <w:color w:val="A31515"/>
          <w:kern w:val="0"/>
        </w:rPr>
        <w:t>'</w:t>
      </w:r>
      <w:r w:rsidRPr="00811779">
        <w:rPr>
          <w:rFonts w:ascii="Consolas" w:eastAsia="宋体" w:hAnsi="Consolas" w:cs="宋体"/>
          <w:color w:val="000000"/>
          <w:kern w:val="0"/>
        </w:rPr>
        <w:t>)</w:t>
      </w:r>
    </w:p>
    <w:p w14:paraId="15258CA3" w14:textId="77777777"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r w:rsidRPr="00811779">
        <w:rPr>
          <w:rFonts w:ascii="Consolas" w:eastAsia="宋体" w:hAnsi="Consolas" w:cs="宋体"/>
          <w:color w:val="000000"/>
          <w:kern w:val="0"/>
        </w:rPr>
        <w:t xml:space="preserve">                    </w:t>
      </w:r>
      <w:r w:rsidRPr="00811779">
        <w:rPr>
          <w:rFonts w:ascii="Consolas" w:eastAsia="宋体" w:hAnsi="Consolas" w:cs="宋体"/>
          <w:color w:val="AF00DB"/>
          <w:kern w:val="0"/>
        </w:rPr>
        <w:t>except</w:t>
      </w:r>
      <w:r w:rsidRPr="00811779">
        <w:rPr>
          <w:rFonts w:ascii="Consolas" w:eastAsia="宋体" w:hAnsi="Consolas" w:cs="宋体"/>
          <w:color w:val="000000"/>
          <w:kern w:val="0"/>
        </w:rPr>
        <w:t>:</w:t>
      </w:r>
    </w:p>
    <w:p w14:paraId="5C910588" w14:textId="77777777"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r w:rsidRPr="00811779">
        <w:rPr>
          <w:rFonts w:ascii="Consolas" w:eastAsia="宋体" w:hAnsi="Consolas" w:cs="宋体"/>
          <w:color w:val="000000"/>
          <w:kern w:val="0"/>
        </w:rPr>
        <w:t xml:space="preserve">                        </w:t>
      </w:r>
      <w:r w:rsidRPr="00811779">
        <w:rPr>
          <w:rFonts w:ascii="Consolas" w:eastAsia="宋体" w:hAnsi="Consolas" w:cs="宋体"/>
          <w:color w:val="AF00DB"/>
          <w:kern w:val="0"/>
        </w:rPr>
        <w:t>pass</w:t>
      </w:r>
    </w:p>
    <w:p w14:paraId="428E14B6" w14:textId="64A83274" w:rsidR="00811779" w:rsidRPr="00811779" w:rsidRDefault="00811779" w:rsidP="00811779">
      <w:pPr>
        <w:widowControl/>
        <w:shd w:val="clear" w:color="auto" w:fill="FFFFFF"/>
        <w:spacing w:after="240" w:line="285" w:lineRule="atLeast"/>
        <w:jc w:val="left"/>
        <w:rPr>
          <w:rFonts w:ascii="Consolas" w:eastAsia="宋体" w:hAnsi="Consolas" w:cs="宋体"/>
          <w:color w:val="000000"/>
          <w:kern w:val="0"/>
        </w:rPr>
      </w:pPr>
    </w:p>
    <w:p w14:paraId="5FBD6FF1" w14:textId="77777777"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r w:rsidRPr="00811779">
        <w:rPr>
          <w:rFonts w:ascii="Consolas" w:eastAsia="宋体" w:hAnsi="Consolas" w:cs="宋体"/>
          <w:color w:val="000000"/>
          <w:kern w:val="0"/>
        </w:rPr>
        <w:t xml:space="preserve">    </w:t>
      </w:r>
      <w:proofErr w:type="spellStart"/>
      <w:r w:rsidRPr="00811779">
        <w:rPr>
          <w:rFonts w:ascii="Consolas" w:eastAsia="宋体" w:hAnsi="Consolas" w:cs="宋体"/>
          <w:color w:val="001080"/>
          <w:kern w:val="0"/>
        </w:rPr>
        <w:t>node_feature</w:t>
      </w:r>
      <w:proofErr w:type="spellEnd"/>
      <w:r w:rsidRPr="00811779">
        <w:rPr>
          <w:rFonts w:ascii="Consolas" w:eastAsia="宋体" w:hAnsi="Consolas" w:cs="宋体"/>
          <w:color w:val="000000"/>
          <w:kern w:val="0"/>
        </w:rPr>
        <w:t xml:space="preserve"> = </w:t>
      </w:r>
      <w:proofErr w:type="spellStart"/>
      <w:r w:rsidRPr="00811779">
        <w:rPr>
          <w:rFonts w:ascii="Consolas" w:eastAsia="宋体" w:hAnsi="Consolas" w:cs="宋体"/>
          <w:color w:val="267F99"/>
          <w:kern w:val="0"/>
        </w:rPr>
        <w:t>torch</w:t>
      </w:r>
      <w:r w:rsidRPr="00811779">
        <w:rPr>
          <w:rFonts w:ascii="Consolas" w:eastAsia="宋体" w:hAnsi="Consolas" w:cs="宋体"/>
          <w:color w:val="000000"/>
          <w:kern w:val="0"/>
        </w:rPr>
        <w:t>.</w:t>
      </w:r>
      <w:r w:rsidRPr="00811779">
        <w:rPr>
          <w:rFonts w:ascii="Consolas" w:eastAsia="宋体" w:hAnsi="Consolas" w:cs="宋体"/>
          <w:color w:val="795E26"/>
          <w:kern w:val="0"/>
        </w:rPr>
        <w:t>tensor</w:t>
      </w:r>
      <w:proofErr w:type="spellEnd"/>
      <w:r w:rsidRPr="00811779">
        <w:rPr>
          <w:rFonts w:ascii="Consolas" w:eastAsia="宋体" w:hAnsi="Consolas" w:cs="宋体"/>
          <w:color w:val="000000"/>
          <w:kern w:val="0"/>
        </w:rPr>
        <w:t>(</w:t>
      </w:r>
      <w:proofErr w:type="spellStart"/>
      <w:r w:rsidRPr="00811779">
        <w:rPr>
          <w:rFonts w:ascii="Consolas" w:eastAsia="宋体" w:hAnsi="Consolas" w:cs="宋体"/>
          <w:color w:val="001080"/>
          <w:kern w:val="0"/>
        </w:rPr>
        <w:t>ss_list</w:t>
      </w:r>
      <w:proofErr w:type="spellEnd"/>
      <w:r w:rsidRPr="00811779">
        <w:rPr>
          <w:rFonts w:ascii="Consolas" w:eastAsia="宋体" w:hAnsi="Consolas" w:cs="宋体"/>
          <w:color w:val="000000"/>
          <w:kern w:val="0"/>
        </w:rPr>
        <w:t xml:space="preserve">, </w:t>
      </w:r>
      <w:proofErr w:type="spellStart"/>
      <w:r w:rsidRPr="00811779">
        <w:rPr>
          <w:rFonts w:ascii="Consolas" w:eastAsia="宋体" w:hAnsi="Consolas" w:cs="宋体"/>
          <w:color w:val="001080"/>
          <w:kern w:val="0"/>
        </w:rPr>
        <w:t>dtype</w:t>
      </w:r>
      <w:proofErr w:type="spellEnd"/>
      <w:r w:rsidRPr="00811779">
        <w:rPr>
          <w:rFonts w:ascii="Consolas" w:eastAsia="宋体" w:hAnsi="Consolas" w:cs="宋体"/>
          <w:color w:val="000000"/>
          <w:kern w:val="0"/>
        </w:rPr>
        <w:t>=</w:t>
      </w:r>
      <w:proofErr w:type="spellStart"/>
      <w:r w:rsidRPr="00811779">
        <w:rPr>
          <w:rFonts w:ascii="Consolas" w:eastAsia="宋体" w:hAnsi="Consolas" w:cs="宋体"/>
          <w:color w:val="267F99"/>
          <w:kern w:val="0"/>
        </w:rPr>
        <w:t>torch</w:t>
      </w:r>
      <w:r w:rsidRPr="00811779">
        <w:rPr>
          <w:rFonts w:ascii="Consolas" w:eastAsia="宋体" w:hAnsi="Consolas" w:cs="宋体"/>
          <w:color w:val="000000"/>
          <w:kern w:val="0"/>
        </w:rPr>
        <w:t>.</w:t>
      </w:r>
      <w:r w:rsidRPr="00811779">
        <w:rPr>
          <w:rFonts w:ascii="Consolas" w:eastAsia="宋体" w:hAnsi="Consolas" w:cs="宋体"/>
          <w:color w:val="001080"/>
          <w:kern w:val="0"/>
        </w:rPr>
        <w:t>long</w:t>
      </w:r>
      <w:proofErr w:type="spellEnd"/>
      <w:r w:rsidRPr="00811779">
        <w:rPr>
          <w:rFonts w:ascii="Consolas" w:eastAsia="宋体" w:hAnsi="Consolas" w:cs="宋体"/>
          <w:color w:val="000000"/>
          <w:kern w:val="0"/>
        </w:rPr>
        <w:t>)</w:t>
      </w:r>
    </w:p>
    <w:p w14:paraId="017C6AFD" w14:textId="77777777"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r w:rsidRPr="00811779">
        <w:rPr>
          <w:rFonts w:ascii="Consolas" w:eastAsia="宋体" w:hAnsi="Consolas" w:cs="宋体"/>
          <w:color w:val="000000"/>
          <w:kern w:val="0"/>
        </w:rPr>
        <w:t xml:space="preserve">    </w:t>
      </w:r>
      <w:r w:rsidRPr="00811779">
        <w:rPr>
          <w:rFonts w:ascii="Consolas" w:eastAsia="宋体" w:hAnsi="Consolas" w:cs="宋体"/>
          <w:color w:val="001080"/>
          <w:kern w:val="0"/>
        </w:rPr>
        <w:t>pos</w:t>
      </w:r>
      <w:r w:rsidRPr="00811779">
        <w:rPr>
          <w:rFonts w:ascii="Consolas" w:eastAsia="宋体" w:hAnsi="Consolas" w:cs="宋体"/>
          <w:color w:val="000000"/>
          <w:kern w:val="0"/>
        </w:rPr>
        <w:t xml:space="preserve"> = </w:t>
      </w:r>
      <w:proofErr w:type="spellStart"/>
      <w:r w:rsidRPr="00811779">
        <w:rPr>
          <w:rFonts w:ascii="Consolas" w:eastAsia="宋体" w:hAnsi="Consolas" w:cs="宋体"/>
          <w:color w:val="267F99"/>
          <w:kern w:val="0"/>
        </w:rPr>
        <w:t>torch</w:t>
      </w:r>
      <w:r w:rsidRPr="00811779">
        <w:rPr>
          <w:rFonts w:ascii="Consolas" w:eastAsia="宋体" w:hAnsi="Consolas" w:cs="宋体"/>
          <w:color w:val="000000"/>
          <w:kern w:val="0"/>
        </w:rPr>
        <w:t>.</w:t>
      </w:r>
      <w:r w:rsidRPr="00811779">
        <w:rPr>
          <w:rFonts w:ascii="Consolas" w:eastAsia="宋体" w:hAnsi="Consolas" w:cs="宋体"/>
          <w:color w:val="795E26"/>
          <w:kern w:val="0"/>
        </w:rPr>
        <w:t>tensor</w:t>
      </w:r>
      <w:proofErr w:type="spellEnd"/>
      <w:r w:rsidRPr="00811779">
        <w:rPr>
          <w:rFonts w:ascii="Consolas" w:eastAsia="宋体" w:hAnsi="Consolas" w:cs="宋体"/>
          <w:color w:val="000000"/>
          <w:kern w:val="0"/>
        </w:rPr>
        <w:t>(</w:t>
      </w:r>
      <w:proofErr w:type="spellStart"/>
      <w:r w:rsidRPr="00811779">
        <w:rPr>
          <w:rFonts w:ascii="Consolas" w:eastAsia="宋体" w:hAnsi="Consolas" w:cs="宋体"/>
          <w:color w:val="001080"/>
          <w:kern w:val="0"/>
        </w:rPr>
        <w:t>pos_list</w:t>
      </w:r>
      <w:proofErr w:type="spellEnd"/>
      <w:r w:rsidRPr="00811779">
        <w:rPr>
          <w:rFonts w:ascii="Consolas" w:eastAsia="宋体" w:hAnsi="Consolas" w:cs="宋体"/>
          <w:color w:val="000000"/>
          <w:kern w:val="0"/>
        </w:rPr>
        <w:t xml:space="preserve">, </w:t>
      </w:r>
      <w:proofErr w:type="spellStart"/>
      <w:r w:rsidRPr="00811779">
        <w:rPr>
          <w:rFonts w:ascii="Consolas" w:eastAsia="宋体" w:hAnsi="Consolas" w:cs="宋体"/>
          <w:color w:val="001080"/>
          <w:kern w:val="0"/>
        </w:rPr>
        <w:t>dtype</w:t>
      </w:r>
      <w:proofErr w:type="spellEnd"/>
      <w:r w:rsidRPr="00811779">
        <w:rPr>
          <w:rFonts w:ascii="Consolas" w:eastAsia="宋体" w:hAnsi="Consolas" w:cs="宋体"/>
          <w:color w:val="000000"/>
          <w:kern w:val="0"/>
        </w:rPr>
        <w:t>=</w:t>
      </w:r>
      <w:r w:rsidRPr="00811779">
        <w:rPr>
          <w:rFonts w:ascii="Consolas" w:eastAsia="宋体" w:hAnsi="Consolas" w:cs="宋体"/>
          <w:color w:val="267F99"/>
          <w:kern w:val="0"/>
        </w:rPr>
        <w:t>torch</w:t>
      </w:r>
      <w:r w:rsidRPr="00811779">
        <w:rPr>
          <w:rFonts w:ascii="Consolas" w:eastAsia="宋体" w:hAnsi="Consolas" w:cs="宋体"/>
          <w:color w:val="000000"/>
          <w:kern w:val="0"/>
        </w:rPr>
        <w:t>.</w:t>
      </w:r>
      <w:r w:rsidRPr="00811779">
        <w:rPr>
          <w:rFonts w:ascii="Consolas" w:eastAsia="宋体" w:hAnsi="Consolas" w:cs="宋体"/>
          <w:color w:val="001080"/>
          <w:kern w:val="0"/>
        </w:rPr>
        <w:t>float32</w:t>
      </w:r>
      <w:r w:rsidRPr="00811779">
        <w:rPr>
          <w:rFonts w:ascii="Consolas" w:eastAsia="宋体" w:hAnsi="Consolas" w:cs="宋体"/>
          <w:color w:val="000000"/>
          <w:kern w:val="0"/>
        </w:rPr>
        <w:t>)</w:t>
      </w:r>
    </w:p>
    <w:p w14:paraId="1D2117BF" w14:textId="77777777"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r w:rsidRPr="00811779">
        <w:rPr>
          <w:rFonts w:ascii="Consolas" w:eastAsia="宋体" w:hAnsi="Consolas" w:cs="宋体"/>
          <w:color w:val="000000"/>
          <w:kern w:val="0"/>
        </w:rPr>
        <w:t xml:space="preserve">    </w:t>
      </w:r>
      <w:proofErr w:type="spellStart"/>
      <w:r w:rsidRPr="00811779">
        <w:rPr>
          <w:rFonts w:ascii="Consolas" w:eastAsia="宋体" w:hAnsi="Consolas" w:cs="宋体"/>
          <w:color w:val="001080"/>
          <w:kern w:val="0"/>
        </w:rPr>
        <w:t>edge_index</w:t>
      </w:r>
      <w:proofErr w:type="spellEnd"/>
      <w:r w:rsidRPr="00811779">
        <w:rPr>
          <w:rFonts w:ascii="Consolas" w:eastAsia="宋体" w:hAnsi="Consolas" w:cs="宋体"/>
          <w:color w:val="000000"/>
          <w:kern w:val="0"/>
        </w:rPr>
        <w:t xml:space="preserve"> = </w:t>
      </w:r>
      <w:proofErr w:type="spellStart"/>
      <w:r w:rsidRPr="00811779">
        <w:rPr>
          <w:rFonts w:ascii="Consolas" w:eastAsia="宋体" w:hAnsi="Consolas" w:cs="宋体"/>
          <w:color w:val="267F99"/>
          <w:kern w:val="0"/>
        </w:rPr>
        <w:t>torch</w:t>
      </w:r>
      <w:r w:rsidRPr="00811779">
        <w:rPr>
          <w:rFonts w:ascii="Consolas" w:eastAsia="宋体" w:hAnsi="Consolas" w:cs="宋体"/>
          <w:color w:val="000000"/>
          <w:kern w:val="0"/>
        </w:rPr>
        <w:t>.</w:t>
      </w:r>
      <w:r w:rsidRPr="00811779">
        <w:rPr>
          <w:rFonts w:ascii="Consolas" w:eastAsia="宋体" w:hAnsi="Consolas" w:cs="宋体"/>
          <w:color w:val="795E26"/>
          <w:kern w:val="0"/>
        </w:rPr>
        <w:t>tensor</w:t>
      </w:r>
      <w:proofErr w:type="spellEnd"/>
      <w:r w:rsidRPr="00811779">
        <w:rPr>
          <w:rFonts w:ascii="Consolas" w:eastAsia="宋体" w:hAnsi="Consolas" w:cs="宋体"/>
          <w:color w:val="000000"/>
          <w:kern w:val="0"/>
        </w:rPr>
        <w:t>(</w:t>
      </w:r>
      <w:proofErr w:type="spellStart"/>
      <w:r w:rsidRPr="00811779">
        <w:rPr>
          <w:rFonts w:ascii="Consolas" w:eastAsia="宋体" w:hAnsi="Consolas" w:cs="宋体"/>
          <w:color w:val="001080"/>
          <w:kern w:val="0"/>
        </w:rPr>
        <w:t>edge_list</w:t>
      </w:r>
      <w:proofErr w:type="spellEnd"/>
      <w:r w:rsidRPr="00811779">
        <w:rPr>
          <w:rFonts w:ascii="Consolas" w:eastAsia="宋体" w:hAnsi="Consolas" w:cs="宋体"/>
          <w:color w:val="000000"/>
          <w:kern w:val="0"/>
        </w:rPr>
        <w:t xml:space="preserve">, </w:t>
      </w:r>
      <w:proofErr w:type="spellStart"/>
      <w:r w:rsidRPr="00811779">
        <w:rPr>
          <w:rFonts w:ascii="Consolas" w:eastAsia="宋体" w:hAnsi="Consolas" w:cs="宋体"/>
          <w:color w:val="001080"/>
          <w:kern w:val="0"/>
        </w:rPr>
        <w:t>dtype</w:t>
      </w:r>
      <w:proofErr w:type="spellEnd"/>
      <w:r w:rsidRPr="00811779">
        <w:rPr>
          <w:rFonts w:ascii="Consolas" w:eastAsia="宋体" w:hAnsi="Consolas" w:cs="宋体"/>
          <w:color w:val="000000"/>
          <w:kern w:val="0"/>
        </w:rPr>
        <w:t>=</w:t>
      </w:r>
      <w:proofErr w:type="spellStart"/>
      <w:r w:rsidRPr="00811779">
        <w:rPr>
          <w:rFonts w:ascii="Consolas" w:eastAsia="宋体" w:hAnsi="Consolas" w:cs="宋体"/>
          <w:color w:val="267F99"/>
          <w:kern w:val="0"/>
        </w:rPr>
        <w:t>torch</w:t>
      </w:r>
      <w:r w:rsidRPr="00811779">
        <w:rPr>
          <w:rFonts w:ascii="Consolas" w:eastAsia="宋体" w:hAnsi="Consolas" w:cs="宋体"/>
          <w:color w:val="000000"/>
          <w:kern w:val="0"/>
        </w:rPr>
        <w:t>.</w:t>
      </w:r>
      <w:r w:rsidRPr="00811779">
        <w:rPr>
          <w:rFonts w:ascii="Consolas" w:eastAsia="宋体" w:hAnsi="Consolas" w:cs="宋体"/>
          <w:color w:val="001080"/>
          <w:kern w:val="0"/>
        </w:rPr>
        <w:t>long</w:t>
      </w:r>
      <w:proofErr w:type="spellEnd"/>
      <w:r w:rsidRPr="00811779">
        <w:rPr>
          <w:rFonts w:ascii="Consolas" w:eastAsia="宋体" w:hAnsi="Consolas" w:cs="宋体"/>
          <w:color w:val="000000"/>
          <w:kern w:val="0"/>
        </w:rPr>
        <w:t>).</w:t>
      </w:r>
      <w:r w:rsidRPr="00811779">
        <w:rPr>
          <w:rFonts w:ascii="Consolas" w:eastAsia="宋体" w:hAnsi="Consolas" w:cs="宋体"/>
          <w:color w:val="795E26"/>
          <w:kern w:val="0"/>
        </w:rPr>
        <w:t>t</w:t>
      </w:r>
      <w:r w:rsidRPr="00811779">
        <w:rPr>
          <w:rFonts w:ascii="Consolas" w:eastAsia="宋体" w:hAnsi="Consolas" w:cs="宋体"/>
          <w:color w:val="000000"/>
          <w:kern w:val="0"/>
        </w:rPr>
        <w:t>().</w:t>
      </w:r>
      <w:r w:rsidRPr="00811779">
        <w:rPr>
          <w:rFonts w:ascii="Consolas" w:eastAsia="宋体" w:hAnsi="Consolas" w:cs="宋体"/>
          <w:color w:val="795E26"/>
          <w:kern w:val="0"/>
        </w:rPr>
        <w:t>contiguous</w:t>
      </w:r>
      <w:r w:rsidRPr="00811779">
        <w:rPr>
          <w:rFonts w:ascii="Consolas" w:eastAsia="宋体" w:hAnsi="Consolas" w:cs="宋体"/>
          <w:color w:val="000000"/>
          <w:kern w:val="0"/>
        </w:rPr>
        <w:t>()</w:t>
      </w:r>
    </w:p>
    <w:p w14:paraId="1998B7D5" w14:textId="77777777"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r w:rsidRPr="00811779">
        <w:rPr>
          <w:rFonts w:ascii="Consolas" w:eastAsia="宋体" w:hAnsi="Consolas" w:cs="宋体"/>
          <w:color w:val="000000"/>
          <w:kern w:val="0"/>
        </w:rPr>
        <w:t xml:space="preserve">    </w:t>
      </w:r>
      <w:proofErr w:type="spellStart"/>
      <w:r w:rsidRPr="00811779">
        <w:rPr>
          <w:rFonts w:ascii="Consolas" w:eastAsia="宋体" w:hAnsi="Consolas" w:cs="宋体"/>
          <w:color w:val="001080"/>
          <w:kern w:val="0"/>
        </w:rPr>
        <w:t>edge_type</w:t>
      </w:r>
      <w:proofErr w:type="spellEnd"/>
      <w:r w:rsidRPr="00811779">
        <w:rPr>
          <w:rFonts w:ascii="Consolas" w:eastAsia="宋体" w:hAnsi="Consolas" w:cs="宋体"/>
          <w:color w:val="000000"/>
          <w:kern w:val="0"/>
        </w:rPr>
        <w:t xml:space="preserve"> = </w:t>
      </w:r>
      <w:proofErr w:type="spellStart"/>
      <w:r w:rsidRPr="00811779">
        <w:rPr>
          <w:rFonts w:ascii="Consolas" w:eastAsia="宋体" w:hAnsi="Consolas" w:cs="宋体"/>
          <w:color w:val="267F99"/>
          <w:kern w:val="0"/>
        </w:rPr>
        <w:t>torch</w:t>
      </w:r>
      <w:r w:rsidRPr="00811779">
        <w:rPr>
          <w:rFonts w:ascii="Consolas" w:eastAsia="宋体" w:hAnsi="Consolas" w:cs="宋体"/>
          <w:color w:val="000000"/>
          <w:kern w:val="0"/>
        </w:rPr>
        <w:t>.</w:t>
      </w:r>
      <w:r w:rsidRPr="00811779">
        <w:rPr>
          <w:rFonts w:ascii="Consolas" w:eastAsia="宋体" w:hAnsi="Consolas" w:cs="宋体"/>
          <w:color w:val="795E26"/>
          <w:kern w:val="0"/>
        </w:rPr>
        <w:t>tensor</w:t>
      </w:r>
      <w:proofErr w:type="spellEnd"/>
      <w:r w:rsidRPr="00811779">
        <w:rPr>
          <w:rFonts w:ascii="Consolas" w:eastAsia="宋体" w:hAnsi="Consolas" w:cs="宋体"/>
          <w:color w:val="000000"/>
          <w:kern w:val="0"/>
        </w:rPr>
        <w:t>(</w:t>
      </w:r>
      <w:proofErr w:type="spellStart"/>
      <w:r w:rsidRPr="00811779">
        <w:rPr>
          <w:rFonts w:ascii="Consolas" w:eastAsia="宋体" w:hAnsi="Consolas" w:cs="宋体"/>
          <w:color w:val="001080"/>
          <w:kern w:val="0"/>
        </w:rPr>
        <w:t>edge_type</w:t>
      </w:r>
      <w:proofErr w:type="spellEnd"/>
      <w:r w:rsidRPr="00811779">
        <w:rPr>
          <w:rFonts w:ascii="Consolas" w:eastAsia="宋体" w:hAnsi="Consolas" w:cs="宋体"/>
          <w:color w:val="000000"/>
          <w:kern w:val="0"/>
        </w:rPr>
        <w:t>)</w:t>
      </w:r>
    </w:p>
    <w:p w14:paraId="12D12343" w14:textId="77777777"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r w:rsidRPr="00811779">
        <w:rPr>
          <w:rFonts w:ascii="Consolas" w:eastAsia="宋体" w:hAnsi="Consolas" w:cs="宋体"/>
          <w:color w:val="000000"/>
          <w:kern w:val="0"/>
        </w:rPr>
        <w:t xml:space="preserve">    </w:t>
      </w:r>
      <w:proofErr w:type="spellStart"/>
      <w:r w:rsidRPr="00811779">
        <w:rPr>
          <w:rFonts w:ascii="Consolas" w:eastAsia="宋体" w:hAnsi="Consolas" w:cs="宋体"/>
          <w:color w:val="001080"/>
          <w:kern w:val="0"/>
        </w:rPr>
        <w:t>graph_label</w:t>
      </w:r>
      <w:proofErr w:type="spellEnd"/>
      <w:r w:rsidRPr="00811779">
        <w:rPr>
          <w:rFonts w:ascii="Consolas" w:eastAsia="宋体" w:hAnsi="Consolas" w:cs="宋体"/>
          <w:color w:val="000000"/>
          <w:kern w:val="0"/>
        </w:rPr>
        <w:t xml:space="preserve"> = </w:t>
      </w:r>
      <w:proofErr w:type="spellStart"/>
      <w:r w:rsidRPr="00811779">
        <w:rPr>
          <w:rFonts w:ascii="Consolas" w:eastAsia="宋体" w:hAnsi="Consolas" w:cs="宋体"/>
          <w:color w:val="001080"/>
          <w:kern w:val="0"/>
        </w:rPr>
        <w:t>pdb_file</w:t>
      </w:r>
      <w:proofErr w:type="spellEnd"/>
      <w:r w:rsidRPr="00811779">
        <w:rPr>
          <w:rFonts w:ascii="Consolas" w:eastAsia="宋体" w:hAnsi="Consolas" w:cs="宋体"/>
          <w:color w:val="000000"/>
          <w:kern w:val="0"/>
        </w:rPr>
        <w:t>[:-</w:t>
      </w:r>
      <w:r w:rsidRPr="00811779">
        <w:rPr>
          <w:rFonts w:ascii="Consolas" w:eastAsia="宋体" w:hAnsi="Consolas" w:cs="宋体"/>
          <w:color w:val="098658"/>
          <w:kern w:val="0"/>
        </w:rPr>
        <w:t>4</w:t>
      </w:r>
      <w:r w:rsidRPr="00811779">
        <w:rPr>
          <w:rFonts w:ascii="Consolas" w:eastAsia="宋体" w:hAnsi="Consolas" w:cs="宋体"/>
          <w:color w:val="000000"/>
          <w:kern w:val="0"/>
        </w:rPr>
        <w:t>]</w:t>
      </w:r>
    </w:p>
    <w:p w14:paraId="7C4277FF" w14:textId="77777777"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p>
    <w:p w14:paraId="1D02721B" w14:textId="77777777"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r w:rsidRPr="00811779">
        <w:rPr>
          <w:rFonts w:ascii="Consolas" w:eastAsia="宋体" w:hAnsi="Consolas" w:cs="宋体"/>
          <w:color w:val="000000"/>
          <w:kern w:val="0"/>
        </w:rPr>
        <w:t xml:space="preserve">    </w:t>
      </w:r>
      <w:r w:rsidRPr="00811779">
        <w:rPr>
          <w:rFonts w:ascii="Consolas" w:eastAsia="宋体" w:hAnsi="Consolas" w:cs="宋体"/>
          <w:color w:val="001080"/>
          <w:kern w:val="0"/>
        </w:rPr>
        <w:t>data</w:t>
      </w:r>
      <w:r w:rsidRPr="00811779">
        <w:rPr>
          <w:rFonts w:ascii="Consolas" w:eastAsia="宋体" w:hAnsi="Consolas" w:cs="宋体"/>
          <w:color w:val="000000"/>
          <w:kern w:val="0"/>
        </w:rPr>
        <w:t xml:space="preserve"> = </w:t>
      </w:r>
      <w:r w:rsidRPr="00811779">
        <w:rPr>
          <w:rFonts w:ascii="Consolas" w:eastAsia="宋体" w:hAnsi="Consolas" w:cs="宋体"/>
          <w:color w:val="267F99"/>
          <w:kern w:val="0"/>
        </w:rPr>
        <w:t>Data</w:t>
      </w:r>
      <w:r w:rsidRPr="00811779">
        <w:rPr>
          <w:rFonts w:ascii="Consolas" w:eastAsia="宋体" w:hAnsi="Consolas" w:cs="宋体"/>
          <w:color w:val="000000"/>
          <w:kern w:val="0"/>
        </w:rPr>
        <w:t>(</w:t>
      </w:r>
      <w:r w:rsidRPr="00811779">
        <w:rPr>
          <w:rFonts w:ascii="Consolas" w:eastAsia="宋体" w:hAnsi="Consolas" w:cs="宋体"/>
          <w:color w:val="001080"/>
          <w:kern w:val="0"/>
        </w:rPr>
        <w:t>x</w:t>
      </w:r>
      <w:r w:rsidRPr="00811779">
        <w:rPr>
          <w:rFonts w:ascii="Consolas" w:eastAsia="宋体" w:hAnsi="Consolas" w:cs="宋体"/>
          <w:color w:val="000000"/>
          <w:kern w:val="0"/>
        </w:rPr>
        <w:t>=</w:t>
      </w:r>
      <w:proofErr w:type="spellStart"/>
      <w:r w:rsidRPr="00811779">
        <w:rPr>
          <w:rFonts w:ascii="Consolas" w:eastAsia="宋体" w:hAnsi="Consolas" w:cs="宋体"/>
          <w:color w:val="001080"/>
          <w:kern w:val="0"/>
        </w:rPr>
        <w:t>node_feature</w:t>
      </w:r>
      <w:proofErr w:type="spellEnd"/>
      <w:r w:rsidRPr="00811779">
        <w:rPr>
          <w:rFonts w:ascii="Consolas" w:eastAsia="宋体" w:hAnsi="Consolas" w:cs="宋体"/>
          <w:color w:val="000000"/>
          <w:kern w:val="0"/>
        </w:rPr>
        <w:t xml:space="preserve">, </w:t>
      </w:r>
      <w:proofErr w:type="spellStart"/>
      <w:r w:rsidRPr="00811779">
        <w:rPr>
          <w:rFonts w:ascii="Consolas" w:eastAsia="宋体" w:hAnsi="Consolas" w:cs="宋体"/>
          <w:color w:val="001080"/>
          <w:kern w:val="0"/>
        </w:rPr>
        <w:t>edge_index</w:t>
      </w:r>
      <w:proofErr w:type="spellEnd"/>
      <w:r w:rsidRPr="00811779">
        <w:rPr>
          <w:rFonts w:ascii="Consolas" w:eastAsia="宋体" w:hAnsi="Consolas" w:cs="宋体"/>
          <w:color w:val="000000"/>
          <w:kern w:val="0"/>
        </w:rPr>
        <w:t>=</w:t>
      </w:r>
      <w:proofErr w:type="spellStart"/>
      <w:r w:rsidRPr="00811779">
        <w:rPr>
          <w:rFonts w:ascii="Consolas" w:eastAsia="宋体" w:hAnsi="Consolas" w:cs="宋体"/>
          <w:color w:val="001080"/>
          <w:kern w:val="0"/>
        </w:rPr>
        <w:t>edge_index</w:t>
      </w:r>
      <w:proofErr w:type="spellEnd"/>
      <w:r w:rsidRPr="00811779">
        <w:rPr>
          <w:rFonts w:ascii="Consolas" w:eastAsia="宋体" w:hAnsi="Consolas" w:cs="宋体"/>
          <w:color w:val="000000"/>
          <w:kern w:val="0"/>
        </w:rPr>
        <w:t xml:space="preserve">, </w:t>
      </w:r>
      <w:proofErr w:type="spellStart"/>
      <w:r w:rsidRPr="00811779">
        <w:rPr>
          <w:rFonts w:ascii="Consolas" w:eastAsia="宋体" w:hAnsi="Consolas" w:cs="宋体"/>
          <w:color w:val="001080"/>
          <w:kern w:val="0"/>
        </w:rPr>
        <w:t>edge_type</w:t>
      </w:r>
      <w:proofErr w:type="spellEnd"/>
      <w:r w:rsidRPr="00811779">
        <w:rPr>
          <w:rFonts w:ascii="Consolas" w:eastAsia="宋体" w:hAnsi="Consolas" w:cs="宋体"/>
          <w:color w:val="000000"/>
          <w:kern w:val="0"/>
        </w:rPr>
        <w:t>=</w:t>
      </w:r>
      <w:proofErr w:type="spellStart"/>
      <w:r w:rsidRPr="00811779">
        <w:rPr>
          <w:rFonts w:ascii="Consolas" w:eastAsia="宋体" w:hAnsi="Consolas" w:cs="宋体"/>
          <w:color w:val="001080"/>
          <w:kern w:val="0"/>
        </w:rPr>
        <w:t>edge_type</w:t>
      </w:r>
      <w:proofErr w:type="spellEnd"/>
      <w:r w:rsidRPr="00811779">
        <w:rPr>
          <w:rFonts w:ascii="Consolas" w:eastAsia="宋体" w:hAnsi="Consolas" w:cs="宋体"/>
          <w:color w:val="000000"/>
          <w:kern w:val="0"/>
        </w:rPr>
        <w:t xml:space="preserve">, </w:t>
      </w:r>
      <w:r w:rsidRPr="00811779">
        <w:rPr>
          <w:rFonts w:ascii="Consolas" w:eastAsia="宋体" w:hAnsi="Consolas" w:cs="宋体"/>
          <w:color w:val="001080"/>
          <w:kern w:val="0"/>
        </w:rPr>
        <w:t>pos</w:t>
      </w:r>
      <w:r w:rsidRPr="00811779">
        <w:rPr>
          <w:rFonts w:ascii="Consolas" w:eastAsia="宋体" w:hAnsi="Consolas" w:cs="宋体"/>
          <w:color w:val="000000"/>
          <w:kern w:val="0"/>
        </w:rPr>
        <w:t>=</w:t>
      </w:r>
      <w:r w:rsidRPr="00811779">
        <w:rPr>
          <w:rFonts w:ascii="Consolas" w:eastAsia="宋体" w:hAnsi="Consolas" w:cs="宋体"/>
          <w:color w:val="001080"/>
          <w:kern w:val="0"/>
        </w:rPr>
        <w:t>pos</w:t>
      </w:r>
      <w:r w:rsidRPr="00811779">
        <w:rPr>
          <w:rFonts w:ascii="Consolas" w:eastAsia="宋体" w:hAnsi="Consolas" w:cs="宋体"/>
          <w:color w:val="000000"/>
          <w:kern w:val="0"/>
        </w:rPr>
        <w:t xml:space="preserve">, </w:t>
      </w:r>
      <w:r w:rsidRPr="00811779">
        <w:rPr>
          <w:rFonts w:ascii="Consolas" w:eastAsia="宋体" w:hAnsi="Consolas" w:cs="宋体"/>
          <w:color w:val="001080"/>
          <w:kern w:val="0"/>
        </w:rPr>
        <w:t>y</w:t>
      </w:r>
      <w:r w:rsidRPr="00811779">
        <w:rPr>
          <w:rFonts w:ascii="Consolas" w:eastAsia="宋体" w:hAnsi="Consolas" w:cs="宋体"/>
          <w:color w:val="000000"/>
          <w:kern w:val="0"/>
        </w:rPr>
        <w:t>=</w:t>
      </w:r>
      <w:proofErr w:type="spellStart"/>
      <w:r w:rsidRPr="00811779">
        <w:rPr>
          <w:rFonts w:ascii="Consolas" w:eastAsia="宋体" w:hAnsi="Consolas" w:cs="宋体"/>
          <w:color w:val="001080"/>
          <w:kern w:val="0"/>
        </w:rPr>
        <w:t>graph_label</w:t>
      </w:r>
      <w:proofErr w:type="spellEnd"/>
      <w:r w:rsidRPr="00811779">
        <w:rPr>
          <w:rFonts w:ascii="Consolas" w:eastAsia="宋体" w:hAnsi="Consolas" w:cs="宋体"/>
          <w:color w:val="000000"/>
          <w:kern w:val="0"/>
        </w:rPr>
        <w:t>)</w:t>
      </w:r>
    </w:p>
    <w:p w14:paraId="01E02671" w14:textId="77777777"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p>
    <w:p w14:paraId="0F2F6C1C" w14:textId="77777777" w:rsidR="00811779" w:rsidRPr="00811779" w:rsidRDefault="00811779" w:rsidP="00811779">
      <w:pPr>
        <w:widowControl/>
        <w:shd w:val="clear" w:color="auto" w:fill="FFFFFF"/>
        <w:spacing w:line="285" w:lineRule="atLeast"/>
        <w:jc w:val="left"/>
        <w:rPr>
          <w:rFonts w:ascii="Consolas" w:eastAsia="宋体" w:hAnsi="Consolas" w:cs="宋体"/>
          <w:color w:val="000000"/>
          <w:kern w:val="0"/>
        </w:rPr>
      </w:pPr>
      <w:r w:rsidRPr="00811779">
        <w:rPr>
          <w:rFonts w:ascii="Consolas" w:eastAsia="宋体" w:hAnsi="Consolas" w:cs="宋体"/>
          <w:color w:val="000000"/>
          <w:kern w:val="0"/>
        </w:rPr>
        <w:t xml:space="preserve">    </w:t>
      </w:r>
      <w:r w:rsidRPr="00811779">
        <w:rPr>
          <w:rFonts w:ascii="Consolas" w:eastAsia="宋体" w:hAnsi="Consolas" w:cs="宋体"/>
          <w:color w:val="AF00DB"/>
          <w:kern w:val="0"/>
        </w:rPr>
        <w:t>return</w:t>
      </w:r>
      <w:r w:rsidRPr="00811779">
        <w:rPr>
          <w:rFonts w:ascii="Consolas" w:eastAsia="宋体" w:hAnsi="Consolas" w:cs="宋体"/>
          <w:color w:val="000000"/>
          <w:kern w:val="0"/>
        </w:rPr>
        <w:t xml:space="preserve"> </w:t>
      </w:r>
      <w:r w:rsidRPr="00811779">
        <w:rPr>
          <w:rFonts w:ascii="Consolas" w:eastAsia="宋体" w:hAnsi="Consolas" w:cs="宋体"/>
          <w:color w:val="001080"/>
          <w:kern w:val="0"/>
        </w:rPr>
        <w:t>data</w:t>
      </w:r>
    </w:p>
    <w:p w14:paraId="07D5FA92" w14:textId="02DBE6F5" w:rsidR="00071B20" w:rsidRPr="00A93BB8" w:rsidRDefault="00071B20" w:rsidP="00071B20">
      <w:pPr>
        <w:spacing w:line="300" w:lineRule="auto"/>
        <w:rPr>
          <w:rFonts w:ascii="Times New Roman" w:hAnsi="Times New Roman" w:cs="Times New Roman"/>
        </w:rPr>
      </w:pPr>
    </w:p>
    <w:p w14:paraId="17E2171B" w14:textId="77777777" w:rsidR="00071B20" w:rsidRPr="00071B20" w:rsidRDefault="00071B20" w:rsidP="00071B20">
      <w:pPr>
        <w:pStyle w:val="1"/>
        <w:jc w:val="both"/>
        <w:rPr>
          <w:rFonts w:ascii="Times New Roman" w:eastAsia="黑体" w:hAnsi="Times New Roman" w:cs="Times New Roman"/>
          <w:b w:val="0"/>
          <w:sz w:val="32"/>
          <w:szCs w:val="32"/>
        </w:rPr>
      </w:pPr>
    </w:p>
    <w:p w14:paraId="4053FC36" w14:textId="77777777" w:rsidR="00071B20" w:rsidRDefault="00071B20">
      <w:pPr>
        <w:widowControl/>
        <w:jc w:val="left"/>
        <w:rPr>
          <w:rFonts w:ascii="Times New Roman" w:eastAsia="黑体" w:hAnsi="Times New Roman" w:cs="Times New Roman"/>
          <w:bCs/>
          <w:kern w:val="44"/>
          <w:sz w:val="32"/>
          <w:szCs w:val="32"/>
        </w:rPr>
      </w:pPr>
      <w:r>
        <w:rPr>
          <w:rFonts w:ascii="Times New Roman" w:eastAsia="黑体" w:hAnsi="Times New Roman" w:cs="Times New Roman"/>
          <w:b/>
          <w:sz w:val="32"/>
          <w:szCs w:val="32"/>
        </w:rPr>
        <w:br w:type="page"/>
      </w:r>
    </w:p>
    <w:p w14:paraId="20779631" w14:textId="579D15A3" w:rsidR="00513E9D" w:rsidRPr="00277CE6" w:rsidRDefault="00513E9D" w:rsidP="00513E9D">
      <w:pPr>
        <w:pStyle w:val="1"/>
        <w:rPr>
          <w:rFonts w:ascii="Times New Roman" w:eastAsia="黑体" w:hAnsi="Times New Roman" w:cs="Times New Roman"/>
          <w:b w:val="0"/>
          <w:sz w:val="32"/>
          <w:szCs w:val="32"/>
        </w:rPr>
      </w:pPr>
      <w:bookmarkStart w:id="143" w:name="_Toc105009192"/>
      <w:r w:rsidRPr="00277CE6">
        <w:rPr>
          <w:rFonts w:ascii="Times New Roman" w:eastAsia="黑体" w:hAnsi="Times New Roman" w:cs="Times New Roman"/>
          <w:b w:val="0"/>
          <w:sz w:val="32"/>
          <w:szCs w:val="32"/>
        </w:rPr>
        <w:lastRenderedPageBreak/>
        <w:t>致谢</w:t>
      </w:r>
      <w:bookmarkEnd w:id="141"/>
      <w:bookmarkEnd w:id="143"/>
    </w:p>
    <w:p w14:paraId="26C9AC58" w14:textId="43119C3C" w:rsidR="00513E9D" w:rsidRPr="00277CE6" w:rsidRDefault="00513E9D" w:rsidP="00513E9D">
      <w:pPr>
        <w:spacing w:line="300" w:lineRule="auto"/>
        <w:ind w:firstLineChars="200" w:firstLine="480"/>
        <w:rPr>
          <w:rFonts w:ascii="Times New Roman" w:eastAsia="宋体" w:hAnsi="Times New Roman" w:cs="Times New Roman"/>
          <w:sz w:val="24"/>
          <w:szCs w:val="24"/>
        </w:rPr>
      </w:pPr>
      <w:r w:rsidRPr="00277CE6">
        <w:rPr>
          <w:rFonts w:ascii="Times New Roman" w:eastAsia="宋体" w:hAnsi="Times New Roman" w:cs="Times New Roman"/>
          <w:sz w:val="24"/>
          <w:szCs w:val="24"/>
        </w:rPr>
        <w:fldChar w:fldCharType="begin"/>
      </w:r>
      <w:r w:rsidRPr="00277CE6">
        <w:rPr>
          <w:rFonts w:ascii="Times New Roman" w:eastAsia="宋体" w:hAnsi="Times New Roman" w:cs="Times New Roman"/>
          <w:sz w:val="24"/>
          <w:szCs w:val="24"/>
        </w:rPr>
        <w:instrText xml:space="preserve"> AUTHOR  [</w:instrText>
      </w:r>
      <w:r w:rsidRPr="00277CE6">
        <w:rPr>
          <w:rFonts w:ascii="Times New Roman" w:eastAsia="宋体" w:hAnsi="Times New Roman" w:cs="Times New Roman"/>
          <w:sz w:val="24"/>
          <w:szCs w:val="24"/>
        </w:rPr>
        <w:instrText>此处键入附录正文</w:instrText>
      </w:r>
      <w:r w:rsidRPr="00277CE6">
        <w:rPr>
          <w:rFonts w:ascii="Times New Roman" w:eastAsia="宋体" w:hAnsi="Times New Roman" w:cs="Times New Roman"/>
          <w:sz w:val="24"/>
          <w:szCs w:val="24"/>
        </w:rPr>
        <w:instrText xml:space="preserve">]  \* MERGEFORMAT </w:instrText>
      </w:r>
      <w:r w:rsidRPr="00277CE6">
        <w:rPr>
          <w:rFonts w:ascii="Times New Roman" w:eastAsia="宋体" w:hAnsi="Times New Roman" w:cs="Times New Roman"/>
          <w:sz w:val="24"/>
          <w:szCs w:val="24"/>
        </w:rPr>
        <w:fldChar w:fldCharType="separate"/>
      </w:r>
      <w:r w:rsidRPr="00277CE6">
        <w:rPr>
          <w:rFonts w:ascii="Times New Roman" w:eastAsia="宋体" w:hAnsi="Times New Roman" w:cs="Times New Roman"/>
          <w:noProof/>
          <w:sz w:val="24"/>
          <w:szCs w:val="24"/>
        </w:rPr>
        <w:t>[</w:t>
      </w:r>
      <w:r w:rsidRPr="00277CE6">
        <w:rPr>
          <w:rFonts w:ascii="Times New Roman" w:eastAsia="宋体" w:hAnsi="Times New Roman" w:cs="Times New Roman"/>
          <w:noProof/>
          <w:sz w:val="24"/>
          <w:szCs w:val="24"/>
        </w:rPr>
        <w:t>致谢</w:t>
      </w:r>
      <w:r w:rsidRPr="00277CE6">
        <w:rPr>
          <w:rFonts w:ascii="Times New Roman" w:eastAsia="宋体" w:hAnsi="Times New Roman" w:cs="Times New Roman"/>
          <w:noProof/>
          <w:sz w:val="24"/>
          <w:szCs w:val="24"/>
        </w:rPr>
        <w:t>]</w:t>
      </w:r>
      <w:r w:rsidRPr="00277CE6">
        <w:rPr>
          <w:rFonts w:ascii="Times New Roman" w:eastAsia="宋体" w:hAnsi="Times New Roman" w:cs="Times New Roman"/>
          <w:sz w:val="24"/>
          <w:szCs w:val="24"/>
        </w:rPr>
        <w:fldChar w:fldCharType="end"/>
      </w:r>
    </w:p>
    <w:p w14:paraId="7C1D5572" w14:textId="77777777" w:rsidR="00644FB7" w:rsidRPr="00277CE6" w:rsidRDefault="00644FB7" w:rsidP="00513E9D">
      <w:pPr>
        <w:widowControl/>
        <w:jc w:val="left"/>
        <w:rPr>
          <w:rFonts w:ascii="Times New Roman" w:eastAsia="黑体" w:hAnsi="Times New Roman" w:cs="Times New Roman"/>
          <w:bCs/>
          <w:kern w:val="44"/>
          <w:sz w:val="32"/>
          <w:szCs w:val="32"/>
        </w:rPr>
      </w:pPr>
    </w:p>
    <w:p w14:paraId="0C6400E3" w14:textId="77777777" w:rsidR="00513E9D" w:rsidRPr="00277CE6" w:rsidRDefault="00513E9D">
      <w:pPr>
        <w:widowControl/>
        <w:jc w:val="left"/>
        <w:rPr>
          <w:rFonts w:ascii="Times New Roman" w:eastAsia="黑体" w:hAnsi="Times New Roman" w:cs="Times New Roman"/>
          <w:bCs/>
          <w:kern w:val="44"/>
          <w:sz w:val="32"/>
          <w:szCs w:val="32"/>
        </w:rPr>
      </w:pPr>
      <w:r w:rsidRPr="00277CE6">
        <w:rPr>
          <w:rFonts w:ascii="Times New Roman" w:eastAsia="黑体" w:hAnsi="Times New Roman" w:cs="Times New Roman"/>
          <w:b/>
          <w:sz w:val="32"/>
          <w:szCs w:val="32"/>
        </w:rPr>
        <w:br w:type="page"/>
      </w:r>
    </w:p>
    <w:p w14:paraId="7382AB5A" w14:textId="77777777" w:rsidR="00635A43" w:rsidRPr="00277CE6" w:rsidRDefault="00635A43" w:rsidP="00635A43">
      <w:pPr>
        <w:pStyle w:val="1"/>
        <w:rPr>
          <w:rFonts w:ascii="Times New Roman" w:eastAsia="黑体" w:hAnsi="Times New Roman" w:cs="Times New Roman"/>
          <w:b w:val="0"/>
          <w:sz w:val="32"/>
          <w:szCs w:val="32"/>
        </w:rPr>
      </w:pPr>
      <w:bookmarkStart w:id="144" w:name="_Toc105009193"/>
      <w:r w:rsidRPr="00277CE6">
        <w:rPr>
          <w:rFonts w:ascii="Times New Roman" w:eastAsia="黑体" w:hAnsi="Times New Roman" w:cs="Times New Roman"/>
          <w:b w:val="0"/>
          <w:sz w:val="32"/>
          <w:szCs w:val="32"/>
        </w:rPr>
        <w:lastRenderedPageBreak/>
        <w:t>北京大学学位论文原创性声明和使用授权说明</w:t>
      </w:r>
      <w:bookmarkEnd w:id="142"/>
      <w:bookmarkEnd w:id="144"/>
    </w:p>
    <w:p w14:paraId="76F47FF2" w14:textId="77777777" w:rsidR="00635A43" w:rsidRPr="00277CE6" w:rsidRDefault="00635A43" w:rsidP="00635A43">
      <w:pPr>
        <w:jc w:val="center"/>
        <w:rPr>
          <w:rFonts w:ascii="Times New Roman" w:hAnsi="Times New Roman" w:cs="Times New Roman"/>
          <w:b/>
          <w:sz w:val="28"/>
        </w:rPr>
      </w:pPr>
      <w:r w:rsidRPr="00277CE6">
        <w:rPr>
          <w:rFonts w:ascii="Times New Roman" w:hAnsi="Times New Roman" w:cs="Times New Roman"/>
          <w:b/>
          <w:sz w:val="28"/>
        </w:rPr>
        <w:t>原创性声明</w:t>
      </w:r>
    </w:p>
    <w:p w14:paraId="1CDD689E" w14:textId="77777777" w:rsidR="00635A43" w:rsidRPr="00277CE6" w:rsidRDefault="00635A43" w:rsidP="00635A43">
      <w:pPr>
        <w:jc w:val="center"/>
        <w:rPr>
          <w:rFonts w:ascii="Times New Roman" w:hAnsi="Times New Roman" w:cs="Times New Roman"/>
          <w:b/>
          <w:sz w:val="18"/>
          <w:szCs w:val="18"/>
        </w:rPr>
      </w:pPr>
    </w:p>
    <w:p w14:paraId="7503390E" w14:textId="77777777" w:rsidR="00635A43" w:rsidRPr="00277CE6" w:rsidRDefault="00635A43" w:rsidP="00635A43">
      <w:pPr>
        <w:spacing w:line="360" w:lineRule="auto"/>
        <w:ind w:firstLineChars="200" w:firstLine="480"/>
        <w:rPr>
          <w:rFonts w:ascii="Times New Roman" w:hAnsi="Times New Roman" w:cs="Times New Roman"/>
          <w:sz w:val="24"/>
        </w:rPr>
      </w:pPr>
      <w:r w:rsidRPr="00277CE6">
        <w:rPr>
          <w:rFonts w:ascii="Times New Roman" w:hAnsi="Times New Roman" w:cs="Times New Roman"/>
          <w:sz w:val="24"/>
        </w:rPr>
        <w:t>本人郑重声明：所呈交的学位论文，是本人在导师的指导下，独立进行研究工作所取得的成果。除文中已经注明引用的内容外，本论文不含任何其他个人或集体已经发表或撰写过的作品或成果。对本文的研究做出重要贡献的个人和集体，均已在文中以明确方式标明。本声明的法律结果由本人承担。</w:t>
      </w:r>
    </w:p>
    <w:p w14:paraId="17B0CF1E" w14:textId="77777777" w:rsidR="00635A43" w:rsidRPr="00277CE6" w:rsidRDefault="00635A43" w:rsidP="00635A43">
      <w:pPr>
        <w:spacing w:line="360" w:lineRule="auto"/>
        <w:rPr>
          <w:rFonts w:ascii="Times New Roman" w:hAnsi="Times New Roman" w:cs="Times New Roman"/>
          <w:sz w:val="24"/>
        </w:rPr>
      </w:pPr>
    </w:p>
    <w:p w14:paraId="75065D47" w14:textId="77777777" w:rsidR="00513E9D" w:rsidRPr="00277CE6" w:rsidRDefault="00513E9D" w:rsidP="00635A43">
      <w:pPr>
        <w:spacing w:line="360" w:lineRule="auto"/>
        <w:rPr>
          <w:rFonts w:ascii="Times New Roman" w:hAnsi="Times New Roman" w:cs="Times New Roman"/>
          <w:sz w:val="24"/>
        </w:rPr>
      </w:pPr>
    </w:p>
    <w:p w14:paraId="10357384" w14:textId="77777777" w:rsidR="003E5AB5" w:rsidRPr="00277CE6" w:rsidRDefault="00635A43" w:rsidP="00635A43">
      <w:pPr>
        <w:wordWrap w:val="0"/>
        <w:spacing w:line="360" w:lineRule="auto"/>
        <w:ind w:firstLineChars="1050" w:firstLine="2520"/>
        <w:jc w:val="right"/>
        <w:rPr>
          <w:rFonts w:ascii="Times New Roman" w:hAnsi="Times New Roman" w:cs="Times New Roman"/>
          <w:sz w:val="24"/>
        </w:rPr>
      </w:pPr>
      <w:r w:rsidRPr="00277CE6">
        <w:rPr>
          <w:rFonts w:ascii="Times New Roman" w:hAnsi="Times New Roman" w:cs="Times New Roman"/>
          <w:sz w:val="24"/>
        </w:rPr>
        <w:t>论文作者签名：</w:t>
      </w:r>
      <w:r w:rsidRPr="00277CE6">
        <w:rPr>
          <w:rFonts w:ascii="Times New Roman" w:hAnsi="Times New Roman" w:cs="Times New Roman"/>
          <w:sz w:val="24"/>
        </w:rPr>
        <w:t xml:space="preserve">                </w:t>
      </w:r>
    </w:p>
    <w:p w14:paraId="6D9D5934" w14:textId="77777777" w:rsidR="00635A43" w:rsidRPr="00277CE6" w:rsidRDefault="00635A43" w:rsidP="003E5AB5">
      <w:pPr>
        <w:spacing w:line="360" w:lineRule="auto"/>
        <w:ind w:firstLineChars="1050" w:firstLine="2520"/>
        <w:jc w:val="right"/>
        <w:rPr>
          <w:rFonts w:ascii="Times New Roman" w:hAnsi="Times New Roman" w:cs="Times New Roman"/>
          <w:sz w:val="24"/>
        </w:rPr>
      </w:pPr>
      <w:r w:rsidRPr="00277CE6">
        <w:rPr>
          <w:rFonts w:ascii="Times New Roman" w:hAnsi="Times New Roman" w:cs="Times New Roman"/>
          <w:sz w:val="24"/>
        </w:rPr>
        <w:t xml:space="preserve"> </w:t>
      </w:r>
    </w:p>
    <w:p w14:paraId="48742051" w14:textId="77777777" w:rsidR="00635A43" w:rsidRPr="00277CE6" w:rsidRDefault="00635A43" w:rsidP="00635A43">
      <w:pPr>
        <w:spacing w:line="360" w:lineRule="auto"/>
        <w:ind w:firstLineChars="1050" w:firstLine="2520"/>
        <w:jc w:val="right"/>
        <w:rPr>
          <w:rFonts w:ascii="Times New Roman" w:hAnsi="Times New Roman" w:cs="Times New Roman"/>
          <w:sz w:val="24"/>
        </w:rPr>
      </w:pPr>
      <w:r w:rsidRPr="00277CE6">
        <w:rPr>
          <w:rFonts w:ascii="Times New Roman" w:hAnsi="Times New Roman" w:cs="Times New Roman"/>
          <w:sz w:val="24"/>
        </w:rPr>
        <w:t>日期：</w:t>
      </w:r>
      <w:r w:rsidRPr="00277CE6">
        <w:rPr>
          <w:rFonts w:ascii="Times New Roman" w:hAnsi="Times New Roman" w:cs="Times New Roman"/>
          <w:sz w:val="24"/>
        </w:rPr>
        <w:t xml:space="preserve"> </w:t>
      </w:r>
      <w:r w:rsidR="00090793" w:rsidRPr="00277CE6">
        <w:rPr>
          <w:rFonts w:ascii="Times New Roman" w:hAnsi="Times New Roman" w:cs="Times New Roman"/>
          <w:sz w:val="24"/>
        </w:rPr>
        <w:t xml:space="preserve">  </w:t>
      </w:r>
      <w:r w:rsidRPr="00277CE6">
        <w:rPr>
          <w:rFonts w:ascii="Times New Roman" w:hAnsi="Times New Roman" w:cs="Times New Roman"/>
          <w:sz w:val="24"/>
        </w:rPr>
        <w:t xml:space="preserve">   </w:t>
      </w:r>
      <w:r w:rsidRPr="00277CE6">
        <w:rPr>
          <w:rFonts w:ascii="Times New Roman" w:hAnsi="Times New Roman" w:cs="Times New Roman"/>
          <w:sz w:val="24"/>
        </w:rPr>
        <w:t>年</w:t>
      </w:r>
      <w:r w:rsidRPr="00277CE6">
        <w:rPr>
          <w:rFonts w:ascii="Times New Roman" w:hAnsi="Times New Roman" w:cs="Times New Roman"/>
          <w:sz w:val="24"/>
        </w:rPr>
        <w:t xml:space="preserve">   </w:t>
      </w:r>
      <w:r w:rsidRPr="00277CE6">
        <w:rPr>
          <w:rFonts w:ascii="Times New Roman" w:hAnsi="Times New Roman" w:cs="Times New Roman"/>
          <w:sz w:val="24"/>
        </w:rPr>
        <w:t>月</w:t>
      </w:r>
      <w:r w:rsidRPr="00277CE6">
        <w:rPr>
          <w:rFonts w:ascii="Times New Roman" w:hAnsi="Times New Roman" w:cs="Times New Roman"/>
          <w:sz w:val="24"/>
        </w:rPr>
        <w:t xml:space="preserve">    </w:t>
      </w:r>
      <w:r w:rsidRPr="00277CE6">
        <w:rPr>
          <w:rFonts w:ascii="Times New Roman" w:hAnsi="Times New Roman" w:cs="Times New Roman"/>
          <w:sz w:val="24"/>
        </w:rPr>
        <w:t>日</w:t>
      </w:r>
    </w:p>
    <w:p w14:paraId="2A08AA27" w14:textId="77777777" w:rsidR="00635A43" w:rsidRPr="00277CE6" w:rsidRDefault="00635A43" w:rsidP="00635A43">
      <w:pPr>
        <w:spacing w:line="360" w:lineRule="auto"/>
        <w:jc w:val="center"/>
        <w:rPr>
          <w:rFonts w:ascii="Times New Roman" w:hAnsi="Times New Roman" w:cs="Times New Roman"/>
          <w:b/>
          <w:sz w:val="28"/>
          <w:szCs w:val="28"/>
        </w:rPr>
      </w:pPr>
    </w:p>
    <w:p w14:paraId="73BE6075" w14:textId="7DCB8610" w:rsidR="00513E9D" w:rsidRPr="00277CE6" w:rsidRDefault="00513E9D" w:rsidP="00635A43">
      <w:pPr>
        <w:spacing w:line="360" w:lineRule="auto"/>
        <w:jc w:val="center"/>
        <w:rPr>
          <w:rFonts w:ascii="Times New Roman" w:hAnsi="Times New Roman" w:cs="Times New Roman"/>
          <w:b/>
          <w:sz w:val="28"/>
          <w:szCs w:val="28"/>
        </w:rPr>
      </w:pPr>
    </w:p>
    <w:p w14:paraId="03E31BBD" w14:textId="77777777" w:rsidR="00227CA3" w:rsidRPr="00277CE6" w:rsidRDefault="00227CA3" w:rsidP="00635A43">
      <w:pPr>
        <w:spacing w:line="360" w:lineRule="auto"/>
        <w:jc w:val="center"/>
        <w:rPr>
          <w:rFonts w:ascii="Times New Roman" w:hAnsi="Times New Roman" w:cs="Times New Roman"/>
          <w:b/>
          <w:sz w:val="28"/>
          <w:szCs w:val="28"/>
        </w:rPr>
      </w:pPr>
    </w:p>
    <w:p w14:paraId="698750CD" w14:textId="77777777" w:rsidR="00635A43" w:rsidRPr="00277CE6" w:rsidRDefault="00635A43" w:rsidP="00635A43">
      <w:pPr>
        <w:jc w:val="center"/>
        <w:rPr>
          <w:rFonts w:ascii="Times New Roman" w:hAnsi="Times New Roman" w:cs="Times New Roman"/>
          <w:b/>
          <w:sz w:val="28"/>
          <w:szCs w:val="28"/>
        </w:rPr>
      </w:pPr>
      <w:r w:rsidRPr="00277CE6">
        <w:rPr>
          <w:rFonts w:ascii="Times New Roman" w:hAnsi="Times New Roman" w:cs="Times New Roman"/>
          <w:b/>
          <w:sz w:val="28"/>
          <w:szCs w:val="28"/>
        </w:rPr>
        <w:t>学位论文使用授权说明</w:t>
      </w:r>
    </w:p>
    <w:p w14:paraId="0733C2AF" w14:textId="77777777" w:rsidR="00635A43" w:rsidRPr="00277CE6" w:rsidRDefault="00635A43" w:rsidP="00635A43">
      <w:pPr>
        <w:spacing w:line="360" w:lineRule="auto"/>
        <w:rPr>
          <w:rFonts w:ascii="Times New Roman" w:hAnsi="Times New Roman" w:cs="Times New Roman"/>
          <w:b/>
        </w:rPr>
      </w:pPr>
    </w:p>
    <w:p w14:paraId="67C070DD" w14:textId="77777777" w:rsidR="00635A43" w:rsidRPr="00277CE6" w:rsidRDefault="00635A43" w:rsidP="00635A43">
      <w:pPr>
        <w:spacing w:line="360" w:lineRule="auto"/>
        <w:ind w:firstLineChars="245" w:firstLine="588"/>
        <w:rPr>
          <w:rFonts w:ascii="Times New Roman" w:hAnsi="Times New Roman" w:cs="Times New Roman"/>
          <w:sz w:val="24"/>
        </w:rPr>
      </w:pPr>
      <w:r w:rsidRPr="00277CE6">
        <w:rPr>
          <w:rFonts w:ascii="Times New Roman" w:hAnsi="Times New Roman" w:cs="Times New Roman"/>
          <w:sz w:val="24"/>
        </w:rPr>
        <w:t>本人完全了解北京大学关于收集、保存、使用学位论文的规定，即：</w:t>
      </w:r>
    </w:p>
    <w:p w14:paraId="5CB6BE74" w14:textId="77777777" w:rsidR="00635A43" w:rsidRPr="00277CE6" w:rsidRDefault="00635A43" w:rsidP="00635A43">
      <w:pPr>
        <w:numPr>
          <w:ilvl w:val="0"/>
          <w:numId w:val="1"/>
        </w:numPr>
        <w:spacing w:line="360" w:lineRule="auto"/>
        <w:rPr>
          <w:rFonts w:ascii="Times New Roman" w:hAnsi="Times New Roman" w:cs="Times New Roman"/>
          <w:sz w:val="24"/>
        </w:rPr>
      </w:pPr>
      <w:r w:rsidRPr="00277CE6">
        <w:rPr>
          <w:rFonts w:ascii="Times New Roman" w:hAnsi="Times New Roman" w:cs="Times New Roman"/>
          <w:sz w:val="24"/>
        </w:rPr>
        <w:t>按照学校要求提交学位论文的印刷本和电子版本；</w:t>
      </w:r>
    </w:p>
    <w:p w14:paraId="69B53EC1" w14:textId="77777777" w:rsidR="00635A43" w:rsidRPr="00277CE6" w:rsidRDefault="00635A43" w:rsidP="00635A43">
      <w:pPr>
        <w:numPr>
          <w:ilvl w:val="0"/>
          <w:numId w:val="1"/>
        </w:numPr>
        <w:spacing w:line="360" w:lineRule="auto"/>
        <w:rPr>
          <w:rFonts w:ascii="Times New Roman" w:hAnsi="Times New Roman" w:cs="Times New Roman"/>
          <w:sz w:val="24"/>
        </w:rPr>
      </w:pPr>
      <w:r w:rsidRPr="00277CE6">
        <w:rPr>
          <w:rFonts w:ascii="Times New Roman" w:hAnsi="Times New Roman" w:cs="Times New Roman"/>
          <w:sz w:val="24"/>
        </w:rPr>
        <w:t>学校有权保存学位论文的印刷本和电子版，并提供目录检索与阅览服务</w:t>
      </w:r>
      <w:r w:rsidRPr="00277CE6">
        <w:rPr>
          <w:rFonts w:ascii="Times New Roman" w:hAnsi="Times New Roman" w:cs="Times New Roman"/>
        </w:rPr>
        <w:t>，</w:t>
      </w:r>
      <w:r w:rsidRPr="00277CE6">
        <w:rPr>
          <w:rFonts w:ascii="Times New Roman" w:hAnsi="Times New Roman" w:cs="Times New Roman"/>
          <w:sz w:val="24"/>
        </w:rPr>
        <w:t>在校园网上提供服务；</w:t>
      </w:r>
    </w:p>
    <w:p w14:paraId="6935716A" w14:textId="77777777" w:rsidR="00635A43" w:rsidRPr="00277CE6" w:rsidRDefault="00635A43" w:rsidP="00635A43">
      <w:pPr>
        <w:numPr>
          <w:ilvl w:val="0"/>
          <w:numId w:val="1"/>
        </w:numPr>
        <w:spacing w:line="360" w:lineRule="auto"/>
        <w:rPr>
          <w:rFonts w:ascii="Times New Roman" w:hAnsi="Times New Roman" w:cs="Times New Roman"/>
          <w:sz w:val="24"/>
        </w:rPr>
      </w:pPr>
      <w:r w:rsidRPr="00277CE6">
        <w:rPr>
          <w:rFonts w:ascii="Times New Roman" w:hAnsi="Times New Roman" w:cs="Times New Roman"/>
          <w:sz w:val="24"/>
        </w:rPr>
        <w:t>学校可以采用影印、缩印、数字化或其它复制手段保存论文；</w:t>
      </w:r>
    </w:p>
    <w:p w14:paraId="424CE0A6" w14:textId="77777777" w:rsidR="00635A43" w:rsidRPr="00277CE6" w:rsidRDefault="00635A43" w:rsidP="00635A43">
      <w:pPr>
        <w:ind w:firstLine="570"/>
        <w:rPr>
          <w:rFonts w:ascii="Times New Roman" w:hAnsi="Times New Roman" w:cs="Times New Roman"/>
          <w:sz w:val="24"/>
        </w:rPr>
      </w:pPr>
    </w:p>
    <w:p w14:paraId="1A5324C9" w14:textId="77777777" w:rsidR="00513E9D" w:rsidRPr="00277CE6" w:rsidRDefault="00513E9D" w:rsidP="00635A43">
      <w:pPr>
        <w:ind w:firstLine="570"/>
        <w:rPr>
          <w:rFonts w:ascii="Times New Roman" w:hAnsi="Times New Roman" w:cs="Times New Roman"/>
          <w:sz w:val="24"/>
        </w:rPr>
      </w:pPr>
    </w:p>
    <w:p w14:paraId="02B6FCC1" w14:textId="77777777" w:rsidR="00635A43" w:rsidRPr="00277CE6" w:rsidRDefault="00635A43" w:rsidP="00635A43">
      <w:pPr>
        <w:ind w:firstLine="570"/>
        <w:rPr>
          <w:rFonts w:ascii="Times New Roman" w:hAnsi="Times New Roman" w:cs="Times New Roman"/>
          <w:sz w:val="24"/>
        </w:rPr>
      </w:pPr>
    </w:p>
    <w:p w14:paraId="410B2166" w14:textId="77777777" w:rsidR="0002648C" w:rsidRPr="00277CE6" w:rsidRDefault="0002648C" w:rsidP="0002648C">
      <w:pPr>
        <w:wordWrap w:val="0"/>
        <w:spacing w:line="480" w:lineRule="auto"/>
        <w:ind w:firstLineChars="1000" w:firstLine="2400"/>
        <w:jc w:val="right"/>
        <w:rPr>
          <w:rFonts w:ascii="Times New Roman" w:hAnsi="Times New Roman" w:cs="Times New Roman"/>
          <w:sz w:val="24"/>
        </w:rPr>
      </w:pPr>
      <w:r w:rsidRPr="00277CE6">
        <w:rPr>
          <w:rFonts w:ascii="Times New Roman" w:hAnsi="Times New Roman" w:cs="Times New Roman"/>
          <w:sz w:val="24"/>
        </w:rPr>
        <w:t>论文作者签名：</w:t>
      </w:r>
      <w:r w:rsidRPr="00277CE6">
        <w:rPr>
          <w:rFonts w:ascii="Times New Roman" w:hAnsi="Times New Roman" w:cs="Times New Roman"/>
          <w:sz w:val="24"/>
        </w:rPr>
        <w:t xml:space="preserve">  </w:t>
      </w:r>
      <w:r w:rsidR="00F62CBE" w:rsidRPr="00277CE6">
        <w:rPr>
          <w:rFonts w:ascii="Times New Roman" w:hAnsi="Times New Roman" w:cs="Times New Roman"/>
          <w:sz w:val="24"/>
        </w:rPr>
        <w:t xml:space="preserve">    </w:t>
      </w:r>
      <w:r w:rsidRPr="00277CE6">
        <w:rPr>
          <w:rFonts w:ascii="Times New Roman" w:hAnsi="Times New Roman" w:cs="Times New Roman"/>
          <w:sz w:val="24"/>
        </w:rPr>
        <w:t xml:space="preserve">        </w:t>
      </w:r>
      <w:r w:rsidRPr="00277CE6">
        <w:rPr>
          <w:rFonts w:ascii="Times New Roman" w:hAnsi="Times New Roman" w:cs="Times New Roman"/>
          <w:sz w:val="24"/>
        </w:rPr>
        <w:t>导师签名：</w:t>
      </w:r>
      <w:r w:rsidRPr="00277CE6">
        <w:rPr>
          <w:rFonts w:ascii="Times New Roman" w:hAnsi="Times New Roman" w:cs="Times New Roman"/>
          <w:sz w:val="24"/>
        </w:rPr>
        <w:t xml:space="preserve"> </w:t>
      </w:r>
      <w:r w:rsidR="00F62CBE" w:rsidRPr="00277CE6">
        <w:rPr>
          <w:rFonts w:ascii="Times New Roman" w:hAnsi="Times New Roman" w:cs="Times New Roman"/>
          <w:sz w:val="24"/>
        </w:rPr>
        <w:t xml:space="preserve">  </w:t>
      </w:r>
      <w:r w:rsidRPr="00277CE6">
        <w:rPr>
          <w:rFonts w:ascii="Times New Roman" w:hAnsi="Times New Roman" w:cs="Times New Roman"/>
          <w:sz w:val="24"/>
        </w:rPr>
        <w:t xml:space="preserve">         </w:t>
      </w:r>
    </w:p>
    <w:p w14:paraId="630D231E" w14:textId="77777777" w:rsidR="003E5AB5" w:rsidRPr="00277CE6" w:rsidRDefault="003E5AB5" w:rsidP="003E5AB5">
      <w:pPr>
        <w:spacing w:line="480" w:lineRule="auto"/>
        <w:ind w:firstLineChars="1000" w:firstLine="2400"/>
        <w:jc w:val="right"/>
        <w:rPr>
          <w:rFonts w:ascii="Times New Roman" w:hAnsi="Times New Roman" w:cs="Times New Roman"/>
          <w:sz w:val="24"/>
        </w:rPr>
      </w:pPr>
    </w:p>
    <w:p w14:paraId="19CFEA46" w14:textId="2DF723C0" w:rsidR="00635A43" w:rsidRPr="00277CE6" w:rsidRDefault="0002648C" w:rsidP="00496976">
      <w:pPr>
        <w:wordWrap w:val="0"/>
        <w:spacing w:line="400" w:lineRule="atLeast"/>
        <w:jc w:val="right"/>
        <w:rPr>
          <w:rFonts w:ascii="Times New Roman" w:eastAsia="宋体" w:hAnsi="Times New Roman" w:cs="Times New Roman"/>
          <w:sz w:val="24"/>
          <w:szCs w:val="24"/>
        </w:rPr>
      </w:pPr>
      <w:r w:rsidRPr="00277CE6">
        <w:rPr>
          <w:rFonts w:ascii="Times New Roman" w:hAnsi="Times New Roman" w:cs="Times New Roman"/>
          <w:sz w:val="24"/>
        </w:rPr>
        <w:t>日期：</w:t>
      </w:r>
      <w:r w:rsidR="00090793" w:rsidRPr="00277CE6">
        <w:rPr>
          <w:rFonts w:ascii="Times New Roman" w:hAnsi="Times New Roman" w:cs="Times New Roman"/>
          <w:sz w:val="24"/>
        </w:rPr>
        <w:t xml:space="preserve">  </w:t>
      </w:r>
      <w:r w:rsidRPr="00277CE6">
        <w:rPr>
          <w:rFonts w:ascii="Times New Roman" w:hAnsi="Times New Roman" w:cs="Times New Roman"/>
          <w:sz w:val="24"/>
        </w:rPr>
        <w:t xml:space="preserve">   </w:t>
      </w:r>
      <w:r w:rsidRPr="00277CE6">
        <w:rPr>
          <w:rFonts w:ascii="Times New Roman" w:hAnsi="Times New Roman" w:cs="Times New Roman"/>
          <w:sz w:val="24"/>
        </w:rPr>
        <w:t>年</w:t>
      </w:r>
      <w:r w:rsidRPr="00277CE6">
        <w:rPr>
          <w:rFonts w:ascii="Times New Roman" w:hAnsi="Times New Roman" w:cs="Times New Roman"/>
          <w:sz w:val="24"/>
        </w:rPr>
        <w:t xml:space="preserve">   </w:t>
      </w:r>
      <w:r w:rsidRPr="00277CE6">
        <w:rPr>
          <w:rFonts w:ascii="Times New Roman" w:hAnsi="Times New Roman" w:cs="Times New Roman"/>
          <w:sz w:val="24"/>
        </w:rPr>
        <w:t>月</w:t>
      </w:r>
      <w:r w:rsidRPr="00277CE6">
        <w:rPr>
          <w:rFonts w:ascii="Times New Roman" w:hAnsi="Times New Roman" w:cs="Times New Roman"/>
          <w:sz w:val="24"/>
        </w:rPr>
        <w:t xml:space="preserve">   </w:t>
      </w:r>
      <w:r w:rsidRPr="00277CE6">
        <w:rPr>
          <w:rFonts w:ascii="Times New Roman" w:hAnsi="Times New Roman" w:cs="Times New Roman"/>
          <w:sz w:val="24"/>
        </w:rPr>
        <w:t>日</w:t>
      </w:r>
      <w:r w:rsidRPr="00277CE6">
        <w:rPr>
          <w:rFonts w:ascii="Times New Roman" w:hAnsi="Times New Roman" w:cs="Times New Roman"/>
          <w:sz w:val="24"/>
        </w:rPr>
        <w:t xml:space="preserve">   </w:t>
      </w:r>
    </w:p>
    <w:sectPr w:rsidR="00635A43" w:rsidRPr="00277CE6" w:rsidSect="00D07FE8">
      <w:headerReference w:type="default" r:id="rId38"/>
      <w:footerReference w:type="default" r:id="rId39"/>
      <w:headerReference w:type="first" r:id="rId40"/>
      <w:footerReference w:type="first" r:id="rId41"/>
      <w:footnotePr>
        <w:numFmt w:val="decimalEnclosedCircleChinese"/>
        <w:numRestart w:val="eachPage"/>
      </w:footnotePr>
      <w:type w:val="continuous"/>
      <w:pgSz w:w="11906" w:h="16838"/>
      <w:pgMar w:top="1418" w:right="1134" w:bottom="1418" w:left="1134" w:header="556" w:footer="992" w:gutter="284"/>
      <w:pgNumType w:start="1"/>
      <w:cols w:space="425"/>
      <w:titlePg/>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52" w:author="Luhua Lai" w:date="2022-06-01T22:13:00Z" w:initials="LL">
    <w:p w14:paraId="4330A39A" w14:textId="060A3309" w:rsidR="0050628E" w:rsidRDefault="0050628E">
      <w:pPr>
        <w:pStyle w:val="af2"/>
        <w:rPr>
          <w:rFonts w:hint="eastAsia"/>
        </w:rPr>
      </w:pPr>
      <w:r>
        <w:rPr>
          <w:rStyle w:val="af1"/>
        </w:rPr>
        <w:annotationRef/>
      </w:r>
      <w:r>
        <w:rPr>
          <w:rFonts w:hint="eastAsia"/>
        </w:rPr>
        <w:t>这句话没看出来你的模型有什么贡献，需要说清楚</w:t>
      </w:r>
    </w:p>
  </w:comment>
  <w:comment w:id="83" w:author="Luhua Lai" w:date="2022-06-01T22:21:00Z" w:initials="LL">
    <w:p w14:paraId="7167619F" w14:textId="2CE27600" w:rsidR="0050628E" w:rsidRDefault="0050628E">
      <w:pPr>
        <w:pStyle w:val="af2"/>
        <w:rPr>
          <w:rFonts w:hint="eastAsia"/>
        </w:rPr>
      </w:pPr>
      <w:r>
        <w:rPr>
          <w:rStyle w:val="af1"/>
        </w:rPr>
        <w:annotationRef/>
      </w:r>
      <w:r>
        <w:rPr>
          <w:rFonts w:hint="eastAsia"/>
        </w:rPr>
        <w:t>要按在正文中出现的顺序编号</w:t>
      </w:r>
    </w:p>
  </w:comment>
  <w:comment w:id="89" w:author="Luhua Lai" w:date="2022-06-01T22:28:00Z" w:initials="LL">
    <w:p w14:paraId="5283E459" w14:textId="3A367147" w:rsidR="00C7744E" w:rsidRDefault="00C7744E">
      <w:pPr>
        <w:pStyle w:val="af2"/>
        <w:rPr>
          <w:rFonts w:hint="eastAsia"/>
        </w:rPr>
      </w:pPr>
      <w:r>
        <w:rPr>
          <w:rStyle w:val="af1"/>
        </w:rPr>
        <w:annotationRef/>
      </w:r>
      <w:r>
        <w:rPr>
          <w:rFonts w:hint="eastAsia"/>
        </w:rPr>
        <w:t>所有来自于文献的图在图标中均需要引文献</w:t>
      </w:r>
    </w:p>
  </w:comment>
  <w:comment w:id="101" w:author="Luhua Lai" w:date="2022-06-01T22:44:00Z" w:initials="LL">
    <w:p w14:paraId="531C8CF9" w14:textId="5778F610" w:rsidR="00995F86" w:rsidRDefault="00995F86">
      <w:pPr>
        <w:pStyle w:val="af2"/>
        <w:rPr>
          <w:rFonts w:hint="eastAsia"/>
        </w:rPr>
      </w:pPr>
      <w:r>
        <w:rPr>
          <w:rStyle w:val="af1"/>
        </w:rPr>
        <w:annotationRef/>
      </w:r>
      <w:r>
        <w:rPr>
          <w:rFonts w:hint="eastAsia"/>
        </w:rPr>
        <w:t>给出这个蛋白的具体名称来</w:t>
      </w:r>
    </w:p>
  </w:comment>
  <w:comment w:id="102" w:author="changsheng zhang" w:date="2022-05-31T00:36:00Z" w:initials="cz">
    <w:p w14:paraId="50DE760C" w14:textId="523CEEFD" w:rsidR="006910C1" w:rsidRDefault="006910C1">
      <w:pPr>
        <w:pStyle w:val="af2"/>
      </w:pPr>
      <w:r>
        <w:rPr>
          <w:rStyle w:val="af1"/>
        </w:rPr>
        <w:annotationRef/>
      </w:r>
      <w:r>
        <w:rPr>
          <w:rFonts w:hint="eastAsia"/>
        </w:rPr>
        <w:t>给出具体的高斯噪声强度的定义？</w:t>
      </w:r>
    </w:p>
  </w:comment>
  <w:comment w:id="103" w:author="22102" w:date="2022-06-01T17:59:00Z" w:initials="2">
    <w:p w14:paraId="06D8C3DA" w14:textId="7DFE307F" w:rsidR="006910C1" w:rsidRDefault="006910C1">
      <w:pPr>
        <w:pStyle w:val="af2"/>
      </w:pPr>
      <w:r>
        <w:rPr>
          <w:rStyle w:val="af1"/>
        </w:rPr>
        <w:annotationRef/>
      </w:r>
      <w:r>
        <w:rPr>
          <w:rFonts w:hint="eastAsia"/>
        </w:rPr>
        <w:t>已加入专门的一节</w:t>
      </w:r>
      <w:r>
        <w:rPr>
          <w:rFonts w:hint="eastAsia"/>
        </w:rPr>
        <w:t>2</w:t>
      </w:r>
      <w:r>
        <w:t>.3</w:t>
      </w:r>
      <w:r>
        <w:rPr>
          <w:rFonts w:hint="eastAsia"/>
        </w:rPr>
        <w:t>.</w:t>
      </w:r>
      <w:r>
        <w:t>2</w:t>
      </w:r>
      <w:r>
        <w:rPr>
          <w:rFonts w:hint="eastAsia"/>
        </w:rPr>
        <w:t>加以解释</w:t>
      </w:r>
    </w:p>
  </w:comment>
  <w:comment w:id="109" w:author="changsheng zhang" w:date="2022-05-31T00:44:00Z" w:initials="cz">
    <w:p w14:paraId="762FB526" w14:textId="018FB9DC" w:rsidR="006910C1" w:rsidRDefault="006910C1">
      <w:pPr>
        <w:pStyle w:val="af2"/>
      </w:pPr>
      <w:r>
        <w:rPr>
          <w:rStyle w:val="af1"/>
        </w:rPr>
        <w:annotationRef/>
      </w:r>
      <w:r>
        <w:rPr>
          <w:rFonts w:hint="eastAsia"/>
        </w:rPr>
        <w:t xml:space="preserve"> </w:t>
      </w:r>
      <w:r>
        <w:rPr>
          <w:rFonts w:hint="eastAsia"/>
        </w:rPr>
        <w:t>成功率的数据没有在表中</w:t>
      </w:r>
    </w:p>
  </w:comment>
  <w:comment w:id="110" w:author="22102" w:date="2022-05-31T11:00:00Z" w:initials="2">
    <w:p w14:paraId="3DDE4EA4" w14:textId="5ACCD406" w:rsidR="006910C1" w:rsidRDefault="006910C1">
      <w:pPr>
        <w:pStyle w:val="af2"/>
      </w:pPr>
      <w:r>
        <w:rPr>
          <w:rStyle w:val="af1"/>
        </w:rPr>
        <w:annotationRef/>
      </w:r>
      <w:r>
        <w:rPr>
          <w:rFonts w:hint="eastAsia"/>
        </w:rPr>
        <w:t>这部分数据列在了第三章，</w:t>
      </w:r>
      <w:r>
        <w:rPr>
          <w:rFonts w:hint="eastAsia"/>
        </w:rPr>
        <w:t>2</w:t>
      </w:r>
      <w:r>
        <w:t>.6</w:t>
      </w:r>
      <w:r>
        <w:rPr>
          <w:rFonts w:hint="eastAsia"/>
        </w:rPr>
        <w:t>列出的是后文所述</w:t>
      </w:r>
      <w:proofErr w:type="gramStart"/>
      <w:r>
        <w:rPr>
          <w:rFonts w:hint="eastAsia"/>
        </w:rPr>
        <w:t>的调参过程</w:t>
      </w:r>
      <w:proofErr w:type="gramEnd"/>
    </w:p>
  </w:comment>
  <w:comment w:id="122" w:author="changsheng zhang" w:date="2022-05-31T00:53:00Z" w:initials="cz">
    <w:p w14:paraId="6B8EBA86" w14:textId="598BE558" w:rsidR="006910C1" w:rsidRDefault="006910C1">
      <w:pPr>
        <w:pStyle w:val="af2"/>
      </w:pPr>
      <w:r>
        <w:rPr>
          <w:rStyle w:val="af1"/>
        </w:rPr>
        <w:annotationRef/>
      </w:r>
      <w:r>
        <w:rPr>
          <w:rFonts w:hint="eastAsia"/>
        </w:rPr>
        <w:t>要把损失函数的具体形式写清楚</w:t>
      </w:r>
    </w:p>
  </w:comment>
  <w:comment w:id="123" w:author="22102" w:date="2022-06-01T18:26:00Z" w:initials="2">
    <w:p w14:paraId="388BC386" w14:textId="36EB955B" w:rsidR="006910C1" w:rsidRDefault="006910C1">
      <w:pPr>
        <w:pStyle w:val="af2"/>
      </w:pPr>
      <w:r>
        <w:rPr>
          <w:rStyle w:val="af1"/>
        </w:rPr>
        <w:annotationRef/>
      </w:r>
      <w:r>
        <w:rPr>
          <w:rFonts w:hint="eastAsia"/>
        </w:rPr>
        <w:t>已在</w:t>
      </w:r>
      <w:r>
        <w:rPr>
          <w:rFonts w:hint="eastAsia"/>
        </w:rPr>
        <w:t>2</w:t>
      </w:r>
      <w:r>
        <w:t>.3.2</w:t>
      </w:r>
      <w:r>
        <w:rPr>
          <w:rFonts w:hint="eastAsia"/>
        </w:rPr>
        <w:t>节中进行描述</w:t>
      </w:r>
    </w:p>
  </w:comment>
  <w:comment w:id="124" w:author="changsheng zhang" w:date="2022-05-31T00:56:00Z" w:initials="cz">
    <w:p w14:paraId="66EA443F" w14:textId="60BB97A6" w:rsidR="006910C1" w:rsidRDefault="006910C1">
      <w:pPr>
        <w:pStyle w:val="af2"/>
      </w:pPr>
      <w:r>
        <w:rPr>
          <w:rStyle w:val="af1"/>
        </w:rPr>
        <w:annotationRef/>
      </w:r>
      <w:r>
        <w:rPr>
          <w:rFonts w:hint="eastAsia"/>
        </w:rPr>
        <w:t>可以再加</w:t>
      </w:r>
      <w:r>
        <w:rPr>
          <w:rFonts w:hint="eastAsia"/>
        </w:rPr>
        <w:t>2</w:t>
      </w:r>
      <w:r>
        <w:rPr>
          <w:rFonts w:hint="eastAsia"/>
        </w:rPr>
        <w:t>个例子吗？</w:t>
      </w:r>
    </w:p>
  </w:comment>
  <w:comment w:id="125" w:author="22102" w:date="2022-06-01T18:27:00Z" w:initials="2">
    <w:p w14:paraId="06CDA3F8" w14:textId="4DC29F57" w:rsidR="006910C1" w:rsidRDefault="006910C1">
      <w:pPr>
        <w:pStyle w:val="af2"/>
      </w:pPr>
      <w:r>
        <w:rPr>
          <w:rStyle w:val="af1"/>
        </w:rPr>
        <w:annotationRef/>
      </w:r>
      <w:r>
        <w:rPr>
          <w:rFonts w:hint="eastAsia"/>
        </w:rPr>
        <w:t>已增加</w:t>
      </w:r>
    </w:p>
  </w:comment>
  <w:comment w:id="129" w:author="changsheng zhang" w:date="2022-05-31T00:58:00Z" w:initials="cz">
    <w:p w14:paraId="17B5B584" w14:textId="7EB5915A" w:rsidR="006910C1" w:rsidRDefault="006910C1">
      <w:pPr>
        <w:pStyle w:val="af2"/>
      </w:pPr>
      <w:r>
        <w:rPr>
          <w:rStyle w:val="af1"/>
        </w:rPr>
        <w:annotationRef/>
      </w:r>
      <w:r>
        <w:rPr>
          <w:rFonts w:hint="eastAsia"/>
        </w:rPr>
        <w:t>给</w:t>
      </w:r>
      <w:r>
        <w:rPr>
          <w:rFonts w:hint="eastAsia"/>
        </w:rPr>
        <w:t>1-2</w:t>
      </w:r>
      <w:r>
        <w:rPr>
          <w:rFonts w:hint="eastAsia"/>
        </w:rPr>
        <w:t>个例子？</w:t>
      </w:r>
    </w:p>
  </w:comment>
  <w:comment w:id="130" w:author="22102" w:date="2022-06-01T19:47:00Z" w:initials="2">
    <w:p w14:paraId="7A5742D4" w14:textId="70AFF49D" w:rsidR="006910C1" w:rsidRDefault="006910C1">
      <w:pPr>
        <w:pStyle w:val="af2"/>
      </w:pPr>
      <w:r>
        <w:rPr>
          <w:rStyle w:val="af1"/>
        </w:rPr>
        <w:annotationRef/>
      </w:r>
      <w:r>
        <w:rPr>
          <w:rFonts w:hint="eastAsia"/>
        </w:rPr>
        <w:t>已增加</w:t>
      </w:r>
    </w:p>
  </w:comment>
  <w:comment w:id="131" w:author="Luhua Lai" w:date="2022-06-01T23:09:00Z" w:initials="LL">
    <w:p w14:paraId="2EFCE0DA" w14:textId="0E3CBD66" w:rsidR="00750EA7" w:rsidRDefault="00750EA7">
      <w:pPr>
        <w:pStyle w:val="af2"/>
        <w:rPr>
          <w:rFonts w:hint="eastAsia"/>
        </w:rPr>
      </w:pPr>
      <w:r>
        <w:rPr>
          <w:rStyle w:val="af1"/>
        </w:rPr>
        <w:annotationRef/>
      </w:r>
      <w:r>
        <w:rPr>
          <w:rFonts w:hint="eastAsia"/>
        </w:rPr>
        <w:t>我去</w:t>
      </w:r>
      <w:r>
        <w:rPr>
          <w:rFonts w:hint="eastAsia"/>
        </w:rPr>
        <w:t>PDB</w:t>
      </w:r>
      <w:r>
        <w:rPr>
          <w:rFonts w:hint="eastAsia"/>
        </w:rPr>
        <w:t>中看了结构，应该是</w:t>
      </w:r>
      <w:r>
        <w:rPr>
          <w:rFonts w:hint="eastAsia"/>
        </w:rPr>
        <w:t>1JYO</w:t>
      </w:r>
      <w:r>
        <w:rPr>
          <w:rFonts w:hint="eastAsia"/>
        </w:rPr>
        <w:t>（不是</w:t>
      </w:r>
      <w:r>
        <w:rPr>
          <w:rFonts w:hint="eastAsia"/>
        </w:rPr>
        <w:t>0</w:t>
      </w:r>
      <w:r>
        <w:rPr>
          <w:rFonts w:hint="eastAsia"/>
        </w:rPr>
        <w:t>）。这个</w:t>
      </w:r>
      <w:r w:rsidR="002D3527">
        <w:rPr>
          <w:rFonts w:hint="eastAsia"/>
        </w:rPr>
        <w:t>结构由三条链构成，计算时应该计算包含所有链的结构，图中显示的这部分没有办法自己形成稳定结构（自身存在是应该是无序的）。需要修改说法。另外不知道计算时是否是抽出来一条链进行计算的？如果是，就有问题，应该去掉这类例子。用来做计算的结构都需要保证单条链自身可以形成稳定结构（有稳定的疏水核心）</w:t>
      </w:r>
    </w:p>
  </w:comment>
  <w:comment w:id="133" w:author="changsheng zhang" w:date="2022-05-31T01:00:00Z" w:initials="cz">
    <w:p w14:paraId="16962D33" w14:textId="16F9D7F7" w:rsidR="006910C1" w:rsidRDefault="006910C1">
      <w:pPr>
        <w:pStyle w:val="af2"/>
      </w:pPr>
      <w:r>
        <w:rPr>
          <w:rStyle w:val="af1"/>
        </w:rPr>
        <w:annotationRef/>
      </w:r>
      <w:r>
        <w:rPr>
          <w:rFonts w:hint="eastAsia"/>
        </w:rPr>
        <w:t>做</w:t>
      </w:r>
      <w:r>
        <w:t>relax,</w:t>
      </w:r>
      <w:r>
        <w:rPr>
          <w:rFonts w:hint="eastAsia"/>
        </w:rPr>
        <w:t xml:space="preserve"> </w:t>
      </w:r>
      <w:r>
        <w:rPr>
          <w:rFonts w:hint="eastAsia"/>
        </w:rPr>
        <w:t>最好算</w:t>
      </w:r>
      <w:proofErr w:type="spellStart"/>
      <w:r>
        <w:t>packstat</w:t>
      </w:r>
      <w:proofErr w:type="spellEnd"/>
      <w:r>
        <w:t>,</w:t>
      </w:r>
      <w:r>
        <w:rPr>
          <w:rFonts w:hint="eastAsia"/>
        </w:rPr>
        <w:t>给些序列</w:t>
      </w:r>
    </w:p>
  </w:comment>
  <w:comment w:id="134" w:author="Luhua Lai" w:date="2022-06-01T23:12:00Z" w:initials="LL">
    <w:p w14:paraId="0BE3B64A" w14:textId="77777777" w:rsidR="002D3527" w:rsidRDefault="002D3527">
      <w:pPr>
        <w:pStyle w:val="af2"/>
      </w:pPr>
      <w:r>
        <w:rPr>
          <w:rStyle w:val="af1"/>
        </w:rPr>
        <w:annotationRef/>
      </w:r>
      <w:r>
        <w:rPr>
          <w:rFonts w:hint="eastAsia"/>
        </w:rPr>
        <w:t>序列分析表明</w:t>
      </w:r>
      <w:proofErr w:type="gramStart"/>
      <w:r>
        <w:rPr>
          <w:rFonts w:hint="eastAsia"/>
        </w:rPr>
        <w:t>二级结构间堆的</w:t>
      </w:r>
      <w:proofErr w:type="gramEnd"/>
      <w:r>
        <w:rPr>
          <w:rFonts w:hint="eastAsia"/>
        </w:rPr>
        <w:t>太密了！这么多</w:t>
      </w:r>
      <w:r>
        <w:rPr>
          <w:rFonts w:hint="eastAsia"/>
        </w:rPr>
        <w:t>G</w:t>
      </w:r>
      <w:r>
        <w:rPr>
          <w:rFonts w:hint="eastAsia"/>
        </w:rPr>
        <w:t>，显然放不下大的侧链。应该将二级结构拉开一些间距。明天晚上就要上交论文，这次来不及了，建议先不要放这张图了，太不好了。</w:t>
      </w:r>
    </w:p>
    <w:p w14:paraId="4B3AA9A7" w14:textId="36691FA8" w:rsidR="002D3527" w:rsidRDefault="002D3527">
      <w:pPr>
        <w:pStyle w:val="af2"/>
        <w:rPr>
          <w:rFonts w:hint="eastAsia"/>
        </w:rPr>
      </w:pPr>
      <w:r>
        <w:rPr>
          <w:rFonts w:hint="eastAsia"/>
        </w:rPr>
        <w:t>另外一个问题是，</w:t>
      </w:r>
      <w:r>
        <w:rPr>
          <w:rFonts w:hint="eastAsia"/>
        </w:rPr>
        <w:t>SCUBA</w:t>
      </w:r>
      <w:r>
        <w:rPr>
          <w:rFonts w:hint="eastAsia"/>
        </w:rPr>
        <w:t>后用刘海燕老师组的程序进行优化与序列设计的结果如何？</w:t>
      </w:r>
      <w:bookmarkStart w:id="135" w:name="_GoBack"/>
      <w:bookmarkEnd w:id="135"/>
    </w:p>
  </w:comment>
  <w:comment w:id="138" w:author="Luhua Lai" w:date="2022-06-01T23:00:00Z" w:initials="LL">
    <w:p w14:paraId="414B51EA" w14:textId="02BD3091" w:rsidR="00750EA7" w:rsidRDefault="00750EA7">
      <w:pPr>
        <w:pStyle w:val="af2"/>
      </w:pPr>
      <w:r>
        <w:rPr>
          <w:rStyle w:val="af1"/>
        </w:rPr>
        <w:annotationRef/>
      </w:r>
      <w:r>
        <w:rPr>
          <w:rFonts w:hint="eastAsia"/>
        </w:rPr>
        <w:t>参考文献格式需要符号毕业论文模板中的要求</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330A39A" w15:done="0"/>
  <w15:commentEx w15:paraId="7167619F" w15:done="0"/>
  <w15:commentEx w15:paraId="5283E459" w15:done="0"/>
  <w15:commentEx w15:paraId="531C8CF9" w15:done="0"/>
  <w15:commentEx w15:paraId="50DE760C" w15:done="1"/>
  <w15:commentEx w15:paraId="06D8C3DA" w15:paraIdParent="50DE760C" w15:done="1"/>
  <w15:commentEx w15:paraId="762FB526" w15:done="1"/>
  <w15:commentEx w15:paraId="3DDE4EA4" w15:paraIdParent="762FB526" w15:done="1"/>
  <w15:commentEx w15:paraId="6B8EBA86" w15:done="1"/>
  <w15:commentEx w15:paraId="388BC386" w15:paraIdParent="6B8EBA86" w15:done="1"/>
  <w15:commentEx w15:paraId="66EA443F" w15:done="1"/>
  <w15:commentEx w15:paraId="06CDA3F8" w15:paraIdParent="66EA443F" w15:done="1"/>
  <w15:commentEx w15:paraId="17B5B584" w15:done="1"/>
  <w15:commentEx w15:paraId="7A5742D4" w15:paraIdParent="17B5B584" w15:done="1"/>
  <w15:commentEx w15:paraId="2EFCE0DA" w15:done="0"/>
  <w15:commentEx w15:paraId="16962D33" w15:done="1"/>
  <w15:commentEx w15:paraId="4B3AA9A7" w15:done="0"/>
  <w15:commentEx w15:paraId="414B51EA"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330A39A" w16cid:durableId="26426312"/>
  <w16cid:commentId w16cid:paraId="7167619F" w16cid:durableId="264264CE"/>
  <w16cid:commentId w16cid:paraId="5283E459" w16cid:durableId="2642669D"/>
  <w16cid:commentId w16cid:paraId="531C8CF9" w16cid:durableId="26426A31"/>
  <w16cid:commentId w16cid:paraId="50DE760C" w16cid:durableId="264069BC"/>
  <w16cid:commentId w16cid:paraId="06D8C3DA" w16cid:durableId="2642278E"/>
  <w16cid:commentId w16cid:paraId="762FB526" w16cid:durableId="264069BD"/>
  <w16cid:commentId w16cid:paraId="3DDE4EA4" w16cid:durableId="264073C2"/>
  <w16cid:commentId w16cid:paraId="6B8EBA86" w16cid:durableId="264069C0"/>
  <w16cid:commentId w16cid:paraId="388BC386" w16cid:durableId="26422DEF"/>
  <w16cid:commentId w16cid:paraId="66EA443F" w16cid:durableId="264069C1"/>
  <w16cid:commentId w16cid:paraId="06CDA3F8" w16cid:durableId="26422E1E"/>
  <w16cid:commentId w16cid:paraId="17B5B584" w16cid:durableId="264069C2"/>
  <w16cid:commentId w16cid:paraId="7A5742D4" w16cid:durableId="264240D1"/>
  <w16cid:commentId w16cid:paraId="2EFCE0DA" w16cid:durableId="26427021"/>
  <w16cid:commentId w16cid:paraId="16962D33" w16cid:durableId="264069C3"/>
  <w16cid:commentId w16cid:paraId="4B3AA9A7" w16cid:durableId="264270F5"/>
  <w16cid:commentId w16cid:paraId="414B51EA" w16cid:durableId="26426DF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380ABC3" w14:textId="77777777" w:rsidR="0052101E" w:rsidRDefault="0052101E" w:rsidP="00C27332">
      <w:r>
        <w:separator/>
      </w:r>
    </w:p>
  </w:endnote>
  <w:endnote w:type="continuationSeparator" w:id="0">
    <w:p w14:paraId="4883B2DC" w14:textId="77777777" w:rsidR="0052101E" w:rsidRDefault="0052101E" w:rsidP="00C273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仿宋">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FB5DE2" w14:textId="77777777" w:rsidR="006910C1" w:rsidRDefault="006910C1">
    <w:pPr>
      <w:pStyle w:val="a5"/>
      <w:jc w:val="center"/>
    </w:pPr>
  </w:p>
  <w:p w14:paraId="204D7B8C" w14:textId="77777777" w:rsidR="006910C1" w:rsidRDefault="006910C1">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9336626"/>
      <w:docPartObj>
        <w:docPartGallery w:val="Page Numbers (Bottom of Page)"/>
        <w:docPartUnique/>
      </w:docPartObj>
    </w:sdtPr>
    <w:sdtContent>
      <w:p w14:paraId="45803A01" w14:textId="5BDBCA3D" w:rsidR="006910C1" w:rsidRDefault="006910C1">
        <w:pPr>
          <w:pStyle w:val="a5"/>
          <w:jc w:val="center"/>
        </w:pPr>
      </w:p>
    </w:sdtContent>
  </w:sdt>
  <w:p w14:paraId="633E20D0" w14:textId="77777777" w:rsidR="006910C1" w:rsidRPr="00293502" w:rsidRDefault="006910C1" w:rsidP="00293502">
    <w:pPr>
      <w:pStyle w:val="a5"/>
      <w:jc w:val="center"/>
      <w:rPr>
        <w:rFonts w:ascii="黑体" w:eastAsia="黑体" w:hAnsi="黑体"/>
        <w:b/>
        <w:sz w:val="21"/>
        <w:szCs w:val="21"/>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9B21CA" w14:textId="1086F2B6" w:rsidR="006910C1" w:rsidRDefault="006910C1" w:rsidP="005D64A1">
    <w:pPr>
      <w:pStyle w:val="a5"/>
    </w:pPr>
  </w:p>
  <w:p w14:paraId="616C18A0" w14:textId="77777777" w:rsidR="006910C1" w:rsidRPr="00293502" w:rsidRDefault="006910C1" w:rsidP="00293502">
    <w:pPr>
      <w:pStyle w:val="a5"/>
      <w:jc w:val="center"/>
      <w:rPr>
        <w:rFonts w:ascii="黑体" w:eastAsia="黑体" w:hAnsi="黑体"/>
        <w:b/>
        <w:sz w:val="21"/>
        <w:szCs w:val="21"/>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57898145"/>
      <w:docPartObj>
        <w:docPartGallery w:val="Page Numbers (Bottom of Page)"/>
        <w:docPartUnique/>
      </w:docPartObj>
    </w:sdtPr>
    <w:sdtEndPr>
      <w:rPr>
        <w:rFonts w:ascii="Times New Roman" w:hAnsi="Times New Roman" w:cs="Times New Roman"/>
        <w:sz w:val="21"/>
        <w:szCs w:val="21"/>
      </w:rPr>
    </w:sdtEndPr>
    <w:sdtContent>
      <w:p w14:paraId="0A66793A" w14:textId="37094EAA" w:rsidR="006910C1" w:rsidRPr="00D07FE8" w:rsidRDefault="006910C1" w:rsidP="00D07FE8">
        <w:pPr>
          <w:pStyle w:val="a5"/>
          <w:jc w:val="center"/>
          <w:rPr>
            <w:rFonts w:ascii="Times New Roman" w:hAnsi="Times New Roman" w:cs="Times New Roman"/>
            <w:sz w:val="21"/>
            <w:szCs w:val="21"/>
          </w:rPr>
        </w:pPr>
        <w:r w:rsidRPr="00D07FE8">
          <w:rPr>
            <w:rFonts w:ascii="Times New Roman" w:hAnsi="Times New Roman" w:cs="Times New Roman"/>
            <w:sz w:val="21"/>
            <w:szCs w:val="21"/>
          </w:rPr>
          <w:fldChar w:fldCharType="begin"/>
        </w:r>
        <w:r w:rsidRPr="00D07FE8">
          <w:rPr>
            <w:rFonts w:ascii="Times New Roman" w:hAnsi="Times New Roman" w:cs="Times New Roman"/>
            <w:sz w:val="21"/>
            <w:szCs w:val="21"/>
          </w:rPr>
          <w:instrText>PAGE   \* MERGEFORMAT</w:instrText>
        </w:r>
        <w:r w:rsidRPr="00D07FE8">
          <w:rPr>
            <w:rFonts w:ascii="Times New Roman" w:hAnsi="Times New Roman" w:cs="Times New Roman"/>
            <w:sz w:val="21"/>
            <w:szCs w:val="21"/>
          </w:rPr>
          <w:fldChar w:fldCharType="separate"/>
        </w:r>
        <w:r w:rsidRPr="00ED5E36">
          <w:rPr>
            <w:rFonts w:ascii="Times New Roman" w:hAnsi="Times New Roman" w:cs="Times New Roman"/>
            <w:noProof/>
            <w:sz w:val="21"/>
            <w:szCs w:val="21"/>
            <w:lang w:val="zh-CN"/>
          </w:rPr>
          <w:t>2</w:t>
        </w:r>
        <w:r w:rsidRPr="00D07FE8">
          <w:rPr>
            <w:rFonts w:ascii="Times New Roman" w:hAnsi="Times New Roman" w:cs="Times New Roman"/>
            <w:sz w:val="21"/>
            <w:szCs w:val="21"/>
          </w:rPr>
          <w:fldChar w:fldCharType="end"/>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58675391"/>
      <w:docPartObj>
        <w:docPartGallery w:val="Page Numbers (Bottom of Page)"/>
        <w:docPartUnique/>
      </w:docPartObj>
    </w:sdtPr>
    <w:sdtContent>
      <w:p w14:paraId="378764CF" w14:textId="6E8ACF2E" w:rsidR="006910C1" w:rsidRPr="00C27332" w:rsidRDefault="006910C1" w:rsidP="003C3F62">
        <w:pPr>
          <w:pStyle w:val="a5"/>
          <w:jc w:val="center"/>
          <w:rPr>
            <w:rFonts w:ascii="黑体" w:eastAsia="黑体" w:hAnsi="黑体"/>
            <w:b/>
            <w:sz w:val="21"/>
            <w:szCs w:val="21"/>
          </w:rPr>
        </w:pPr>
        <w:r w:rsidRPr="00D07FE8">
          <w:rPr>
            <w:rFonts w:ascii="Times New Roman" w:hAnsi="Times New Roman" w:cs="Times New Roman"/>
            <w:sz w:val="21"/>
            <w:szCs w:val="21"/>
          </w:rPr>
          <w:fldChar w:fldCharType="begin"/>
        </w:r>
        <w:r w:rsidRPr="00D07FE8">
          <w:rPr>
            <w:rFonts w:ascii="Times New Roman" w:hAnsi="Times New Roman" w:cs="Times New Roman"/>
            <w:sz w:val="21"/>
            <w:szCs w:val="21"/>
          </w:rPr>
          <w:instrText>PAGE   \* MERGEFORMAT</w:instrText>
        </w:r>
        <w:r w:rsidRPr="00D07FE8">
          <w:rPr>
            <w:rFonts w:ascii="Times New Roman" w:hAnsi="Times New Roman" w:cs="Times New Roman"/>
            <w:sz w:val="21"/>
            <w:szCs w:val="21"/>
          </w:rPr>
          <w:fldChar w:fldCharType="separate"/>
        </w:r>
        <w:r w:rsidRPr="00252C62">
          <w:rPr>
            <w:rFonts w:ascii="Times New Roman" w:hAnsi="Times New Roman" w:cs="Times New Roman"/>
            <w:noProof/>
            <w:sz w:val="21"/>
            <w:szCs w:val="21"/>
            <w:lang w:val="zh-CN"/>
          </w:rPr>
          <w:t>1</w:t>
        </w:r>
        <w:r w:rsidRPr="00D07FE8">
          <w:rPr>
            <w:rFonts w:ascii="Times New Roman" w:hAnsi="Times New Roman" w:cs="Times New Roman"/>
            <w:sz w:val="21"/>
            <w:szCs w:val="21"/>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AA88A17" w14:textId="77777777" w:rsidR="0052101E" w:rsidRDefault="0052101E" w:rsidP="00C27332">
      <w:r>
        <w:separator/>
      </w:r>
    </w:p>
  </w:footnote>
  <w:footnote w:type="continuationSeparator" w:id="0">
    <w:p w14:paraId="13FE9B1C" w14:textId="77777777" w:rsidR="0052101E" w:rsidRDefault="0052101E" w:rsidP="00C2733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E1EEF8" w14:textId="77777777" w:rsidR="006910C1" w:rsidRDefault="006910C1" w:rsidP="005D64A1">
    <w:pPr>
      <w:pStyle w:val="a9"/>
      <w:pBdr>
        <w:bottom w:val="none" w:sz="0" w:space="0" w:color="auto"/>
      </w:pBdr>
      <w:jc w:val="both"/>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84A708" w14:textId="2AA357C2" w:rsidR="006910C1" w:rsidRDefault="006910C1" w:rsidP="00E24062">
    <w:pPr>
      <w:pStyle w:val="a9"/>
    </w:pPr>
    <w:r>
      <w:rPr>
        <w:rFonts w:hint="eastAsia"/>
      </w:rPr>
      <w:t>基于图神经网络优化蛋白质骨架的可设计性</w:t>
    </w:r>
  </w:p>
  <w:p w14:paraId="4E08DAD0" w14:textId="77777777" w:rsidR="006910C1" w:rsidRDefault="006910C1" w:rsidP="005D64A1">
    <w:pPr>
      <w:pStyle w:val="a9"/>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DEF7E1" w14:textId="180A59C5" w:rsidR="006910C1" w:rsidRDefault="006910C1" w:rsidP="00E24062">
    <w:pPr>
      <w:pStyle w:val="a9"/>
    </w:pPr>
    <w:r>
      <w:rPr>
        <w:rFonts w:hint="eastAsia"/>
      </w:rPr>
      <w:t>基于图神经网络优化蛋白质骨架的可设计性</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8D237DF"/>
    <w:multiLevelType w:val="hybridMultilevel"/>
    <w:tmpl w:val="6E6A4B1A"/>
    <w:lvl w:ilvl="0" w:tplc="04090001">
      <w:start w:val="1"/>
      <w:numFmt w:val="bullet"/>
      <w:lvlText w:val=""/>
      <w:lvlJc w:val="left"/>
      <w:pPr>
        <w:tabs>
          <w:tab w:val="num" w:pos="900"/>
        </w:tabs>
        <w:ind w:left="900" w:hanging="420"/>
      </w:pPr>
      <w:rPr>
        <w:rFonts w:ascii="Wingdings" w:hAnsi="Wingdings" w:hint="default"/>
      </w:rPr>
    </w:lvl>
    <w:lvl w:ilvl="1" w:tplc="04090003" w:tentative="1">
      <w:start w:val="1"/>
      <w:numFmt w:val="bullet"/>
      <w:lvlText w:val=""/>
      <w:lvlJc w:val="left"/>
      <w:pPr>
        <w:tabs>
          <w:tab w:val="num" w:pos="1320"/>
        </w:tabs>
        <w:ind w:left="1320" w:hanging="420"/>
      </w:pPr>
      <w:rPr>
        <w:rFonts w:ascii="Wingdings" w:hAnsi="Wingdings" w:hint="default"/>
      </w:rPr>
    </w:lvl>
    <w:lvl w:ilvl="2" w:tplc="04090005" w:tentative="1">
      <w:start w:val="1"/>
      <w:numFmt w:val="bullet"/>
      <w:lvlText w:val=""/>
      <w:lvlJc w:val="left"/>
      <w:pPr>
        <w:tabs>
          <w:tab w:val="num" w:pos="1740"/>
        </w:tabs>
        <w:ind w:left="1740" w:hanging="420"/>
      </w:pPr>
      <w:rPr>
        <w:rFonts w:ascii="Wingdings" w:hAnsi="Wingdings" w:hint="default"/>
      </w:rPr>
    </w:lvl>
    <w:lvl w:ilvl="3" w:tplc="04090001" w:tentative="1">
      <w:start w:val="1"/>
      <w:numFmt w:val="bullet"/>
      <w:lvlText w:val=""/>
      <w:lvlJc w:val="left"/>
      <w:pPr>
        <w:tabs>
          <w:tab w:val="num" w:pos="2160"/>
        </w:tabs>
        <w:ind w:left="2160" w:hanging="420"/>
      </w:pPr>
      <w:rPr>
        <w:rFonts w:ascii="Wingdings" w:hAnsi="Wingdings" w:hint="default"/>
      </w:rPr>
    </w:lvl>
    <w:lvl w:ilvl="4" w:tplc="04090003" w:tentative="1">
      <w:start w:val="1"/>
      <w:numFmt w:val="bullet"/>
      <w:lvlText w:val=""/>
      <w:lvlJc w:val="left"/>
      <w:pPr>
        <w:tabs>
          <w:tab w:val="num" w:pos="2580"/>
        </w:tabs>
        <w:ind w:left="2580" w:hanging="420"/>
      </w:pPr>
      <w:rPr>
        <w:rFonts w:ascii="Wingdings" w:hAnsi="Wingdings" w:hint="default"/>
      </w:rPr>
    </w:lvl>
    <w:lvl w:ilvl="5" w:tplc="04090005" w:tentative="1">
      <w:start w:val="1"/>
      <w:numFmt w:val="bullet"/>
      <w:lvlText w:val=""/>
      <w:lvlJc w:val="left"/>
      <w:pPr>
        <w:tabs>
          <w:tab w:val="num" w:pos="3000"/>
        </w:tabs>
        <w:ind w:left="3000" w:hanging="420"/>
      </w:pPr>
      <w:rPr>
        <w:rFonts w:ascii="Wingdings" w:hAnsi="Wingdings" w:hint="default"/>
      </w:rPr>
    </w:lvl>
    <w:lvl w:ilvl="6" w:tplc="04090001" w:tentative="1">
      <w:start w:val="1"/>
      <w:numFmt w:val="bullet"/>
      <w:lvlText w:val=""/>
      <w:lvlJc w:val="left"/>
      <w:pPr>
        <w:tabs>
          <w:tab w:val="num" w:pos="3420"/>
        </w:tabs>
        <w:ind w:left="3420" w:hanging="420"/>
      </w:pPr>
      <w:rPr>
        <w:rFonts w:ascii="Wingdings" w:hAnsi="Wingdings" w:hint="default"/>
      </w:rPr>
    </w:lvl>
    <w:lvl w:ilvl="7" w:tplc="04090003" w:tentative="1">
      <w:start w:val="1"/>
      <w:numFmt w:val="bullet"/>
      <w:lvlText w:val=""/>
      <w:lvlJc w:val="left"/>
      <w:pPr>
        <w:tabs>
          <w:tab w:val="num" w:pos="3840"/>
        </w:tabs>
        <w:ind w:left="3840" w:hanging="420"/>
      </w:pPr>
      <w:rPr>
        <w:rFonts w:ascii="Wingdings" w:hAnsi="Wingdings" w:hint="default"/>
      </w:rPr>
    </w:lvl>
    <w:lvl w:ilvl="8" w:tplc="04090005" w:tentative="1">
      <w:start w:val="1"/>
      <w:numFmt w:val="bullet"/>
      <w:lvlText w:val=""/>
      <w:lvlJc w:val="left"/>
      <w:pPr>
        <w:tabs>
          <w:tab w:val="num" w:pos="4260"/>
        </w:tabs>
        <w:ind w:left="4260" w:hanging="420"/>
      </w:pPr>
      <w:rPr>
        <w:rFonts w:ascii="Wingdings" w:hAnsi="Wingdings" w:hint="default"/>
      </w:r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Luhua Lai">
    <w15:presenceInfo w15:providerId="None" w15:userId="Luhua Lai"/>
  </w15:person>
  <w15:person w15:author="changsheng zhang">
    <w15:presenceInfo w15:providerId="Windows Live" w15:userId="e3bb8a2e71dc073d"/>
  </w15:person>
  <w15:person w15:author="22102">
    <w15:presenceInfo w15:providerId="Windows Live" w15:userId="1e0e00fddea410c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0"/>
  <w:bordersDoNotSurroundHeader/>
  <w:bordersDoNotSurroundFooter/>
  <w:hideSpellingErrors/>
  <w:hideGrammaticalErrors/>
  <w:proofState w:spelling="clean" w:grammar="clean"/>
  <w:trackRevisions/>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numFmt w:val="decimalEnclosedCircleChinese"/>
    <w:numRestart w:val="eachPage"/>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27332"/>
    <w:rsid w:val="000001A6"/>
    <w:rsid w:val="00000C20"/>
    <w:rsid w:val="00000C23"/>
    <w:rsid w:val="00002001"/>
    <w:rsid w:val="00002D32"/>
    <w:rsid w:val="00004284"/>
    <w:rsid w:val="00005B6A"/>
    <w:rsid w:val="00007303"/>
    <w:rsid w:val="00007A6D"/>
    <w:rsid w:val="0001004C"/>
    <w:rsid w:val="0001054F"/>
    <w:rsid w:val="00012267"/>
    <w:rsid w:val="000127B2"/>
    <w:rsid w:val="0001290B"/>
    <w:rsid w:val="00012A60"/>
    <w:rsid w:val="00013148"/>
    <w:rsid w:val="0001388C"/>
    <w:rsid w:val="000140CB"/>
    <w:rsid w:val="00014596"/>
    <w:rsid w:val="000145CD"/>
    <w:rsid w:val="00014BC2"/>
    <w:rsid w:val="00015B91"/>
    <w:rsid w:val="0001756A"/>
    <w:rsid w:val="00020568"/>
    <w:rsid w:val="0002099C"/>
    <w:rsid w:val="00020F89"/>
    <w:rsid w:val="00023F70"/>
    <w:rsid w:val="000245CF"/>
    <w:rsid w:val="00025540"/>
    <w:rsid w:val="0002648C"/>
    <w:rsid w:val="00026A6E"/>
    <w:rsid w:val="00030268"/>
    <w:rsid w:val="000306ED"/>
    <w:rsid w:val="00030D44"/>
    <w:rsid w:val="00031195"/>
    <w:rsid w:val="000311A9"/>
    <w:rsid w:val="00031720"/>
    <w:rsid w:val="00031914"/>
    <w:rsid w:val="000322C0"/>
    <w:rsid w:val="00032376"/>
    <w:rsid w:val="00032547"/>
    <w:rsid w:val="00033A1F"/>
    <w:rsid w:val="000345E6"/>
    <w:rsid w:val="0003466B"/>
    <w:rsid w:val="00034A97"/>
    <w:rsid w:val="00034C37"/>
    <w:rsid w:val="00035CD1"/>
    <w:rsid w:val="000360C2"/>
    <w:rsid w:val="00036581"/>
    <w:rsid w:val="00036C6A"/>
    <w:rsid w:val="00036E9B"/>
    <w:rsid w:val="00036EFA"/>
    <w:rsid w:val="0003767C"/>
    <w:rsid w:val="000376EA"/>
    <w:rsid w:val="00037A1B"/>
    <w:rsid w:val="00037D62"/>
    <w:rsid w:val="00041131"/>
    <w:rsid w:val="00041513"/>
    <w:rsid w:val="00041717"/>
    <w:rsid w:val="00041B42"/>
    <w:rsid w:val="00043519"/>
    <w:rsid w:val="000445E9"/>
    <w:rsid w:val="00045C3F"/>
    <w:rsid w:val="000465E1"/>
    <w:rsid w:val="00046A0E"/>
    <w:rsid w:val="00046B3D"/>
    <w:rsid w:val="00047B34"/>
    <w:rsid w:val="000507DF"/>
    <w:rsid w:val="000513A8"/>
    <w:rsid w:val="0005149F"/>
    <w:rsid w:val="00051860"/>
    <w:rsid w:val="000526F9"/>
    <w:rsid w:val="0005414A"/>
    <w:rsid w:val="00056921"/>
    <w:rsid w:val="00057825"/>
    <w:rsid w:val="00057E51"/>
    <w:rsid w:val="000605C7"/>
    <w:rsid w:val="00061743"/>
    <w:rsid w:val="000630CF"/>
    <w:rsid w:val="00063DCA"/>
    <w:rsid w:val="000642EB"/>
    <w:rsid w:val="0006666B"/>
    <w:rsid w:val="00067298"/>
    <w:rsid w:val="00067C35"/>
    <w:rsid w:val="00071B20"/>
    <w:rsid w:val="000733D4"/>
    <w:rsid w:val="00074FE0"/>
    <w:rsid w:val="00075B43"/>
    <w:rsid w:val="00075F07"/>
    <w:rsid w:val="00076708"/>
    <w:rsid w:val="00076FFC"/>
    <w:rsid w:val="000803E6"/>
    <w:rsid w:val="00081A68"/>
    <w:rsid w:val="00083733"/>
    <w:rsid w:val="000837FC"/>
    <w:rsid w:val="00083C8A"/>
    <w:rsid w:val="00084817"/>
    <w:rsid w:val="00084FC6"/>
    <w:rsid w:val="00085BA8"/>
    <w:rsid w:val="000862A7"/>
    <w:rsid w:val="00086723"/>
    <w:rsid w:val="00086BDD"/>
    <w:rsid w:val="00087762"/>
    <w:rsid w:val="00087BEE"/>
    <w:rsid w:val="0009049A"/>
    <w:rsid w:val="00090605"/>
    <w:rsid w:val="00090793"/>
    <w:rsid w:val="00090E6E"/>
    <w:rsid w:val="00091D21"/>
    <w:rsid w:val="00091D47"/>
    <w:rsid w:val="0009316C"/>
    <w:rsid w:val="0009396A"/>
    <w:rsid w:val="00094F17"/>
    <w:rsid w:val="00095551"/>
    <w:rsid w:val="000966A4"/>
    <w:rsid w:val="00096DC3"/>
    <w:rsid w:val="000A21F3"/>
    <w:rsid w:val="000A27A1"/>
    <w:rsid w:val="000A2A39"/>
    <w:rsid w:val="000A516B"/>
    <w:rsid w:val="000A71E4"/>
    <w:rsid w:val="000A73E5"/>
    <w:rsid w:val="000A7C3C"/>
    <w:rsid w:val="000B0509"/>
    <w:rsid w:val="000B0D9D"/>
    <w:rsid w:val="000B18BA"/>
    <w:rsid w:val="000B19CD"/>
    <w:rsid w:val="000B2296"/>
    <w:rsid w:val="000B38F5"/>
    <w:rsid w:val="000B3C64"/>
    <w:rsid w:val="000B4CCB"/>
    <w:rsid w:val="000B5503"/>
    <w:rsid w:val="000B5517"/>
    <w:rsid w:val="000B681B"/>
    <w:rsid w:val="000B6D4B"/>
    <w:rsid w:val="000B7B4C"/>
    <w:rsid w:val="000C0171"/>
    <w:rsid w:val="000C04F8"/>
    <w:rsid w:val="000C3040"/>
    <w:rsid w:val="000C336F"/>
    <w:rsid w:val="000C4036"/>
    <w:rsid w:val="000C659B"/>
    <w:rsid w:val="000C756A"/>
    <w:rsid w:val="000D04E5"/>
    <w:rsid w:val="000D1001"/>
    <w:rsid w:val="000D11E9"/>
    <w:rsid w:val="000D1529"/>
    <w:rsid w:val="000D1EE3"/>
    <w:rsid w:val="000D1F8C"/>
    <w:rsid w:val="000D3519"/>
    <w:rsid w:val="000D393B"/>
    <w:rsid w:val="000D4099"/>
    <w:rsid w:val="000D4AA1"/>
    <w:rsid w:val="000D5B7D"/>
    <w:rsid w:val="000D6B2D"/>
    <w:rsid w:val="000D6B55"/>
    <w:rsid w:val="000E0BF8"/>
    <w:rsid w:val="000E0D9F"/>
    <w:rsid w:val="000E273F"/>
    <w:rsid w:val="000E41B9"/>
    <w:rsid w:val="000E4823"/>
    <w:rsid w:val="000E486A"/>
    <w:rsid w:val="000E4DC1"/>
    <w:rsid w:val="000E5500"/>
    <w:rsid w:val="000E5C3D"/>
    <w:rsid w:val="000E7563"/>
    <w:rsid w:val="000F0280"/>
    <w:rsid w:val="000F08FA"/>
    <w:rsid w:val="000F0E44"/>
    <w:rsid w:val="000F11F0"/>
    <w:rsid w:val="000F34C2"/>
    <w:rsid w:val="000F3516"/>
    <w:rsid w:val="000F3BE4"/>
    <w:rsid w:val="000F4A47"/>
    <w:rsid w:val="000F4F19"/>
    <w:rsid w:val="000F522F"/>
    <w:rsid w:val="000F664A"/>
    <w:rsid w:val="000F6692"/>
    <w:rsid w:val="000F739A"/>
    <w:rsid w:val="000F7544"/>
    <w:rsid w:val="000F768C"/>
    <w:rsid w:val="000F785D"/>
    <w:rsid w:val="001000A6"/>
    <w:rsid w:val="00100CC1"/>
    <w:rsid w:val="00100E91"/>
    <w:rsid w:val="001014E2"/>
    <w:rsid w:val="00101CA9"/>
    <w:rsid w:val="0010228C"/>
    <w:rsid w:val="00102517"/>
    <w:rsid w:val="00102FD0"/>
    <w:rsid w:val="00103B99"/>
    <w:rsid w:val="00103C60"/>
    <w:rsid w:val="00104240"/>
    <w:rsid w:val="00105215"/>
    <w:rsid w:val="00105284"/>
    <w:rsid w:val="0010621F"/>
    <w:rsid w:val="00110C5B"/>
    <w:rsid w:val="00111BBE"/>
    <w:rsid w:val="0011212A"/>
    <w:rsid w:val="00112666"/>
    <w:rsid w:val="001127AD"/>
    <w:rsid w:val="00112B1A"/>
    <w:rsid w:val="00113041"/>
    <w:rsid w:val="00113123"/>
    <w:rsid w:val="00113BA9"/>
    <w:rsid w:val="00113BE7"/>
    <w:rsid w:val="0011440E"/>
    <w:rsid w:val="00114EBC"/>
    <w:rsid w:val="00114F53"/>
    <w:rsid w:val="001151FF"/>
    <w:rsid w:val="00115485"/>
    <w:rsid w:val="0011548E"/>
    <w:rsid w:val="00117931"/>
    <w:rsid w:val="00117BA2"/>
    <w:rsid w:val="00117BC8"/>
    <w:rsid w:val="0012061C"/>
    <w:rsid w:val="00121F59"/>
    <w:rsid w:val="00122417"/>
    <w:rsid w:val="00123244"/>
    <w:rsid w:val="00123E55"/>
    <w:rsid w:val="001255D4"/>
    <w:rsid w:val="001256D1"/>
    <w:rsid w:val="00126649"/>
    <w:rsid w:val="00126A56"/>
    <w:rsid w:val="0012717D"/>
    <w:rsid w:val="0012777D"/>
    <w:rsid w:val="00127C35"/>
    <w:rsid w:val="00127D5A"/>
    <w:rsid w:val="00130606"/>
    <w:rsid w:val="001314B2"/>
    <w:rsid w:val="00131731"/>
    <w:rsid w:val="001327D0"/>
    <w:rsid w:val="00132C0D"/>
    <w:rsid w:val="001338D1"/>
    <w:rsid w:val="00133E9B"/>
    <w:rsid w:val="0013424D"/>
    <w:rsid w:val="00134C82"/>
    <w:rsid w:val="00134DD8"/>
    <w:rsid w:val="00136365"/>
    <w:rsid w:val="00136630"/>
    <w:rsid w:val="00137729"/>
    <w:rsid w:val="00137FC4"/>
    <w:rsid w:val="00140B74"/>
    <w:rsid w:val="001419C4"/>
    <w:rsid w:val="00141F10"/>
    <w:rsid w:val="001457F9"/>
    <w:rsid w:val="00146651"/>
    <w:rsid w:val="0015054A"/>
    <w:rsid w:val="001517D2"/>
    <w:rsid w:val="001518A1"/>
    <w:rsid w:val="00151C3D"/>
    <w:rsid w:val="001531EE"/>
    <w:rsid w:val="0015512D"/>
    <w:rsid w:val="00155C55"/>
    <w:rsid w:val="001561D8"/>
    <w:rsid w:val="001576D1"/>
    <w:rsid w:val="001579F2"/>
    <w:rsid w:val="00157CFA"/>
    <w:rsid w:val="00157D77"/>
    <w:rsid w:val="001601AA"/>
    <w:rsid w:val="00161F7F"/>
    <w:rsid w:val="00162307"/>
    <w:rsid w:val="00162631"/>
    <w:rsid w:val="00162BF7"/>
    <w:rsid w:val="00162DF6"/>
    <w:rsid w:val="00162E46"/>
    <w:rsid w:val="001636C8"/>
    <w:rsid w:val="00163D14"/>
    <w:rsid w:val="00165183"/>
    <w:rsid w:val="00165461"/>
    <w:rsid w:val="0016556E"/>
    <w:rsid w:val="00165DD9"/>
    <w:rsid w:val="00166131"/>
    <w:rsid w:val="001663A5"/>
    <w:rsid w:val="00167177"/>
    <w:rsid w:val="00167ACC"/>
    <w:rsid w:val="00167E21"/>
    <w:rsid w:val="001725DF"/>
    <w:rsid w:val="0017365C"/>
    <w:rsid w:val="0017666B"/>
    <w:rsid w:val="00176C04"/>
    <w:rsid w:val="001775D6"/>
    <w:rsid w:val="0018319F"/>
    <w:rsid w:val="001839D7"/>
    <w:rsid w:val="00184000"/>
    <w:rsid w:val="0018563B"/>
    <w:rsid w:val="001869CB"/>
    <w:rsid w:val="00186B28"/>
    <w:rsid w:val="00186DFB"/>
    <w:rsid w:val="0018784A"/>
    <w:rsid w:val="00187A3B"/>
    <w:rsid w:val="00187A4F"/>
    <w:rsid w:val="00190D44"/>
    <w:rsid w:val="00190D74"/>
    <w:rsid w:val="001918F3"/>
    <w:rsid w:val="0019192C"/>
    <w:rsid w:val="00192240"/>
    <w:rsid w:val="001927D4"/>
    <w:rsid w:val="001929A3"/>
    <w:rsid w:val="00192BC2"/>
    <w:rsid w:val="00193EAD"/>
    <w:rsid w:val="00194123"/>
    <w:rsid w:val="00195E7F"/>
    <w:rsid w:val="00196046"/>
    <w:rsid w:val="001966A5"/>
    <w:rsid w:val="00196894"/>
    <w:rsid w:val="001971BD"/>
    <w:rsid w:val="00197330"/>
    <w:rsid w:val="001975B0"/>
    <w:rsid w:val="001A01A8"/>
    <w:rsid w:val="001A14F2"/>
    <w:rsid w:val="001A315B"/>
    <w:rsid w:val="001A324E"/>
    <w:rsid w:val="001A40EA"/>
    <w:rsid w:val="001A43B8"/>
    <w:rsid w:val="001A5DA2"/>
    <w:rsid w:val="001A64F6"/>
    <w:rsid w:val="001B2E7B"/>
    <w:rsid w:val="001B3071"/>
    <w:rsid w:val="001B317E"/>
    <w:rsid w:val="001B341B"/>
    <w:rsid w:val="001B44AC"/>
    <w:rsid w:val="001B4942"/>
    <w:rsid w:val="001B7192"/>
    <w:rsid w:val="001B71AF"/>
    <w:rsid w:val="001B7887"/>
    <w:rsid w:val="001B7E8C"/>
    <w:rsid w:val="001C1593"/>
    <w:rsid w:val="001C16DD"/>
    <w:rsid w:val="001C2A58"/>
    <w:rsid w:val="001C2D61"/>
    <w:rsid w:val="001C3B01"/>
    <w:rsid w:val="001C3C75"/>
    <w:rsid w:val="001C3E2E"/>
    <w:rsid w:val="001C3F18"/>
    <w:rsid w:val="001C3F60"/>
    <w:rsid w:val="001C4355"/>
    <w:rsid w:val="001C5B24"/>
    <w:rsid w:val="001C7CC4"/>
    <w:rsid w:val="001D20A5"/>
    <w:rsid w:val="001D27DA"/>
    <w:rsid w:val="001D32B8"/>
    <w:rsid w:val="001D54CA"/>
    <w:rsid w:val="001D5A76"/>
    <w:rsid w:val="001D6904"/>
    <w:rsid w:val="001D71E7"/>
    <w:rsid w:val="001D799F"/>
    <w:rsid w:val="001E02ED"/>
    <w:rsid w:val="001E0636"/>
    <w:rsid w:val="001E1EBD"/>
    <w:rsid w:val="001E242F"/>
    <w:rsid w:val="001E28FA"/>
    <w:rsid w:val="001E4807"/>
    <w:rsid w:val="001E55A1"/>
    <w:rsid w:val="001E566F"/>
    <w:rsid w:val="001E6182"/>
    <w:rsid w:val="001E7035"/>
    <w:rsid w:val="001E7B9B"/>
    <w:rsid w:val="001F061F"/>
    <w:rsid w:val="001F07CA"/>
    <w:rsid w:val="001F0A94"/>
    <w:rsid w:val="001F148B"/>
    <w:rsid w:val="001F169C"/>
    <w:rsid w:val="001F187D"/>
    <w:rsid w:val="001F1AFE"/>
    <w:rsid w:val="001F1CBA"/>
    <w:rsid w:val="001F23DD"/>
    <w:rsid w:val="001F3163"/>
    <w:rsid w:val="001F33C6"/>
    <w:rsid w:val="001F4463"/>
    <w:rsid w:val="001F4695"/>
    <w:rsid w:val="001F667A"/>
    <w:rsid w:val="001F6A95"/>
    <w:rsid w:val="001F73BC"/>
    <w:rsid w:val="001F78CA"/>
    <w:rsid w:val="00200589"/>
    <w:rsid w:val="00200616"/>
    <w:rsid w:val="002015D3"/>
    <w:rsid w:val="00201766"/>
    <w:rsid w:val="00201B6E"/>
    <w:rsid w:val="00201CE4"/>
    <w:rsid w:val="00202358"/>
    <w:rsid w:val="002029C8"/>
    <w:rsid w:val="0020368F"/>
    <w:rsid w:val="00204A29"/>
    <w:rsid w:val="00205280"/>
    <w:rsid w:val="00205368"/>
    <w:rsid w:val="00205AB6"/>
    <w:rsid w:val="0020752C"/>
    <w:rsid w:val="0020795A"/>
    <w:rsid w:val="00207C96"/>
    <w:rsid w:val="00210D74"/>
    <w:rsid w:val="002112DC"/>
    <w:rsid w:val="00211B06"/>
    <w:rsid w:val="00211F34"/>
    <w:rsid w:val="002122E1"/>
    <w:rsid w:val="00213F8E"/>
    <w:rsid w:val="00214057"/>
    <w:rsid w:val="0021407A"/>
    <w:rsid w:val="002141F0"/>
    <w:rsid w:val="00214637"/>
    <w:rsid w:val="00215089"/>
    <w:rsid w:val="002161B8"/>
    <w:rsid w:val="00217018"/>
    <w:rsid w:val="00217155"/>
    <w:rsid w:val="002173FF"/>
    <w:rsid w:val="00217494"/>
    <w:rsid w:val="002176E0"/>
    <w:rsid w:val="00217FF8"/>
    <w:rsid w:val="002202B7"/>
    <w:rsid w:val="00220418"/>
    <w:rsid w:val="00220650"/>
    <w:rsid w:val="002213A0"/>
    <w:rsid w:val="002215E7"/>
    <w:rsid w:val="00221EF7"/>
    <w:rsid w:val="002232D6"/>
    <w:rsid w:val="00223895"/>
    <w:rsid w:val="00225248"/>
    <w:rsid w:val="00225F60"/>
    <w:rsid w:val="00227CA3"/>
    <w:rsid w:val="00231E11"/>
    <w:rsid w:val="00232EB4"/>
    <w:rsid w:val="00234AC4"/>
    <w:rsid w:val="00234E40"/>
    <w:rsid w:val="00234EAE"/>
    <w:rsid w:val="0023563E"/>
    <w:rsid w:val="00235AFC"/>
    <w:rsid w:val="00241001"/>
    <w:rsid w:val="00241591"/>
    <w:rsid w:val="002423FB"/>
    <w:rsid w:val="00243304"/>
    <w:rsid w:val="0024375D"/>
    <w:rsid w:val="00243A42"/>
    <w:rsid w:val="0024438C"/>
    <w:rsid w:val="002445BE"/>
    <w:rsid w:val="002446FF"/>
    <w:rsid w:val="00244AE2"/>
    <w:rsid w:val="002450D3"/>
    <w:rsid w:val="002460BE"/>
    <w:rsid w:val="00246362"/>
    <w:rsid w:val="002473BA"/>
    <w:rsid w:val="00250307"/>
    <w:rsid w:val="00250413"/>
    <w:rsid w:val="00250979"/>
    <w:rsid w:val="00251808"/>
    <w:rsid w:val="0025192D"/>
    <w:rsid w:val="00251D14"/>
    <w:rsid w:val="00252B0C"/>
    <w:rsid w:val="00252C62"/>
    <w:rsid w:val="00254C3E"/>
    <w:rsid w:val="00255744"/>
    <w:rsid w:val="00260366"/>
    <w:rsid w:val="0026071D"/>
    <w:rsid w:val="00260840"/>
    <w:rsid w:val="00260956"/>
    <w:rsid w:val="0026123F"/>
    <w:rsid w:val="0026212E"/>
    <w:rsid w:val="00263BBF"/>
    <w:rsid w:val="0026426E"/>
    <w:rsid w:val="002646A0"/>
    <w:rsid w:val="00264BD0"/>
    <w:rsid w:val="002658F3"/>
    <w:rsid w:val="00266437"/>
    <w:rsid w:val="0027024F"/>
    <w:rsid w:val="002708B3"/>
    <w:rsid w:val="00270BC0"/>
    <w:rsid w:val="002734B5"/>
    <w:rsid w:val="00273509"/>
    <w:rsid w:val="00275ADB"/>
    <w:rsid w:val="00275AFE"/>
    <w:rsid w:val="00276583"/>
    <w:rsid w:val="00276B91"/>
    <w:rsid w:val="00277CE6"/>
    <w:rsid w:val="00280281"/>
    <w:rsid w:val="00280370"/>
    <w:rsid w:val="00280DB9"/>
    <w:rsid w:val="00281174"/>
    <w:rsid w:val="00282553"/>
    <w:rsid w:val="002829B2"/>
    <w:rsid w:val="0028478F"/>
    <w:rsid w:val="00285988"/>
    <w:rsid w:val="00286DF0"/>
    <w:rsid w:val="00287D30"/>
    <w:rsid w:val="002904A7"/>
    <w:rsid w:val="00290835"/>
    <w:rsid w:val="00290E8D"/>
    <w:rsid w:val="00290F11"/>
    <w:rsid w:val="00291948"/>
    <w:rsid w:val="002919C3"/>
    <w:rsid w:val="002924D6"/>
    <w:rsid w:val="00293502"/>
    <w:rsid w:val="0029386C"/>
    <w:rsid w:val="002940AC"/>
    <w:rsid w:val="002944A3"/>
    <w:rsid w:val="002947C8"/>
    <w:rsid w:val="00296239"/>
    <w:rsid w:val="00297160"/>
    <w:rsid w:val="00297717"/>
    <w:rsid w:val="002A0753"/>
    <w:rsid w:val="002A36B1"/>
    <w:rsid w:val="002A3D7B"/>
    <w:rsid w:val="002A4201"/>
    <w:rsid w:val="002A50B6"/>
    <w:rsid w:val="002A535B"/>
    <w:rsid w:val="002B036E"/>
    <w:rsid w:val="002B0C83"/>
    <w:rsid w:val="002B18FA"/>
    <w:rsid w:val="002B4E20"/>
    <w:rsid w:val="002B5733"/>
    <w:rsid w:val="002B5D9C"/>
    <w:rsid w:val="002B61BA"/>
    <w:rsid w:val="002B6E62"/>
    <w:rsid w:val="002B76FA"/>
    <w:rsid w:val="002C0A09"/>
    <w:rsid w:val="002C38AB"/>
    <w:rsid w:val="002C3EC1"/>
    <w:rsid w:val="002C5CED"/>
    <w:rsid w:val="002C6BF9"/>
    <w:rsid w:val="002C6C8E"/>
    <w:rsid w:val="002C7FFA"/>
    <w:rsid w:val="002D00D0"/>
    <w:rsid w:val="002D213A"/>
    <w:rsid w:val="002D24CB"/>
    <w:rsid w:val="002D2B42"/>
    <w:rsid w:val="002D3527"/>
    <w:rsid w:val="002D4A32"/>
    <w:rsid w:val="002D4FB1"/>
    <w:rsid w:val="002D529B"/>
    <w:rsid w:val="002D6437"/>
    <w:rsid w:val="002D7F7A"/>
    <w:rsid w:val="002E23BD"/>
    <w:rsid w:val="002E3329"/>
    <w:rsid w:val="002E490A"/>
    <w:rsid w:val="002E4E1A"/>
    <w:rsid w:val="002E5C62"/>
    <w:rsid w:val="002E5CA3"/>
    <w:rsid w:val="002E6E03"/>
    <w:rsid w:val="002E70C9"/>
    <w:rsid w:val="002E7336"/>
    <w:rsid w:val="002E7B6F"/>
    <w:rsid w:val="002F22AC"/>
    <w:rsid w:val="002F342F"/>
    <w:rsid w:val="002F4D30"/>
    <w:rsid w:val="002F4EC6"/>
    <w:rsid w:val="002F62D1"/>
    <w:rsid w:val="002F6D49"/>
    <w:rsid w:val="002F711E"/>
    <w:rsid w:val="002F78E0"/>
    <w:rsid w:val="00301B52"/>
    <w:rsid w:val="0030270D"/>
    <w:rsid w:val="00302A28"/>
    <w:rsid w:val="00302DA9"/>
    <w:rsid w:val="00304DCC"/>
    <w:rsid w:val="00306E66"/>
    <w:rsid w:val="003108ED"/>
    <w:rsid w:val="00313090"/>
    <w:rsid w:val="0031398D"/>
    <w:rsid w:val="00314BD0"/>
    <w:rsid w:val="00315567"/>
    <w:rsid w:val="00315B22"/>
    <w:rsid w:val="00315E6E"/>
    <w:rsid w:val="00317458"/>
    <w:rsid w:val="00317C61"/>
    <w:rsid w:val="003208B7"/>
    <w:rsid w:val="003213CE"/>
    <w:rsid w:val="00321AEE"/>
    <w:rsid w:val="00321B63"/>
    <w:rsid w:val="00322412"/>
    <w:rsid w:val="003247B6"/>
    <w:rsid w:val="00324D9F"/>
    <w:rsid w:val="00325661"/>
    <w:rsid w:val="003258CA"/>
    <w:rsid w:val="0032683C"/>
    <w:rsid w:val="0032690D"/>
    <w:rsid w:val="003273D7"/>
    <w:rsid w:val="0033135B"/>
    <w:rsid w:val="00331B24"/>
    <w:rsid w:val="003322F8"/>
    <w:rsid w:val="003325CD"/>
    <w:rsid w:val="00332E2E"/>
    <w:rsid w:val="003343EE"/>
    <w:rsid w:val="003413D1"/>
    <w:rsid w:val="003414C0"/>
    <w:rsid w:val="003423CA"/>
    <w:rsid w:val="0034327E"/>
    <w:rsid w:val="00343328"/>
    <w:rsid w:val="003440A0"/>
    <w:rsid w:val="003458C6"/>
    <w:rsid w:val="00347757"/>
    <w:rsid w:val="00347C80"/>
    <w:rsid w:val="00347DF4"/>
    <w:rsid w:val="00350043"/>
    <w:rsid w:val="00350EA4"/>
    <w:rsid w:val="00350F19"/>
    <w:rsid w:val="0035200A"/>
    <w:rsid w:val="00352210"/>
    <w:rsid w:val="003522DB"/>
    <w:rsid w:val="00352C63"/>
    <w:rsid w:val="0035350C"/>
    <w:rsid w:val="00354B42"/>
    <w:rsid w:val="00355758"/>
    <w:rsid w:val="00356650"/>
    <w:rsid w:val="00356928"/>
    <w:rsid w:val="003578CA"/>
    <w:rsid w:val="00357A21"/>
    <w:rsid w:val="00360CC1"/>
    <w:rsid w:val="003612C6"/>
    <w:rsid w:val="00361383"/>
    <w:rsid w:val="003621A9"/>
    <w:rsid w:val="003625A6"/>
    <w:rsid w:val="003629C4"/>
    <w:rsid w:val="00362B13"/>
    <w:rsid w:val="00362D76"/>
    <w:rsid w:val="00363209"/>
    <w:rsid w:val="00363BEF"/>
    <w:rsid w:val="003649D9"/>
    <w:rsid w:val="00365EEE"/>
    <w:rsid w:val="00367C20"/>
    <w:rsid w:val="003705B5"/>
    <w:rsid w:val="00370DFA"/>
    <w:rsid w:val="003713EB"/>
    <w:rsid w:val="003714F9"/>
    <w:rsid w:val="00371FE8"/>
    <w:rsid w:val="0037449E"/>
    <w:rsid w:val="00374B91"/>
    <w:rsid w:val="00374CFA"/>
    <w:rsid w:val="00375A2D"/>
    <w:rsid w:val="00375F66"/>
    <w:rsid w:val="00376506"/>
    <w:rsid w:val="00376978"/>
    <w:rsid w:val="00376D46"/>
    <w:rsid w:val="00377878"/>
    <w:rsid w:val="00380FE0"/>
    <w:rsid w:val="00383D5F"/>
    <w:rsid w:val="003840EE"/>
    <w:rsid w:val="003841F2"/>
    <w:rsid w:val="00384684"/>
    <w:rsid w:val="003864B2"/>
    <w:rsid w:val="00386594"/>
    <w:rsid w:val="00387C3F"/>
    <w:rsid w:val="00390D0D"/>
    <w:rsid w:val="003914A3"/>
    <w:rsid w:val="00392649"/>
    <w:rsid w:val="003945A9"/>
    <w:rsid w:val="00394E71"/>
    <w:rsid w:val="00395551"/>
    <w:rsid w:val="00395666"/>
    <w:rsid w:val="003A072D"/>
    <w:rsid w:val="003A1F2F"/>
    <w:rsid w:val="003A3047"/>
    <w:rsid w:val="003A43E1"/>
    <w:rsid w:val="003A44B0"/>
    <w:rsid w:val="003A5037"/>
    <w:rsid w:val="003A535F"/>
    <w:rsid w:val="003A5A25"/>
    <w:rsid w:val="003A5B5C"/>
    <w:rsid w:val="003A5C8A"/>
    <w:rsid w:val="003A5DA6"/>
    <w:rsid w:val="003A639A"/>
    <w:rsid w:val="003A6C00"/>
    <w:rsid w:val="003A6CE0"/>
    <w:rsid w:val="003A6EAC"/>
    <w:rsid w:val="003A70B6"/>
    <w:rsid w:val="003B08B8"/>
    <w:rsid w:val="003B1D3F"/>
    <w:rsid w:val="003B3862"/>
    <w:rsid w:val="003B4400"/>
    <w:rsid w:val="003B468B"/>
    <w:rsid w:val="003B569F"/>
    <w:rsid w:val="003B5844"/>
    <w:rsid w:val="003B67C9"/>
    <w:rsid w:val="003B701D"/>
    <w:rsid w:val="003C1B3B"/>
    <w:rsid w:val="003C3F62"/>
    <w:rsid w:val="003C443F"/>
    <w:rsid w:val="003C449E"/>
    <w:rsid w:val="003C519B"/>
    <w:rsid w:val="003C51D6"/>
    <w:rsid w:val="003C615B"/>
    <w:rsid w:val="003C664D"/>
    <w:rsid w:val="003C74D6"/>
    <w:rsid w:val="003D0894"/>
    <w:rsid w:val="003D158A"/>
    <w:rsid w:val="003D1914"/>
    <w:rsid w:val="003D2848"/>
    <w:rsid w:val="003D2FF2"/>
    <w:rsid w:val="003D4381"/>
    <w:rsid w:val="003D46A7"/>
    <w:rsid w:val="003D4CBB"/>
    <w:rsid w:val="003D58AE"/>
    <w:rsid w:val="003D5C42"/>
    <w:rsid w:val="003D5F33"/>
    <w:rsid w:val="003D68D7"/>
    <w:rsid w:val="003D718A"/>
    <w:rsid w:val="003D7BE8"/>
    <w:rsid w:val="003E0DDE"/>
    <w:rsid w:val="003E149C"/>
    <w:rsid w:val="003E1B2C"/>
    <w:rsid w:val="003E414E"/>
    <w:rsid w:val="003E550E"/>
    <w:rsid w:val="003E55D2"/>
    <w:rsid w:val="003E5AB5"/>
    <w:rsid w:val="003E6968"/>
    <w:rsid w:val="003E7CB0"/>
    <w:rsid w:val="003F0227"/>
    <w:rsid w:val="003F205A"/>
    <w:rsid w:val="003F4BE0"/>
    <w:rsid w:val="003F4CD6"/>
    <w:rsid w:val="003F5049"/>
    <w:rsid w:val="003F59DA"/>
    <w:rsid w:val="003F616D"/>
    <w:rsid w:val="003F66EE"/>
    <w:rsid w:val="003F689A"/>
    <w:rsid w:val="003F6D6C"/>
    <w:rsid w:val="003F759D"/>
    <w:rsid w:val="00400276"/>
    <w:rsid w:val="00401032"/>
    <w:rsid w:val="0040169C"/>
    <w:rsid w:val="0040184F"/>
    <w:rsid w:val="00401F27"/>
    <w:rsid w:val="0040263A"/>
    <w:rsid w:val="00402896"/>
    <w:rsid w:val="00402F92"/>
    <w:rsid w:val="00404058"/>
    <w:rsid w:val="004048AB"/>
    <w:rsid w:val="00404946"/>
    <w:rsid w:val="00404EE9"/>
    <w:rsid w:val="00407F73"/>
    <w:rsid w:val="004107B2"/>
    <w:rsid w:val="00411404"/>
    <w:rsid w:val="00412131"/>
    <w:rsid w:val="004146DB"/>
    <w:rsid w:val="00415EEC"/>
    <w:rsid w:val="00416888"/>
    <w:rsid w:val="004171BB"/>
    <w:rsid w:val="00417AAB"/>
    <w:rsid w:val="0042273E"/>
    <w:rsid w:val="00424091"/>
    <w:rsid w:val="00425159"/>
    <w:rsid w:val="004261E3"/>
    <w:rsid w:val="00427192"/>
    <w:rsid w:val="0042766D"/>
    <w:rsid w:val="0043404E"/>
    <w:rsid w:val="004345E0"/>
    <w:rsid w:val="00434BFF"/>
    <w:rsid w:val="00435C2B"/>
    <w:rsid w:val="004361FC"/>
    <w:rsid w:val="00436253"/>
    <w:rsid w:val="00436C92"/>
    <w:rsid w:val="00437A06"/>
    <w:rsid w:val="00440B41"/>
    <w:rsid w:val="004423FB"/>
    <w:rsid w:val="00442A97"/>
    <w:rsid w:val="004432D6"/>
    <w:rsid w:val="004443A9"/>
    <w:rsid w:val="00444D98"/>
    <w:rsid w:val="0044558A"/>
    <w:rsid w:val="00445988"/>
    <w:rsid w:val="00445A59"/>
    <w:rsid w:val="00446024"/>
    <w:rsid w:val="00450162"/>
    <w:rsid w:val="00450D64"/>
    <w:rsid w:val="00450E53"/>
    <w:rsid w:val="00451B81"/>
    <w:rsid w:val="0045378B"/>
    <w:rsid w:val="004545E5"/>
    <w:rsid w:val="004545EF"/>
    <w:rsid w:val="00454C0F"/>
    <w:rsid w:val="00455850"/>
    <w:rsid w:val="00456714"/>
    <w:rsid w:val="00456C27"/>
    <w:rsid w:val="00456E4C"/>
    <w:rsid w:val="00460E1F"/>
    <w:rsid w:val="00461969"/>
    <w:rsid w:val="00462A03"/>
    <w:rsid w:val="004635C0"/>
    <w:rsid w:val="00463A75"/>
    <w:rsid w:val="00464C00"/>
    <w:rsid w:val="00464C74"/>
    <w:rsid w:val="00465B50"/>
    <w:rsid w:val="00465DBE"/>
    <w:rsid w:val="00467F21"/>
    <w:rsid w:val="00470D82"/>
    <w:rsid w:val="00470E2E"/>
    <w:rsid w:val="004715EE"/>
    <w:rsid w:val="00471E7A"/>
    <w:rsid w:val="0047215A"/>
    <w:rsid w:val="004722F2"/>
    <w:rsid w:val="00473AF2"/>
    <w:rsid w:val="00473E69"/>
    <w:rsid w:val="00474B44"/>
    <w:rsid w:val="00475219"/>
    <w:rsid w:val="004755F4"/>
    <w:rsid w:val="00475957"/>
    <w:rsid w:val="0047600C"/>
    <w:rsid w:val="00476CFD"/>
    <w:rsid w:val="00477AC4"/>
    <w:rsid w:val="0048073D"/>
    <w:rsid w:val="00480E8D"/>
    <w:rsid w:val="00481BE9"/>
    <w:rsid w:val="00481BFD"/>
    <w:rsid w:val="00482C4F"/>
    <w:rsid w:val="0048356A"/>
    <w:rsid w:val="00483644"/>
    <w:rsid w:val="00483840"/>
    <w:rsid w:val="0048402A"/>
    <w:rsid w:val="004843C5"/>
    <w:rsid w:val="004843DD"/>
    <w:rsid w:val="004849E2"/>
    <w:rsid w:val="004857B1"/>
    <w:rsid w:val="00485D80"/>
    <w:rsid w:val="00485E26"/>
    <w:rsid w:val="0048636B"/>
    <w:rsid w:val="00486993"/>
    <w:rsid w:val="00487CBB"/>
    <w:rsid w:val="00490D4E"/>
    <w:rsid w:val="0049143D"/>
    <w:rsid w:val="0049288C"/>
    <w:rsid w:val="00493B8F"/>
    <w:rsid w:val="00494912"/>
    <w:rsid w:val="00495289"/>
    <w:rsid w:val="00496976"/>
    <w:rsid w:val="00496D7C"/>
    <w:rsid w:val="004A07C2"/>
    <w:rsid w:val="004A0A13"/>
    <w:rsid w:val="004A0C3C"/>
    <w:rsid w:val="004A422D"/>
    <w:rsid w:val="004A53AF"/>
    <w:rsid w:val="004A5A72"/>
    <w:rsid w:val="004A5AD7"/>
    <w:rsid w:val="004A5F5C"/>
    <w:rsid w:val="004A6C93"/>
    <w:rsid w:val="004A7CF4"/>
    <w:rsid w:val="004A7FF3"/>
    <w:rsid w:val="004B006D"/>
    <w:rsid w:val="004B05F7"/>
    <w:rsid w:val="004B0877"/>
    <w:rsid w:val="004B19A5"/>
    <w:rsid w:val="004B1E9E"/>
    <w:rsid w:val="004B2692"/>
    <w:rsid w:val="004B2F60"/>
    <w:rsid w:val="004B3348"/>
    <w:rsid w:val="004B394D"/>
    <w:rsid w:val="004B39FD"/>
    <w:rsid w:val="004B3F4A"/>
    <w:rsid w:val="004B482F"/>
    <w:rsid w:val="004B4A38"/>
    <w:rsid w:val="004B4A96"/>
    <w:rsid w:val="004B5A87"/>
    <w:rsid w:val="004B675E"/>
    <w:rsid w:val="004C0D4C"/>
    <w:rsid w:val="004C15D0"/>
    <w:rsid w:val="004C2AB0"/>
    <w:rsid w:val="004C38C4"/>
    <w:rsid w:val="004C44C0"/>
    <w:rsid w:val="004C4FCB"/>
    <w:rsid w:val="004C51B1"/>
    <w:rsid w:val="004C5636"/>
    <w:rsid w:val="004C6CD1"/>
    <w:rsid w:val="004C6CDA"/>
    <w:rsid w:val="004C75A1"/>
    <w:rsid w:val="004D01F8"/>
    <w:rsid w:val="004D0A29"/>
    <w:rsid w:val="004D0C6D"/>
    <w:rsid w:val="004D3B93"/>
    <w:rsid w:val="004D4C1F"/>
    <w:rsid w:val="004D6678"/>
    <w:rsid w:val="004D6C67"/>
    <w:rsid w:val="004E016A"/>
    <w:rsid w:val="004E03F5"/>
    <w:rsid w:val="004E0D6C"/>
    <w:rsid w:val="004E18C5"/>
    <w:rsid w:val="004E3004"/>
    <w:rsid w:val="004E4256"/>
    <w:rsid w:val="004E4D91"/>
    <w:rsid w:val="004E5337"/>
    <w:rsid w:val="004E57E9"/>
    <w:rsid w:val="004E6167"/>
    <w:rsid w:val="004E713B"/>
    <w:rsid w:val="004E74F1"/>
    <w:rsid w:val="004E7E3A"/>
    <w:rsid w:val="004F0D87"/>
    <w:rsid w:val="004F0DEB"/>
    <w:rsid w:val="004F1217"/>
    <w:rsid w:val="004F16E8"/>
    <w:rsid w:val="004F1DA8"/>
    <w:rsid w:val="004F505A"/>
    <w:rsid w:val="004F6E75"/>
    <w:rsid w:val="00500442"/>
    <w:rsid w:val="00501C7B"/>
    <w:rsid w:val="00503587"/>
    <w:rsid w:val="00503971"/>
    <w:rsid w:val="00504839"/>
    <w:rsid w:val="00505095"/>
    <w:rsid w:val="0050549D"/>
    <w:rsid w:val="00505694"/>
    <w:rsid w:val="00505FFB"/>
    <w:rsid w:val="00506176"/>
    <w:rsid w:val="0050628E"/>
    <w:rsid w:val="005063F3"/>
    <w:rsid w:val="00506ACB"/>
    <w:rsid w:val="00511C36"/>
    <w:rsid w:val="00512706"/>
    <w:rsid w:val="00512942"/>
    <w:rsid w:val="005138C8"/>
    <w:rsid w:val="00513E9D"/>
    <w:rsid w:val="00514630"/>
    <w:rsid w:val="005157E5"/>
    <w:rsid w:val="00516D9D"/>
    <w:rsid w:val="00516F4E"/>
    <w:rsid w:val="00517572"/>
    <w:rsid w:val="00517AB2"/>
    <w:rsid w:val="00520EAA"/>
    <w:rsid w:val="0052101E"/>
    <w:rsid w:val="00521677"/>
    <w:rsid w:val="0052174D"/>
    <w:rsid w:val="005218C9"/>
    <w:rsid w:val="00522E17"/>
    <w:rsid w:val="00523368"/>
    <w:rsid w:val="0052347D"/>
    <w:rsid w:val="005235B1"/>
    <w:rsid w:val="00523AE8"/>
    <w:rsid w:val="00523EE9"/>
    <w:rsid w:val="005245B7"/>
    <w:rsid w:val="0052465D"/>
    <w:rsid w:val="0052503A"/>
    <w:rsid w:val="00525BDE"/>
    <w:rsid w:val="00525D80"/>
    <w:rsid w:val="00526297"/>
    <w:rsid w:val="005264CB"/>
    <w:rsid w:val="005268C2"/>
    <w:rsid w:val="00526B6D"/>
    <w:rsid w:val="005332AA"/>
    <w:rsid w:val="00533987"/>
    <w:rsid w:val="00534F8A"/>
    <w:rsid w:val="0053535C"/>
    <w:rsid w:val="005355B0"/>
    <w:rsid w:val="005356DA"/>
    <w:rsid w:val="00535ABC"/>
    <w:rsid w:val="00536744"/>
    <w:rsid w:val="0053678F"/>
    <w:rsid w:val="00537EAD"/>
    <w:rsid w:val="005408A1"/>
    <w:rsid w:val="00540D87"/>
    <w:rsid w:val="0054146F"/>
    <w:rsid w:val="005432A5"/>
    <w:rsid w:val="0054345F"/>
    <w:rsid w:val="005438B2"/>
    <w:rsid w:val="00544AE8"/>
    <w:rsid w:val="00544E16"/>
    <w:rsid w:val="005456FA"/>
    <w:rsid w:val="005475FD"/>
    <w:rsid w:val="00550CDD"/>
    <w:rsid w:val="00551ED9"/>
    <w:rsid w:val="00553B34"/>
    <w:rsid w:val="005541C0"/>
    <w:rsid w:val="005554CE"/>
    <w:rsid w:val="00556617"/>
    <w:rsid w:val="00556E59"/>
    <w:rsid w:val="00556F1A"/>
    <w:rsid w:val="00557BB9"/>
    <w:rsid w:val="00557E3D"/>
    <w:rsid w:val="00560045"/>
    <w:rsid w:val="005604B5"/>
    <w:rsid w:val="00560D2D"/>
    <w:rsid w:val="00561918"/>
    <w:rsid w:val="00563233"/>
    <w:rsid w:val="00563316"/>
    <w:rsid w:val="005638FA"/>
    <w:rsid w:val="00564837"/>
    <w:rsid w:val="00564D71"/>
    <w:rsid w:val="00566A45"/>
    <w:rsid w:val="00566DED"/>
    <w:rsid w:val="00570447"/>
    <w:rsid w:val="00570E2C"/>
    <w:rsid w:val="00571487"/>
    <w:rsid w:val="005720D3"/>
    <w:rsid w:val="0057228B"/>
    <w:rsid w:val="00573A72"/>
    <w:rsid w:val="00573F5A"/>
    <w:rsid w:val="00574BA4"/>
    <w:rsid w:val="005757A2"/>
    <w:rsid w:val="00575CE4"/>
    <w:rsid w:val="00576141"/>
    <w:rsid w:val="00576DCC"/>
    <w:rsid w:val="00576DFA"/>
    <w:rsid w:val="00577345"/>
    <w:rsid w:val="0057749B"/>
    <w:rsid w:val="00577811"/>
    <w:rsid w:val="00577B99"/>
    <w:rsid w:val="00577C2D"/>
    <w:rsid w:val="00577CDD"/>
    <w:rsid w:val="00577E46"/>
    <w:rsid w:val="0058000B"/>
    <w:rsid w:val="005815DE"/>
    <w:rsid w:val="0058208F"/>
    <w:rsid w:val="00583C40"/>
    <w:rsid w:val="0058531D"/>
    <w:rsid w:val="00585807"/>
    <w:rsid w:val="00586549"/>
    <w:rsid w:val="005903EF"/>
    <w:rsid w:val="005905BF"/>
    <w:rsid w:val="00590EC4"/>
    <w:rsid w:val="00592D8F"/>
    <w:rsid w:val="0059343E"/>
    <w:rsid w:val="00593FE9"/>
    <w:rsid w:val="00594986"/>
    <w:rsid w:val="00595343"/>
    <w:rsid w:val="00596443"/>
    <w:rsid w:val="005A10C5"/>
    <w:rsid w:val="005A32FB"/>
    <w:rsid w:val="005A42D4"/>
    <w:rsid w:val="005A5D6F"/>
    <w:rsid w:val="005A654C"/>
    <w:rsid w:val="005A6947"/>
    <w:rsid w:val="005A733F"/>
    <w:rsid w:val="005A7451"/>
    <w:rsid w:val="005A7775"/>
    <w:rsid w:val="005B04FA"/>
    <w:rsid w:val="005B1368"/>
    <w:rsid w:val="005B1D40"/>
    <w:rsid w:val="005B2312"/>
    <w:rsid w:val="005B237C"/>
    <w:rsid w:val="005B2D32"/>
    <w:rsid w:val="005B3596"/>
    <w:rsid w:val="005B3C46"/>
    <w:rsid w:val="005B40E7"/>
    <w:rsid w:val="005B5522"/>
    <w:rsid w:val="005B64C8"/>
    <w:rsid w:val="005B679A"/>
    <w:rsid w:val="005B72CC"/>
    <w:rsid w:val="005B7372"/>
    <w:rsid w:val="005C195A"/>
    <w:rsid w:val="005C196D"/>
    <w:rsid w:val="005C1D9F"/>
    <w:rsid w:val="005C30F8"/>
    <w:rsid w:val="005C4809"/>
    <w:rsid w:val="005C524B"/>
    <w:rsid w:val="005C662C"/>
    <w:rsid w:val="005C6BD9"/>
    <w:rsid w:val="005D02A8"/>
    <w:rsid w:val="005D035C"/>
    <w:rsid w:val="005D1706"/>
    <w:rsid w:val="005D1E62"/>
    <w:rsid w:val="005D2ACE"/>
    <w:rsid w:val="005D38A5"/>
    <w:rsid w:val="005D4616"/>
    <w:rsid w:val="005D517A"/>
    <w:rsid w:val="005D5788"/>
    <w:rsid w:val="005D6168"/>
    <w:rsid w:val="005D64A1"/>
    <w:rsid w:val="005D7383"/>
    <w:rsid w:val="005D7A7D"/>
    <w:rsid w:val="005D7AAA"/>
    <w:rsid w:val="005D7C75"/>
    <w:rsid w:val="005E03E6"/>
    <w:rsid w:val="005E069E"/>
    <w:rsid w:val="005E1EE3"/>
    <w:rsid w:val="005E1FB7"/>
    <w:rsid w:val="005E229B"/>
    <w:rsid w:val="005E6BCD"/>
    <w:rsid w:val="005E77D7"/>
    <w:rsid w:val="005E7CE2"/>
    <w:rsid w:val="005F05E1"/>
    <w:rsid w:val="005F0CD4"/>
    <w:rsid w:val="005F0D7E"/>
    <w:rsid w:val="005F0E7B"/>
    <w:rsid w:val="005F1628"/>
    <w:rsid w:val="005F1F1A"/>
    <w:rsid w:val="005F2528"/>
    <w:rsid w:val="005F262D"/>
    <w:rsid w:val="005F306D"/>
    <w:rsid w:val="005F320B"/>
    <w:rsid w:val="005F5A42"/>
    <w:rsid w:val="005F6A77"/>
    <w:rsid w:val="005F6D76"/>
    <w:rsid w:val="005F72CC"/>
    <w:rsid w:val="005F7CF4"/>
    <w:rsid w:val="00600ED2"/>
    <w:rsid w:val="00601FC5"/>
    <w:rsid w:val="00602978"/>
    <w:rsid w:val="0060308E"/>
    <w:rsid w:val="006049EA"/>
    <w:rsid w:val="00606DC1"/>
    <w:rsid w:val="00607DEC"/>
    <w:rsid w:val="006103A7"/>
    <w:rsid w:val="00610F69"/>
    <w:rsid w:val="006123A0"/>
    <w:rsid w:val="006134B0"/>
    <w:rsid w:val="006138A4"/>
    <w:rsid w:val="00614B12"/>
    <w:rsid w:val="00614C08"/>
    <w:rsid w:val="00616B1C"/>
    <w:rsid w:val="00616E84"/>
    <w:rsid w:val="00617194"/>
    <w:rsid w:val="00620994"/>
    <w:rsid w:val="006212A7"/>
    <w:rsid w:val="006213E9"/>
    <w:rsid w:val="0062423F"/>
    <w:rsid w:val="006243DA"/>
    <w:rsid w:val="00624C2C"/>
    <w:rsid w:val="00624C3F"/>
    <w:rsid w:val="00624F8B"/>
    <w:rsid w:val="0062515C"/>
    <w:rsid w:val="00625227"/>
    <w:rsid w:val="0062565F"/>
    <w:rsid w:val="0062618F"/>
    <w:rsid w:val="006261B8"/>
    <w:rsid w:val="00627725"/>
    <w:rsid w:val="006301D7"/>
    <w:rsid w:val="00631155"/>
    <w:rsid w:val="00631238"/>
    <w:rsid w:val="00632072"/>
    <w:rsid w:val="00632AB1"/>
    <w:rsid w:val="00633484"/>
    <w:rsid w:val="00634B47"/>
    <w:rsid w:val="00634CFE"/>
    <w:rsid w:val="00634E47"/>
    <w:rsid w:val="00634FD3"/>
    <w:rsid w:val="0063512F"/>
    <w:rsid w:val="00635A43"/>
    <w:rsid w:val="00636229"/>
    <w:rsid w:val="00637338"/>
    <w:rsid w:val="00637ABF"/>
    <w:rsid w:val="00637D97"/>
    <w:rsid w:val="00641590"/>
    <w:rsid w:val="00641CCA"/>
    <w:rsid w:val="00641F2F"/>
    <w:rsid w:val="00644562"/>
    <w:rsid w:val="00644FAA"/>
    <w:rsid w:val="00644FB7"/>
    <w:rsid w:val="00644FDA"/>
    <w:rsid w:val="006455B4"/>
    <w:rsid w:val="0064747C"/>
    <w:rsid w:val="0064771E"/>
    <w:rsid w:val="00650352"/>
    <w:rsid w:val="00651D4C"/>
    <w:rsid w:val="006521E2"/>
    <w:rsid w:val="006523E1"/>
    <w:rsid w:val="00652B5F"/>
    <w:rsid w:val="00653141"/>
    <w:rsid w:val="00654058"/>
    <w:rsid w:val="00654E59"/>
    <w:rsid w:val="00655B4E"/>
    <w:rsid w:val="00655D0E"/>
    <w:rsid w:val="00661BBE"/>
    <w:rsid w:val="00663066"/>
    <w:rsid w:val="006634D0"/>
    <w:rsid w:val="00663C8D"/>
    <w:rsid w:val="00665182"/>
    <w:rsid w:val="00665563"/>
    <w:rsid w:val="006661BD"/>
    <w:rsid w:val="00670229"/>
    <w:rsid w:val="006708C8"/>
    <w:rsid w:val="00671C01"/>
    <w:rsid w:val="006723C0"/>
    <w:rsid w:val="006727F2"/>
    <w:rsid w:val="00672B2C"/>
    <w:rsid w:val="00673163"/>
    <w:rsid w:val="00673A1A"/>
    <w:rsid w:val="00673E85"/>
    <w:rsid w:val="00674133"/>
    <w:rsid w:val="00674A22"/>
    <w:rsid w:val="00674DCD"/>
    <w:rsid w:val="00675D3E"/>
    <w:rsid w:val="00676FAF"/>
    <w:rsid w:val="00677138"/>
    <w:rsid w:val="00677935"/>
    <w:rsid w:val="006800A0"/>
    <w:rsid w:val="00680760"/>
    <w:rsid w:val="0068107E"/>
    <w:rsid w:val="00681581"/>
    <w:rsid w:val="00681650"/>
    <w:rsid w:val="00682FFA"/>
    <w:rsid w:val="00683BAF"/>
    <w:rsid w:val="00686C5C"/>
    <w:rsid w:val="00686D73"/>
    <w:rsid w:val="00686E7B"/>
    <w:rsid w:val="00687973"/>
    <w:rsid w:val="00690511"/>
    <w:rsid w:val="00690A8B"/>
    <w:rsid w:val="006910C1"/>
    <w:rsid w:val="006937CB"/>
    <w:rsid w:val="00694634"/>
    <w:rsid w:val="0069486C"/>
    <w:rsid w:val="006960DD"/>
    <w:rsid w:val="0069644E"/>
    <w:rsid w:val="00696A87"/>
    <w:rsid w:val="00696CDC"/>
    <w:rsid w:val="006A013B"/>
    <w:rsid w:val="006A0488"/>
    <w:rsid w:val="006A0565"/>
    <w:rsid w:val="006A0C26"/>
    <w:rsid w:val="006A12E5"/>
    <w:rsid w:val="006A1A3D"/>
    <w:rsid w:val="006A1CE7"/>
    <w:rsid w:val="006A295E"/>
    <w:rsid w:val="006A33A0"/>
    <w:rsid w:val="006A433C"/>
    <w:rsid w:val="006A529A"/>
    <w:rsid w:val="006A5A48"/>
    <w:rsid w:val="006A5F56"/>
    <w:rsid w:val="006A6341"/>
    <w:rsid w:val="006B10A7"/>
    <w:rsid w:val="006B1A1C"/>
    <w:rsid w:val="006B2DEA"/>
    <w:rsid w:val="006B2F79"/>
    <w:rsid w:val="006B3AFE"/>
    <w:rsid w:val="006B3F1D"/>
    <w:rsid w:val="006B5EEA"/>
    <w:rsid w:val="006B6905"/>
    <w:rsid w:val="006B77FC"/>
    <w:rsid w:val="006C0E5D"/>
    <w:rsid w:val="006C1510"/>
    <w:rsid w:val="006C2C0B"/>
    <w:rsid w:val="006C321E"/>
    <w:rsid w:val="006C3780"/>
    <w:rsid w:val="006C3984"/>
    <w:rsid w:val="006C3A4B"/>
    <w:rsid w:val="006C3DBE"/>
    <w:rsid w:val="006C4079"/>
    <w:rsid w:val="006C56DA"/>
    <w:rsid w:val="006C591B"/>
    <w:rsid w:val="006C5FDF"/>
    <w:rsid w:val="006C7783"/>
    <w:rsid w:val="006C7E65"/>
    <w:rsid w:val="006D01AE"/>
    <w:rsid w:val="006D0A4B"/>
    <w:rsid w:val="006D0DAC"/>
    <w:rsid w:val="006D3434"/>
    <w:rsid w:val="006D4388"/>
    <w:rsid w:val="006D48EE"/>
    <w:rsid w:val="006D4C29"/>
    <w:rsid w:val="006D509A"/>
    <w:rsid w:val="006D5175"/>
    <w:rsid w:val="006D580E"/>
    <w:rsid w:val="006D66D3"/>
    <w:rsid w:val="006E0389"/>
    <w:rsid w:val="006E060B"/>
    <w:rsid w:val="006E1CBB"/>
    <w:rsid w:val="006E28AE"/>
    <w:rsid w:val="006E292B"/>
    <w:rsid w:val="006E4091"/>
    <w:rsid w:val="006E4DDC"/>
    <w:rsid w:val="006E5326"/>
    <w:rsid w:val="006E5B4F"/>
    <w:rsid w:val="006E70A0"/>
    <w:rsid w:val="006E75B3"/>
    <w:rsid w:val="006E7CEF"/>
    <w:rsid w:val="006F0928"/>
    <w:rsid w:val="006F0D3E"/>
    <w:rsid w:val="006F148B"/>
    <w:rsid w:val="006F1B80"/>
    <w:rsid w:val="006F20C9"/>
    <w:rsid w:val="006F2134"/>
    <w:rsid w:val="006F22E5"/>
    <w:rsid w:val="006F4012"/>
    <w:rsid w:val="006F53DF"/>
    <w:rsid w:val="006F568F"/>
    <w:rsid w:val="006F696E"/>
    <w:rsid w:val="006F6B43"/>
    <w:rsid w:val="006F70BD"/>
    <w:rsid w:val="006F77AF"/>
    <w:rsid w:val="006F79AE"/>
    <w:rsid w:val="006F7ED4"/>
    <w:rsid w:val="0070014A"/>
    <w:rsid w:val="007015C1"/>
    <w:rsid w:val="00702706"/>
    <w:rsid w:val="00703456"/>
    <w:rsid w:val="00704065"/>
    <w:rsid w:val="00704EE4"/>
    <w:rsid w:val="007059D6"/>
    <w:rsid w:val="00705EFF"/>
    <w:rsid w:val="00706A44"/>
    <w:rsid w:val="00707C52"/>
    <w:rsid w:val="00711006"/>
    <w:rsid w:val="007126FC"/>
    <w:rsid w:val="007128E5"/>
    <w:rsid w:val="007139FE"/>
    <w:rsid w:val="00714C44"/>
    <w:rsid w:val="007155BE"/>
    <w:rsid w:val="007201D3"/>
    <w:rsid w:val="007204AD"/>
    <w:rsid w:val="0072097B"/>
    <w:rsid w:val="00721959"/>
    <w:rsid w:val="00721BB2"/>
    <w:rsid w:val="00721C65"/>
    <w:rsid w:val="00721F6E"/>
    <w:rsid w:val="00724FA2"/>
    <w:rsid w:val="007271A0"/>
    <w:rsid w:val="00727D23"/>
    <w:rsid w:val="007305FB"/>
    <w:rsid w:val="00731CF2"/>
    <w:rsid w:val="00731F5A"/>
    <w:rsid w:val="00732B05"/>
    <w:rsid w:val="00732C63"/>
    <w:rsid w:val="00733E54"/>
    <w:rsid w:val="00734BE9"/>
    <w:rsid w:val="0073546B"/>
    <w:rsid w:val="0073687C"/>
    <w:rsid w:val="00737CC0"/>
    <w:rsid w:val="00740273"/>
    <w:rsid w:val="00740ADA"/>
    <w:rsid w:val="0074132A"/>
    <w:rsid w:val="007413B4"/>
    <w:rsid w:val="00741479"/>
    <w:rsid w:val="0074221C"/>
    <w:rsid w:val="00743145"/>
    <w:rsid w:val="00743452"/>
    <w:rsid w:val="00743554"/>
    <w:rsid w:val="00743A8C"/>
    <w:rsid w:val="007450EA"/>
    <w:rsid w:val="007465E5"/>
    <w:rsid w:val="007477A3"/>
    <w:rsid w:val="00750A4F"/>
    <w:rsid w:val="00750EA7"/>
    <w:rsid w:val="007515E6"/>
    <w:rsid w:val="00753233"/>
    <w:rsid w:val="00753392"/>
    <w:rsid w:val="007533F0"/>
    <w:rsid w:val="00754C5A"/>
    <w:rsid w:val="00756C54"/>
    <w:rsid w:val="00761E67"/>
    <w:rsid w:val="0076270F"/>
    <w:rsid w:val="007638FA"/>
    <w:rsid w:val="007649BC"/>
    <w:rsid w:val="00764C03"/>
    <w:rsid w:val="00765055"/>
    <w:rsid w:val="007668C1"/>
    <w:rsid w:val="00767351"/>
    <w:rsid w:val="007674AC"/>
    <w:rsid w:val="0076783C"/>
    <w:rsid w:val="00767B3C"/>
    <w:rsid w:val="00767CD6"/>
    <w:rsid w:val="00770921"/>
    <w:rsid w:val="00770E44"/>
    <w:rsid w:val="007714B8"/>
    <w:rsid w:val="00772266"/>
    <w:rsid w:val="00772AC4"/>
    <w:rsid w:val="00773C27"/>
    <w:rsid w:val="0077497D"/>
    <w:rsid w:val="0077792A"/>
    <w:rsid w:val="00777F93"/>
    <w:rsid w:val="00780B53"/>
    <w:rsid w:val="00781382"/>
    <w:rsid w:val="00781985"/>
    <w:rsid w:val="00781C91"/>
    <w:rsid w:val="007826C5"/>
    <w:rsid w:val="0078322D"/>
    <w:rsid w:val="007840AB"/>
    <w:rsid w:val="00784626"/>
    <w:rsid w:val="007852A0"/>
    <w:rsid w:val="00785327"/>
    <w:rsid w:val="00786C15"/>
    <w:rsid w:val="00786C5B"/>
    <w:rsid w:val="0078700B"/>
    <w:rsid w:val="00787394"/>
    <w:rsid w:val="00787B93"/>
    <w:rsid w:val="00787F86"/>
    <w:rsid w:val="007900D9"/>
    <w:rsid w:val="007910DD"/>
    <w:rsid w:val="007918EA"/>
    <w:rsid w:val="00791A63"/>
    <w:rsid w:val="00791BB0"/>
    <w:rsid w:val="007922D2"/>
    <w:rsid w:val="007925A3"/>
    <w:rsid w:val="007949F1"/>
    <w:rsid w:val="00796B6A"/>
    <w:rsid w:val="007973AD"/>
    <w:rsid w:val="007A0015"/>
    <w:rsid w:val="007A00AB"/>
    <w:rsid w:val="007A1460"/>
    <w:rsid w:val="007A4046"/>
    <w:rsid w:val="007A40DD"/>
    <w:rsid w:val="007A4752"/>
    <w:rsid w:val="007A565F"/>
    <w:rsid w:val="007A6FAA"/>
    <w:rsid w:val="007B00BA"/>
    <w:rsid w:val="007B1C63"/>
    <w:rsid w:val="007B24C8"/>
    <w:rsid w:val="007B2D4A"/>
    <w:rsid w:val="007B3B71"/>
    <w:rsid w:val="007B3D4E"/>
    <w:rsid w:val="007B4252"/>
    <w:rsid w:val="007B4704"/>
    <w:rsid w:val="007B4C1D"/>
    <w:rsid w:val="007B626D"/>
    <w:rsid w:val="007B7276"/>
    <w:rsid w:val="007B7920"/>
    <w:rsid w:val="007C0E1B"/>
    <w:rsid w:val="007C2BE4"/>
    <w:rsid w:val="007C2C5B"/>
    <w:rsid w:val="007C322F"/>
    <w:rsid w:val="007C4BF8"/>
    <w:rsid w:val="007C4EF3"/>
    <w:rsid w:val="007C5533"/>
    <w:rsid w:val="007C5922"/>
    <w:rsid w:val="007C5F33"/>
    <w:rsid w:val="007C7941"/>
    <w:rsid w:val="007D0BC7"/>
    <w:rsid w:val="007D102C"/>
    <w:rsid w:val="007D1102"/>
    <w:rsid w:val="007D14D2"/>
    <w:rsid w:val="007D38B2"/>
    <w:rsid w:val="007D3F5C"/>
    <w:rsid w:val="007D50B2"/>
    <w:rsid w:val="007D5475"/>
    <w:rsid w:val="007D694C"/>
    <w:rsid w:val="007D6A3C"/>
    <w:rsid w:val="007D6D24"/>
    <w:rsid w:val="007D7BB9"/>
    <w:rsid w:val="007E08AF"/>
    <w:rsid w:val="007E1354"/>
    <w:rsid w:val="007E19F6"/>
    <w:rsid w:val="007E2094"/>
    <w:rsid w:val="007E26C1"/>
    <w:rsid w:val="007E2D3B"/>
    <w:rsid w:val="007E3C33"/>
    <w:rsid w:val="007E4E85"/>
    <w:rsid w:val="007E5340"/>
    <w:rsid w:val="007E561D"/>
    <w:rsid w:val="007E5653"/>
    <w:rsid w:val="007E7236"/>
    <w:rsid w:val="007E7812"/>
    <w:rsid w:val="007E7F08"/>
    <w:rsid w:val="007E7F67"/>
    <w:rsid w:val="007F07E5"/>
    <w:rsid w:val="007F0BC9"/>
    <w:rsid w:val="007F1419"/>
    <w:rsid w:val="007F1499"/>
    <w:rsid w:val="007F16CC"/>
    <w:rsid w:val="007F37FC"/>
    <w:rsid w:val="007F3CC5"/>
    <w:rsid w:val="007F3EC9"/>
    <w:rsid w:val="007F444F"/>
    <w:rsid w:val="007F542C"/>
    <w:rsid w:val="007F5997"/>
    <w:rsid w:val="007F7150"/>
    <w:rsid w:val="007F72AC"/>
    <w:rsid w:val="007F79F5"/>
    <w:rsid w:val="008007EF"/>
    <w:rsid w:val="008008FE"/>
    <w:rsid w:val="00800CEA"/>
    <w:rsid w:val="00803E33"/>
    <w:rsid w:val="00804299"/>
    <w:rsid w:val="008045B6"/>
    <w:rsid w:val="0080498D"/>
    <w:rsid w:val="00804C05"/>
    <w:rsid w:val="0080676F"/>
    <w:rsid w:val="00806B47"/>
    <w:rsid w:val="00807082"/>
    <w:rsid w:val="00807471"/>
    <w:rsid w:val="008077DC"/>
    <w:rsid w:val="00810A89"/>
    <w:rsid w:val="00810E23"/>
    <w:rsid w:val="00811779"/>
    <w:rsid w:val="008121BE"/>
    <w:rsid w:val="008126F0"/>
    <w:rsid w:val="00812777"/>
    <w:rsid w:val="008137E6"/>
    <w:rsid w:val="0081390C"/>
    <w:rsid w:val="008156B1"/>
    <w:rsid w:val="008161CB"/>
    <w:rsid w:val="00817FD5"/>
    <w:rsid w:val="0082044F"/>
    <w:rsid w:val="008213A2"/>
    <w:rsid w:val="0082252B"/>
    <w:rsid w:val="008227A4"/>
    <w:rsid w:val="00823200"/>
    <w:rsid w:val="00825A1A"/>
    <w:rsid w:val="00825E2C"/>
    <w:rsid w:val="00825F16"/>
    <w:rsid w:val="008260D6"/>
    <w:rsid w:val="00826522"/>
    <w:rsid w:val="00827160"/>
    <w:rsid w:val="0082750A"/>
    <w:rsid w:val="0083066F"/>
    <w:rsid w:val="008320E5"/>
    <w:rsid w:val="0083218A"/>
    <w:rsid w:val="0083337F"/>
    <w:rsid w:val="0083387D"/>
    <w:rsid w:val="00833F4C"/>
    <w:rsid w:val="00834B36"/>
    <w:rsid w:val="00834D53"/>
    <w:rsid w:val="0083529F"/>
    <w:rsid w:val="00835752"/>
    <w:rsid w:val="008358E0"/>
    <w:rsid w:val="00837D06"/>
    <w:rsid w:val="00840099"/>
    <w:rsid w:val="00840543"/>
    <w:rsid w:val="00840704"/>
    <w:rsid w:val="00840F59"/>
    <w:rsid w:val="00844909"/>
    <w:rsid w:val="00844BF7"/>
    <w:rsid w:val="0084600A"/>
    <w:rsid w:val="0084619D"/>
    <w:rsid w:val="008468F1"/>
    <w:rsid w:val="00847554"/>
    <w:rsid w:val="0084790D"/>
    <w:rsid w:val="00850D91"/>
    <w:rsid w:val="008510EC"/>
    <w:rsid w:val="0085131F"/>
    <w:rsid w:val="00856406"/>
    <w:rsid w:val="00856ABA"/>
    <w:rsid w:val="00860125"/>
    <w:rsid w:val="008602A1"/>
    <w:rsid w:val="008616D2"/>
    <w:rsid w:val="008623BF"/>
    <w:rsid w:val="00862C5C"/>
    <w:rsid w:val="00862D92"/>
    <w:rsid w:val="008641BD"/>
    <w:rsid w:val="00864762"/>
    <w:rsid w:val="00866823"/>
    <w:rsid w:val="0086785F"/>
    <w:rsid w:val="00867C5D"/>
    <w:rsid w:val="008735AC"/>
    <w:rsid w:val="00873DDD"/>
    <w:rsid w:val="00873E77"/>
    <w:rsid w:val="008742B9"/>
    <w:rsid w:val="00874F85"/>
    <w:rsid w:val="00875AF8"/>
    <w:rsid w:val="0087674D"/>
    <w:rsid w:val="00876D62"/>
    <w:rsid w:val="0088053B"/>
    <w:rsid w:val="008819B3"/>
    <w:rsid w:val="0088224B"/>
    <w:rsid w:val="00883C7F"/>
    <w:rsid w:val="00883D12"/>
    <w:rsid w:val="008859C5"/>
    <w:rsid w:val="008870F2"/>
    <w:rsid w:val="00887392"/>
    <w:rsid w:val="00887FAD"/>
    <w:rsid w:val="00890570"/>
    <w:rsid w:val="00890AD7"/>
    <w:rsid w:val="0089224C"/>
    <w:rsid w:val="00894F4A"/>
    <w:rsid w:val="00895578"/>
    <w:rsid w:val="008956EB"/>
    <w:rsid w:val="00895D22"/>
    <w:rsid w:val="00896EBC"/>
    <w:rsid w:val="00897C6C"/>
    <w:rsid w:val="008A37A9"/>
    <w:rsid w:val="008A4E01"/>
    <w:rsid w:val="008A5412"/>
    <w:rsid w:val="008A580F"/>
    <w:rsid w:val="008A5FA9"/>
    <w:rsid w:val="008A60E8"/>
    <w:rsid w:val="008A6777"/>
    <w:rsid w:val="008A67E9"/>
    <w:rsid w:val="008A6D4A"/>
    <w:rsid w:val="008A6DD4"/>
    <w:rsid w:val="008A712B"/>
    <w:rsid w:val="008B05F0"/>
    <w:rsid w:val="008B1849"/>
    <w:rsid w:val="008B22E1"/>
    <w:rsid w:val="008B353B"/>
    <w:rsid w:val="008B4F17"/>
    <w:rsid w:val="008B5D19"/>
    <w:rsid w:val="008B6AAE"/>
    <w:rsid w:val="008B6E7D"/>
    <w:rsid w:val="008B74F0"/>
    <w:rsid w:val="008B7699"/>
    <w:rsid w:val="008B7746"/>
    <w:rsid w:val="008C1F3F"/>
    <w:rsid w:val="008C250A"/>
    <w:rsid w:val="008C2E80"/>
    <w:rsid w:val="008C31AF"/>
    <w:rsid w:val="008C41B8"/>
    <w:rsid w:val="008C46C1"/>
    <w:rsid w:val="008C6526"/>
    <w:rsid w:val="008C703A"/>
    <w:rsid w:val="008C7397"/>
    <w:rsid w:val="008D0C08"/>
    <w:rsid w:val="008D2318"/>
    <w:rsid w:val="008D26BA"/>
    <w:rsid w:val="008D2878"/>
    <w:rsid w:val="008D34E0"/>
    <w:rsid w:val="008D3637"/>
    <w:rsid w:val="008D3691"/>
    <w:rsid w:val="008D4AEC"/>
    <w:rsid w:val="008D5898"/>
    <w:rsid w:val="008D58F2"/>
    <w:rsid w:val="008D61B5"/>
    <w:rsid w:val="008D74FA"/>
    <w:rsid w:val="008D775D"/>
    <w:rsid w:val="008D7D36"/>
    <w:rsid w:val="008D7E68"/>
    <w:rsid w:val="008E01F5"/>
    <w:rsid w:val="008E0A42"/>
    <w:rsid w:val="008E1211"/>
    <w:rsid w:val="008E1350"/>
    <w:rsid w:val="008E1679"/>
    <w:rsid w:val="008E1D4D"/>
    <w:rsid w:val="008E283E"/>
    <w:rsid w:val="008E2DD4"/>
    <w:rsid w:val="008E3329"/>
    <w:rsid w:val="008E5365"/>
    <w:rsid w:val="008E660D"/>
    <w:rsid w:val="008E7079"/>
    <w:rsid w:val="008E73B4"/>
    <w:rsid w:val="008E7CDB"/>
    <w:rsid w:val="008E7D3F"/>
    <w:rsid w:val="008F05F7"/>
    <w:rsid w:val="008F29CD"/>
    <w:rsid w:val="008F2CB5"/>
    <w:rsid w:val="008F2D82"/>
    <w:rsid w:val="008F2FC1"/>
    <w:rsid w:val="008F32D8"/>
    <w:rsid w:val="008F34E1"/>
    <w:rsid w:val="008F3DAC"/>
    <w:rsid w:val="008F5439"/>
    <w:rsid w:val="008F5C7D"/>
    <w:rsid w:val="008F66B5"/>
    <w:rsid w:val="008F69C9"/>
    <w:rsid w:val="008F7665"/>
    <w:rsid w:val="00901F37"/>
    <w:rsid w:val="009025B5"/>
    <w:rsid w:val="009043F8"/>
    <w:rsid w:val="00904442"/>
    <w:rsid w:val="009054F9"/>
    <w:rsid w:val="00905C4B"/>
    <w:rsid w:val="0090639C"/>
    <w:rsid w:val="009069A9"/>
    <w:rsid w:val="00906DB8"/>
    <w:rsid w:val="00906E3C"/>
    <w:rsid w:val="00907A0A"/>
    <w:rsid w:val="00907F90"/>
    <w:rsid w:val="00910BDE"/>
    <w:rsid w:val="00910D32"/>
    <w:rsid w:val="00911595"/>
    <w:rsid w:val="009130E3"/>
    <w:rsid w:val="00913C6C"/>
    <w:rsid w:val="00913D29"/>
    <w:rsid w:val="0091406F"/>
    <w:rsid w:val="00914612"/>
    <w:rsid w:val="00914F50"/>
    <w:rsid w:val="00914FCA"/>
    <w:rsid w:val="009159C2"/>
    <w:rsid w:val="00920D78"/>
    <w:rsid w:val="009227EE"/>
    <w:rsid w:val="009243A7"/>
    <w:rsid w:val="00924EBF"/>
    <w:rsid w:val="00925364"/>
    <w:rsid w:val="00925687"/>
    <w:rsid w:val="00926AEE"/>
    <w:rsid w:val="00927AE4"/>
    <w:rsid w:val="00927E43"/>
    <w:rsid w:val="00931861"/>
    <w:rsid w:val="00933167"/>
    <w:rsid w:val="009357C2"/>
    <w:rsid w:val="00936C23"/>
    <w:rsid w:val="009374A8"/>
    <w:rsid w:val="00940BC1"/>
    <w:rsid w:val="00940D76"/>
    <w:rsid w:val="00940E4E"/>
    <w:rsid w:val="00943FC1"/>
    <w:rsid w:val="00944A53"/>
    <w:rsid w:val="009465D1"/>
    <w:rsid w:val="00947116"/>
    <w:rsid w:val="00947FB2"/>
    <w:rsid w:val="00950D70"/>
    <w:rsid w:val="0095155D"/>
    <w:rsid w:val="00951E73"/>
    <w:rsid w:val="00953292"/>
    <w:rsid w:val="009539EA"/>
    <w:rsid w:val="009548CF"/>
    <w:rsid w:val="00954E5A"/>
    <w:rsid w:val="009552E5"/>
    <w:rsid w:val="009565E2"/>
    <w:rsid w:val="0095774E"/>
    <w:rsid w:val="00957B9C"/>
    <w:rsid w:val="00960CC7"/>
    <w:rsid w:val="009615D2"/>
    <w:rsid w:val="00961E71"/>
    <w:rsid w:val="00962755"/>
    <w:rsid w:val="009655A9"/>
    <w:rsid w:val="009656A4"/>
    <w:rsid w:val="00967124"/>
    <w:rsid w:val="009703D3"/>
    <w:rsid w:val="0097047F"/>
    <w:rsid w:val="00970495"/>
    <w:rsid w:val="00971010"/>
    <w:rsid w:val="0097397E"/>
    <w:rsid w:val="00973E79"/>
    <w:rsid w:val="00973F8E"/>
    <w:rsid w:val="009757F1"/>
    <w:rsid w:val="009778B7"/>
    <w:rsid w:val="009802AF"/>
    <w:rsid w:val="00980A8F"/>
    <w:rsid w:val="00980CDE"/>
    <w:rsid w:val="00981AAE"/>
    <w:rsid w:val="00982414"/>
    <w:rsid w:val="00982C79"/>
    <w:rsid w:val="00983CDE"/>
    <w:rsid w:val="00985963"/>
    <w:rsid w:val="00986722"/>
    <w:rsid w:val="00987A88"/>
    <w:rsid w:val="0099068B"/>
    <w:rsid w:val="009906B7"/>
    <w:rsid w:val="00991957"/>
    <w:rsid w:val="00992619"/>
    <w:rsid w:val="0099284A"/>
    <w:rsid w:val="0099288A"/>
    <w:rsid w:val="00995041"/>
    <w:rsid w:val="00995327"/>
    <w:rsid w:val="0099578E"/>
    <w:rsid w:val="00995F86"/>
    <w:rsid w:val="00996841"/>
    <w:rsid w:val="00996C6B"/>
    <w:rsid w:val="0099756F"/>
    <w:rsid w:val="009976ED"/>
    <w:rsid w:val="009A0AA4"/>
    <w:rsid w:val="009A4554"/>
    <w:rsid w:val="009A4AEF"/>
    <w:rsid w:val="009A5216"/>
    <w:rsid w:val="009A5A65"/>
    <w:rsid w:val="009A6FCE"/>
    <w:rsid w:val="009B0BF0"/>
    <w:rsid w:val="009B0C8C"/>
    <w:rsid w:val="009B3575"/>
    <w:rsid w:val="009B35A8"/>
    <w:rsid w:val="009B3C50"/>
    <w:rsid w:val="009B3DFE"/>
    <w:rsid w:val="009B3FA7"/>
    <w:rsid w:val="009B429E"/>
    <w:rsid w:val="009B451E"/>
    <w:rsid w:val="009B5464"/>
    <w:rsid w:val="009B5571"/>
    <w:rsid w:val="009B55A4"/>
    <w:rsid w:val="009B6D42"/>
    <w:rsid w:val="009B6F85"/>
    <w:rsid w:val="009B717F"/>
    <w:rsid w:val="009C2137"/>
    <w:rsid w:val="009C240F"/>
    <w:rsid w:val="009C3B37"/>
    <w:rsid w:val="009C3D0B"/>
    <w:rsid w:val="009C5974"/>
    <w:rsid w:val="009C5EA3"/>
    <w:rsid w:val="009C5EF7"/>
    <w:rsid w:val="009C6524"/>
    <w:rsid w:val="009C7F68"/>
    <w:rsid w:val="009D23A8"/>
    <w:rsid w:val="009D2756"/>
    <w:rsid w:val="009D2E88"/>
    <w:rsid w:val="009D3B1A"/>
    <w:rsid w:val="009D4A2E"/>
    <w:rsid w:val="009D4D52"/>
    <w:rsid w:val="009D4F60"/>
    <w:rsid w:val="009D624F"/>
    <w:rsid w:val="009D76A8"/>
    <w:rsid w:val="009D7BC4"/>
    <w:rsid w:val="009E04A0"/>
    <w:rsid w:val="009E0602"/>
    <w:rsid w:val="009E06B8"/>
    <w:rsid w:val="009E07F5"/>
    <w:rsid w:val="009E08F3"/>
    <w:rsid w:val="009E120C"/>
    <w:rsid w:val="009E21BF"/>
    <w:rsid w:val="009E27BB"/>
    <w:rsid w:val="009E2AF5"/>
    <w:rsid w:val="009E42D7"/>
    <w:rsid w:val="009E4DEC"/>
    <w:rsid w:val="009E6FF7"/>
    <w:rsid w:val="009F13F5"/>
    <w:rsid w:val="009F1EB3"/>
    <w:rsid w:val="009F2C90"/>
    <w:rsid w:val="009F376A"/>
    <w:rsid w:val="009F5A48"/>
    <w:rsid w:val="009F5F87"/>
    <w:rsid w:val="009F67E7"/>
    <w:rsid w:val="00A012DA"/>
    <w:rsid w:val="00A01960"/>
    <w:rsid w:val="00A02385"/>
    <w:rsid w:val="00A02A88"/>
    <w:rsid w:val="00A02F4C"/>
    <w:rsid w:val="00A031C7"/>
    <w:rsid w:val="00A0432E"/>
    <w:rsid w:val="00A04AA1"/>
    <w:rsid w:val="00A10176"/>
    <w:rsid w:val="00A10B0E"/>
    <w:rsid w:val="00A10DAF"/>
    <w:rsid w:val="00A12373"/>
    <w:rsid w:val="00A1329A"/>
    <w:rsid w:val="00A13ABF"/>
    <w:rsid w:val="00A14294"/>
    <w:rsid w:val="00A142CD"/>
    <w:rsid w:val="00A14837"/>
    <w:rsid w:val="00A14FEB"/>
    <w:rsid w:val="00A1641C"/>
    <w:rsid w:val="00A16566"/>
    <w:rsid w:val="00A16DE9"/>
    <w:rsid w:val="00A16FD8"/>
    <w:rsid w:val="00A17145"/>
    <w:rsid w:val="00A174C4"/>
    <w:rsid w:val="00A20458"/>
    <w:rsid w:val="00A22E63"/>
    <w:rsid w:val="00A24C8D"/>
    <w:rsid w:val="00A26212"/>
    <w:rsid w:val="00A2633A"/>
    <w:rsid w:val="00A26657"/>
    <w:rsid w:val="00A26677"/>
    <w:rsid w:val="00A26977"/>
    <w:rsid w:val="00A26CB1"/>
    <w:rsid w:val="00A27CB2"/>
    <w:rsid w:val="00A302CE"/>
    <w:rsid w:val="00A3110A"/>
    <w:rsid w:val="00A316D7"/>
    <w:rsid w:val="00A3181A"/>
    <w:rsid w:val="00A31A5C"/>
    <w:rsid w:val="00A343A7"/>
    <w:rsid w:val="00A3458B"/>
    <w:rsid w:val="00A3488E"/>
    <w:rsid w:val="00A34D06"/>
    <w:rsid w:val="00A34E4E"/>
    <w:rsid w:val="00A3511C"/>
    <w:rsid w:val="00A36242"/>
    <w:rsid w:val="00A36310"/>
    <w:rsid w:val="00A36D07"/>
    <w:rsid w:val="00A40318"/>
    <w:rsid w:val="00A40355"/>
    <w:rsid w:val="00A40DF1"/>
    <w:rsid w:val="00A41D14"/>
    <w:rsid w:val="00A41EEE"/>
    <w:rsid w:val="00A42643"/>
    <w:rsid w:val="00A432D2"/>
    <w:rsid w:val="00A433AB"/>
    <w:rsid w:val="00A434E8"/>
    <w:rsid w:val="00A449A5"/>
    <w:rsid w:val="00A449F7"/>
    <w:rsid w:val="00A4661B"/>
    <w:rsid w:val="00A47F2C"/>
    <w:rsid w:val="00A50002"/>
    <w:rsid w:val="00A511C9"/>
    <w:rsid w:val="00A519E4"/>
    <w:rsid w:val="00A51CBC"/>
    <w:rsid w:val="00A52593"/>
    <w:rsid w:val="00A53AB1"/>
    <w:rsid w:val="00A54094"/>
    <w:rsid w:val="00A55B76"/>
    <w:rsid w:val="00A56365"/>
    <w:rsid w:val="00A57237"/>
    <w:rsid w:val="00A573B3"/>
    <w:rsid w:val="00A57767"/>
    <w:rsid w:val="00A606A0"/>
    <w:rsid w:val="00A61178"/>
    <w:rsid w:val="00A6206B"/>
    <w:rsid w:val="00A6291C"/>
    <w:rsid w:val="00A62AF5"/>
    <w:rsid w:val="00A63195"/>
    <w:rsid w:val="00A643E2"/>
    <w:rsid w:val="00A6491C"/>
    <w:rsid w:val="00A6510F"/>
    <w:rsid w:val="00A6594C"/>
    <w:rsid w:val="00A66C9B"/>
    <w:rsid w:val="00A670D5"/>
    <w:rsid w:val="00A71F26"/>
    <w:rsid w:val="00A721E7"/>
    <w:rsid w:val="00A727D6"/>
    <w:rsid w:val="00A72CFE"/>
    <w:rsid w:val="00A7330B"/>
    <w:rsid w:val="00A73320"/>
    <w:rsid w:val="00A73659"/>
    <w:rsid w:val="00A739C5"/>
    <w:rsid w:val="00A7510E"/>
    <w:rsid w:val="00A76F57"/>
    <w:rsid w:val="00A77401"/>
    <w:rsid w:val="00A77C7D"/>
    <w:rsid w:val="00A8038D"/>
    <w:rsid w:val="00A81DA7"/>
    <w:rsid w:val="00A83087"/>
    <w:rsid w:val="00A83BFC"/>
    <w:rsid w:val="00A83ED0"/>
    <w:rsid w:val="00A84B70"/>
    <w:rsid w:val="00A86360"/>
    <w:rsid w:val="00A86656"/>
    <w:rsid w:val="00A90991"/>
    <w:rsid w:val="00A91533"/>
    <w:rsid w:val="00A93377"/>
    <w:rsid w:val="00A93BB8"/>
    <w:rsid w:val="00A94E00"/>
    <w:rsid w:val="00A94E23"/>
    <w:rsid w:val="00A95C8F"/>
    <w:rsid w:val="00A96AFF"/>
    <w:rsid w:val="00A97121"/>
    <w:rsid w:val="00A97B77"/>
    <w:rsid w:val="00AA1118"/>
    <w:rsid w:val="00AA134F"/>
    <w:rsid w:val="00AA241F"/>
    <w:rsid w:val="00AA2444"/>
    <w:rsid w:val="00AA35A1"/>
    <w:rsid w:val="00AA43A0"/>
    <w:rsid w:val="00AA4733"/>
    <w:rsid w:val="00AA5665"/>
    <w:rsid w:val="00AA58F6"/>
    <w:rsid w:val="00AA59F3"/>
    <w:rsid w:val="00AA6A13"/>
    <w:rsid w:val="00AB0BE9"/>
    <w:rsid w:val="00AB0FB7"/>
    <w:rsid w:val="00AB1660"/>
    <w:rsid w:val="00AB16E1"/>
    <w:rsid w:val="00AB2C3B"/>
    <w:rsid w:val="00AB2CAF"/>
    <w:rsid w:val="00AB2D6E"/>
    <w:rsid w:val="00AB3B11"/>
    <w:rsid w:val="00AB5769"/>
    <w:rsid w:val="00AB5A39"/>
    <w:rsid w:val="00AB79B5"/>
    <w:rsid w:val="00AC14A2"/>
    <w:rsid w:val="00AC1844"/>
    <w:rsid w:val="00AC1ACA"/>
    <w:rsid w:val="00AC1E96"/>
    <w:rsid w:val="00AC26E3"/>
    <w:rsid w:val="00AC2D78"/>
    <w:rsid w:val="00AC47B4"/>
    <w:rsid w:val="00AC4A5C"/>
    <w:rsid w:val="00AC4BC4"/>
    <w:rsid w:val="00AC5AC3"/>
    <w:rsid w:val="00AC5BD8"/>
    <w:rsid w:val="00AC5CC9"/>
    <w:rsid w:val="00AC5D70"/>
    <w:rsid w:val="00AC6102"/>
    <w:rsid w:val="00AC63FB"/>
    <w:rsid w:val="00AC6F66"/>
    <w:rsid w:val="00AD0137"/>
    <w:rsid w:val="00AD044E"/>
    <w:rsid w:val="00AD134D"/>
    <w:rsid w:val="00AD2DE1"/>
    <w:rsid w:val="00AD2EDA"/>
    <w:rsid w:val="00AD4BFC"/>
    <w:rsid w:val="00AD50A4"/>
    <w:rsid w:val="00AD555E"/>
    <w:rsid w:val="00AD6962"/>
    <w:rsid w:val="00AE0A8A"/>
    <w:rsid w:val="00AE2667"/>
    <w:rsid w:val="00AE2DEC"/>
    <w:rsid w:val="00AE2FEE"/>
    <w:rsid w:val="00AE32F9"/>
    <w:rsid w:val="00AE37B8"/>
    <w:rsid w:val="00AE4A62"/>
    <w:rsid w:val="00AE5694"/>
    <w:rsid w:val="00AE5E0B"/>
    <w:rsid w:val="00AE63D8"/>
    <w:rsid w:val="00AE65C4"/>
    <w:rsid w:val="00AE7E7A"/>
    <w:rsid w:val="00AF0160"/>
    <w:rsid w:val="00AF06D1"/>
    <w:rsid w:val="00AF200C"/>
    <w:rsid w:val="00AF23CE"/>
    <w:rsid w:val="00AF2647"/>
    <w:rsid w:val="00AF2C47"/>
    <w:rsid w:val="00AF37A4"/>
    <w:rsid w:val="00AF3A1C"/>
    <w:rsid w:val="00AF4099"/>
    <w:rsid w:val="00AF48B9"/>
    <w:rsid w:val="00AF51D3"/>
    <w:rsid w:val="00AF5C85"/>
    <w:rsid w:val="00AF6CF1"/>
    <w:rsid w:val="00AF719E"/>
    <w:rsid w:val="00B0201D"/>
    <w:rsid w:val="00B02964"/>
    <w:rsid w:val="00B02E80"/>
    <w:rsid w:val="00B02F34"/>
    <w:rsid w:val="00B03B34"/>
    <w:rsid w:val="00B03F30"/>
    <w:rsid w:val="00B041EE"/>
    <w:rsid w:val="00B04266"/>
    <w:rsid w:val="00B043C1"/>
    <w:rsid w:val="00B0550B"/>
    <w:rsid w:val="00B05559"/>
    <w:rsid w:val="00B058A0"/>
    <w:rsid w:val="00B062F7"/>
    <w:rsid w:val="00B0647F"/>
    <w:rsid w:val="00B06920"/>
    <w:rsid w:val="00B06EBF"/>
    <w:rsid w:val="00B07209"/>
    <w:rsid w:val="00B07591"/>
    <w:rsid w:val="00B0788D"/>
    <w:rsid w:val="00B10511"/>
    <w:rsid w:val="00B10D02"/>
    <w:rsid w:val="00B10E5C"/>
    <w:rsid w:val="00B11418"/>
    <w:rsid w:val="00B11B63"/>
    <w:rsid w:val="00B131C2"/>
    <w:rsid w:val="00B14D13"/>
    <w:rsid w:val="00B1778D"/>
    <w:rsid w:val="00B179D9"/>
    <w:rsid w:val="00B17C78"/>
    <w:rsid w:val="00B20487"/>
    <w:rsid w:val="00B20F43"/>
    <w:rsid w:val="00B21983"/>
    <w:rsid w:val="00B225B6"/>
    <w:rsid w:val="00B24979"/>
    <w:rsid w:val="00B24AF0"/>
    <w:rsid w:val="00B26296"/>
    <w:rsid w:val="00B26BBE"/>
    <w:rsid w:val="00B270C9"/>
    <w:rsid w:val="00B31291"/>
    <w:rsid w:val="00B315D4"/>
    <w:rsid w:val="00B33154"/>
    <w:rsid w:val="00B34C1D"/>
    <w:rsid w:val="00B35691"/>
    <w:rsid w:val="00B3589F"/>
    <w:rsid w:val="00B35951"/>
    <w:rsid w:val="00B3640F"/>
    <w:rsid w:val="00B36F4A"/>
    <w:rsid w:val="00B378B0"/>
    <w:rsid w:val="00B37FC8"/>
    <w:rsid w:val="00B40520"/>
    <w:rsid w:val="00B40A0F"/>
    <w:rsid w:val="00B413D4"/>
    <w:rsid w:val="00B41C14"/>
    <w:rsid w:val="00B42649"/>
    <w:rsid w:val="00B442BE"/>
    <w:rsid w:val="00B460FA"/>
    <w:rsid w:val="00B4723F"/>
    <w:rsid w:val="00B47BEA"/>
    <w:rsid w:val="00B501A1"/>
    <w:rsid w:val="00B5039B"/>
    <w:rsid w:val="00B50CB2"/>
    <w:rsid w:val="00B52591"/>
    <w:rsid w:val="00B52F16"/>
    <w:rsid w:val="00B532BE"/>
    <w:rsid w:val="00B54B51"/>
    <w:rsid w:val="00B54BEC"/>
    <w:rsid w:val="00B55C7B"/>
    <w:rsid w:val="00B56052"/>
    <w:rsid w:val="00B56D09"/>
    <w:rsid w:val="00B5772C"/>
    <w:rsid w:val="00B60685"/>
    <w:rsid w:val="00B6221E"/>
    <w:rsid w:val="00B62E01"/>
    <w:rsid w:val="00B63167"/>
    <w:rsid w:val="00B6395F"/>
    <w:rsid w:val="00B64127"/>
    <w:rsid w:val="00B6465F"/>
    <w:rsid w:val="00B654EA"/>
    <w:rsid w:val="00B65E3F"/>
    <w:rsid w:val="00B6614F"/>
    <w:rsid w:val="00B66894"/>
    <w:rsid w:val="00B668D7"/>
    <w:rsid w:val="00B66DC3"/>
    <w:rsid w:val="00B66F36"/>
    <w:rsid w:val="00B67099"/>
    <w:rsid w:val="00B70B53"/>
    <w:rsid w:val="00B70B69"/>
    <w:rsid w:val="00B70C8B"/>
    <w:rsid w:val="00B72D72"/>
    <w:rsid w:val="00B75169"/>
    <w:rsid w:val="00B75D9A"/>
    <w:rsid w:val="00B763CD"/>
    <w:rsid w:val="00B7667C"/>
    <w:rsid w:val="00B76973"/>
    <w:rsid w:val="00B76B35"/>
    <w:rsid w:val="00B76EAC"/>
    <w:rsid w:val="00B801D0"/>
    <w:rsid w:val="00B80F55"/>
    <w:rsid w:val="00B817C2"/>
    <w:rsid w:val="00B81CB4"/>
    <w:rsid w:val="00B81E63"/>
    <w:rsid w:val="00B821F6"/>
    <w:rsid w:val="00B82A22"/>
    <w:rsid w:val="00B849D4"/>
    <w:rsid w:val="00B84C42"/>
    <w:rsid w:val="00B85916"/>
    <w:rsid w:val="00B90355"/>
    <w:rsid w:val="00B912CB"/>
    <w:rsid w:val="00B91B09"/>
    <w:rsid w:val="00B91B37"/>
    <w:rsid w:val="00B91FC0"/>
    <w:rsid w:val="00B91FCA"/>
    <w:rsid w:val="00B93403"/>
    <w:rsid w:val="00B937A8"/>
    <w:rsid w:val="00B94913"/>
    <w:rsid w:val="00B94EE5"/>
    <w:rsid w:val="00B95168"/>
    <w:rsid w:val="00B962B1"/>
    <w:rsid w:val="00B97941"/>
    <w:rsid w:val="00B97A17"/>
    <w:rsid w:val="00B97C29"/>
    <w:rsid w:val="00B97FE2"/>
    <w:rsid w:val="00BA06AC"/>
    <w:rsid w:val="00BA0B4B"/>
    <w:rsid w:val="00BA0D20"/>
    <w:rsid w:val="00BA12AE"/>
    <w:rsid w:val="00BA164E"/>
    <w:rsid w:val="00BA2BB8"/>
    <w:rsid w:val="00BA3F8A"/>
    <w:rsid w:val="00BA46B3"/>
    <w:rsid w:val="00BA4B97"/>
    <w:rsid w:val="00BA4DD1"/>
    <w:rsid w:val="00BA7494"/>
    <w:rsid w:val="00BB0DE2"/>
    <w:rsid w:val="00BB0E05"/>
    <w:rsid w:val="00BB1731"/>
    <w:rsid w:val="00BB22EB"/>
    <w:rsid w:val="00BB3DC5"/>
    <w:rsid w:val="00BB3DD1"/>
    <w:rsid w:val="00BB40B4"/>
    <w:rsid w:val="00BB4ECF"/>
    <w:rsid w:val="00BB50A2"/>
    <w:rsid w:val="00BB563F"/>
    <w:rsid w:val="00BB64A8"/>
    <w:rsid w:val="00BB71DD"/>
    <w:rsid w:val="00BB75C1"/>
    <w:rsid w:val="00BC13CC"/>
    <w:rsid w:val="00BC2F2F"/>
    <w:rsid w:val="00BC34AE"/>
    <w:rsid w:val="00BC4E62"/>
    <w:rsid w:val="00BC53C6"/>
    <w:rsid w:val="00BC63BF"/>
    <w:rsid w:val="00BC7931"/>
    <w:rsid w:val="00BD048C"/>
    <w:rsid w:val="00BD08A1"/>
    <w:rsid w:val="00BD10A4"/>
    <w:rsid w:val="00BD1735"/>
    <w:rsid w:val="00BD20E7"/>
    <w:rsid w:val="00BD24EE"/>
    <w:rsid w:val="00BD2F35"/>
    <w:rsid w:val="00BD3132"/>
    <w:rsid w:val="00BD5508"/>
    <w:rsid w:val="00BD5A5F"/>
    <w:rsid w:val="00BD5A8E"/>
    <w:rsid w:val="00BD7043"/>
    <w:rsid w:val="00BD76DD"/>
    <w:rsid w:val="00BD7C5B"/>
    <w:rsid w:val="00BD7D37"/>
    <w:rsid w:val="00BD7D7A"/>
    <w:rsid w:val="00BE0FEF"/>
    <w:rsid w:val="00BE13A5"/>
    <w:rsid w:val="00BE18AF"/>
    <w:rsid w:val="00BE1B72"/>
    <w:rsid w:val="00BE2BC3"/>
    <w:rsid w:val="00BE3B76"/>
    <w:rsid w:val="00BE3D17"/>
    <w:rsid w:val="00BE40D2"/>
    <w:rsid w:val="00BE4D53"/>
    <w:rsid w:val="00BE5CFF"/>
    <w:rsid w:val="00BE6037"/>
    <w:rsid w:val="00BE697F"/>
    <w:rsid w:val="00BE6D2E"/>
    <w:rsid w:val="00BE74AD"/>
    <w:rsid w:val="00BE7847"/>
    <w:rsid w:val="00BF0EB7"/>
    <w:rsid w:val="00BF1D84"/>
    <w:rsid w:val="00BF21D1"/>
    <w:rsid w:val="00BF25FB"/>
    <w:rsid w:val="00BF27C9"/>
    <w:rsid w:val="00BF4CF9"/>
    <w:rsid w:val="00BF5298"/>
    <w:rsid w:val="00BF5F75"/>
    <w:rsid w:val="00BF6BB5"/>
    <w:rsid w:val="00C01A4B"/>
    <w:rsid w:val="00C0269B"/>
    <w:rsid w:val="00C05AE0"/>
    <w:rsid w:val="00C1553B"/>
    <w:rsid w:val="00C1555D"/>
    <w:rsid w:val="00C15CC5"/>
    <w:rsid w:val="00C16020"/>
    <w:rsid w:val="00C164C8"/>
    <w:rsid w:val="00C20D25"/>
    <w:rsid w:val="00C2110E"/>
    <w:rsid w:val="00C21E92"/>
    <w:rsid w:val="00C23522"/>
    <w:rsid w:val="00C239E1"/>
    <w:rsid w:val="00C2469B"/>
    <w:rsid w:val="00C24A84"/>
    <w:rsid w:val="00C24B59"/>
    <w:rsid w:val="00C26278"/>
    <w:rsid w:val="00C2700C"/>
    <w:rsid w:val="00C27332"/>
    <w:rsid w:val="00C3095B"/>
    <w:rsid w:val="00C31273"/>
    <w:rsid w:val="00C314BB"/>
    <w:rsid w:val="00C31B65"/>
    <w:rsid w:val="00C324D6"/>
    <w:rsid w:val="00C32C50"/>
    <w:rsid w:val="00C33B7B"/>
    <w:rsid w:val="00C34057"/>
    <w:rsid w:val="00C34456"/>
    <w:rsid w:val="00C3455D"/>
    <w:rsid w:val="00C3652F"/>
    <w:rsid w:val="00C36A26"/>
    <w:rsid w:val="00C4054C"/>
    <w:rsid w:val="00C41510"/>
    <w:rsid w:val="00C4170C"/>
    <w:rsid w:val="00C42789"/>
    <w:rsid w:val="00C4381C"/>
    <w:rsid w:val="00C44548"/>
    <w:rsid w:val="00C44BC2"/>
    <w:rsid w:val="00C46A90"/>
    <w:rsid w:val="00C473B6"/>
    <w:rsid w:val="00C473DF"/>
    <w:rsid w:val="00C47A73"/>
    <w:rsid w:val="00C47D44"/>
    <w:rsid w:val="00C5054F"/>
    <w:rsid w:val="00C507BB"/>
    <w:rsid w:val="00C509A9"/>
    <w:rsid w:val="00C50C23"/>
    <w:rsid w:val="00C51474"/>
    <w:rsid w:val="00C52A9A"/>
    <w:rsid w:val="00C52FE0"/>
    <w:rsid w:val="00C539CB"/>
    <w:rsid w:val="00C53EF4"/>
    <w:rsid w:val="00C543C3"/>
    <w:rsid w:val="00C553BA"/>
    <w:rsid w:val="00C603DA"/>
    <w:rsid w:val="00C60A96"/>
    <w:rsid w:val="00C615C7"/>
    <w:rsid w:val="00C61FD3"/>
    <w:rsid w:val="00C62BFA"/>
    <w:rsid w:val="00C63060"/>
    <w:rsid w:val="00C6399E"/>
    <w:rsid w:val="00C64451"/>
    <w:rsid w:val="00C64F8A"/>
    <w:rsid w:val="00C6521F"/>
    <w:rsid w:val="00C6614E"/>
    <w:rsid w:val="00C67630"/>
    <w:rsid w:val="00C67B4D"/>
    <w:rsid w:val="00C67F05"/>
    <w:rsid w:val="00C67FA8"/>
    <w:rsid w:val="00C7076E"/>
    <w:rsid w:val="00C71184"/>
    <w:rsid w:val="00C71728"/>
    <w:rsid w:val="00C72424"/>
    <w:rsid w:val="00C725EA"/>
    <w:rsid w:val="00C73EA6"/>
    <w:rsid w:val="00C73F5D"/>
    <w:rsid w:val="00C749C9"/>
    <w:rsid w:val="00C74E80"/>
    <w:rsid w:val="00C7542A"/>
    <w:rsid w:val="00C7553E"/>
    <w:rsid w:val="00C75A80"/>
    <w:rsid w:val="00C7744E"/>
    <w:rsid w:val="00C77804"/>
    <w:rsid w:val="00C77880"/>
    <w:rsid w:val="00C778A5"/>
    <w:rsid w:val="00C77A4B"/>
    <w:rsid w:val="00C801FB"/>
    <w:rsid w:val="00C80CE6"/>
    <w:rsid w:val="00C80D55"/>
    <w:rsid w:val="00C81A37"/>
    <w:rsid w:val="00C82F78"/>
    <w:rsid w:val="00C83FC1"/>
    <w:rsid w:val="00C85118"/>
    <w:rsid w:val="00C8524A"/>
    <w:rsid w:val="00C8536D"/>
    <w:rsid w:val="00C8580A"/>
    <w:rsid w:val="00C87C7C"/>
    <w:rsid w:val="00C90300"/>
    <w:rsid w:val="00C92145"/>
    <w:rsid w:val="00C93392"/>
    <w:rsid w:val="00C93591"/>
    <w:rsid w:val="00C957D2"/>
    <w:rsid w:val="00C968FF"/>
    <w:rsid w:val="00C97467"/>
    <w:rsid w:val="00CA0155"/>
    <w:rsid w:val="00CA0D33"/>
    <w:rsid w:val="00CA24BE"/>
    <w:rsid w:val="00CA286F"/>
    <w:rsid w:val="00CA318F"/>
    <w:rsid w:val="00CA36CA"/>
    <w:rsid w:val="00CA3C90"/>
    <w:rsid w:val="00CA3DD1"/>
    <w:rsid w:val="00CA430B"/>
    <w:rsid w:val="00CA489F"/>
    <w:rsid w:val="00CA5586"/>
    <w:rsid w:val="00CA5747"/>
    <w:rsid w:val="00CA7200"/>
    <w:rsid w:val="00CB07E6"/>
    <w:rsid w:val="00CB1950"/>
    <w:rsid w:val="00CB19A2"/>
    <w:rsid w:val="00CB1BC2"/>
    <w:rsid w:val="00CB29AA"/>
    <w:rsid w:val="00CB2AF2"/>
    <w:rsid w:val="00CB2D8D"/>
    <w:rsid w:val="00CB3498"/>
    <w:rsid w:val="00CB3A22"/>
    <w:rsid w:val="00CB4DD7"/>
    <w:rsid w:val="00CB5866"/>
    <w:rsid w:val="00CB621C"/>
    <w:rsid w:val="00CB63BB"/>
    <w:rsid w:val="00CB79C9"/>
    <w:rsid w:val="00CB7B06"/>
    <w:rsid w:val="00CC06DA"/>
    <w:rsid w:val="00CC0D07"/>
    <w:rsid w:val="00CC11A7"/>
    <w:rsid w:val="00CC2627"/>
    <w:rsid w:val="00CC3058"/>
    <w:rsid w:val="00CC30A3"/>
    <w:rsid w:val="00CC3150"/>
    <w:rsid w:val="00CC32B3"/>
    <w:rsid w:val="00CC42F3"/>
    <w:rsid w:val="00CC5464"/>
    <w:rsid w:val="00CC5E40"/>
    <w:rsid w:val="00CC6F8C"/>
    <w:rsid w:val="00CC7044"/>
    <w:rsid w:val="00CD0724"/>
    <w:rsid w:val="00CD0DCB"/>
    <w:rsid w:val="00CD0DEA"/>
    <w:rsid w:val="00CD1483"/>
    <w:rsid w:val="00CD14F1"/>
    <w:rsid w:val="00CD29EF"/>
    <w:rsid w:val="00CD3A9D"/>
    <w:rsid w:val="00CD63EB"/>
    <w:rsid w:val="00CD6611"/>
    <w:rsid w:val="00CD6F13"/>
    <w:rsid w:val="00CE00D0"/>
    <w:rsid w:val="00CE04D1"/>
    <w:rsid w:val="00CE0A74"/>
    <w:rsid w:val="00CE1387"/>
    <w:rsid w:val="00CE19BD"/>
    <w:rsid w:val="00CE1EE3"/>
    <w:rsid w:val="00CE1F87"/>
    <w:rsid w:val="00CE2DF8"/>
    <w:rsid w:val="00CE3DD1"/>
    <w:rsid w:val="00CE4043"/>
    <w:rsid w:val="00CE4356"/>
    <w:rsid w:val="00CE67B9"/>
    <w:rsid w:val="00CE7E3F"/>
    <w:rsid w:val="00CF12CA"/>
    <w:rsid w:val="00CF13AD"/>
    <w:rsid w:val="00CF15BC"/>
    <w:rsid w:val="00CF1B4A"/>
    <w:rsid w:val="00CF1DE8"/>
    <w:rsid w:val="00CF2069"/>
    <w:rsid w:val="00CF2DC9"/>
    <w:rsid w:val="00CF51C3"/>
    <w:rsid w:val="00CF5E3F"/>
    <w:rsid w:val="00CF6721"/>
    <w:rsid w:val="00CF72DD"/>
    <w:rsid w:val="00D000FD"/>
    <w:rsid w:val="00D010CC"/>
    <w:rsid w:val="00D0193D"/>
    <w:rsid w:val="00D02547"/>
    <w:rsid w:val="00D0402C"/>
    <w:rsid w:val="00D04CB6"/>
    <w:rsid w:val="00D05147"/>
    <w:rsid w:val="00D06989"/>
    <w:rsid w:val="00D06DCD"/>
    <w:rsid w:val="00D07497"/>
    <w:rsid w:val="00D07DFF"/>
    <w:rsid w:val="00D07FE8"/>
    <w:rsid w:val="00D11767"/>
    <w:rsid w:val="00D13A4A"/>
    <w:rsid w:val="00D14D05"/>
    <w:rsid w:val="00D14E8F"/>
    <w:rsid w:val="00D15CE8"/>
    <w:rsid w:val="00D16C41"/>
    <w:rsid w:val="00D17030"/>
    <w:rsid w:val="00D17358"/>
    <w:rsid w:val="00D17E52"/>
    <w:rsid w:val="00D2062B"/>
    <w:rsid w:val="00D21D0E"/>
    <w:rsid w:val="00D22328"/>
    <w:rsid w:val="00D234A6"/>
    <w:rsid w:val="00D257D8"/>
    <w:rsid w:val="00D26675"/>
    <w:rsid w:val="00D27259"/>
    <w:rsid w:val="00D27288"/>
    <w:rsid w:val="00D27F3C"/>
    <w:rsid w:val="00D3093F"/>
    <w:rsid w:val="00D30ABE"/>
    <w:rsid w:val="00D31B72"/>
    <w:rsid w:val="00D32165"/>
    <w:rsid w:val="00D322D6"/>
    <w:rsid w:val="00D33060"/>
    <w:rsid w:val="00D33222"/>
    <w:rsid w:val="00D3442F"/>
    <w:rsid w:val="00D3516F"/>
    <w:rsid w:val="00D36FE6"/>
    <w:rsid w:val="00D40725"/>
    <w:rsid w:val="00D41CBF"/>
    <w:rsid w:val="00D41D50"/>
    <w:rsid w:val="00D420D7"/>
    <w:rsid w:val="00D42ADC"/>
    <w:rsid w:val="00D435BD"/>
    <w:rsid w:val="00D44066"/>
    <w:rsid w:val="00D441BA"/>
    <w:rsid w:val="00D465C7"/>
    <w:rsid w:val="00D47A89"/>
    <w:rsid w:val="00D502F8"/>
    <w:rsid w:val="00D5074D"/>
    <w:rsid w:val="00D50DEB"/>
    <w:rsid w:val="00D513A4"/>
    <w:rsid w:val="00D52CB5"/>
    <w:rsid w:val="00D52FDD"/>
    <w:rsid w:val="00D55415"/>
    <w:rsid w:val="00D559AA"/>
    <w:rsid w:val="00D56474"/>
    <w:rsid w:val="00D57157"/>
    <w:rsid w:val="00D5777B"/>
    <w:rsid w:val="00D630DB"/>
    <w:rsid w:val="00D63BD7"/>
    <w:rsid w:val="00D63CCB"/>
    <w:rsid w:val="00D64D1A"/>
    <w:rsid w:val="00D65FDA"/>
    <w:rsid w:val="00D6638E"/>
    <w:rsid w:val="00D66FA9"/>
    <w:rsid w:val="00D670F7"/>
    <w:rsid w:val="00D6751B"/>
    <w:rsid w:val="00D70A26"/>
    <w:rsid w:val="00D74404"/>
    <w:rsid w:val="00D74FA8"/>
    <w:rsid w:val="00D754CA"/>
    <w:rsid w:val="00D75653"/>
    <w:rsid w:val="00D763AA"/>
    <w:rsid w:val="00D76B86"/>
    <w:rsid w:val="00D774D6"/>
    <w:rsid w:val="00D80B6B"/>
    <w:rsid w:val="00D81479"/>
    <w:rsid w:val="00D823F7"/>
    <w:rsid w:val="00D82FCC"/>
    <w:rsid w:val="00D831F6"/>
    <w:rsid w:val="00D8447B"/>
    <w:rsid w:val="00D84BF5"/>
    <w:rsid w:val="00D84FB8"/>
    <w:rsid w:val="00D85033"/>
    <w:rsid w:val="00D85BD0"/>
    <w:rsid w:val="00D86AB0"/>
    <w:rsid w:val="00D87C78"/>
    <w:rsid w:val="00D90142"/>
    <w:rsid w:val="00D910CD"/>
    <w:rsid w:val="00D92752"/>
    <w:rsid w:val="00D928C5"/>
    <w:rsid w:val="00D92C1D"/>
    <w:rsid w:val="00D936C5"/>
    <w:rsid w:val="00D93D00"/>
    <w:rsid w:val="00D93F6D"/>
    <w:rsid w:val="00D96929"/>
    <w:rsid w:val="00D97CDF"/>
    <w:rsid w:val="00D97E60"/>
    <w:rsid w:val="00DA14C6"/>
    <w:rsid w:val="00DA51C5"/>
    <w:rsid w:val="00DA554E"/>
    <w:rsid w:val="00DA5C7B"/>
    <w:rsid w:val="00DA662F"/>
    <w:rsid w:val="00DB1563"/>
    <w:rsid w:val="00DB1B03"/>
    <w:rsid w:val="00DB2352"/>
    <w:rsid w:val="00DB2FBE"/>
    <w:rsid w:val="00DB456B"/>
    <w:rsid w:val="00DB4AE1"/>
    <w:rsid w:val="00DB53CF"/>
    <w:rsid w:val="00DB568F"/>
    <w:rsid w:val="00DB5AC3"/>
    <w:rsid w:val="00DB6DE9"/>
    <w:rsid w:val="00DC03B6"/>
    <w:rsid w:val="00DC0CC8"/>
    <w:rsid w:val="00DC0DC5"/>
    <w:rsid w:val="00DC0F7F"/>
    <w:rsid w:val="00DC10E1"/>
    <w:rsid w:val="00DC134F"/>
    <w:rsid w:val="00DC1964"/>
    <w:rsid w:val="00DC2260"/>
    <w:rsid w:val="00DC48D0"/>
    <w:rsid w:val="00DD0B97"/>
    <w:rsid w:val="00DD1577"/>
    <w:rsid w:val="00DD1AA0"/>
    <w:rsid w:val="00DD1ABE"/>
    <w:rsid w:val="00DD31D7"/>
    <w:rsid w:val="00DD331B"/>
    <w:rsid w:val="00DD338E"/>
    <w:rsid w:val="00DD49E7"/>
    <w:rsid w:val="00DD5211"/>
    <w:rsid w:val="00DD5C28"/>
    <w:rsid w:val="00DD5D23"/>
    <w:rsid w:val="00DD5D6A"/>
    <w:rsid w:val="00DD63EF"/>
    <w:rsid w:val="00DD647B"/>
    <w:rsid w:val="00DD64AB"/>
    <w:rsid w:val="00DD6688"/>
    <w:rsid w:val="00DD7D5E"/>
    <w:rsid w:val="00DE0BFB"/>
    <w:rsid w:val="00DE22EB"/>
    <w:rsid w:val="00DE29B5"/>
    <w:rsid w:val="00DE29E3"/>
    <w:rsid w:val="00DE2B1B"/>
    <w:rsid w:val="00DE3331"/>
    <w:rsid w:val="00DE3A44"/>
    <w:rsid w:val="00DE3C65"/>
    <w:rsid w:val="00DE3E87"/>
    <w:rsid w:val="00DE5AF0"/>
    <w:rsid w:val="00DE61A1"/>
    <w:rsid w:val="00DE7CDE"/>
    <w:rsid w:val="00DF107A"/>
    <w:rsid w:val="00DF1207"/>
    <w:rsid w:val="00DF1452"/>
    <w:rsid w:val="00DF1F24"/>
    <w:rsid w:val="00DF2750"/>
    <w:rsid w:val="00DF2AF9"/>
    <w:rsid w:val="00DF3180"/>
    <w:rsid w:val="00DF3B1E"/>
    <w:rsid w:val="00DF529A"/>
    <w:rsid w:val="00DF667B"/>
    <w:rsid w:val="00DF746C"/>
    <w:rsid w:val="00DF7843"/>
    <w:rsid w:val="00E015E7"/>
    <w:rsid w:val="00E01609"/>
    <w:rsid w:val="00E017DF"/>
    <w:rsid w:val="00E02619"/>
    <w:rsid w:val="00E02A4C"/>
    <w:rsid w:val="00E02DE7"/>
    <w:rsid w:val="00E02F04"/>
    <w:rsid w:val="00E04E7A"/>
    <w:rsid w:val="00E05EDF"/>
    <w:rsid w:val="00E05F15"/>
    <w:rsid w:val="00E06D78"/>
    <w:rsid w:val="00E0709C"/>
    <w:rsid w:val="00E105E7"/>
    <w:rsid w:val="00E10C3D"/>
    <w:rsid w:val="00E12D3D"/>
    <w:rsid w:val="00E12EB0"/>
    <w:rsid w:val="00E15302"/>
    <w:rsid w:val="00E172D1"/>
    <w:rsid w:val="00E2229A"/>
    <w:rsid w:val="00E2391C"/>
    <w:rsid w:val="00E24062"/>
    <w:rsid w:val="00E24811"/>
    <w:rsid w:val="00E24CC3"/>
    <w:rsid w:val="00E25178"/>
    <w:rsid w:val="00E279EC"/>
    <w:rsid w:val="00E3091F"/>
    <w:rsid w:val="00E30F7B"/>
    <w:rsid w:val="00E3176E"/>
    <w:rsid w:val="00E32314"/>
    <w:rsid w:val="00E32AB9"/>
    <w:rsid w:val="00E33391"/>
    <w:rsid w:val="00E346C9"/>
    <w:rsid w:val="00E353F7"/>
    <w:rsid w:val="00E36D98"/>
    <w:rsid w:val="00E37D68"/>
    <w:rsid w:val="00E41262"/>
    <w:rsid w:val="00E42F77"/>
    <w:rsid w:val="00E433F8"/>
    <w:rsid w:val="00E43B9E"/>
    <w:rsid w:val="00E43C94"/>
    <w:rsid w:val="00E44EDF"/>
    <w:rsid w:val="00E4532B"/>
    <w:rsid w:val="00E46087"/>
    <w:rsid w:val="00E4663D"/>
    <w:rsid w:val="00E4670E"/>
    <w:rsid w:val="00E47593"/>
    <w:rsid w:val="00E50A33"/>
    <w:rsid w:val="00E50C49"/>
    <w:rsid w:val="00E512E1"/>
    <w:rsid w:val="00E52B4B"/>
    <w:rsid w:val="00E53F5F"/>
    <w:rsid w:val="00E5432C"/>
    <w:rsid w:val="00E54C7A"/>
    <w:rsid w:val="00E54E3B"/>
    <w:rsid w:val="00E5525D"/>
    <w:rsid w:val="00E55275"/>
    <w:rsid w:val="00E55C0F"/>
    <w:rsid w:val="00E563BF"/>
    <w:rsid w:val="00E57065"/>
    <w:rsid w:val="00E57451"/>
    <w:rsid w:val="00E57675"/>
    <w:rsid w:val="00E57BB4"/>
    <w:rsid w:val="00E60680"/>
    <w:rsid w:val="00E60E7F"/>
    <w:rsid w:val="00E61D1E"/>
    <w:rsid w:val="00E62EC6"/>
    <w:rsid w:val="00E638F3"/>
    <w:rsid w:val="00E63A1E"/>
    <w:rsid w:val="00E6460B"/>
    <w:rsid w:val="00E64B4F"/>
    <w:rsid w:val="00E64DD0"/>
    <w:rsid w:val="00E65336"/>
    <w:rsid w:val="00E6564E"/>
    <w:rsid w:val="00E65FC4"/>
    <w:rsid w:val="00E66DF8"/>
    <w:rsid w:val="00E66EE6"/>
    <w:rsid w:val="00E6711C"/>
    <w:rsid w:val="00E70049"/>
    <w:rsid w:val="00E717B2"/>
    <w:rsid w:val="00E71E85"/>
    <w:rsid w:val="00E71F0F"/>
    <w:rsid w:val="00E72134"/>
    <w:rsid w:val="00E72555"/>
    <w:rsid w:val="00E72C59"/>
    <w:rsid w:val="00E76664"/>
    <w:rsid w:val="00E76DC1"/>
    <w:rsid w:val="00E80DE9"/>
    <w:rsid w:val="00E8145D"/>
    <w:rsid w:val="00E8204E"/>
    <w:rsid w:val="00E84CFF"/>
    <w:rsid w:val="00E84E54"/>
    <w:rsid w:val="00E8558F"/>
    <w:rsid w:val="00E87430"/>
    <w:rsid w:val="00E902AC"/>
    <w:rsid w:val="00E903FC"/>
    <w:rsid w:val="00E905A9"/>
    <w:rsid w:val="00E90D20"/>
    <w:rsid w:val="00E91FB4"/>
    <w:rsid w:val="00E9287C"/>
    <w:rsid w:val="00E932FC"/>
    <w:rsid w:val="00E937E8"/>
    <w:rsid w:val="00E9516E"/>
    <w:rsid w:val="00E95202"/>
    <w:rsid w:val="00E9540A"/>
    <w:rsid w:val="00E95FA9"/>
    <w:rsid w:val="00E97341"/>
    <w:rsid w:val="00E97420"/>
    <w:rsid w:val="00E97ADE"/>
    <w:rsid w:val="00EA02FB"/>
    <w:rsid w:val="00EA0657"/>
    <w:rsid w:val="00EA09C0"/>
    <w:rsid w:val="00EA0BA7"/>
    <w:rsid w:val="00EA1239"/>
    <w:rsid w:val="00EA2745"/>
    <w:rsid w:val="00EA2E6C"/>
    <w:rsid w:val="00EA30E7"/>
    <w:rsid w:val="00EA5763"/>
    <w:rsid w:val="00EA5CBE"/>
    <w:rsid w:val="00EA5D02"/>
    <w:rsid w:val="00EA6194"/>
    <w:rsid w:val="00EA69F8"/>
    <w:rsid w:val="00EA6C7D"/>
    <w:rsid w:val="00EA7D07"/>
    <w:rsid w:val="00EB06D6"/>
    <w:rsid w:val="00EB0E15"/>
    <w:rsid w:val="00EB0F8E"/>
    <w:rsid w:val="00EB14A1"/>
    <w:rsid w:val="00EB15EC"/>
    <w:rsid w:val="00EB164B"/>
    <w:rsid w:val="00EB1C0D"/>
    <w:rsid w:val="00EB2283"/>
    <w:rsid w:val="00EB26AD"/>
    <w:rsid w:val="00EB2BD8"/>
    <w:rsid w:val="00EB3E28"/>
    <w:rsid w:val="00EB3FEE"/>
    <w:rsid w:val="00EB448E"/>
    <w:rsid w:val="00EB59CF"/>
    <w:rsid w:val="00EB5EDB"/>
    <w:rsid w:val="00EB6894"/>
    <w:rsid w:val="00EB75A5"/>
    <w:rsid w:val="00EB794C"/>
    <w:rsid w:val="00EB7B49"/>
    <w:rsid w:val="00EB7E18"/>
    <w:rsid w:val="00EC0DEB"/>
    <w:rsid w:val="00EC1CFD"/>
    <w:rsid w:val="00EC2235"/>
    <w:rsid w:val="00EC2756"/>
    <w:rsid w:val="00EC2C0E"/>
    <w:rsid w:val="00EC2E6C"/>
    <w:rsid w:val="00EC4C5D"/>
    <w:rsid w:val="00EC56A5"/>
    <w:rsid w:val="00EC73AC"/>
    <w:rsid w:val="00ED073C"/>
    <w:rsid w:val="00ED0747"/>
    <w:rsid w:val="00ED0DCD"/>
    <w:rsid w:val="00ED0E5B"/>
    <w:rsid w:val="00ED13E1"/>
    <w:rsid w:val="00ED29AC"/>
    <w:rsid w:val="00ED2F00"/>
    <w:rsid w:val="00ED2F33"/>
    <w:rsid w:val="00ED301E"/>
    <w:rsid w:val="00ED401C"/>
    <w:rsid w:val="00ED450D"/>
    <w:rsid w:val="00ED4CA3"/>
    <w:rsid w:val="00ED52DE"/>
    <w:rsid w:val="00ED53A3"/>
    <w:rsid w:val="00ED58AB"/>
    <w:rsid w:val="00ED5D7A"/>
    <w:rsid w:val="00ED5E36"/>
    <w:rsid w:val="00ED71CA"/>
    <w:rsid w:val="00EE1CF0"/>
    <w:rsid w:val="00EE25DE"/>
    <w:rsid w:val="00EE37EA"/>
    <w:rsid w:val="00EE3BCE"/>
    <w:rsid w:val="00EE43AB"/>
    <w:rsid w:val="00EE45E6"/>
    <w:rsid w:val="00EE46A3"/>
    <w:rsid w:val="00EE53FA"/>
    <w:rsid w:val="00EE5784"/>
    <w:rsid w:val="00EE5FBF"/>
    <w:rsid w:val="00EE61E1"/>
    <w:rsid w:val="00EE65E5"/>
    <w:rsid w:val="00EE6D23"/>
    <w:rsid w:val="00EF0D63"/>
    <w:rsid w:val="00EF2F7B"/>
    <w:rsid w:val="00EF3EF2"/>
    <w:rsid w:val="00EF4C65"/>
    <w:rsid w:val="00EF5713"/>
    <w:rsid w:val="00EF5A4B"/>
    <w:rsid w:val="00EF5DF3"/>
    <w:rsid w:val="00EF66AB"/>
    <w:rsid w:val="00EF766F"/>
    <w:rsid w:val="00F00468"/>
    <w:rsid w:val="00F01249"/>
    <w:rsid w:val="00F01C0F"/>
    <w:rsid w:val="00F01C98"/>
    <w:rsid w:val="00F01CB0"/>
    <w:rsid w:val="00F03519"/>
    <w:rsid w:val="00F06227"/>
    <w:rsid w:val="00F0626B"/>
    <w:rsid w:val="00F063E7"/>
    <w:rsid w:val="00F07932"/>
    <w:rsid w:val="00F101DC"/>
    <w:rsid w:val="00F10BB5"/>
    <w:rsid w:val="00F12B62"/>
    <w:rsid w:val="00F12E0D"/>
    <w:rsid w:val="00F13150"/>
    <w:rsid w:val="00F13761"/>
    <w:rsid w:val="00F14B49"/>
    <w:rsid w:val="00F150BA"/>
    <w:rsid w:val="00F1535A"/>
    <w:rsid w:val="00F157EE"/>
    <w:rsid w:val="00F16462"/>
    <w:rsid w:val="00F16BC0"/>
    <w:rsid w:val="00F17204"/>
    <w:rsid w:val="00F20041"/>
    <w:rsid w:val="00F20CA0"/>
    <w:rsid w:val="00F21818"/>
    <w:rsid w:val="00F21F5B"/>
    <w:rsid w:val="00F21FF1"/>
    <w:rsid w:val="00F221A3"/>
    <w:rsid w:val="00F2247F"/>
    <w:rsid w:val="00F235BE"/>
    <w:rsid w:val="00F23E78"/>
    <w:rsid w:val="00F24553"/>
    <w:rsid w:val="00F27475"/>
    <w:rsid w:val="00F3099A"/>
    <w:rsid w:val="00F320B3"/>
    <w:rsid w:val="00F37D6D"/>
    <w:rsid w:val="00F41E1F"/>
    <w:rsid w:val="00F42738"/>
    <w:rsid w:val="00F427D9"/>
    <w:rsid w:val="00F42C07"/>
    <w:rsid w:val="00F42F30"/>
    <w:rsid w:val="00F434EA"/>
    <w:rsid w:val="00F4378F"/>
    <w:rsid w:val="00F44F5E"/>
    <w:rsid w:val="00F46CE2"/>
    <w:rsid w:val="00F47A1C"/>
    <w:rsid w:val="00F47ABB"/>
    <w:rsid w:val="00F50774"/>
    <w:rsid w:val="00F50B31"/>
    <w:rsid w:val="00F50BFA"/>
    <w:rsid w:val="00F514E3"/>
    <w:rsid w:val="00F51DDF"/>
    <w:rsid w:val="00F521C6"/>
    <w:rsid w:val="00F521E4"/>
    <w:rsid w:val="00F5249B"/>
    <w:rsid w:val="00F529E9"/>
    <w:rsid w:val="00F52C25"/>
    <w:rsid w:val="00F52EAC"/>
    <w:rsid w:val="00F54631"/>
    <w:rsid w:val="00F54DF2"/>
    <w:rsid w:val="00F5557E"/>
    <w:rsid w:val="00F562F0"/>
    <w:rsid w:val="00F56DCF"/>
    <w:rsid w:val="00F57D1D"/>
    <w:rsid w:val="00F62496"/>
    <w:rsid w:val="00F62CBE"/>
    <w:rsid w:val="00F62EFF"/>
    <w:rsid w:val="00F64B3B"/>
    <w:rsid w:val="00F64F6B"/>
    <w:rsid w:val="00F65868"/>
    <w:rsid w:val="00F7015C"/>
    <w:rsid w:val="00F70B6F"/>
    <w:rsid w:val="00F7124F"/>
    <w:rsid w:val="00F7222C"/>
    <w:rsid w:val="00F723C3"/>
    <w:rsid w:val="00F72753"/>
    <w:rsid w:val="00F735D4"/>
    <w:rsid w:val="00F7404A"/>
    <w:rsid w:val="00F746EA"/>
    <w:rsid w:val="00F7538B"/>
    <w:rsid w:val="00F763F7"/>
    <w:rsid w:val="00F7642B"/>
    <w:rsid w:val="00F8048D"/>
    <w:rsid w:val="00F80A89"/>
    <w:rsid w:val="00F81151"/>
    <w:rsid w:val="00F81B53"/>
    <w:rsid w:val="00F82E08"/>
    <w:rsid w:val="00F83274"/>
    <w:rsid w:val="00F84386"/>
    <w:rsid w:val="00F848B2"/>
    <w:rsid w:val="00F85681"/>
    <w:rsid w:val="00F85716"/>
    <w:rsid w:val="00F8575D"/>
    <w:rsid w:val="00F86BE7"/>
    <w:rsid w:val="00F87253"/>
    <w:rsid w:val="00F8735E"/>
    <w:rsid w:val="00F90B5A"/>
    <w:rsid w:val="00F9289F"/>
    <w:rsid w:val="00F92D1B"/>
    <w:rsid w:val="00F92F2E"/>
    <w:rsid w:val="00F935E1"/>
    <w:rsid w:val="00F9402E"/>
    <w:rsid w:val="00F94227"/>
    <w:rsid w:val="00F94AE3"/>
    <w:rsid w:val="00F95659"/>
    <w:rsid w:val="00F9585F"/>
    <w:rsid w:val="00F96161"/>
    <w:rsid w:val="00F96682"/>
    <w:rsid w:val="00F974FB"/>
    <w:rsid w:val="00F97A0E"/>
    <w:rsid w:val="00FA1E51"/>
    <w:rsid w:val="00FA2317"/>
    <w:rsid w:val="00FA3824"/>
    <w:rsid w:val="00FA4339"/>
    <w:rsid w:val="00FA580C"/>
    <w:rsid w:val="00FA5ECC"/>
    <w:rsid w:val="00FA7D6C"/>
    <w:rsid w:val="00FB0A94"/>
    <w:rsid w:val="00FB0B7B"/>
    <w:rsid w:val="00FB250B"/>
    <w:rsid w:val="00FB31A2"/>
    <w:rsid w:val="00FB3E65"/>
    <w:rsid w:val="00FB503D"/>
    <w:rsid w:val="00FB566D"/>
    <w:rsid w:val="00FB56B2"/>
    <w:rsid w:val="00FB5B72"/>
    <w:rsid w:val="00FB6DC9"/>
    <w:rsid w:val="00FB7692"/>
    <w:rsid w:val="00FB7D3B"/>
    <w:rsid w:val="00FC194E"/>
    <w:rsid w:val="00FC232C"/>
    <w:rsid w:val="00FC23A1"/>
    <w:rsid w:val="00FC31BF"/>
    <w:rsid w:val="00FC3B1C"/>
    <w:rsid w:val="00FC4D37"/>
    <w:rsid w:val="00FC4DD2"/>
    <w:rsid w:val="00FC5FA7"/>
    <w:rsid w:val="00FD0F71"/>
    <w:rsid w:val="00FD1DE5"/>
    <w:rsid w:val="00FD2C77"/>
    <w:rsid w:val="00FD36E0"/>
    <w:rsid w:val="00FD3D3A"/>
    <w:rsid w:val="00FD4672"/>
    <w:rsid w:val="00FD6173"/>
    <w:rsid w:val="00FD6608"/>
    <w:rsid w:val="00FE0A76"/>
    <w:rsid w:val="00FE1B74"/>
    <w:rsid w:val="00FE1BF0"/>
    <w:rsid w:val="00FE1C0F"/>
    <w:rsid w:val="00FE3945"/>
    <w:rsid w:val="00FE434F"/>
    <w:rsid w:val="00FE610D"/>
    <w:rsid w:val="00FE6DE6"/>
    <w:rsid w:val="00FE7340"/>
    <w:rsid w:val="00FE7B0F"/>
    <w:rsid w:val="00FE7F0B"/>
    <w:rsid w:val="00FF07FF"/>
    <w:rsid w:val="00FF0FBD"/>
    <w:rsid w:val="00FF285E"/>
    <w:rsid w:val="00FF2EB3"/>
    <w:rsid w:val="00FF4353"/>
    <w:rsid w:val="00FF4CFA"/>
    <w:rsid w:val="00FF5433"/>
    <w:rsid w:val="00FF6C00"/>
    <w:rsid w:val="00FF703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FE08DA"/>
  <w15:docId w15:val="{C798353B-5374-444B-84DD-59A8F8456A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EE45E6"/>
    <w:pPr>
      <w:widowControl w:val="0"/>
      <w:jc w:val="both"/>
    </w:pPr>
  </w:style>
  <w:style w:type="paragraph" w:styleId="1">
    <w:name w:val="heading 1"/>
    <w:basedOn w:val="a"/>
    <w:next w:val="a"/>
    <w:link w:val="10"/>
    <w:qFormat/>
    <w:rsid w:val="009F67E7"/>
    <w:pPr>
      <w:keepNext/>
      <w:keepLines/>
      <w:spacing w:line="300" w:lineRule="auto"/>
      <w:jc w:val="center"/>
      <w:outlineLvl w:val="0"/>
    </w:pPr>
    <w:rPr>
      <w:b/>
      <w:bCs/>
      <w:kern w:val="44"/>
      <w:sz w:val="36"/>
      <w:szCs w:val="44"/>
    </w:rPr>
  </w:style>
  <w:style w:type="paragraph" w:styleId="2">
    <w:name w:val="heading 2"/>
    <w:basedOn w:val="a"/>
    <w:next w:val="a"/>
    <w:link w:val="20"/>
    <w:uiPriority w:val="9"/>
    <w:unhideWhenUsed/>
    <w:qFormat/>
    <w:rsid w:val="00AF3A1C"/>
    <w:pPr>
      <w:keepNext/>
      <w:keepLines/>
      <w:spacing w:line="300" w:lineRule="auto"/>
      <w:outlineLvl w:val="1"/>
    </w:pPr>
    <w:rPr>
      <w:rFonts w:ascii="Times New Roman" w:eastAsia="宋体" w:hAnsi="Times New Roman" w:cstheme="majorBidi"/>
      <w:bCs/>
      <w:sz w:val="32"/>
      <w:szCs w:val="32"/>
    </w:rPr>
  </w:style>
  <w:style w:type="paragraph" w:styleId="3">
    <w:name w:val="heading 3"/>
    <w:basedOn w:val="a"/>
    <w:next w:val="a"/>
    <w:link w:val="30"/>
    <w:uiPriority w:val="9"/>
    <w:unhideWhenUsed/>
    <w:qFormat/>
    <w:rsid w:val="00A739C5"/>
    <w:pPr>
      <w:keepNext/>
      <w:keepLines/>
      <w:spacing w:beforeLines="50" w:before="50" w:afterLines="50" w:after="50" w:line="300" w:lineRule="auto"/>
      <w:ind w:firstLineChars="200" w:firstLine="200"/>
      <w:outlineLvl w:val="2"/>
    </w:pPr>
    <w:rPr>
      <w:rFonts w:ascii="Times New Roman" w:eastAsia="宋体" w:hAnsi="Times New Roman"/>
      <w:bCs/>
      <w:sz w:val="24"/>
      <w:szCs w:val="32"/>
    </w:rPr>
  </w:style>
  <w:style w:type="paragraph" w:styleId="4">
    <w:name w:val="heading 4"/>
    <w:basedOn w:val="a"/>
    <w:next w:val="a"/>
    <w:link w:val="40"/>
    <w:uiPriority w:val="9"/>
    <w:unhideWhenUsed/>
    <w:qFormat/>
    <w:rsid w:val="00AF3A1C"/>
    <w:pPr>
      <w:keepNext/>
      <w:keepLines/>
      <w:spacing w:line="300" w:lineRule="auto"/>
      <w:ind w:firstLineChars="200" w:firstLine="200"/>
      <w:outlineLvl w:val="3"/>
    </w:pPr>
    <w:rPr>
      <w:rFonts w:ascii="Times New Roman" w:eastAsia="宋体" w:hAnsi="Times New Roman" w:cstheme="majorBidi"/>
      <w:bCs/>
      <w:sz w:val="24"/>
      <w:szCs w:val="28"/>
    </w:rPr>
  </w:style>
  <w:style w:type="paragraph" w:styleId="5">
    <w:name w:val="heading 5"/>
    <w:basedOn w:val="a"/>
    <w:next w:val="a"/>
    <w:link w:val="50"/>
    <w:uiPriority w:val="9"/>
    <w:unhideWhenUsed/>
    <w:qFormat/>
    <w:rsid w:val="005B7372"/>
    <w:pPr>
      <w:keepNext/>
      <w:keepLines/>
      <w:spacing w:line="300" w:lineRule="auto"/>
      <w:ind w:firstLineChars="200" w:firstLine="200"/>
      <w:outlineLvl w:val="4"/>
    </w:pPr>
    <w:rPr>
      <w:rFonts w:ascii="Times New Roman" w:eastAsia="宋体" w:hAnsi="Times New Roman"/>
      <w:bCs/>
      <w:sz w:val="24"/>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Plain Text"/>
    <w:basedOn w:val="a"/>
    <w:link w:val="a4"/>
    <w:rsid w:val="00C27332"/>
    <w:rPr>
      <w:rFonts w:ascii="宋体" w:hAnsi="Courier New"/>
      <w:szCs w:val="20"/>
    </w:rPr>
  </w:style>
  <w:style w:type="character" w:customStyle="1" w:styleId="a4">
    <w:name w:val="纯文本 字符"/>
    <w:basedOn w:val="a0"/>
    <w:link w:val="a3"/>
    <w:rsid w:val="00C27332"/>
    <w:rPr>
      <w:rFonts w:ascii="宋体" w:eastAsia="宋体" w:hAnsi="Courier New" w:cs="Times New Roman"/>
      <w:szCs w:val="20"/>
    </w:rPr>
  </w:style>
  <w:style w:type="paragraph" w:styleId="a5">
    <w:name w:val="footer"/>
    <w:basedOn w:val="a"/>
    <w:link w:val="a6"/>
    <w:uiPriority w:val="99"/>
    <w:rsid w:val="00C27332"/>
    <w:pPr>
      <w:tabs>
        <w:tab w:val="center" w:pos="4153"/>
        <w:tab w:val="right" w:pos="8306"/>
      </w:tabs>
      <w:snapToGrid w:val="0"/>
      <w:jc w:val="left"/>
    </w:pPr>
    <w:rPr>
      <w:sz w:val="18"/>
      <w:szCs w:val="18"/>
    </w:rPr>
  </w:style>
  <w:style w:type="character" w:customStyle="1" w:styleId="a6">
    <w:name w:val="页脚 字符"/>
    <w:basedOn w:val="a0"/>
    <w:link w:val="a5"/>
    <w:uiPriority w:val="99"/>
    <w:rsid w:val="00C27332"/>
    <w:rPr>
      <w:rFonts w:ascii="Times New Roman" w:eastAsia="宋体" w:hAnsi="Times New Roman" w:cs="Times New Roman"/>
      <w:sz w:val="18"/>
      <w:szCs w:val="18"/>
    </w:rPr>
  </w:style>
  <w:style w:type="paragraph" w:styleId="a7">
    <w:name w:val="Balloon Text"/>
    <w:basedOn w:val="a"/>
    <w:link w:val="a8"/>
    <w:uiPriority w:val="99"/>
    <w:semiHidden/>
    <w:unhideWhenUsed/>
    <w:rsid w:val="00C27332"/>
    <w:rPr>
      <w:sz w:val="18"/>
      <w:szCs w:val="18"/>
    </w:rPr>
  </w:style>
  <w:style w:type="character" w:customStyle="1" w:styleId="a8">
    <w:name w:val="批注框文本 字符"/>
    <w:basedOn w:val="a0"/>
    <w:link w:val="a7"/>
    <w:uiPriority w:val="99"/>
    <w:semiHidden/>
    <w:rsid w:val="00C27332"/>
    <w:rPr>
      <w:rFonts w:ascii="Times New Roman" w:eastAsia="宋体" w:hAnsi="Times New Roman" w:cs="Times New Roman"/>
      <w:sz w:val="18"/>
      <w:szCs w:val="18"/>
    </w:rPr>
  </w:style>
  <w:style w:type="paragraph" w:styleId="a9">
    <w:name w:val="header"/>
    <w:basedOn w:val="a"/>
    <w:link w:val="aa"/>
    <w:uiPriority w:val="99"/>
    <w:unhideWhenUsed/>
    <w:rsid w:val="00C27332"/>
    <w:pPr>
      <w:pBdr>
        <w:bottom w:val="single" w:sz="6" w:space="1" w:color="auto"/>
      </w:pBdr>
      <w:tabs>
        <w:tab w:val="center" w:pos="4153"/>
        <w:tab w:val="right" w:pos="8306"/>
      </w:tabs>
      <w:snapToGrid w:val="0"/>
      <w:jc w:val="center"/>
    </w:pPr>
    <w:rPr>
      <w:sz w:val="18"/>
      <w:szCs w:val="18"/>
    </w:rPr>
  </w:style>
  <w:style w:type="character" w:customStyle="1" w:styleId="aa">
    <w:name w:val="页眉 字符"/>
    <w:basedOn w:val="a0"/>
    <w:link w:val="a9"/>
    <w:uiPriority w:val="99"/>
    <w:rsid w:val="00C27332"/>
    <w:rPr>
      <w:rFonts w:ascii="Times New Roman" w:eastAsia="宋体" w:hAnsi="Times New Roman" w:cs="Times New Roman"/>
      <w:sz w:val="18"/>
      <w:szCs w:val="18"/>
    </w:rPr>
  </w:style>
  <w:style w:type="character" w:customStyle="1" w:styleId="10">
    <w:name w:val="标题 1 字符"/>
    <w:basedOn w:val="a0"/>
    <w:link w:val="1"/>
    <w:rsid w:val="009F67E7"/>
    <w:rPr>
      <w:rFonts w:ascii="Times New Roman" w:eastAsia="宋体" w:hAnsi="Times New Roman" w:cs="Times New Roman"/>
      <w:b/>
      <w:bCs/>
      <w:kern w:val="44"/>
      <w:sz w:val="36"/>
      <w:szCs w:val="44"/>
    </w:rPr>
  </w:style>
  <w:style w:type="paragraph" w:styleId="TOC">
    <w:name w:val="TOC Heading"/>
    <w:basedOn w:val="1"/>
    <w:next w:val="a"/>
    <w:uiPriority w:val="39"/>
    <w:semiHidden/>
    <w:unhideWhenUsed/>
    <w:qFormat/>
    <w:rsid w:val="00C27332"/>
    <w:pPr>
      <w:widowControl/>
      <w:spacing w:before="48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TOC2">
    <w:name w:val="toc 2"/>
    <w:basedOn w:val="a"/>
    <w:next w:val="a"/>
    <w:autoRedefine/>
    <w:uiPriority w:val="39"/>
    <w:unhideWhenUsed/>
    <w:qFormat/>
    <w:rsid w:val="00C27332"/>
    <w:pPr>
      <w:widowControl/>
      <w:spacing w:after="100" w:line="276" w:lineRule="auto"/>
      <w:ind w:left="220"/>
      <w:jc w:val="left"/>
    </w:pPr>
    <w:rPr>
      <w:kern w:val="0"/>
      <w:sz w:val="22"/>
      <w:szCs w:val="22"/>
    </w:rPr>
  </w:style>
  <w:style w:type="paragraph" w:styleId="TOC1">
    <w:name w:val="toc 1"/>
    <w:basedOn w:val="a"/>
    <w:next w:val="a"/>
    <w:autoRedefine/>
    <w:uiPriority w:val="39"/>
    <w:unhideWhenUsed/>
    <w:qFormat/>
    <w:rsid w:val="00C27332"/>
    <w:pPr>
      <w:widowControl/>
      <w:spacing w:after="100" w:line="276" w:lineRule="auto"/>
      <w:jc w:val="left"/>
    </w:pPr>
    <w:rPr>
      <w:kern w:val="0"/>
      <w:sz w:val="22"/>
      <w:szCs w:val="22"/>
    </w:rPr>
  </w:style>
  <w:style w:type="paragraph" w:styleId="TOC3">
    <w:name w:val="toc 3"/>
    <w:basedOn w:val="a"/>
    <w:next w:val="a"/>
    <w:autoRedefine/>
    <w:uiPriority w:val="39"/>
    <w:unhideWhenUsed/>
    <w:qFormat/>
    <w:rsid w:val="00C27332"/>
    <w:pPr>
      <w:widowControl/>
      <w:spacing w:after="100" w:line="276" w:lineRule="auto"/>
      <w:ind w:left="440"/>
      <w:jc w:val="left"/>
    </w:pPr>
    <w:rPr>
      <w:kern w:val="0"/>
      <w:sz w:val="22"/>
      <w:szCs w:val="22"/>
    </w:rPr>
  </w:style>
  <w:style w:type="character" w:customStyle="1" w:styleId="20">
    <w:name w:val="标题 2 字符"/>
    <w:basedOn w:val="a0"/>
    <w:link w:val="2"/>
    <w:uiPriority w:val="9"/>
    <w:rsid w:val="00AF3A1C"/>
    <w:rPr>
      <w:rFonts w:ascii="Times New Roman" w:eastAsia="宋体" w:hAnsi="Times New Roman" w:cstheme="majorBidi"/>
      <w:bCs/>
      <w:sz w:val="32"/>
      <w:szCs w:val="32"/>
    </w:rPr>
  </w:style>
  <w:style w:type="character" w:customStyle="1" w:styleId="30">
    <w:name w:val="标题 3 字符"/>
    <w:basedOn w:val="a0"/>
    <w:link w:val="3"/>
    <w:uiPriority w:val="9"/>
    <w:rsid w:val="00A739C5"/>
    <w:rPr>
      <w:rFonts w:ascii="Times New Roman" w:eastAsia="宋体" w:hAnsi="Times New Roman"/>
      <w:bCs/>
      <w:sz w:val="24"/>
      <w:szCs w:val="32"/>
    </w:rPr>
  </w:style>
  <w:style w:type="character" w:customStyle="1" w:styleId="40">
    <w:name w:val="标题 4 字符"/>
    <w:basedOn w:val="a0"/>
    <w:link w:val="4"/>
    <w:uiPriority w:val="9"/>
    <w:rsid w:val="00AF3A1C"/>
    <w:rPr>
      <w:rFonts w:ascii="Times New Roman" w:eastAsia="宋体" w:hAnsi="Times New Roman" w:cstheme="majorBidi"/>
      <w:bCs/>
      <w:sz w:val="24"/>
      <w:szCs w:val="28"/>
    </w:rPr>
  </w:style>
  <w:style w:type="character" w:customStyle="1" w:styleId="50">
    <w:name w:val="标题 5 字符"/>
    <w:basedOn w:val="a0"/>
    <w:link w:val="5"/>
    <w:uiPriority w:val="9"/>
    <w:rsid w:val="005B7372"/>
    <w:rPr>
      <w:rFonts w:ascii="Times New Roman" w:eastAsia="宋体" w:hAnsi="Times New Roman"/>
      <w:bCs/>
      <w:sz w:val="24"/>
      <w:szCs w:val="28"/>
    </w:rPr>
  </w:style>
  <w:style w:type="paragraph" w:styleId="ab">
    <w:name w:val="caption"/>
    <w:basedOn w:val="a"/>
    <w:next w:val="a"/>
    <w:uiPriority w:val="35"/>
    <w:unhideWhenUsed/>
    <w:qFormat/>
    <w:rsid w:val="005B7372"/>
    <w:rPr>
      <w:rFonts w:asciiTheme="majorHAnsi" w:eastAsia="黑体" w:hAnsiTheme="majorHAnsi" w:cstheme="majorBidi"/>
      <w:sz w:val="20"/>
      <w:szCs w:val="20"/>
    </w:rPr>
  </w:style>
  <w:style w:type="table" w:styleId="ac">
    <w:name w:val="Table Grid"/>
    <w:basedOn w:val="a1"/>
    <w:uiPriority w:val="59"/>
    <w:rsid w:val="005B737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d">
    <w:name w:val="footnote text"/>
    <w:basedOn w:val="a"/>
    <w:link w:val="ae"/>
    <w:uiPriority w:val="99"/>
    <w:semiHidden/>
    <w:unhideWhenUsed/>
    <w:rsid w:val="00286DF0"/>
    <w:pPr>
      <w:snapToGrid w:val="0"/>
      <w:jc w:val="left"/>
    </w:pPr>
    <w:rPr>
      <w:sz w:val="18"/>
      <w:szCs w:val="18"/>
    </w:rPr>
  </w:style>
  <w:style w:type="character" w:customStyle="1" w:styleId="ae">
    <w:name w:val="脚注文本 字符"/>
    <w:basedOn w:val="a0"/>
    <w:link w:val="ad"/>
    <w:uiPriority w:val="99"/>
    <w:semiHidden/>
    <w:rsid w:val="00286DF0"/>
    <w:rPr>
      <w:sz w:val="18"/>
      <w:szCs w:val="18"/>
    </w:rPr>
  </w:style>
  <w:style w:type="character" w:styleId="af">
    <w:name w:val="footnote reference"/>
    <w:basedOn w:val="a0"/>
    <w:uiPriority w:val="99"/>
    <w:semiHidden/>
    <w:unhideWhenUsed/>
    <w:rsid w:val="00286DF0"/>
    <w:rPr>
      <w:vertAlign w:val="superscript"/>
    </w:rPr>
  </w:style>
  <w:style w:type="character" w:styleId="af0">
    <w:name w:val="Hyperlink"/>
    <w:basedOn w:val="a0"/>
    <w:uiPriority w:val="99"/>
    <w:unhideWhenUsed/>
    <w:rsid w:val="00286DF0"/>
    <w:rPr>
      <w:color w:val="0000FF" w:themeColor="hyperlink"/>
      <w:u w:val="single"/>
    </w:rPr>
  </w:style>
  <w:style w:type="character" w:styleId="af1">
    <w:name w:val="annotation reference"/>
    <w:basedOn w:val="a0"/>
    <w:uiPriority w:val="99"/>
    <w:semiHidden/>
    <w:unhideWhenUsed/>
    <w:rsid w:val="00E10C3D"/>
    <w:rPr>
      <w:sz w:val="21"/>
      <w:szCs w:val="21"/>
    </w:rPr>
  </w:style>
  <w:style w:type="paragraph" w:styleId="af2">
    <w:name w:val="annotation text"/>
    <w:basedOn w:val="a"/>
    <w:link w:val="af3"/>
    <w:uiPriority w:val="99"/>
    <w:semiHidden/>
    <w:unhideWhenUsed/>
    <w:rsid w:val="00E10C3D"/>
    <w:pPr>
      <w:jc w:val="left"/>
    </w:pPr>
  </w:style>
  <w:style w:type="character" w:customStyle="1" w:styleId="af3">
    <w:name w:val="批注文字 字符"/>
    <w:basedOn w:val="a0"/>
    <w:link w:val="af2"/>
    <w:uiPriority w:val="99"/>
    <w:semiHidden/>
    <w:rsid w:val="00E10C3D"/>
  </w:style>
  <w:style w:type="paragraph" w:styleId="af4">
    <w:name w:val="annotation subject"/>
    <w:basedOn w:val="af2"/>
    <w:next w:val="af2"/>
    <w:link w:val="af5"/>
    <w:uiPriority w:val="99"/>
    <w:semiHidden/>
    <w:unhideWhenUsed/>
    <w:rsid w:val="00E10C3D"/>
    <w:rPr>
      <w:b/>
      <w:bCs/>
    </w:rPr>
  </w:style>
  <w:style w:type="character" w:customStyle="1" w:styleId="af5">
    <w:name w:val="批注主题 字符"/>
    <w:basedOn w:val="af3"/>
    <w:link w:val="af4"/>
    <w:uiPriority w:val="99"/>
    <w:semiHidden/>
    <w:rsid w:val="00E10C3D"/>
    <w:rPr>
      <w:b/>
      <w:bCs/>
    </w:rPr>
  </w:style>
  <w:style w:type="paragraph" w:styleId="af6">
    <w:name w:val="Revision"/>
    <w:hidden/>
    <w:uiPriority w:val="99"/>
    <w:semiHidden/>
    <w:rsid w:val="005D64A1"/>
  </w:style>
  <w:style w:type="paragraph" w:styleId="af7">
    <w:name w:val="Bibliography"/>
    <w:basedOn w:val="a"/>
    <w:next w:val="a"/>
    <w:uiPriority w:val="37"/>
    <w:unhideWhenUsed/>
    <w:rsid w:val="006A013B"/>
    <w:pPr>
      <w:tabs>
        <w:tab w:val="left" w:pos="504"/>
      </w:tabs>
      <w:ind w:left="504" w:hanging="504"/>
    </w:pPr>
  </w:style>
  <w:style w:type="character" w:styleId="af8">
    <w:name w:val="Placeholder Text"/>
    <w:basedOn w:val="a0"/>
    <w:uiPriority w:val="99"/>
    <w:semiHidden/>
    <w:rsid w:val="00A41D14"/>
    <w:rPr>
      <w:color w:val="808080"/>
    </w:rPr>
  </w:style>
  <w:style w:type="paragraph" w:styleId="af9">
    <w:name w:val="List Paragraph"/>
    <w:basedOn w:val="a"/>
    <w:uiPriority w:val="34"/>
    <w:qFormat/>
    <w:rsid w:val="00FB7692"/>
    <w:pPr>
      <w:ind w:firstLineChars="200" w:firstLine="420"/>
    </w:pPr>
  </w:style>
  <w:style w:type="character" w:customStyle="1" w:styleId="11">
    <w:name w:val="未处理的提及1"/>
    <w:basedOn w:val="a0"/>
    <w:uiPriority w:val="99"/>
    <w:semiHidden/>
    <w:unhideWhenUsed/>
    <w:rsid w:val="001E7B9B"/>
    <w:rPr>
      <w:color w:val="605E5C"/>
      <w:shd w:val="clear" w:color="auto" w:fill="E1DFDD"/>
    </w:rPr>
  </w:style>
  <w:style w:type="paragraph" w:styleId="afa">
    <w:name w:val="Document Map"/>
    <w:basedOn w:val="a"/>
    <w:link w:val="afb"/>
    <w:uiPriority w:val="99"/>
    <w:semiHidden/>
    <w:unhideWhenUsed/>
    <w:rsid w:val="007B4252"/>
    <w:rPr>
      <w:rFonts w:ascii="Times New Roman" w:hAnsi="Times New Roman" w:cs="Times New Roman"/>
      <w:sz w:val="24"/>
      <w:szCs w:val="24"/>
    </w:rPr>
  </w:style>
  <w:style w:type="character" w:customStyle="1" w:styleId="afb">
    <w:name w:val="文档结构图 字符"/>
    <w:basedOn w:val="a0"/>
    <w:link w:val="afa"/>
    <w:uiPriority w:val="99"/>
    <w:semiHidden/>
    <w:rsid w:val="007B4252"/>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6074433">
      <w:bodyDiv w:val="1"/>
      <w:marLeft w:val="0"/>
      <w:marRight w:val="0"/>
      <w:marTop w:val="0"/>
      <w:marBottom w:val="0"/>
      <w:divBdr>
        <w:top w:val="none" w:sz="0" w:space="0" w:color="auto"/>
        <w:left w:val="none" w:sz="0" w:space="0" w:color="auto"/>
        <w:bottom w:val="none" w:sz="0" w:space="0" w:color="auto"/>
        <w:right w:val="none" w:sz="0" w:space="0" w:color="auto"/>
      </w:divBdr>
      <w:divsChild>
        <w:div w:id="1386611422">
          <w:marLeft w:val="0"/>
          <w:marRight w:val="0"/>
          <w:marTop w:val="0"/>
          <w:marBottom w:val="0"/>
          <w:divBdr>
            <w:top w:val="none" w:sz="0" w:space="0" w:color="auto"/>
            <w:left w:val="none" w:sz="0" w:space="0" w:color="auto"/>
            <w:bottom w:val="none" w:sz="0" w:space="0" w:color="auto"/>
            <w:right w:val="none" w:sz="0" w:space="0" w:color="auto"/>
          </w:divBdr>
          <w:divsChild>
            <w:div w:id="22903071">
              <w:marLeft w:val="0"/>
              <w:marRight w:val="0"/>
              <w:marTop w:val="0"/>
              <w:marBottom w:val="0"/>
              <w:divBdr>
                <w:top w:val="none" w:sz="0" w:space="0" w:color="auto"/>
                <w:left w:val="none" w:sz="0" w:space="0" w:color="auto"/>
                <w:bottom w:val="none" w:sz="0" w:space="0" w:color="auto"/>
                <w:right w:val="none" w:sz="0" w:space="0" w:color="auto"/>
              </w:divBdr>
            </w:div>
            <w:div w:id="23136641">
              <w:marLeft w:val="0"/>
              <w:marRight w:val="0"/>
              <w:marTop w:val="0"/>
              <w:marBottom w:val="0"/>
              <w:divBdr>
                <w:top w:val="none" w:sz="0" w:space="0" w:color="auto"/>
                <w:left w:val="none" w:sz="0" w:space="0" w:color="auto"/>
                <w:bottom w:val="none" w:sz="0" w:space="0" w:color="auto"/>
                <w:right w:val="none" w:sz="0" w:space="0" w:color="auto"/>
              </w:divBdr>
            </w:div>
            <w:div w:id="33971745">
              <w:marLeft w:val="0"/>
              <w:marRight w:val="0"/>
              <w:marTop w:val="0"/>
              <w:marBottom w:val="0"/>
              <w:divBdr>
                <w:top w:val="none" w:sz="0" w:space="0" w:color="auto"/>
                <w:left w:val="none" w:sz="0" w:space="0" w:color="auto"/>
                <w:bottom w:val="none" w:sz="0" w:space="0" w:color="auto"/>
                <w:right w:val="none" w:sz="0" w:space="0" w:color="auto"/>
              </w:divBdr>
            </w:div>
            <w:div w:id="35273898">
              <w:marLeft w:val="0"/>
              <w:marRight w:val="0"/>
              <w:marTop w:val="0"/>
              <w:marBottom w:val="0"/>
              <w:divBdr>
                <w:top w:val="none" w:sz="0" w:space="0" w:color="auto"/>
                <w:left w:val="none" w:sz="0" w:space="0" w:color="auto"/>
                <w:bottom w:val="none" w:sz="0" w:space="0" w:color="auto"/>
                <w:right w:val="none" w:sz="0" w:space="0" w:color="auto"/>
              </w:divBdr>
            </w:div>
            <w:div w:id="40634237">
              <w:marLeft w:val="0"/>
              <w:marRight w:val="0"/>
              <w:marTop w:val="0"/>
              <w:marBottom w:val="0"/>
              <w:divBdr>
                <w:top w:val="none" w:sz="0" w:space="0" w:color="auto"/>
                <w:left w:val="none" w:sz="0" w:space="0" w:color="auto"/>
                <w:bottom w:val="none" w:sz="0" w:space="0" w:color="auto"/>
                <w:right w:val="none" w:sz="0" w:space="0" w:color="auto"/>
              </w:divBdr>
            </w:div>
            <w:div w:id="55520870">
              <w:marLeft w:val="0"/>
              <w:marRight w:val="0"/>
              <w:marTop w:val="0"/>
              <w:marBottom w:val="0"/>
              <w:divBdr>
                <w:top w:val="none" w:sz="0" w:space="0" w:color="auto"/>
                <w:left w:val="none" w:sz="0" w:space="0" w:color="auto"/>
                <w:bottom w:val="none" w:sz="0" w:space="0" w:color="auto"/>
                <w:right w:val="none" w:sz="0" w:space="0" w:color="auto"/>
              </w:divBdr>
            </w:div>
            <w:div w:id="58872618">
              <w:marLeft w:val="0"/>
              <w:marRight w:val="0"/>
              <w:marTop w:val="0"/>
              <w:marBottom w:val="0"/>
              <w:divBdr>
                <w:top w:val="none" w:sz="0" w:space="0" w:color="auto"/>
                <w:left w:val="none" w:sz="0" w:space="0" w:color="auto"/>
                <w:bottom w:val="none" w:sz="0" w:space="0" w:color="auto"/>
                <w:right w:val="none" w:sz="0" w:space="0" w:color="auto"/>
              </w:divBdr>
            </w:div>
            <w:div w:id="64374482">
              <w:marLeft w:val="0"/>
              <w:marRight w:val="0"/>
              <w:marTop w:val="0"/>
              <w:marBottom w:val="0"/>
              <w:divBdr>
                <w:top w:val="none" w:sz="0" w:space="0" w:color="auto"/>
                <w:left w:val="none" w:sz="0" w:space="0" w:color="auto"/>
                <w:bottom w:val="none" w:sz="0" w:space="0" w:color="auto"/>
                <w:right w:val="none" w:sz="0" w:space="0" w:color="auto"/>
              </w:divBdr>
            </w:div>
            <w:div w:id="67699320">
              <w:marLeft w:val="0"/>
              <w:marRight w:val="0"/>
              <w:marTop w:val="0"/>
              <w:marBottom w:val="0"/>
              <w:divBdr>
                <w:top w:val="none" w:sz="0" w:space="0" w:color="auto"/>
                <w:left w:val="none" w:sz="0" w:space="0" w:color="auto"/>
                <w:bottom w:val="none" w:sz="0" w:space="0" w:color="auto"/>
                <w:right w:val="none" w:sz="0" w:space="0" w:color="auto"/>
              </w:divBdr>
            </w:div>
            <w:div w:id="102847072">
              <w:marLeft w:val="0"/>
              <w:marRight w:val="0"/>
              <w:marTop w:val="0"/>
              <w:marBottom w:val="0"/>
              <w:divBdr>
                <w:top w:val="none" w:sz="0" w:space="0" w:color="auto"/>
                <w:left w:val="none" w:sz="0" w:space="0" w:color="auto"/>
                <w:bottom w:val="none" w:sz="0" w:space="0" w:color="auto"/>
                <w:right w:val="none" w:sz="0" w:space="0" w:color="auto"/>
              </w:divBdr>
            </w:div>
            <w:div w:id="128089236">
              <w:marLeft w:val="0"/>
              <w:marRight w:val="0"/>
              <w:marTop w:val="0"/>
              <w:marBottom w:val="0"/>
              <w:divBdr>
                <w:top w:val="none" w:sz="0" w:space="0" w:color="auto"/>
                <w:left w:val="none" w:sz="0" w:space="0" w:color="auto"/>
                <w:bottom w:val="none" w:sz="0" w:space="0" w:color="auto"/>
                <w:right w:val="none" w:sz="0" w:space="0" w:color="auto"/>
              </w:divBdr>
            </w:div>
            <w:div w:id="153573289">
              <w:marLeft w:val="0"/>
              <w:marRight w:val="0"/>
              <w:marTop w:val="0"/>
              <w:marBottom w:val="0"/>
              <w:divBdr>
                <w:top w:val="none" w:sz="0" w:space="0" w:color="auto"/>
                <w:left w:val="none" w:sz="0" w:space="0" w:color="auto"/>
                <w:bottom w:val="none" w:sz="0" w:space="0" w:color="auto"/>
                <w:right w:val="none" w:sz="0" w:space="0" w:color="auto"/>
              </w:divBdr>
            </w:div>
            <w:div w:id="158889736">
              <w:marLeft w:val="0"/>
              <w:marRight w:val="0"/>
              <w:marTop w:val="0"/>
              <w:marBottom w:val="0"/>
              <w:divBdr>
                <w:top w:val="none" w:sz="0" w:space="0" w:color="auto"/>
                <w:left w:val="none" w:sz="0" w:space="0" w:color="auto"/>
                <w:bottom w:val="none" w:sz="0" w:space="0" w:color="auto"/>
                <w:right w:val="none" w:sz="0" w:space="0" w:color="auto"/>
              </w:divBdr>
            </w:div>
            <w:div w:id="164983605">
              <w:marLeft w:val="0"/>
              <w:marRight w:val="0"/>
              <w:marTop w:val="0"/>
              <w:marBottom w:val="0"/>
              <w:divBdr>
                <w:top w:val="none" w:sz="0" w:space="0" w:color="auto"/>
                <w:left w:val="none" w:sz="0" w:space="0" w:color="auto"/>
                <w:bottom w:val="none" w:sz="0" w:space="0" w:color="auto"/>
                <w:right w:val="none" w:sz="0" w:space="0" w:color="auto"/>
              </w:divBdr>
            </w:div>
            <w:div w:id="166946487">
              <w:marLeft w:val="0"/>
              <w:marRight w:val="0"/>
              <w:marTop w:val="0"/>
              <w:marBottom w:val="0"/>
              <w:divBdr>
                <w:top w:val="none" w:sz="0" w:space="0" w:color="auto"/>
                <w:left w:val="none" w:sz="0" w:space="0" w:color="auto"/>
                <w:bottom w:val="none" w:sz="0" w:space="0" w:color="auto"/>
                <w:right w:val="none" w:sz="0" w:space="0" w:color="auto"/>
              </w:divBdr>
            </w:div>
            <w:div w:id="174272971">
              <w:marLeft w:val="0"/>
              <w:marRight w:val="0"/>
              <w:marTop w:val="0"/>
              <w:marBottom w:val="0"/>
              <w:divBdr>
                <w:top w:val="none" w:sz="0" w:space="0" w:color="auto"/>
                <w:left w:val="none" w:sz="0" w:space="0" w:color="auto"/>
                <w:bottom w:val="none" w:sz="0" w:space="0" w:color="auto"/>
                <w:right w:val="none" w:sz="0" w:space="0" w:color="auto"/>
              </w:divBdr>
            </w:div>
            <w:div w:id="179665433">
              <w:marLeft w:val="0"/>
              <w:marRight w:val="0"/>
              <w:marTop w:val="0"/>
              <w:marBottom w:val="0"/>
              <w:divBdr>
                <w:top w:val="none" w:sz="0" w:space="0" w:color="auto"/>
                <w:left w:val="none" w:sz="0" w:space="0" w:color="auto"/>
                <w:bottom w:val="none" w:sz="0" w:space="0" w:color="auto"/>
                <w:right w:val="none" w:sz="0" w:space="0" w:color="auto"/>
              </w:divBdr>
            </w:div>
            <w:div w:id="183205502">
              <w:marLeft w:val="0"/>
              <w:marRight w:val="0"/>
              <w:marTop w:val="0"/>
              <w:marBottom w:val="0"/>
              <w:divBdr>
                <w:top w:val="none" w:sz="0" w:space="0" w:color="auto"/>
                <w:left w:val="none" w:sz="0" w:space="0" w:color="auto"/>
                <w:bottom w:val="none" w:sz="0" w:space="0" w:color="auto"/>
                <w:right w:val="none" w:sz="0" w:space="0" w:color="auto"/>
              </w:divBdr>
            </w:div>
            <w:div w:id="190412221">
              <w:marLeft w:val="0"/>
              <w:marRight w:val="0"/>
              <w:marTop w:val="0"/>
              <w:marBottom w:val="0"/>
              <w:divBdr>
                <w:top w:val="none" w:sz="0" w:space="0" w:color="auto"/>
                <w:left w:val="none" w:sz="0" w:space="0" w:color="auto"/>
                <w:bottom w:val="none" w:sz="0" w:space="0" w:color="auto"/>
                <w:right w:val="none" w:sz="0" w:space="0" w:color="auto"/>
              </w:divBdr>
            </w:div>
            <w:div w:id="198201508">
              <w:marLeft w:val="0"/>
              <w:marRight w:val="0"/>
              <w:marTop w:val="0"/>
              <w:marBottom w:val="0"/>
              <w:divBdr>
                <w:top w:val="none" w:sz="0" w:space="0" w:color="auto"/>
                <w:left w:val="none" w:sz="0" w:space="0" w:color="auto"/>
                <w:bottom w:val="none" w:sz="0" w:space="0" w:color="auto"/>
                <w:right w:val="none" w:sz="0" w:space="0" w:color="auto"/>
              </w:divBdr>
            </w:div>
            <w:div w:id="224999919">
              <w:marLeft w:val="0"/>
              <w:marRight w:val="0"/>
              <w:marTop w:val="0"/>
              <w:marBottom w:val="0"/>
              <w:divBdr>
                <w:top w:val="none" w:sz="0" w:space="0" w:color="auto"/>
                <w:left w:val="none" w:sz="0" w:space="0" w:color="auto"/>
                <w:bottom w:val="none" w:sz="0" w:space="0" w:color="auto"/>
                <w:right w:val="none" w:sz="0" w:space="0" w:color="auto"/>
              </w:divBdr>
            </w:div>
            <w:div w:id="228807225">
              <w:marLeft w:val="0"/>
              <w:marRight w:val="0"/>
              <w:marTop w:val="0"/>
              <w:marBottom w:val="0"/>
              <w:divBdr>
                <w:top w:val="none" w:sz="0" w:space="0" w:color="auto"/>
                <w:left w:val="none" w:sz="0" w:space="0" w:color="auto"/>
                <w:bottom w:val="none" w:sz="0" w:space="0" w:color="auto"/>
                <w:right w:val="none" w:sz="0" w:space="0" w:color="auto"/>
              </w:divBdr>
            </w:div>
            <w:div w:id="237906875">
              <w:marLeft w:val="0"/>
              <w:marRight w:val="0"/>
              <w:marTop w:val="0"/>
              <w:marBottom w:val="0"/>
              <w:divBdr>
                <w:top w:val="none" w:sz="0" w:space="0" w:color="auto"/>
                <w:left w:val="none" w:sz="0" w:space="0" w:color="auto"/>
                <w:bottom w:val="none" w:sz="0" w:space="0" w:color="auto"/>
                <w:right w:val="none" w:sz="0" w:space="0" w:color="auto"/>
              </w:divBdr>
            </w:div>
            <w:div w:id="249896829">
              <w:marLeft w:val="0"/>
              <w:marRight w:val="0"/>
              <w:marTop w:val="0"/>
              <w:marBottom w:val="0"/>
              <w:divBdr>
                <w:top w:val="none" w:sz="0" w:space="0" w:color="auto"/>
                <w:left w:val="none" w:sz="0" w:space="0" w:color="auto"/>
                <w:bottom w:val="none" w:sz="0" w:space="0" w:color="auto"/>
                <w:right w:val="none" w:sz="0" w:space="0" w:color="auto"/>
              </w:divBdr>
            </w:div>
            <w:div w:id="267589470">
              <w:marLeft w:val="0"/>
              <w:marRight w:val="0"/>
              <w:marTop w:val="0"/>
              <w:marBottom w:val="0"/>
              <w:divBdr>
                <w:top w:val="none" w:sz="0" w:space="0" w:color="auto"/>
                <w:left w:val="none" w:sz="0" w:space="0" w:color="auto"/>
                <w:bottom w:val="none" w:sz="0" w:space="0" w:color="auto"/>
                <w:right w:val="none" w:sz="0" w:space="0" w:color="auto"/>
              </w:divBdr>
            </w:div>
            <w:div w:id="269362094">
              <w:marLeft w:val="0"/>
              <w:marRight w:val="0"/>
              <w:marTop w:val="0"/>
              <w:marBottom w:val="0"/>
              <w:divBdr>
                <w:top w:val="none" w:sz="0" w:space="0" w:color="auto"/>
                <w:left w:val="none" w:sz="0" w:space="0" w:color="auto"/>
                <w:bottom w:val="none" w:sz="0" w:space="0" w:color="auto"/>
                <w:right w:val="none" w:sz="0" w:space="0" w:color="auto"/>
              </w:divBdr>
            </w:div>
            <w:div w:id="281157635">
              <w:marLeft w:val="0"/>
              <w:marRight w:val="0"/>
              <w:marTop w:val="0"/>
              <w:marBottom w:val="0"/>
              <w:divBdr>
                <w:top w:val="none" w:sz="0" w:space="0" w:color="auto"/>
                <w:left w:val="none" w:sz="0" w:space="0" w:color="auto"/>
                <w:bottom w:val="none" w:sz="0" w:space="0" w:color="auto"/>
                <w:right w:val="none" w:sz="0" w:space="0" w:color="auto"/>
              </w:divBdr>
            </w:div>
            <w:div w:id="294218868">
              <w:marLeft w:val="0"/>
              <w:marRight w:val="0"/>
              <w:marTop w:val="0"/>
              <w:marBottom w:val="0"/>
              <w:divBdr>
                <w:top w:val="none" w:sz="0" w:space="0" w:color="auto"/>
                <w:left w:val="none" w:sz="0" w:space="0" w:color="auto"/>
                <w:bottom w:val="none" w:sz="0" w:space="0" w:color="auto"/>
                <w:right w:val="none" w:sz="0" w:space="0" w:color="auto"/>
              </w:divBdr>
            </w:div>
            <w:div w:id="301421379">
              <w:marLeft w:val="0"/>
              <w:marRight w:val="0"/>
              <w:marTop w:val="0"/>
              <w:marBottom w:val="0"/>
              <w:divBdr>
                <w:top w:val="none" w:sz="0" w:space="0" w:color="auto"/>
                <w:left w:val="none" w:sz="0" w:space="0" w:color="auto"/>
                <w:bottom w:val="none" w:sz="0" w:space="0" w:color="auto"/>
                <w:right w:val="none" w:sz="0" w:space="0" w:color="auto"/>
              </w:divBdr>
            </w:div>
            <w:div w:id="324749938">
              <w:marLeft w:val="0"/>
              <w:marRight w:val="0"/>
              <w:marTop w:val="0"/>
              <w:marBottom w:val="0"/>
              <w:divBdr>
                <w:top w:val="none" w:sz="0" w:space="0" w:color="auto"/>
                <w:left w:val="none" w:sz="0" w:space="0" w:color="auto"/>
                <w:bottom w:val="none" w:sz="0" w:space="0" w:color="auto"/>
                <w:right w:val="none" w:sz="0" w:space="0" w:color="auto"/>
              </w:divBdr>
            </w:div>
            <w:div w:id="335497185">
              <w:marLeft w:val="0"/>
              <w:marRight w:val="0"/>
              <w:marTop w:val="0"/>
              <w:marBottom w:val="0"/>
              <w:divBdr>
                <w:top w:val="none" w:sz="0" w:space="0" w:color="auto"/>
                <w:left w:val="none" w:sz="0" w:space="0" w:color="auto"/>
                <w:bottom w:val="none" w:sz="0" w:space="0" w:color="auto"/>
                <w:right w:val="none" w:sz="0" w:space="0" w:color="auto"/>
              </w:divBdr>
            </w:div>
            <w:div w:id="357242556">
              <w:marLeft w:val="0"/>
              <w:marRight w:val="0"/>
              <w:marTop w:val="0"/>
              <w:marBottom w:val="0"/>
              <w:divBdr>
                <w:top w:val="none" w:sz="0" w:space="0" w:color="auto"/>
                <w:left w:val="none" w:sz="0" w:space="0" w:color="auto"/>
                <w:bottom w:val="none" w:sz="0" w:space="0" w:color="auto"/>
                <w:right w:val="none" w:sz="0" w:space="0" w:color="auto"/>
              </w:divBdr>
            </w:div>
            <w:div w:id="368647964">
              <w:marLeft w:val="0"/>
              <w:marRight w:val="0"/>
              <w:marTop w:val="0"/>
              <w:marBottom w:val="0"/>
              <w:divBdr>
                <w:top w:val="none" w:sz="0" w:space="0" w:color="auto"/>
                <w:left w:val="none" w:sz="0" w:space="0" w:color="auto"/>
                <w:bottom w:val="none" w:sz="0" w:space="0" w:color="auto"/>
                <w:right w:val="none" w:sz="0" w:space="0" w:color="auto"/>
              </w:divBdr>
            </w:div>
            <w:div w:id="376974776">
              <w:marLeft w:val="0"/>
              <w:marRight w:val="0"/>
              <w:marTop w:val="0"/>
              <w:marBottom w:val="0"/>
              <w:divBdr>
                <w:top w:val="none" w:sz="0" w:space="0" w:color="auto"/>
                <w:left w:val="none" w:sz="0" w:space="0" w:color="auto"/>
                <w:bottom w:val="none" w:sz="0" w:space="0" w:color="auto"/>
                <w:right w:val="none" w:sz="0" w:space="0" w:color="auto"/>
              </w:divBdr>
            </w:div>
            <w:div w:id="419956901">
              <w:marLeft w:val="0"/>
              <w:marRight w:val="0"/>
              <w:marTop w:val="0"/>
              <w:marBottom w:val="0"/>
              <w:divBdr>
                <w:top w:val="none" w:sz="0" w:space="0" w:color="auto"/>
                <w:left w:val="none" w:sz="0" w:space="0" w:color="auto"/>
                <w:bottom w:val="none" w:sz="0" w:space="0" w:color="auto"/>
                <w:right w:val="none" w:sz="0" w:space="0" w:color="auto"/>
              </w:divBdr>
            </w:div>
            <w:div w:id="459149813">
              <w:marLeft w:val="0"/>
              <w:marRight w:val="0"/>
              <w:marTop w:val="0"/>
              <w:marBottom w:val="0"/>
              <w:divBdr>
                <w:top w:val="none" w:sz="0" w:space="0" w:color="auto"/>
                <w:left w:val="none" w:sz="0" w:space="0" w:color="auto"/>
                <w:bottom w:val="none" w:sz="0" w:space="0" w:color="auto"/>
                <w:right w:val="none" w:sz="0" w:space="0" w:color="auto"/>
              </w:divBdr>
            </w:div>
            <w:div w:id="461919499">
              <w:marLeft w:val="0"/>
              <w:marRight w:val="0"/>
              <w:marTop w:val="0"/>
              <w:marBottom w:val="0"/>
              <w:divBdr>
                <w:top w:val="none" w:sz="0" w:space="0" w:color="auto"/>
                <w:left w:val="none" w:sz="0" w:space="0" w:color="auto"/>
                <w:bottom w:val="none" w:sz="0" w:space="0" w:color="auto"/>
                <w:right w:val="none" w:sz="0" w:space="0" w:color="auto"/>
              </w:divBdr>
            </w:div>
            <w:div w:id="475417460">
              <w:marLeft w:val="0"/>
              <w:marRight w:val="0"/>
              <w:marTop w:val="0"/>
              <w:marBottom w:val="0"/>
              <w:divBdr>
                <w:top w:val="none" w:sz="0" w:space="0" w:color="auto"/>
                <w:left w:val="none" w:sz="0" w:space="0" w:color="auto"/>
                <w:bottom w:val="none" w:sz="0" w:space="0" w:color="auto"/>
                <w:right w:val="none" w:sz="0" w:space="0" w:color="auto"/>
              </w:divBdr>
            </w:div>
            <w:div w:id="478809611">
              <w:marLeft w:val="0"/>
              <w:marRight w:val="0"/>
              <w:marTop w:val="0"/>
              <w:marBottom w:val="0"/>
              <w:divBdr>
                <w:top w:val="none" w:sz="0" w:space="0" w:color="auto"/>
                <w:left w:val="none" w:sz="0" w:space="0" w:color="auto"/>
                <w:bottom w:val="none" w:sz="0" w:space="0" w:color="auto"/>
                <w:right w:val="none" w:sz="0" w:space="0" w:color="auto"/>
              </w:divBdr>
            </w:div>
            <w:div w:id="479149609">
              <w:marLeft w:val="0"/>
              <w:marRight w:val="0"/>
              <w:marTop w:val="0"/>
              <w:marBottom w:val="0"/>
              <w:divBdr>
                <w:top w:val="none" w:sz="0" w:space="0" w:color="auto"/>
                <w:left w:val="none" w:sz="0" w:space="0" w:color="auto"/>
                <w:bottom w:val="none" w:sz="0" w:space="0" w:color="auto"/>
                <w:right w:val="none" w:sz="0" w:space="0" w:color="auto"/>
              </w:divBdr>
            </w:div>
            <w:div w:id="479612116">
              <w:marLeft w:val="0"/>
              <w:marRight w:val="0"/>
              <w:marTop w:val="0"/>
              <w:marBottom w:val="0"/>
              <w:divBdr>
                <w:top w:val="none" w:sz="0" w:space="0" w:color="auto"/>
                <w:left w:val="none" w:sz="0" w:space="0" w:color="auto"/>
                <w:bottom w:val="none" w:sz="0" w:space="0" w:color="auto"/>
                <w:right w:val="none" w:sz="0" w:space="0" w:color="auto"/>
              </w:divBdr>
            </w:div>
            <w:div w:id="534733475">
              <w:marLeft w:val="0"/>
              <w:marRight w:val="0"/>
              <w:marTop w:val="0"/>
              <w:marBottom w:val="0"/>
              <w:divBdr>
                <w:top w:val="none" w:sz="0" w:space="0" w:color="auto"/>
                <w:left w:val="none" w:sz="0" w:space="0" w:color="auto"/>
                <w:bottom w:val="none" w:sz="0" w:space="0" w:color="auto"/>
                <w:right w:val="none" w:sz="0" w:space="0" w:color="auto"/>
              </w:divBdr>
            </w:div>
            <w:div w:id="538278802">
              <w:marLeft w:val="0"/>
              <w:marRight w:val="0"/>
              <w:marTop w:val="0"/>
              <w:marBottom w:val="0"/>
              <w:divBdr>
                <w:top w:val="none" w:sz="0" w:space="0" w:color="auto"/>
                <w:left w:val="none" w:sz="0" w:space="0" w:color="auto"/>
                <w:bottom w:val="none" w:sz="0" w:space="0" w:color="auto"/>
                <w:right w:val="none" w:sz="0" w:space="0" w:color="auto"/>
              </w:divBdr>
            </w:div>
            <w:div w:id="546725558">
              <w:marLeft w:val="0"/>
              <w:marRight w:val="0"/>
              <w:marTop w:val="0"/>
              <w:marBottom w:val="0"/>
              <w:divBdr>
                <w:top w:val="none" w:sz="0" w:space="0" w:color="auto"/>
                <w:left w:val="none" w:sz="0" w:space="0" w:color="auto"/>
                <w:bottom w:val="none" w:sz="0" w:space="0" w:color="auto"/>
                <w:right w:val="none" w:sz="0" w:space="0" w:color="auto"/>
              </w:divBdr>
            </w:div>
            <w:div w:id="569467629">
              <w:marLeft w:val="0"/>
              <w:marRight w:val="0"/>
              <w:marTop w:val="0"/>
              <w:marBottom w:val="0"/>
              <w:divBdr>
                <w:top w:val="none" w:sz="0" w:space="0" w:color="auto"/>
                <w:left w:val="none" w:sz="0" w:space="0" w:color="auto"/>
                <w:bottom w:val="none" w:sz="0" w:space="0" w:color="auto"/>
                <w:right w:val="none" w:sz="0" w:space="0" w:color="auto"/>
              </w:divBdr>
            </w:div>
            <w:div w:id="572013204">
              <w:marLeft w:val="0"/>
              <w:marRight w:val="0"/>
              <w:marTop w:val="0"/>
              <w:marBottom w:val="0"/>
              <w:divBdr>
                <w:top w:val="none" w:sz="0" w:space="0" w:color="auto"/>
                <w:left w:val="none" w:sz="0" w:space="0" w:color="auto"/>
                <w:bottom w:val="none" w:sz="0" w:space="0" w:color="auto"/>
                <w:right w:val="none" w:sz="0" w:space="0" w:color="auto"/>
              </w:divBdr>
            </w:div>
            <w:div w:id="580917052">
              <w:marLeft w:val="0"/>
              <w:marRight w:val="0"/>
              <w:marTop w:val="0"/>
              <w:marBottom w:val="0"/>
              <w:divBdr>
                <w:top w:val="none" w:sz="0" w:space="0" w:color="auto"/>
                <w:left w:val="none" w:sz="0" w:space="0" w:color="auto"/>
                <w:bottom w:val="none" w:sz="0" w:space="0" w:color="auto"/>
                <w:right w:val="none" w:sz="0" w:space="0" w:color="auto"/>
              </w:divBdr>
            </w:div>
            <w:div w:id="583419190">
              <w:marLeft w:val="0"/>
              <w:marRight w:val="0"/>
              <w:marTop w:val="0"/>
              <w:marBottom w:val="0"/>
              <w:divBdr>
                <w:top w:val="none" w:sz="0" w:space="0" w:color="auto"/>
                <w:left w:val="none" w:sz="0" w:space="0" w:color="auto"/>
                <w:bottom w:val="none" w:sz="0" w:space="0" w:color="auto"/>
                <w:right w:val="none" w:sz="0" w:space="0" w:color="auto"/>
              </w:divBdr>
            </w:div>
            <w:div w:id="588320315">
              <w:marLeft w:val="0"/>
              <w:marRight w:val="0"/>
              <w:marTop w:val="0"/>
              <w:marBottom w:val="0"/>
              <w:divBdr>
                <w:top w:val="none" w:sz="0" w:space="0" w:color="auto"/>
                <w:left w:val="none" w:sz="0" w:space="0" w:color="auto"/>
                <w:bottom w:val="none" w:sz="0" w:space="0" w:color="auto"/>
                <w:right w:val="none" w:sz="0" w:space="0" w:color="auto"/>
              </w:divBdr>
            </w:div>
            <w:div w:id="599224123">
              <w:marLeft w:val="0"/>
              <w:marRight w:val="0"/>
              <w:marTop w:val="0"/>
              <w:marBottom w:val="0"/>
              <w:divBdr>
                <w:top w:val="none" w:sz="0" w:space="0" w:color="auto"/>
                <w:left w:val="none" w:sz="0" w:space="0" w:color="auto"/>
                <w:bottom w:val="none" w:sz="0" w:space="0" w:color="auto"/>
                <w:right w:val="none" w:sz="0" w:space="0" w:color="auto"/>
              </w:divBdr>
            </w:div>
            <w:div w:id="614100294">
              <w:marLeft w:val="0"/>
              <w:marRight w:val="0"/>
              <w:marTop w:val="0"/>
              <w:marBottom w:val="0"/>
              <w:divBdr>
                <w:top w:val="none" w:sz="0" w:space="0" w:color="auto"/>
                <w:left w:val="none" w:sz="0" w:space="0" w:color="auto"/>
                <w:bottom w:val="none" w:sz="0" w:space="0" w:color="auto"/>
                <w:right w:val="none" w:sz="0" w:space="0" w:color="auto"/>
              </w:divBdr>
            </w:div>
            <w:div w:id="615336259">
              <w:marLeft w:val="0"/>
              <w:marRight w:val="0"/>
              <w:marTop w:val="0"/>
              <w:marBottom w:val="0"/>
              <w:divBdr>
                <w:top w:val="none" w:sz="0" w:space="0" w:color="auto"/>
                <w:left w:val="none" w:sz="0" w:space="0" w:color="auto"/>
                <w:bottom w:val="none" w:sz="0" w:space="0" w:color="auto"/>
                <w:right w:val="none" w:sz="0" w:space="0" w:color="auto"/>
              </w:divBdr>
            </w:div>
            <w:div w:id="616133526">
              <w:marLeft w:val="0"/>
              <w:marRight w:val="0"/>
              <w:marTop w:val="0"/>
              <w:marBottom w:val="0"/>
              <w:divBdr>
                <w:top w:val="none" w:sz="0" w:space="0" w:color="auto"/>
                <w:left w:val="none" w:sz="0" w:space="0" w:color="auto"/>
                <w:bottom w:val="none" w:sz="0" w:space="0" w:color="auto"/>
                <w:right w:val="none" w:sz="0" w:space="0" w:color="auto"/>
              </w:divBdr>
            </w:div>
            <w:div w:id="622811088">
              <w:marLeft w:val="0"/>
              <w:marRight w:val="0"/>
              <w:marTop w:val="0"/>
              <w:marBottom w:val="0"/>
              <w:divBdr>
                <w:top w:val="none" w:sz="0" w:space="0" w:color="auto"/>
                <w:left w:val="none" w:sz="0" w:space="0" w:color="auto"/>
                <w:bottom w:val="none" w:sz="0" w:space="0" w:color="auto"/>
                <w:right w:val="none" w:sz="0" w:space="0" w:color="auto"/>
              </w:divBdr>
            </w:div>
            <w:div w:id="630283954">
              <w:marLeft w:val="0"/>
              <w:marRight w:val="0"/>
              <w:marTop w:val="0"/>
              <w:marBottom w:val="0"/>
              <w:divBdr>
                <w:top w:val="none" w:sz="0" w:space="0" w:color="auto"/>
                <w:left w:val="none" w:sz="0" w:space="0" w:color="auto"/>
                <w:bottom w:val="none" w:sz="0" w:space="0" w:color="auto"/>
                <w:right w:val="none" w:sz="0" w:space="0" w:color="auto"/>
              </w:divBdr>
            </w:div>
            <w:div w:id="635187759">
              <w:marLeft w:val="0"/>
              <w:marRight w:val="0"/>
              <w:marTop w:val="0"/>
              <w:marBottom w:val="0"/>
              <w:divBdr>
                <w:top w:val="none" w:sz="0" w:space="0" w:color="auto"/>
                <w:left w:val="none" w:sz="0" w:space="0" w:color="auto"/>
                <w:bottom w:val="none" w:sz="0" w:space="0" w:color="auto"/>
                <w:right w:val="none" w:sz="0" w:space="0" w:color="auto"/>
              </w:divBdr>
            </w:div>
            <w:div w:id="710691075">
              <w:marLeft w:val="0"/>
              <w:marRight w:val="0"/>
              <w:marTop w:val="0"/>
              <w:marBottom w:val="0"/>
              <w:divBdr>
                <w:top w:val="none" w:sz="0" w:space="0" w:color="auto"/>
                <w:left w:val="none" w:sz="0" w:space="0" w:color="auto"/>
                <w:bottom w:val="none" w:sz="0" w:space="0" w:color="auto"/>
                <w:right w:val="none" w:sz="0" w:space="0" w:color="auto"/>
              </w:divBdr>
            </w:div>
            <w:div w:id="711610704">
              <w:marLeft w:val="0"/>
              <w:marRight w:val="0"/>
              <w:marTop w:val="0"/>
              <w:marBottom w:val="0"/>
              <w:divBdr>
                <w:top w:val="none" w:sz="0" w:space="0" w:color="auto"/>
                <w:left w:val="none" w:sz="0" w:space="0" w:color="auto"/>
                <w:bottom w:val="none" w:sz="0" w:space="0" w:color="auto"/>
                <w:right w:val="none" w:sz="0" w:space="0" w:color="auto"/>
              </w:divBdr>
            </w:div>
            <w:div w:id="721103160">
              <w:marLeft w:val="0"/>
              <w:marRight w:val="0"/>
              <w:marTop w:val="0"/>
              <w:marBottom w:val="0"/>
              <w:divBdr>
                <w:top w:val="none" w:sz="0" w:space="0" w:color="auto"/>
                <w:left w:val="none" w:sz="0" w:space="0" w:color="auto"/>
                <w:bottom w:val="none" w:sz="0" w:space="0" w:color="auto"/>
                <w:right w:val="none" w:sz="0" w:space="0" w:color="auto"/>
              </w:divBdr>
            </w:div>
            <w:div w:id="728000564">
              <w:marLeft w:val="0"/>
              <w:marRight w:val="0"/>
              <w:marTop w:val="0"/>
              <w:marBottom w:val="0"/>
              <w:divBdr>
                <w:top w:val="none" w:sz="0" w:space="0" w:color="auto"/>
                <w:left w:val="none" w:sz="0" w:space="0" w:color="auto"/>
                <w:bottom w:val="none" w:sz="0" w:space="0" w:color="auto"/>
                <w:right w:val="none" w:sz="0" w:space="0" w:color="auto"/>
              </w:divBdr>
            </w:div>
            <w:div w:id="744643915">
              <w:marLeft w:val="0"/>
              <w:marRight w:val="0"/>
              <w:marTop w:val="0"/>
              <w:marBottom w:val="0"/>
              <w:divBdr>
                <w:top w:val="none" w:sz="0" w:space="0" w:color="auto"/>
                <w:left w:val="none" w:sz="0" w:space="0" w:color="auto"/>
                <w:bottom w:val="none" w:sz="0" w:space="0" w:color="auto"/>
                <w:right w:val="none" w:sz="0" w:space="0" w:color="auto"/>
              </w:divBdr>
            </w:div>
            <w:div w:id="770662692">
              <w:marLeft w:val="0"/>
              <w:marRight w:val="0"/>
              <w:marTop w:val="0"/>
              <w:marBottom w:val="0"/>
              <w:divBdr>
                <w:top w:val="none" w:sz="0" w:space="0" w:color="auto"/>
                <w:left w:val="none" w:sz="0" w:space="0" w:color="auto"/>
                <w:bottom w:val="none" w:sz="0" w:space="0" w:color="auto"/>
                <w:right w:val="none" w:sz="0" w:space="0" w:color="auto"/>
              </w:divBdr>
            </w:div>
            <w:div w:id="771171072">
              <w:marLeft w:val="0"/>
              <w:marRight w:val="0"/>
              <w:marTop w:val="0"/>
              <w:marBottom w:val="0"/>
              <w:divBdr>
                <w:top w:val="none" w:sz="0" w:space="0" w:color="auto"/>
                <w:left w:val="none" w:sz="0" w:space="0" w:color="auto"/>
                <w:bottom w:val="none" w:sz="0" w:space="0" w:color="auto"/>
                <w:right w:val="none" w:sz="0" w:space="0" w:color="auto"/>
              </w:divBdr>
            </w:div>
            <w:div w:id="771441417">
              <w:marLeft w:val="0"/>
              <w:marRight w:val="0"/>
              <w:marTop w:val="0"/>
              <w:marBottom w:val="0"/>
              <w:divBdr>
                <w:top w:val="none" w:sz="0" w:space="0" w:color="auto"/>
                <w:left w:val="none" w:sz="0" w:space="0" w:color="auto"/>
                <w:bottom w:val="none" w:sz="0" w:space="0" w:color="auto"/>
                <w:right w:val="none" w:sz="0" w:space="0" w:color="auto"/>
              </w:divBdr>
            </w:div>
            <w:div w:id="779682748">
              <w:marLeft w:val="0"/>
              <w:marRight w:val="0"/>
              <w:marTop w:val="0"/>
              <w:marBottom w:val="0"/>
              <w:divBdr>
                <w:top w:val="none" w:sz="0" w:space="0" w:color="auto"/>
                <w:left w:val="none" w:sz="0" w:space="0" w:color="auto"/>
                <w:bottom w:val="none" w:sz="0" w:space="0" w:color="auto"/>
                <w:right w:val="none" w:sz="0" w:space="0" w:color="auto"/>
              </w:divBdr>
            </w:div>
            <w:div w:id="790906465">
              <w:marLeft w:val="0"/>
              <w:marRight w:val="0"/>
              <w:marTop w:val="0"/>
              <w:marBottom w:val="0"/>
              <w:divBdr>
                <w:top w:val="none" w:sz="0" w:space="0" w:color="auto"/>
                <w:left w:val="none" w:sz="0" w:space="0" w:color="auto"/>
                <w:bottom w:val="none" w:sz="0" w:space="0" w:color="auto"/>
                <w:right w:val="none" w:sz="0" w:space="0" w:color="auto"/>
              </w:divBdr>
            </w:div>
            <w:div w:id="804280141">
              <w:marLeft w:val="0"/>
              <w:marRight w:val="0"/>
              <w:marTop w:val="0"/>
              <w:marBottom w:val="0"/>
              <w:divBdr>
                <w:top w:val="none" w:sz="0" w:space="0" w:color="auto"/>
                <w:left w:val="none" w:sz="0" w:space="0" w:color="auto"/>
                <w:bottom w:val="none" w:sz="0" w:space="0" w:color="auto"/>
                <w:right w:val="none" w:sz="0" w:space="0" w:color="auto"/>
              </w:divBdr>
            </w:div>
            <w:div w:id="828443789">
              <w:marLeft w:val="0"/>
              <w:marRight w:val="0"/>
              <w:marTop w:val="0"/>
              <w:marBottom w:val="0"/>
              <w:divBdr>
                <w:top w:val="none" w:sz="0" w:space="0" w:color="auto"/>
                <w:left w:val="none" w:sz="0" w:space="0" w:color="auto"/>
                <w:bottom w:val="none" w:sz="0" w:space="0" w:color="auto"/>
                <w:right w:val="none" w:sz="0" w:space="0" w:color="auto"/>
              </w:divBdr>
            </w:div>
            <w:div w:id="838084851">
              <w:marLeft w:val="0"/>
              <w:marRight w:val="0"/>
              <w:marTop w:val="0"/>
              <w:marBottom w:val="0"/>
              <w:divBdr>
                <w:top w:val="none" w:sz="0" w:space="0" w:color="auto"/>
                <w:left w:val="none" w:sz="0" w:space="0" w:color="auto"/>
                <w:bottom w:val="none" w:sz="0" w:space="0" w:color="auto"/>
                <w:right w:val="none" w:sz="0" w:space="0" w:color="auto"/>
              </w:divBdr>
            </w:div>
            <w:div w:id="838812723">
              <w:marLeft w:val="0"/>
              <w:marRight w:val="0"/>
              <w:marTop w:val="0"/>
              <w:marBottom w:val="0"/>
              <w:divBdr>
                <w:top w:val="none" w:sz="0" w:space="0" w:color="auto"/>
                <w:left w:val="none" w:sz="0" w:space="0" w:color="auto"/>
                <w:bottom w:val="none" w:sz="0" w:space="0" w:color="auto"/>
                <w:right w:val="none" w:sz="0" w:space="0" w:color="auto"/>
              </w:divBdr>
            </w:div>
            <w:div w:id="842428288">
              <w:marLeft w:val="0"/>
              <w:marRight w:val="0"/>
              <w:marTop w:val="0"/>
              <w:marBottom w:val="0"/>
              <w:divBdr>
                <w:top w:val="none" w:sz="0" w:space="0" w:color="auto"/>
                <w:left w:val="none" w:sz="0" w:space="0" w:color="auto"/>
                <w:bottom w:val="none" w:sz="0" w:space="0" w:color="auto"/>
                <w:right w:val="none" w:sz="0" w:space="0" w:color="auto"/>
              </w:divBdr>
            </w:div>
            <w:div w:id="842936506">
              <w:marLeft w:val="0"/>
              <w:marRight w:val="0"/>
              <w:marTop w:val="0"/>
              <w:marBottom w:val="0"/>
              <w:divBdr>
                <w:top w:val="none" w:sz="0" w:space="0" w:color="auto"/>
                <w:left w:val="none" w:sz="0" w:space="0" w:color="auto"/>
                <w:bottom w:val="none" w:sz="0" w:space="0" w:color="auto"/>
                <w:right w:val="none" w:sz="0" w:space="0" w:color="auto"/>
              </w:divBdr>
            </w:div>
            <w:div w:id="858272699">
              <w:marLeft w:val="0"/>
              <w:marRight w:val="0"/>
              <w:marTop w:val="0"/>
              <w:marBottom w:val="0"/>
              <w:divBdr>
                <w:top w:val="none" w:sz="0" w:space="0" w:color="auto"/>
                <w:left w:val="none" w:sz="0" w:space="0" w:color="auto"/>
                <w:bottom w:val="none" w:sz="0" w:space="0" w:color="auto"/>
                <w:right w:val="none" w:sz="0" w:space="0" w:color="auto"/>
              </w:divBdr>
            </w:div>
            <w:div w:id="872112610">
              <w:marLeft w:val="0"/>
              <w:marRight w:val="0"/>
              <w:marTop w:val="0"/>
              <w:marBottom w:val="0"/>
              <w:divBdr>
                <w:top w:val="none" w:sz="0" w:space="0" w:color="auto"/>
                <w:left w:val="none" w:sz="0" w:space="0" w:color="auto"/>
                <w:bottom w:val="none" w:sz="0" w:space="0" w:color="auto"/>
                <w:right w:val="none" w:sz="0" w:space="0" w:color="auto"/>
              </w:divBdr>
            </w:div>
            <w:div w:id="880479363">
              <w:marLeft w:val="0"/>
              <w:marRight w:val="0"/>
              <w:marTop w:val="0"/>
              <w:marBottom w:val="0"/>
              <w:divBdr>
                <w:top w:val="none" w:sz="0" w:space="0" w:color="auto"/>
                <w:left w:val="none" w:sz="0" w:space="0" w:color="auto"/>
                <w:bottom w:val="none" w:sz="0" w:space="0" w:color="auto"/>
                <w:right w:val="none" w:sz="0" w:space="0" w:color="auto"/>
              </w:divBdr>
            </w:div>
            <w:div w:id="897205937">
              <w:marLeft w:val="0"/>
              <w:marRight w:val="0"/>
              <w:marTop w:val="0"/>
              <w:marBottom w:val="0"/>
              <w:divBdr>
                <w:top w:val="none" w:sz="0" w:space="0" w:color="auto"/>
                <w:left w:val="none" w:sz="0" w:space="0" w:color="auto"/>
                <w:bottom w:val="none" w:sz="0" w:space="0" w:color="auto"/>
                <w:right w:val="none" w:sz="0" w:space="0" w:color="auto"/>
              </w:divBdr>
            </w:div>
            <w:div w:id="899632985">
              <w:marLeft w:val="0"/>
              <w:marRight w:val="0"/>
              <w:marTop w:val="0"/>
              <w:marBottom w:val="0"/>
              <w:divBdr>
                <w:top w:val="none" w:sz="0" w:space="0" w:color="auto"/>
                <w:left w:val="none" w:sz="0" w:space="0" w:color="auto"/>
                <w:bottom w:val="none" w:sz="0" w:space="0" w:color="auto"/>
                <w:right w:val="none" w:sz="0" w:space="0" w:color="auto"/>
              </w:divBdr>
            </w:div>
            <w:div w:id="917635091">
              <w:marLeft w:val="0"/>
              <w:marRight w:val="0"/>
              <w:marTop w:val="0"/>
              <w:marBottom w:val="0"/>
              <w:divBdr>
                <w:top w:val="none" w:sz="0" w:space="0" w:color="auto"/>
                <w:left w:val="none" w:sz="0" w:space="0" w:color="auto"/>
                <w:bottom w:val="none" w:sz="0" w:space="0" w:color="auto"/>
                <w:right w:val="none" w:sz="0" w:space="0" w:color="auto"/>
              </w:divBdr>
            </w:div>
            <w:div w:id="933708174">
              <w:marLeft w:val="0"/>
              <w:marRight w:val="0"/>
              <w:marTop w:val="0"/>
              <w:marBottom w:val="0"/>
              <w:divBdr>
                <w:top w:val="none" w:sz="0" w:space="0" w:color="auto"/>
                <w:left w:val="none" w:sz="0" w:space="0" w:color="auto"/>
                <w:bottom w:val="none" w:sz="0" w:space="0" w:color="auto"/>
                <w:right w:val="none" w:sz="0" w:space="0" w:color="auto"/>
              </w:divBdr>
            </w:div>
            <w:div w:id="939683049">
              <w:marLeft w:val="0"/>
              <w:marRight w:val="0"/>
              <w:marTop w:val="0"/>
              <w:marBottom w:val="0"/>
              <w:divBdr>
                <w:top w:val="none" w:sz="0" w:space="0" w:color="auto"/>
                <w:left w:val="none" w:sz="0" w:space="0" w:color="auto"/>
                <w:bottom w:val="none" w:sz="0" w:space="0" w:color="auto"/>
                <w:right w:val="none" w:sz="0" w:space="0" w:color="auto"/>
              </w:divBdr>
            </w:div>
            <w:div w:id="946040667">
              <w:marLeft w:val="0"/>
              <w:marRight w:val="0"/>
              <w:marTop w:val="0"/>
              <w:marBottom w:val="0"/>
              <w:divBdr>
                <w:top w:val="none" w:sz="0" w:space="0" w:color="auto"/>
                <w:left w:val="none" w:sz="0" w:space="0" w:color="auto"/>
                <w:bottom w:val="none" w:sz="0" w:space="0" w:color="auto"/>
                <w:right w:val="none" w:sz="0" w:space="0" w:color="auto"/>
              </w:divBdr>
            </w:div>
            <w:div w:id="958023687">
              <w:marLeft w:val="0"/>
              <w:marRight w:val="0"/>
              <w:marTop w:val="0"/>
              <w:marBottom w:val="0"/>
              <w:divBdr>
                <w:top w:val="none" w:sz="0" w:space="0" w:color="auto"/>
                <w:left w:val="none" w:sz="0" w:space="0" w:color="auto"/>
                <w:bottom w:val="none" w:sz="0" w:space="0" w:color="auto"/>
                <w:right w:val="none" w:sz="0" w:space="0" w:color="auto"/>
              </w:divBdr>
            </w:div>
            <w:div w:id="958536490">
              <w:marLeft w:val="0"/>
              <w:marRight w:val="0"/>
              <w:marTop w:val="0"/>
              <w:marBottom w:val="0"/>
              <w:divBdr>
                <w:top w:val="none" w:sz="0" w:space="0" w:color="auto"/>
                <w:left w:val="none" w:sz="0" w:space="0" w:color="auto"/>
                <w:bottom w:val="none" w:sz="0" w:space="0" w:color="auto"/>
                <w:right w:val="none" w:sz="0" w:space="0" w:color="auto"/>
              </w:divBdr>
            </w:div>
            <w:div w:id="969360333">
              <w:marLeft w:val="0"/>
              <w:marRight w:val="0"/>
              <w:marTop w:val="0"/>
              <w:marBottom w:val="0"/>
              <w:divBdr>
                <w:top w:val="none" w:sz="0" w:space="0" w:color="auto"/>
                <w:left w:val="none" w:sz="0" w:space="0" w:color="auto"/>
                <w:bottom w:val="none" w:sz="0" w:space="0" w:color="auto"/>
                <w:right w:val="none" w:sz="0" w:space="0" w:color="auto"/>
              </w:divBdr>
            </w:div>
            <w:div w:id="974914447">
              <w:marLeft w:val="0"/>
              <w:marRight w:val="0"/>
              <w:marTop w:val="0"/>
              <w:marBottom w:val="0"/>
              <w:divBdr>
                <w:top w:val="none" w:sz="0" w:space="0" w:color="auto"/>
                <w:left w:val="none" w:sz="0" w:space="0" w:color="auto"/>
                <w:bottom w:val="none" w:sz="0" w:space="0" w:color="auto"/>
                <w:right w:val="none" w:sz="0" w:space="0" w:color="auto"/>
              </w:divBdr>
            </w:div>
            <w:div w:id="988556743">
              <w:marLeft w:val="0"/>
              <w:marRight w:val="0"/>
              <w:marTop w:val="0"/>
              <w:marBottom w:val="0"/>
              <w:divBdr>
                <w:top w:val="none" w:sz="0" w:space="0" w:color="auto"/>
                <w:left w:val="none" w:sz="0" w:space="0" w:color="auto"/>
                <w:bottom w:val="none" w:sz="0" w:space="0" w:color="auto"/>
                <w:right w:val="none" w:sz="0" w:space="0" w:color="auto"/>
              </w:divBdr>
            </w:div>
            <w:div w:id="999386121">
              <w:marLeft w:val="0"/>
              <w:marRight w:val="0"/>
              <w:marTop w:val="0"/>
              <w:marBottom w:val="0"/>
              <w:divBdr>
                <w:top w:val="none" w:sz="0" w:space="0" w:color="auto"/>
                <w:left w:val="none" w:sz="0" w:space="0" w:color="auto"/>
                <w:bottom w:val="none" w:sz="0" w:space="0" w:color="auto"/>
                <w:right w:val="none" w:sz="0" w:space="0" w:color="auto"/>
              </w:divBdr>
            </w:div>
            <w:div w:id="1005936888">
              <w:marLeft w:val="0"/>
              <w:marRight w:val="0"/>
              <w:marTop w:val="0"/>
              <w:marBottom w:val="0"/>
              <w:divBdr>
                <w:top w:val="none" w:sz="0" w:space="0" w:color="auto"/>
                <w:left w:val="none" w:sz="0" w:space="0" w:color="auto"/>
                <w:bottom w:val="none" w:sz="0" w:space="0" w:color="auto"/>
                <w:right w:val="none" w:sz="0" w:space="0" w:color="auto"/>
              </w:divBdr>
            </w:div>
            <w:div w:id="1019891317">
              <w:marLeft w:val="0"/>
              <w:marRight w:val="0"/>
              <w:marTop w:val="0"/>
              <w:marBottom w:val="0"/>
              <w:divBdr>
                <w:top w:val="none" w:sz="0" w:space="0" w:color="auto"/>
                <w:left w:val="none" w:sz="0" w:space="0" w:color="auto"/>
                <w:bottom w:val="none" w:sz="0" w:space="0" w:color="auto"/>
                <w:right w:val="none" w:sz="0" w:space="0" w:color="auto"/>
              </w:divBdr>
            </w:div>
            <w:div w:id="1031145981">
              <w:marLeft w:val="0"/>
              <w:marRight w:val="0"/>
              <w:marTop w:val="0"/>
              <w:marBottom w:val="0"/>
              <w:divBdr>
                <w:top w:val="none" w:sz="0" w:space="0" w:color="auto"/>
                <w:left w:val="none" w:sz="0" w:space="0" w:color="auto"/>
                <w:bottom w:val="none" w:sz="0" w:space="0" w:color="auto"/>
                <w:right w:val="none" w:sz="0" w:space="0" w:color="auto"/>
              </w:divBdr>
            </w:div>
            <w:div w:id="1037392068">
              <w:marLeft w:val="0"/>
              <w:marRight w:val="0"/>
              <w:marTop w:val="0"/>
              <w:marBottom w:val="0"/>
              <w:divBdr>
                <w:top w:val="none" w:sz="0" w:space="0" w:color="auto"/>
                <w:left w:val="none" w:sz="0" w:space="0" w:color="auto"/>
                <w:bottom w:val="none" w:sz="0" w:space="0" w:color="auto"/>
                <w:right w:val="none" w:sz="0" w:space="0" w:color="auto"/>
              </w:divBdr>
            </w:div>
            <w:div w:id="1044451618">
              <w:marLeft w:val="0"/>
              <w:marRight w:val="0"/>
              <w:marTop w:val="0"/>
              <w:marBottom w:val="0"/>
              <w:divBdr>
                <w:top w:val="none" w:sz="0" w:space="0" w:color="auto"/>
                <w:left w:val="none" w:sz="0" w:space="0" w:color="auto"/>
                <w:bottom w:val="none" w:sz="0" w:space="0" w:color="auto"/>
                <w:right w:val="none" w:sz="0" w:space="0" w:color="auto"/>
              </w:divBdr>
            </w:div>
            <w:div w:id="1046486019">
              <w:marLeft w:val="0"/>
              <w:marRight w:val="0"/>
              <w:marTop w:val="0"/>
              <w:marBottom w:val="0"/>
              <w:divBdr>
                <w:top w:val="none" w:sz="0" w:space="0" w:color="auto"/>
                <w:left w:val="none" w:sz="0" w:space="0" w:color="auto"/>
                <w:bottom w:val="none" w:sz="0" w:space="0" w:color="auto"/>
                <w:right w:val="none" w:sz="0" w:space="0" w:color="auto"/>
              </w:divBdr>
            </w:div>
            <w:div w:id="1048384675">
              <w:marLeft w:val="0"/>
              <w:marRight w:val="0"/>
              <w:marTop w:val="0"/>
              <w:marBottom w:val="0"/>
              <w:divBdr>
                <w:top w:val="none" w:sz="0" w:space="0" w:color="auto"/>
                <w:left w:val="none" w:sz="0" w:space="0" w:color="auto"/>
                <w:bottom w:val="none" w:sz="0" w:space="0" w:color="auto"/>
                <w:right w:val="none" w:sz="0" w:space="0" w:color="auto"/>
              </w:divBdr>
            </w:div>
            <w:div w:id="1062867270">
              <w:marLeft w:val="0"/>
              <w:marRight w:val="0"/>
              <w:marTop w:val="0"/>
              <w:marBottom w:val="0"/>
              <w:divBdr>
                <w:top w:val="none" w:sz="0" w:space="0" w:color="auto"/>
                <w:left w:val="none" w:sz="0" w:space="0" w:color="auto"/>
                <w:bottom w:val="none" w:sz="0" w:space="0" w:color="auto"/>
                <w:right w:val="none" w:sz="0" w:space="0" w:color="auto"/>
              </w:divBdr>
            </w:div>
            <w:div w:id="1071585153">
              <w:marLeft w:val="0"/>
              <w:marRight w:val="0"/>
              <w:marTop w:val="0"/>
              <w:marBottom w:val="0"/>
              <w:divBdr>
                <w:top w:val="none" w:sz="0" w:space="0" w:color="auto"/>
                <w:left w:val="none" w:sz="0" w:space="0" w:color="auto"/>
                <w:bottom w:val="none" w:sz="0" w:space="0" w:color="auto"/>
                <w:right w:val="none" w:sz="0" w:space="0" w:color="auto"/>
              </w:divBdr>
            </w:div>
            <w:div w:id="1079062780">
              <w:marLeft w:val="0"/>
              <w:marRight w:val="0"/>
              <w:marTop w:val="0"/>
              <w:marBottom w:val="0"/>
              <w:divBdr>
                <w:top w:val="none" w:sz="0" w:space="0" w:color="auto"/>
                <w:left w:val="none" w:sz="0" w:space="0" w:color="auto"/>
                <w:bottom w:val="none" w:sz="0" w:space="0" w:color="auto"/>
                <w:right w:val="none" w:sz="0" w:space="0" w:color="auto"/>
              </w:divBdr>
            </w:div>
            <w:div w:id="1094058360">
              <w:marLeft w:val="0"/>
              <w:marRight w:val="0"/>
              <w:marTop w:val="0"/>
              <w:marBottom w:val="0"/>
              <w:divBdr>
                <w:top w:val="none" w:sz="0" w:space="0" w:color="auto"/>
                <w:left w:val="none" w:sz="0" w:space="0" w:color="auto"/>
                <w:bottom w:val="none" w:sz="0" w:space="0" w:color="auto"/>
                <w:right w:val="none" w:sz="0" w:space="0" w:color="auto"/>
              </w:divBdr>
            </w:div>
            <w:div w:id="1106580090">
              <w:marLeft w:val="0"/>
              <w:marRight w:val="0"/>
              <w:marTop w:val="0"/>
              <w:marBottom w:val="0"/>
              <w:divBdr>
                <w:top w:val="none" w:sz="0" w:space="0" w:color="auto"/>
                <w:left w:val="none" w:sz="0" w:space="0" w:color="auto"/>
                <w:bottom w:val="none" w:sz="0" w:space="0" w:color="auto"/>
                <w:right w:val="none" w:sz="0" w:space="0" w:color="auto"/>
              </w:divBdr>
            </w:div>
            <w:div w:id="1106851310">
              <w:marLeft w:val="0"/>
              <w:marRight w:val="0"/>
              <w:marTop w:val="0"/>
              <w:marBottom w:val="0"/>
              <w:divBdr>
                <w:top w:val="none" w:sz="0" w:space="0" w:color="auto"/>
                <w:left w:val="none" w:sz="0" w:space="0" w:color="auto"/>
                <w:bottom w:val="none" w:sz="0" w:space="0" w:color="auto"/>
                <w:right w:val="none" w:sz="0" w:space="0" w:color="auto"/>
              </w:divBdr>
            </w:div>
            <w:div w:id="1109856342">
              <w:marLeft w:val="0"/>
              <w:marRight w:val="0"/>
              <w:marTop w:val="0"/>
              <w:marBottom w:val="0"/>
              <w:divBdr>
                <w:top w:val="none" w:sz="0" w:space="0" w:color="auto"/>
                <w:left w:val="none" w:sz="0" w:space="0" w:color="auto"/>
                <w:bottom w:val="none" w:sz="0" w:space="0" w:color="auto"/>
                <w:right w:val="none" w:sz="0" w:space="0" w:color="auto"/>
              </w:divBdr>
            </w:div>
            <w:div w:id="1121269090">
              <w:marLeft w:val="0"/>
              <w:marRight w:val="0"/>
              <w:marTop w:val="0"/>
              <w:marBottom w:val="0"/>
              <w:divBdr>
                <w:top w:val="none" w:sz="0" w:space="0" w:color="auto"/>
                <w:left w:val="none" w:sz="0" w:space="0" w:color="auto"/>
                <w:bottom w:val="none" w:sz="0" w:space="0" w:color="auto"/>
                <w:right w:val="none" w:sz="0" w:space="0" w:color="auto"/>
              </w:divBdr>
            </w:div>
            <w:div w:id="1149978229">
              <w:marLeft w:val="0"/>
              <w:marRight w:val="0"/>
              <w:marTop w:val="0"/>
              <w:marBottom w:val="0"/>
              <w:divBdr>
                <w:top w:val="none" w:sz="0" w:space="0" w:color="auto"/>
                <w:left w:val="none" w:sz="0" w:space="0" w:color="auto"/>
                <w:bottom w:val="none" w:sz="0" w:space="0" w:color="auto"/>
                <w:right w:val="none" w:sz="0" w:space="0" w:color="auto"/>
              </w:divBdr>
            </w:div>
            <w:div w:id="1158957085">
              <w:marLeft w:val="0"/>
              <w:marRight w:val="0"/>
              <w:marTop w:val="0"/>
              <w:marBottom w:val="0"/>
              <w:divBdr>
                <w:top w:val="none" w:sz="0" w:space="0" w:color="auto"/>
                <w:left w:val="none" w:sz="0" w:space="0" w:color="auto"/>
                <w:bottom w:val="none" w:sz="0" w:space="0" w:color="auto"/>
                <w:right w:val="none" w:sz="0" w:space="0" w:color="auto"/>
              </w:divBdr>
            </w:div>
            <w:div w:id="1197499472">
              <w:marLeft w:val="0"/>
              <w:marRight w:val="0"/>
              <w:marTop w:val="0"/>
              <w:marBottom w:val="0"/>
              <w:divBdr>
                <w:top w:val="none" w:sz="0" w:space="0" w:color="auto"/>
                <w:left w:val="none" w:sz="0" w:space="0" w:color="auto"/>
                <w:bottom w:val="none" w:sz="0" w:space="0" w:color="auto"/>
                <w:right w:val="none" w:sz="0" w:space="0" w:color="auto"/>
              </w:divBdr>
            </w:div>
            <w:div w:id="1203665021">
              <w:marLeft w:val="0"/>
              <w:marRight w:val="0"/>
              <w:marTop w:val="0"/>
              <w:marBottom w:val="0"/>
              <w:divBdr>
                <w:top w:val="none" w:sz="0" w:space="0" w:color="auto"/>
                <w:left w:val="none" w:sz="0" w:space="0" w:color="auto"/>
                <w:bottom w:val="none" w:sz="0" w:space="0" w:color="auto"/>
                <w:right w:val="none" w:sz="0" w:space="0" w:color="auto"/>
              </w:divBdr>
            </w:div>
            <w:div w:id="1220551577">
              <w:marLeft w:val="0"/>
              <w:marRight w:val="0"/>
              <w:marTop w:val="0"/>
              <w:marBottom w:val="0"/>
              <w:divBdr>
                <w:top w:val="none" w:sz="0" w:space="0" w:color="auto"/>
                <w:left w:val="none" w:sz="0" w:space="0" w:color="auto"/>
                <w:bottom w:val="none" w:sz="0" w:space="0" w:color="auto"/>
                <w:right w:val="none" w:sz="0" w:space="0" w:color="auto"/>
              </w:divBdr>
            </w:div>
            <w:div w:id="1231965075">
              <w:marLeft w:val="0"/>
              <w:marRight w:val="0"/>
              <w:marTop w:val="0"/>
              <w:marBottom w:val="0"/>
              <w:divBdr>
                <w:top w:val="none" w:sz="0" w:space="0" w:color="auto"/>
                <w:left w:val="none" w:sz="0" w:space="0" w:color="auto"/>
                <w:bottom w:val="none" w:sz="0" w:space="0" w:color="auto"/>
                <w:right w:val="none" w:sz="0" w:space="0" w:color="auto"/>
              </w:divBdr>
            </w:div>
            <w:div w:id="1266694546">
              <w:marLeft w:val="0"/>
              <w:marRight w:val="0"/>
              <w:marTop w:val="0"/>
              <w:marBottom w:val="0"/>
              <w:divBdr>
                <w:top w:val="none" w:sz="0" w:space="0" w:color="auto"/>
                <w:left w:val="none" w:sz="0" w:space="0" w:color="auto"/>
                <w:bottom w:val="none" w:sz="0" w:space="0" w:color="auto"/>
                <w:right w:val="none" w:sz="0" w:space="0" w:color="auto"/>
              </w:divBdr>
            </w:div>
            <w:div w:id="1269003279">
              <w:marLeft w:val="0"/>
              <w:marRight w:val="0"/>
              <w:marTop w:val="0"/>
              <w:marBottom w:val="0"/>
              <w:divBdr>
                <w:top w:val="none" w:sz="0" w:space="0" w:color="auto"/>
                <w:left w:val="none" w:sz="0" w:space="0" w:color="auto"/>
                <w:bottom w:val="none" w:sz="0" w:space="0" w:color="auto"/>
                <w:right w:val="none" w:sz="0" w:space="0" w:color="auto"/>
              </w:divBdr>
            </w:div>
            <w:div w:id="1271426038">
              <w:marLeft w:val="0"/>
              <w:marRight w:val="0"/>
              <w:marTop w:val="0"/>
              <w:marBottom w:val="0"/>
              <w:divBdr>
                <w:top w:val="none" w:sz="0" w:space="0" w:color="auto"/>
                <w:left w:val="none" w:sz="0" w:space="0" w:color="auto"/>
                <w:bottom w:val="none" w:sz="0" w:space="0" w:color="auto"/>
                <w:right w:val="none" w:sz="0" w:space="0" w:color="auto"/>
              </w:divBdr>
            </w:div>
            <w:div w:id="1272401266">
              <w:marLeft w:val="0"/>
              <w:marRight w:val="0"/>
              <w:marTop w:val="0"/>
              <w:marBottom w:val="0"/>
              <w:divBdr>
                <w:top w:val="none" w:sz="0" w:space="0" w:color="auto"/>
                <w:left w:val="none" w:sz="0" w:space="0" w:color="auto"/>
                <w:bottom w:val="none" w:sz="0" w:space="0" w:color="auto"/>
                <w:right w:val="none" w:sz="0" w:space="0" w:color="auto"/>
              </w:divBdr>
            </w:div>
            <w:div w:id="1276211576">
              <w:marLeft w:val="0"/>
              <w:marRight w:val="0"/>
              <w:marTop w:val="0"/>
              <w:marBottom w:val="0"/>
              <w:divBdr>
                <w:top w:val="none" w:sz="0" w:space="0" w:color="auto"/>
                <w:left w:val="none" w:sz="0" w:space="0" w:color="auto"/>
                <w:bottom w:val="none" w:sz="0" w:space="0" w:color="auto"/>
                <w:right w:val="none" w:sz="0" w:space="0" w:color="auto"/>
              </w:divBdr>
            </w:div>
            <w:div w:id="1281957518">
              <w:marLeft w:val="0"/>
              <w:marRight w:val="0"/>
              <w:marTop w:val="0"/>
              <w:marBottom w:val="0"/>
              <w:divBdr>
                <w:top w:val="none" w:sz="0" w:space="0" w:color="auto"/>
                <w:left w:val="none" w:sz="0" w:space="0" w:color="auto"/>
                <w:bottom w:val="none" w:sz="0" w:space="0" w:color="auto"/>
                <w:right w:val="none" w:sz="0" w:space="0" w:color="auto"/>
              </w:divBdr>
            </w:div>
            <w:div w:id="1314876255">
              <w:marLeft w:val="0"/>
              <w:marRight w:val="0"/>
              <w:marTop w:val="0"/>
              <w:marBottom w:val="0"/>
              <w:divBdr>
                <w:top w:val="none" w:sz="0" w:space="0" w:color="auto"/>
                <w:left w:val="none" w:sz="0" w:space="0" w:color="auto"/>
                <w:bottom w:val="none" w:sz="0" w:space="0" w:color="auto"/>
                <w:right w:val="none" w:sz="0" w:space="0" w:color="auto"/>
              </w:divBdr>
            </w:div>
            <w:div w:id="1320308546">
              <w:marLeft w:val="0"/>
              <w:marRight w:val="0"/>
              <w:marTop w:val="0"/>
              <w:marBottom w:val="0"/>
              <w:divBdr>
                <w:top w:val="none" w:sz="0" w:space="0" w:color="auto"/>
                <w:left w:val="none" w:sz="0" w:space="0" w:color="auto"/>
                <w:bottom w:val="none" w:sz="0" w:space="0" w:color="auto"/>
                <w:right w:val="none" w:sz="0" w:space="0" w:color="auto"/>
              </w:divBdr>
            </w:div>
            <w:div w:id="1345405112">
              <w:marLeft w:val="0"/>
              <w:marRight w:val="0"/>
              <w:marTop w:val="0"/>
              <w:marBottom w:val="0"/>
              <w:divBdr>
                <w:top w:val="none" w:sz="0" w:space="0" w:color="auto"/>
                <w:left w:val="none" w:sz="0" w:space="0" w:color="auto"/>
                <w:bottom w:val="none" w:sz="0" w:space="0" w:color="auto"/>
                <w:right w:val="none" w:sz="0" w:space="0" w:color="auto"/>
              </w:divBdr>
            </w:div>
            <w:div w:id="1368414813">
              <w:marLeft w:val="0"/>
              <w:marRight w:val="0"/>
              <w:marTop w:val="0"/>
              <w:marBottom w:val="0"/>
              <w:divBdr>
                <w:top w:val="none" w:sz="0" w:space="0" w:color="auto"/>
                <w:left w:val="none" w:sz="0" w:space="0" w:color="auto"/>
                <w:bottom w:val="none" w:sz="0" w:space="0" w:color="auto"/>
                <w:right w:val="none" w:sz="0" w:space="0" w:color="auto"/>
              </w:divBdr>
            </w:div>
            <w:div w:id="1384982234">
              <w:marLeft w:val="0"/>
              <w:marRight w:val="0"/>
              <w:marTop w:val="0"/>
              <w:marBottom w:val="0"/>
              <w:divBdr>
                <w:top w:val="none" w:sz="0" w:space="0" w:color="auto"/>
                <w:left w:val="none" w:sz="0" w:space="0" w:color="auto"/>
                <w:bottom w:val="none" w:sz="0" w:space="0" w:color="auto"/>
                <w:right w:val="none" w:sz="0" w:space="0" w:color="auto"/>
              </w:divBdr>
            </w:div>
            <w:div w:id="1416124969">
              <w:marLeft w:val="0"/>
              <w:marRight w:val="0"/>
              <w:marTop w:val="0"/>
              <w:marBottom w:val="0"/>
              <w:divBdr>
                <w:top w:val="none" w:sz="0" w:space="0" w:color="auto"/>
                <w:left w:val="none" w:sz="0" w:space="0" w:color="auto"/>
                <w:bottom w:val="none" w:sz="0" w:space="0" w:color="auto"/>
                <w:right w:val="none" w:sz="0" w:space="0" w:color="auto"/>
              </w:divBdr>
            </w:div>
            <w:div w:id="1434131439">
              <w:marLeft w:val="0"/>
              <w:marRight w:val="0"/>
              <w:marTop w:val="0"/>
              <w:marBottom w:val="0"/>
              <w:divBdr>
                <w:top w:val="none" w:sz="0" w:space="0" w:color="auto"/>
                <w:left w:val="none" w:sz="0" w:space="0" w:color="auto"/>
                <w:bottom w:val="none" w:sz="0" w:space="0" w:color="auto"/>
                <w:right w:val="none" w:sz="0" w:space="0" w:color="auto"/>
              </w:divBdr>
            </w:div>
            <w:div w:id="1442257721">
              <w:marLeft w:val="0"/>
              <w:marRight w:val="0"/>
              <w:marTop w:val="0"/>
              <w:marBottom w:val="0"/>
              <w:divBdr>
                <w:top w:val="none" w:sz="0" w:space="0" w:color="auto"/>
                <w:left w:val="none" w:sz="0" w:space="0" w:color="auto"/>
                <w:bottom w:val="none" w:sz="0" w:space="0" w:color="auto"/>
                <w:right w:val="none" w:sz="0" w:space="0" w:color="auto"/>
              </w:divBdr>
            </w:div>
            <w:div w:id="1443574036">
              <w:marLeft w:val="0"/>
              <w:marRight w:val="0"/>
              <w:marTop w:val="0"/>
              <w:marBottom w:val="0"/>
              <w:divBdr>
                <w:top w:val="none" w:sz="0" w:space="0" w:color="auto"/>
                <w:left w:val="none" w:sz="0" w:space="0" w:color="auto"/>
                <w:bottom w:val="none" w:sz="0" w:space="0" w:color="auto"/>
                <w:right w:val="none" w:sz="0" w:space="0" w:color="auto"/>
              </w:divBdr>
            </w:div>
            <w:div w:id="1450467101">
              <w:marLeft w:val="0"/>
              <w:marRight w:val="0"/>
              <w:marTop w:val="0"/>
              <w:marBottom w:val="0"/>
              <w:divBdr>
                <w:top w:val="none" w:sz="0" w:space="0" w:color="auto"/>
                <w:left w:val="none" w:sz="0" w:space="0" w:color="auto"/>
                <w:bottom w:val="none" w:sz="0" w:space="0" w:color="auto"/>
                <w:right w:val="none" w:sz="0" w:space="0" w:color="auto"/>
              </w:divBdr>
            </w:div>
            <w:div w:id="1452279949">
              <w:marLeft w:val="0"/>
              <w:marRight w:val="0"/>
              <w:marTop w:val="0"/>
              <w:marBottom w:val="0"/>
              <w:divBdr>
                <w:top w:val="none" w:sz="0" w:space="0" w:color="auto"/>
                <w:left w:val="none" w:sz="0" w:space="0" w:color="auto"/>
                <w:bottom w:val="none" w:sz="0" w:space="0" w:color="auto"/>
                <w:right w:val="none" w:sz="0" w:space="0" w:color="auto"/>
              </w:divBdr>
            </w:div>
            <w:div w:id="1455565062">
              <w:marLeft w:val="0"/>
              <w:marRight w:val="0"/>
              <w:marTop w:val="0"/>
              <w:marBottom w:val="0"/>
              <w:divBdr>
                <w:top w:val="none" w:sz="0" w:space="0" w:color="auto"/>
                <w:left w:val="none" w:sz="0" w:space="0" w:color="auto"/>
                <w:bottom w:val="none" w:sz="0" w:space="0" w:color="auto"/>
                <w:right w:val="none" w:sz="0" w:space="0" w:color="auto"/>
              </w:divBdr>
            </w:div>
            <w:div w:id="1466658323">
              <w:marLeft w:val="0"/>
              <w:marRight w:val="0"/>
              <w:marTop w:val="0"/>
              <w:marBottom w:val="0"/>
              <w:divBdr>
                <w:top w:val="none" w:sz="0" w:space="0" w:color="auto"/>
                <w:left w:val="none" w:sz="0" w:space="0" w:color="auto"/>
                <w:bottom w:val="none" w:sz="0" w:space="0" w:color="auto"/>
                <w:right w:val="none" w:sz="0" w:space="0" w:color="auto"/>
              </w:divBdr>
            </w:div>
            <w:div w:id="1481116906">
              <w:marLeft w:val="0"/>
              <w:marRight w:val="0"/>
              <w:marTop w:val="0"/>
              <w:marBottom w:val="0"/>
              <w:divBdr>
                <w:top w:val="none" w:sz="0" w:space="0" w:color="auto"/>
                <w:left w:val="none" w:sz="0" w:space="0" w:color="auto"/>
                <w:bottom w:val="none" w:sz="0" w:space="0" w:color="auto"/>
                <w:right w:val="none" w:sz="0" w:space="0" w:color="auto"/>
              </w:divBdr>
            </w:div>
            <w:div w:id="1489861201">
              <w:marLeft w:val="0"/>
              <w:marRight w:val="0"/>
              <w:marTop w:val="0"/>
              <w:marBottom w:val="0"/>
              <w:divBdr>
                <w:top w:val="none" w:sz="0" w:space="0" w:color="auto"/>
                <w:left w:val="none" w:sz="0" w:space="0" w:color="auto"/>
                <w:bottom w:val="none" w:sz="0" w:space="0" w:color="auto"/>
                <w:right w:val="none" w:sz="0" w:space="0" w:color="auto"/>
              </w:divBdr>
            </w:div>
            <w:div w:id="1518735517">
              <w:marLeft w:val="0"/>
              <w:marRight w:val="0"/>
              <w:marTop w:val="0"/>
              <w:marBottom w:val="0"/>
              <w:divBdr>
                <w:top w:val="none" w:sz="0" w:space="0" w:color="auto"/>
                <w:left w:val="none" w:sz="0" w:space="0" w:color="auto"/>
                <w:bottom w:val="none" w:sz="0" w:space="0" w:color="auto"/>
                <w:right w:val="none" w:sz="0" w:space="0" w:color="auto"/>
              </w:divBdr>
            </w:div>
            <w:div w:id="1560898057">
              <w:marLeft w:val="0"/>
              <w:marRight w:val="0"/>
              <w:marTop w:val="0"/>
              <w:marBottom w:val="0"/>
              <w:divBdr>
                <w:top w:val="none" w:sz="0" w:space="0" w:color="auto"/>
                <w:left w:val="none" w:sz="0" w:space="0" w:color="auto"/>
                <w:bottom w:val="none" w:sz="0" w:space="0" w:color="auto"/>
                <w:right w:val="none" w:sz="0" w:space="0" w:color="auto"/>
              </w:divBdr>
            </w:div>
            <w:div w:id="1561751577">
              <w:marLeft w:val="0"/>
              <w:marRight w:val="0"/>
              <w:marTop w:val="0"/>
              <w:marBottom w:val="0"/>
              <w:divBdr>
                <w:top w:val="none" w:sz="0" w:space="0" w:color="auto"/>
                <w:left w:val="none" w:sz="0" w:space="0" w:color="auto"/>
                <w:bottom w:val="none" w:sz="0" w:space="0" w:color="auto"/>
                <w:right w:val="none" w:sz="0" w:space="0" w:color="auto"/>
              </w:divBdr>
            </w:div>
            <w:div w:id="1599170696">
              <w:marLeft w:val="0"/>
              <w:marRight w:val="0"/>
              <w:marTop w:val="0"/>
              <w:marBottom w:val="0"/>
              <w:divBdr>
                <w:top w:val="none" w:sz="0" w:space="0" w:color="auto"/>
                <w:left w:val="none" w:sz="0" w:space="0" w:color="auto"/>
                <w:bottom w:val="none" w:sz="0" w:space="0" w:color="auto"/>
                <w:right w:val="none" w:sz="0" w:space="0" w:color="auto"/>
              </w:divBdr>
            </w:div>
            <w:div w:id="1612667905">
              <w:marLeft w:val="0"/>
              <w:marRight w:val="0"/>
              <w:marTop w:val="0"/>
              <w:marBottom w:val="0"/>
              <w:divBdr>
                <w:top w:val="none" w:sz="0" w:space="0" w:color="auto"/>
                <w:left w:val="none" w:sz="0" w:space="0" w:color="auto"/>
                <w:bottom w:val="none" w:sz="0" w:space="0" w:color="auto"/>
                <w:right w:val="none" w:sz="0" w:space="0" w:color="auto"/>
              </w:divBdr>
            </w:div>
            <w:div w:id="1613242764">
              <w:marLeft w:val="0"/>
              <w:marRight w:val="0"/>
              <w:marTop w:val="0"/>
              <w:marBottom w:val="0"/>
              <w:divBdr>
                <w:top w:val="none" w:sz="0" w:space="0" w:color="auto"/>
                <w:left w:val="none" w:sz="0" w:space="0" w:color="auto"/>
                <w:bottom w:val="none" w:sz="0" w:space="0" w:color="auto"/>
                <w:right w:val="none" w:sz="0" w:space="0" w:color="auto"/>
              </w:divBdr>
            </w:div>
            <w:div w:id="1616138898">
              <w:marLeft w:val="0"/>
              <w:marRight w:val="0"/>
              <w:marTop w:val="0"/>
              <w:marBottom w:val="0"/>
              <w:divBdr>
                <w:top w:val="none" w:sz="0" w:space="0" w:color="auto"/>
                <w:left w:val="none" w:sz="0" w:space="0" w:color="auto"/>
                <w:bottom w:val="none" w:sz="0" w:space="0" w:color="auto"/>
                <w:right w:val="none" w:sz="0" w:space="0" w:color="auto"/>
              </w:divBdr>
            </w:div>
            <w:div w:id="1629437014">
              <w:marLeft w:val="0"/>
              <w:marRight w:val="0"/>
              <w:marTop w:val="0"/>
              <w:marBottom w:val="0"/>
              <w:divBdr>
                <w:top w:val="none" w:sz="0" w:space="0" w:color="auto"/>
                <w:left w:val="none" w:sz="0" w:space="0" w:color="auto"/>
                <w:bottom w:val="none" w:sz="0" w:space="0" w:color="auto"/>
                <w:right w:val="none" w:sz="0" w:space="0" w:color="auto"/>
              </w:divBdr>
            </w:div>
            <w:div w:id="1657298447">
              <w:marLeft w:val="0"/>
              <w:marRight w:val="0"/>
              <w:marTop w:val="0"/>
              <w:marBottom w:val="0"/>
              <w:divBdr>
                <w:top w:val="none" w:sz="0" w:space="0" w:color="auto"/>
                <w:left w:val="none" w:sz="0" w:space="0" w:color="auto"/>
                <w:bottom w:val="none" w:sz="0" w:space="0" w:color="auto"/>
                <w:right w:val="none" w:sz="0" w:space="0" w:color="auto"/>
              </w:divBdr>
            </w:div>
            <w:div w:id="1663238651">
              <w:marLeft w:val="0"/>
              <w:marRight w:val="0"/>
              <w:marTop w:val="0"/>
              <w:marBottom w:val="0"/>
              <w:divBdr>
                <w:top w:val="none" w:sz="0" w:space="0" w:color="auto"/>
                <w:left w:val="none" w:sz="0" w:space="0" w:color="auto"/>
                <w:bottom w:val="none" w:sz="0" w:space="0" w:color="auto"/>
                <w:right w:val="none" w:sz="0" w:space="0" w:color="auto"/>
              </w:divBdr>
            </w:div>
            <w:div w:id="1673487903">
              <w:marLeft w:val="0"/>
              <w:marRight w:val="0"/>
              <w:marTop w:val="0"/>
              <w:marBottom w:val="0"/>
              <w:divBdr>
                <w:top w:val="none" w:sz="0" w:space="0" w:color="auto"/>
                <w:left w:val="none" w:sz="0" w:space="0" w:color="auto"/>
                <w:bottom w:val="none" w:sz="0" w:space="0" w:color="auto"/>
                <w:right w:val="none" w:sz="0" w:space="0" w:color="auto"/>
              </w:divBdr>
            </w:div>
            <w:div w:id="1692026249">
              <w:marLeft w:val="0"/>
              <w:marRight w:val="0"/>
              <w:marTop w:val="0"/>
              <w:marBottom w:val="0"/>
              <w:divBdr>
                <w:top w:val="none" w:sz="0" w:space="0" w:color="auto"/>
                <w:left w:val="none" w:sz="0" w:space="0" w:color="auto"/>
                <w:bottom w:val="none" w:sz="0" w:space="0" w:color="auto"/>
                <w:right w:val="none" w:sz="0" w:space="0" w:color="auto"/>
              </w:divBdr>
            </w:div>
            <w:div w:id="1715614855">
              <w:marLeft w:val="0"/>
              <w:marRight w:val="0"/>
              <w:marTop w:val="0"/>
              <w:marBottom w:val="0"/>
              <w:divBdr>
                <w:top w:val="none" w:sz="0" w:space="0" w:color="auto"/>
                <w:left w:val="none" w:sz="0" w:space="0" w:color="auto"/>
                <w:bottom w:val="none" w:sz="0" w:space="0" w:color="auto"/>
                <w:right w:val="none" w:sz="0" w:space="0" w:color="auto"/>
              </w:divBdr>
            </w:div>
            <w:div w:id="1719429967">
              <w:marLeft w:val="0"/>
              <w:marRight w:val="0"/>
              <w:marTop w:val="0"/>
              <w:marBottom w:val="0"/>
              <w:divBdr>
                <w:top w:val="none" w:sz="0" w:space="0" w:color="auto"/>
                <w:left w:val="none" w:sz="0" w:space="0" w:color="auto"/>
                <w:bottom w:val="none" w:sz="0" w:space="0" w:color="auto"/>
                <w:right w:val="none" w:sz="0" w:space="0" w:color="auto"/>
              </w:divBdr>
            </w:div>
            <w:div w:id="1731070822">
              <w:marLeft w:val="0"/>
              <w:marRight w:val="0"/>
              <w:marTop w:val="0"/>
              <w:marBottom w:val="0"/>
              <w:divBdr>
                <w:top w:val="none" w:sz="0" w:space="0" w:color="auto"/>
                <w:left w:val="none" w:sz="0" w:space="0" w:color="auto"/>
                <w:bottom w:val="none" w:sz="0" w:space="0" w:color="auto"/>
                <w:right w:val="none" w:sz="0" w:space="0" w:color="auto"/>
              </w:divBdr>
            </w:div>
            <w:div w:id="1758210588">
              <w:marLeft w:val="0"/>
              <w:marRight w:val="0"/>
              <w:marTop w:val="0"/>
              <w:marBottom w:val="0"/>
              <w:divBdr>
                <w:top w:val="none" w:sz="0" w:space="0" w:color="auto"/>
                <w:left w:val="none" w:sz="0" w:space="0" w:color="auto"/>
                <w:bottom w:val="none" w:sz="0" w:space="0" w:color="auto"/>
                <w:right w:val="none" w:sz="0" w:space="0" w:color="auto"/>
              </w:divBdr>
            </w:div>
            <w:div w:id="1776368783">
              <w:marLeft w:val="0"/>
              <w:marRight w:val="0"/>
              <w:marTop w:val="0"/>
              <w:marBottom w:val="0"/>
              <w:divBdr>
                <w:top w:val="none" w:sz="0" w:space="0" w:color="auto"/>
                <w:left w:val="none" w:sz="0" w:space="0" w:color="auto"/>
                <w:bottom w:val="none" w:sz="0" w:space="0" w:color="auto"/>
                <w:right w:val="none" w:sz="0" w:space="0" w:color="auto"/>
              </w:divBdr>
            </w:div>
            <w:div w:id="1797482268">
              <w:marLeft w:val="0"/>
              <w:marRight w:val="0"/>
              <w:marTop w:val="0"/>
              <w:marBottom w:val="0"/>
              <w:divBdr>
                <w:top w:val="none" w:sz="0" w:space="0" w:color="auto"/>
                <w:left w:val="none" w:sz="0" w:space="0" w:color="auto"/>
                <w:bottom w:val="none" w:sz="0" w:space="0" w:color="auto"/>
                <w:right w:val="none" w:sz="0" w:space="0" w:color="auto"/>
              </w:divBdr>
            </w:div>
            <w:div w:id="1831559984">
              <w:marLeft w:val="0"/>
              <w:marRight w:val="0"/>
              <w:marTop w:val="0"/>
              <w:marBottom w:val="0"/>
              <w:divBdr>
                <w:top w:val="none" w:sz="0" w:space="0" w:color="auto"/>
                <w:left w:val="none" w:sz="0" w:space="0" w:color="auto"/>
                <w:bottom w:val="none" w:sz="0" w:space="0" w:color="auto"/>
                <w:right w:val="none" w:sz="0" w:space="0" w:color="auto"/>
              </w:divBdr>
            </w:div>
            <w:div w:id="1855261460">
              <w:marLeft w:val="0"/>
              <w:marRight w:val="0"/>
              <w:marTop w:val="0"/>
              <w:marBottom w:val="0"/>
              <w:divBdr>
                <w:top w:val="none" w:sz="0" w:space="0" w:color="auto"/>
                <w:left w:val="none" w:sz="0" w:space="0" w:color="auto"/>
                <w:bottom w:val="none" w:sz="0" w:space="0" w:color="auto"/>
                <w:right w:val="none" w:sz="0" w:space="0" w:color="auto"/>
              </w:divBdr>
            </w:div>
            <w:div w:id="1860850344">
              <w:marLeft w:val="0"/>
              <w:marRight w:val="0"/>
              <w:marTop w:val="0"/>
              <w:marBottom w:val="0"/>
              <w:divBdr>
                <w:top w:val="none" w:sz="0" w:space="0" w:color="auto"/>
                <w:left w:val="none" w:sz="0" w:space="0" w:color="auto"/>
                <w:bottom w:val="none" w:sz="0" w:space="0" w:color="auto"/>
                <w:right w:val="none" w:sz="0" w:space="0" w:color="auto"/>
              </w:divBdr>
            </w:div>
            <w:div w:id="1895652288">
              <w:marLeft w:val="0"/>
              <w:marRight w:val="0"/>
              <w:marTop w:val="0"/>
              <w:marBottom w:val="0"/>
              <w:divBdr>
                <w:top w:val="none" w:sz="0" w:space="0" w:color="auto"/>
                <w:left w:val="none" w:sz="0" w:space="0" w:color="auto"/>
                <w:bottom w:val="none" w:sz="0" w:space="0" w:color="auto"/>
                <w:right w:val="none" w:sz="0" w:space="0" w:color="auto"/>
              </w:divBdr>
            </w:div>
            <w:div w:id="1909337208">
              <w:marLeft w:val="0"/>
              <w:marRight w:val="0"/>
              <w:marTop w:val="0"/>
              <w:marBottom w:val="0"/>
              <w:divBdr>
                <w:top w:val="none" w:sz="0" w:space="0" w:color="auto"/>
                <w:left w:val="none" w:sz="0" w:space="0" w:color="auto"/>
                <w:bottom w:val="none" w:sz="0" w:space="0" w:color="auto"/>
                <w:right w:val="none" w:sz="0" w:space="0" w:color="auto"/>
              </w:divBdr>
            </w:div>
            <w:div w:id="1937056798">
              <w:marLeft w:val="0"/>
              <w:marRight w:val="0"/>
              <w:marTop w:val="0"/>
              <w:marBottom w:val="0"/>
              <w:divBdr>
                <w:top w:val="none" w:sz="0" w:space="0" w:color="auto"/>
                <w:left w:val="none" w:sz="0" w:space="0" w:color="auto"/>
                <w:bottom w:val="none" w:sz="0" w:space="0" w:color="auto"/>
                <w:right w:val="none" w:sz="0" w:space="0" w:color="auto"/>
              </w:divBdr>
            </w:div>
            <w:div w:id="1941446238">
              <w:marLeft w:val="0"/>
              <w:marRight w:val="0"/>
              <w:marTop w:val="0"/>
              <w:marBottom w:val="0"/>
              <w:divBdr>
                <w:top w:val="none" w:sz="0" w:space="0" w:color="auto"/>
                <w:left w:val="none" w:sz="0" w:space="0" w:color="auto"/>
                <w:bottom w:val="none" w:sz="0" w:space="0" w:color="auto"/>
                <w:right w:val="none" w:sz="0" w:space="0" w:color="auto"/>
              </w:divBdr>
            </w:div>
            <w:div w:id="1956716174">
              <w:marLeft w:val="0"/>
              <w:marRight w:val="0"/>
              <w:marTop w:val="0"/>
              <w:marBottom w:val="0"/>
              <w:divBdr>
                <w:top w:val="none" w:sz="0" w:space="0" w:color="auto"/>
                <w:left w:val="none" w:sz="0" w:space="0" w:color="auto"/>
                <w:bottom w:val="none" w:sz="0" w:space="0" w:color="auto"/>
                <w:right w:val="none" w:sz="0" w:space="0" w:color="auto"/>
              </w:divBdr>
            </w:div>
            <w:div w:id="1966350479">
              <w:marLeft w:val="0"/>
              <w:marRight w:val="0"/>
              <w:marTop w:val="0"/>
              <w:marBottom w:val="0"/>
              <w:divBdr>
                <w:top w:val="none" w:sz="0" w:space="0" w:color="auto"/>
                <w:left w:val="none" w:sz="0" w:space="0" w:color="auto"/>
                <w:bottom w:val="none" w:sz="0" w:space="0" w:color="auto"/>
                <w:right w:val="none" w:sz="0" w:space="0" w:color="auto"/>
              </w:divBdr>
            </w:div>
            <w:div w:id="1971937819">
              <w:marLeft w:val="0"/>
              <w:marRight w:val="0"/>
              <w:marTop w:val="0"/>
              <w:marBottom w:val="0"/>
              <w:divBdr>
                <w:top w:val="none" w:sz="0" w:space="0" w:color="auto"/>
                <w:left w:val="none" w:sz="0" w:space="0" w:color="auto"/>
                <w:bottom w:val="none" w:sz="0" w:space="0" w:color="auto"/>
                <w:right w:val="none" w:sz="0" w:space="0" w:color="auto"/>
              </w:divBdr>
            </w:div>
            <w:div w:id="1985966322">
              <w:marLeft w:val="0"/>
              <w:marRight w:val="0"/>
              <w:marTop w:val="0"/>
              <w:marBottom w:val="0"/>
              <w:divBdr>
                <w:top w:val="none" w:sz="0" w:space="0" w:color="auto"/>
                <w:left w:val="none" w:sz="0" w:space="0" w:color="auto"/>
                <w:bottom w:val="none" w:sz="0" w:space="0" w:color="auto"/>
                <w:right w:val="none" w:sz="0" w:space="0" w:color="auto"/>
              </w:divBdr>
            </w:div>
            <w:div w:id="1998533179">
              <w:marLeft w:val="0"/>
              <w:marRight w:val="0"/>
              <w:marTop w:val="0"/>
              <w:marBottom w:val="0"/>
              <w:divBdr>
                <w:top w:val="none" w:sz="0" w:space="0" w:color="auto"/>
                <w:left w:val="none" w:sz="0" w:space="0" w:color="auto"/>
                <w:bottom w:val="none" w:sz="0" w:space="0" w:color="auto"/>
                <w:right w:val="none" w:sz="0" w:space="0" w:color="auto"/>
              </w:divBdr>
            </w:div>
            <w:div w:id="2016765574">
              <w:marLeft w:val="0"/>
              <w:marRight w:val="0"/>
              <w:marTop w:val="0"/>
              <w:marBottom w:val="0"/>
              <w:divBdr>
                <w:top w:val="none" w:sz="0" w:space="0" w:color="auto"/>
                <w:left w:val="none" w:sz="0" w:space="0" w:color="auto"/>
                <w:bottom w:val="none" w:sz="0" w:space="0" w:color="auto"/>
                <w:right w:val="none" w:sz="0" w:space="0" w:color="auto"/>
              </w:divBdr>
            </w:div>
            <w:div w:id="2055959680">
              <w:marLeft w:val="0"/>
              <w:marRight w:val="0"/>
              <w:marTop w:val="0"/>
              <w:marBottom w:val="0"/>
              <w:divBdr>
                <w:top w:val="none" w:sz="0" w:space="0" w:color="auto"/>
                <w:left w:val="none" w:sz="0" w:space="0" w:color="auto"/>
                <w:bottom w:val="none" w:sz="0" w:space="0" w:color="auto"/>
                <w:right w:val="none" w:sz="0" w:space="0" w:color="auto"/>
              </w:divBdr>
            </w:div>
            <w:div w:id="2068264972">
              <w:marLeft w:val="0"/>
              <w:marRight w:val="0"/>
              <w:marTop w:val="0"/>
              <w:marBottom w:val="0"/>
              <w:divBdr>
                <w:top w:val="none" w:sz="0" w:space="0" w:color="auto"/>
                <w:left w:val="none" w:sz="0" w:space="0" w:color="auto"/>
                <w:bottom w:val="none" w:sz="0" w:space="0" w:color="auto"/>
                <w:right w:val="none" w:sz="0" w:space="0" w:color="auto"/>
              </w:divBdr>
            </w:div>
            <w:div w:id="2095278166">
              <w:marLeft w:val="0"/>
              <w:marRight w:val="0"/>
              <w:marTop w:val="0"/>
              <w:marBottom w:val="0"/>
              <w:divBdr>
                <w:top w:val="none" w:sz="0" w:space="0" w:color="auto"/>
                <w:left w:val="none" w:sz="0" w:space="0" w:color="auto"/>
                <w:bottom w:val="none" w:sz="0" w:space="0" w:color="auto"/>
                <w:right w:val="none" w:sz="0" w:space="0" w:color="auto"/>
              </w:divBdr>
            </w:div>
            <w:div w:id="2131362368">
              <w:marLeft w:val="0"/>
              <w:marRight w:val="0"/>
              <w:marTop w:val="0"/>
              <w:marBottom w:val="0"/>
              <w:divBdr>
                <w:top w:val="none" w:sz="0" w:space="0" w:color="auto"/>
                <w:left w:val="none" w:sz="0" w:space="0" w:color="auto"/>
                <w:bottom w:val="none" w:sz="0" w:space="0" w:color="auto"/>
                <w:right w:val="none" w:sz="0" w:space="0" w:color="auto"/>
              </w:divBdr>
            </w:div>
            <w:div w:id="2132087443">
              <w:marLeft w:val="0"/>
              <w:marRight w:val="0"/>
              <w:marTop w:val="0"/>
              <w:marBottom w:val="0"/>
              <w:divBdr>
                <w:top w:val="none" w:sz="0" w:space="0" w:color="auto"/>
                <w:left w:val="none" w:sz="0" w:space="0" w:color="auto"/>
                <w:bottom w:val="none" w:sz="0" w:space="0" w:color="auto"/>
                <w:right w:val="none" w:sz="0" w:space="0" w:color="auto"/>
              </w:divBdr>
            </w:div>
            <w:div w:id="2134788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799579">
      <w:bodyDiv w:val="1"/>
      <w:marLeft w:val="0"/>
      <w:marRight w:val="0"/>
      <w:marTop w:val="0"/>
      <w:marBottom w:val="0"/>
      <w:divBdr>
        <w:top w:val="none" w:sz="0" w:space="0" w:color="auto"/>
        <w:left w:val="none" w:sz="0" w:space="0" w:color="auto"/>
        <w:bottom w:val="none" w:sz="0" w:space="0" w:color="auto"/>
        <w:right w:val="none" w:sz="0" w:space="0" w:color="auto"/>
      </w:divBdr>
      <w:divsChild>
        <w:div w:id="1879705381">
          <w:marLeft w:val="0"/>
          <w:marRight w:val="0"/>
          <w:marTop w:val="0"/>
          <w:marBottom w:val="0"/>
          <w:divBdr>
            <w:top w:val="none" w:sz="0" w:space="0" w:color="auto"/>
            <w:left w:val="none" w:sz="0" w:space="0" w:color="auto"/>
            <w:bottom w:val="none" w:sz="0" w:space="0" w:color="auto"/>
            <w:right w:val="none" w:sz="0" w:space="0" w:color="auto"/>
          </w:divBdr>
          <w:divsChild>
            <w:div w:id="6294529">
              <w:marLeft w:val="0"/>
              <w:marRight w:val="0"/>
              <w:marTop w:val="0"/>
              <w:marBottom w:val="0"/>
              <w:divBdr>
                <w:top w:val="none" w:sz="0" w:space="0" w:color="auto"/>
                <w:left w:val="none" w:sz="0" w:space="0" w:color="auto"/>
                <w:bottom w:val="none" w:sz="0" w:space="0" w:color="auto"/>
                <w:right w:val="none" w:sz="0" w:space="0" w:color="auto"/>
              </w:divBdr>
            </w:div>
            <w:div w:id="46153719">
              <w:marLeft w:val="0"/>
              <w:marRight w:val="0"/>
              <w:marTop w:val="0"/>
              <w:marBottom w:val="0"/>
              <w:divBdr>
                <w:top w:val="none" w:sz="0" w:space="0" w:color="auto"/>
                <w:left w:val="none" w:sz="0" w:space="0" w:color="auto"/>
                <w:bottom w:val="none" w:sz="0" w:space="0" w:color="auto"/>
                <w:right w:val="none" w:sz="0" w:space="0" w:color="auto"/>
              </w:divBdr>
            </w:div>
            <w:div w:id="69158112">
              <w:marLeft w:val="0"/>
              <w:marRight w:val="0"/>
              <w:marTop w:val="0"/>
              <w:marBottom w:val="0"/>
              <w:divBdr>
                <w:top w:val="none" w:sz="0" w:space="0" w:color="auto"/>
                <w:left w:val="none" w:sz="0" w:space="0" w:color="auto"/>
                <w:bottom w:val="none" w:sz="0" w:space="0" w:color="auto"/>
                <w:right w:val="none" w:sz="0" w:space="0" w:color="auto"/>
              </w:divBdr>
            </w:div>
            <w:div w:id="69818705">
              <w:marLeft w:val="0"/>
              <w:marRight w:val="0"/>
              <w:marTop w:val="0"/>
              <w:marBottom w:val="0"/>
              <w:divBdr>
                <w:top w:val="none" w:sz="0" w:space="0" w:color="auto"/>
                <w:left w:val="none" w:sz="0" w:space="0" w:color="auto"/>
                <w:bottom w:val="none" w:sz="0" w:space="0" w:color="auto"/>
                <w:right w:val="none" w:sz="0" w:space="0" w:color="auto"/>
              </w:divBdr>
            </w:div>
            <w:div w:id="87428804">
              <w:marLeft w:val="0"/>
              <w:marRight w:val="0"/>
              <w:marTop w:val="0"/>
              <w:marBottom w:val="0"/>
              <w:divBdr>
                <w:top w:val="none" w:sz="0" w:space="0" w:color="auto"/>
                <w:left w:val="none" w:sz="0" w:space="0" w:color="auto"/>
                <w:bottom w:val="none" w:sz="0" w:space="0" w:color="auto"/>
                <w:right w:val="none" w:sz="0" w:space="0" w:color="auto"/>
              </w:divBdr>
            </w:div>
            <w:div w:id="91586073">
              <w:marLeft w:val="0"/>
              <w:marRight w:val="0"/>
              <w:marTop w:val="0"/>
              <w:marBottom w:val="0"/>
              <w:divBdr>
                <w:top w:val="none" w:sz="0" w:space="0" w:color="auto"/>
                <w:left w:val="none" w:sz="0" w:space="0" w:color="auto"/>
                <w:bottom w:val="none" w:sz="0" w:space="0" w:color="auto"/>
                <w:right w:val="none" w:sz="0" w:space="0" w:color="auto"/>
              </w:divBdr>
            </w:div>
            <w:div w:id="147869403">
              <w:marLeft w:val="0"/>
              <w:marRight w:val="0"/>
              <w:marTop w:val="0"/>
              <w:marBottom w:val="0"/>
              <w:divBdr>
                <w:top w:val="none" w:sz="0" w:space="0" w:color="auto"/>
                <w:left w:val="none" w:sz="0" w:space="0" w:color="auto"/>
                <w:bottom w:val="none" w:sz="0" w:space="0" w:color="auto"/>
                <w:right w:val="none" w:sz="0" w:space="0" w:color="auto"/>
              </w:divBdr>
            </w:div>
            <w:div w:id="158931363">
              <w:marLeft w:val="0"/>
              <w:marRight w:val="0"/>
              <w:marTop w:val="0"/>
              <w:marBottom w:val="0"/>
              <w:divBdr>
                <w:top w:val="none" w:sz="0" w:space="0" w:color="auto"/>
                <w:left w:val="none" w:sz="0" w:space="0" w:color="auto"/>
                <w:bottom w:val="none" w:sz="0" w:space="0" w:color="auto"/>
                <w:right w:val="none" w:sz="0" w:space="0" w:color="auto"/>
              </w:divBdr>
            </w:div>
            <w:div w:id="167646735">
              <w:marLeft w:val="0"/>
              <w:marRight w:val="0"/>
              <w:marTop w:val="0"/>
              <w:marBottom w:val="0"/>
              <w:divBdr>
                <w:top w:val="none" w:sz="0" w:space="0" w:color="auto"/>
                <w:left w:val="none" w:sz="0" w:space="0" w:color="auto"/>
                <w:bottom w:val="none" w:sz="0" w:space="0" w:color="auto"/>
                <w:right w:val="none" w:sz="0" w:space="0" w:color="auto"/>
              </w:divBdr>
            </w:div>
            <w:div w:id="172232328">
              <w:marLeft w:val="0"/>
              <w:marRight w:val="0"/>
              <w:marTop w:val="0"/>
              <w:marBottom w:val="0"/>
              <w:divBdr>
                <w:top w:val="none" w:sz="0" w:space="0" w:color="auto"/>
                <w:left w:val="none" w:sz="0" w:space="0" w:color="auto"/>
                <w:bottom w:val="none" w:sz="0" w:space="0" w:color="auto"/>
                <w:right w:val="none" w:sz="0" w:space="0" w:color="auto"/>
              </w:divBdr>
            </w:div>
            <w:div w:id="190610564">
              <w:marLeft w:val="0"/>
              <w:marRight w:val="0"/>
              <w:marTop w:val="0"/>
              <w:marBottom w:val="0"/>
              <w:divBdr>
                <w:top w:val="none" w:sz="0" w:space="0" w:color="auto"/>
                <w:left w:val="none" w:sz="0" w:space="0" w:color="auto"/>
                <w:bottom w:val="none" w:sz="0" w:space="0" w:color="auto"/>
                <w:right w:val="none" w:sz="0" w:space="0" w:color="auto"/>
              </w:divBdr>
            </w:div>
            <w:div w:id="193659245">
              <w:marLeft w:val="0"/>
              <w:marRight w:val="0"/>
              <w:marTop w:val="0"/>
              <w:marBottom w:val="0"/>
              <w:divBdr>
                <w:top w:val="none" w:sz="0" w:space="0" w:color="auto"/>
                <w:left w:val="none" w:sz="0" w:space="0" w:color="auto"/>
                <w:bottom w:val="none" w:sz="0" w:space="0" w:color="auto"/>
                <w:right w:val="none" w:sz="0" w:space="0" w:color="auto"/>
              </w:divBdr>
            </w:div>
            <w:div w:id="203911631">
              <w:marLeft w:val="0"/>
              <w:marRight w:val="0"/>
              <w:marTop w:val="0"/>
              <w:marBottom w:val="0"/>
              <w:divBdr>
                <w:top w:val="none" w:sz="0" w:space="0" w:color="auto"/>
                <w:left w:val="none" w:sz="0" w:space="0" w:color="auto"/>
                <w:bottom w:val="none" w:sz="0" w:space="0" w:color="auto"/>
                <w:right w:val="none" w:sz="0" w:space="0" w:color="auto"/>
              </w:divBdr>
            </w:div>
            <w:div w:id="209727653">
              <w:marLeft w:val="0"/>
              <w:marRight w:val="0"/>
              <w:marTop w:val="0"/>
              <w:marBottom w:val="0"/>
              <w:divBdr>
                <w:top w:val="none" w:sz="0" w:space="0" w:color="auto"/>
                <w:left w:val="none" w:sz="0" w:space="0" w:color="auto"/>
                <w:bottom w:val="none" w:sz="0" w:space="0" w:color="auto"/>
                <w:right w:val="none" w:sz="0" w:space="0" w:color="auto"/>
              </w:divBdr>
            </w:div>
            <w:div w:id="210271640">
              <w:marLeft w:val="0"/>
              <w:marRight w:val="0"/>
              <w:marTop w:val="0"/>
              <w:marBottom w:val="0"/>
              <w:divBdr>
                <w:top w:val="none" w:sz="0" w:space="0" w:color="auto"/>
                <w:left w:val="none" w:sz="0" w:space="0" w:color="auto"/>
                <w:bottom w:val="none" w:sz="0" w:space="0" w:color="auto"/>
                <w:right w:val="none" w:sz="0" w:space="0" w:color="auto"/>
              </w:divBdr>
            </w:div>
            <w:div w:id="233587027">
              <w:marLeft w:val="0"/>
              <w:marRight w:val="0"/>
              <w:marTop w:val="0"/>
              <w:marBottom w:val="0"/>
              <w:divBdr>
                <w:top w:val="none" w:sz="0" w:space="0" w:color="auto"/>
                <w:left w:val="none" w:sz="0" w:space="0" w:color="auto"/>
                <w:bottom w:val="none" w:sz="0" w:space="0" w:color="auto"/>
                <w:right w:val="none" w:sz="0" w:space="0" w:color="auto"/>
              </w:divBdr>
            </w:div>
            <w:div w:id="239338423">
              <w:marLeft w:val="0"/>
              <w:marRight w:val="0"/>
              <w:marTop w:val="0"/>
              <w:marBottom w:val="0"/>
              <w:divBdr>
                <w:top w:val="none" w:sz="0" w:space="0" w:color="auto"/>
                <w:left w:val="none" w:sz="0" w:space="0" w:color="auto"/>
                <w:bottom w:val="none" w:sz="0" w:space="0" w:color="auto"/>
                <w:right w:val="none" w:sz="0" w:space="0" w:color="auto"/>
              </w:divBdr>
            </w:div>
            <w:div w:id="245916882">
              <w:marLeft w:val="0"/>
              <w:marRight w:val="0"/>
              <w:marTop w:val="0"/>
              <w:marBottom w:val="0"/>
              <w:divBdr>
                <w:top w:val="none" w:sz="0" w:space="0" w:color="auto"/>
                <w:left w:val="none" w:sz="0" w:space="0" w:color="auto"/>
                <w:bottom w:val="none" w:sz="0" w:space="0" w:color="auto"/>
                <w:right w:val="none" w:sz="0" w:space="0" w:color="auto"/>
              </w:divBdr>
            </w:div>
            <w:div w:id="268322673">
              <w:marLeft w:val="0"/>
              <w:marRight w:val="0"/>
              <w:marTop w:val="0"/>
              <w:marBottom w:val="0"/>
              <w:divBdr>
                <w:top w:val="none" w:sz="0" w:space="0" w:color="auto"/>
                <w:left w:val="none" w:sz="0" w:space="0" w:color="auto"/>
                <w:bottom w:val="none" w:sz="0" w:space="0" w:color="auto"/>
                <w:right w:val="none" w:sz="0" w:space="0" w:color="auto"/>
              </w:divBdr>
            </w:div>
            <w:div w:id="316111731">
              <w:marLeft w:val="0"/>
              <w:marRight w:val="0"/>
              <w:marTop w:val="0"/>
              <w:marBottom w:val="0"/>
              <w:divBdr>
                <w:top w:val="none" w:sz="0" w:space="0" w:color="auto"/>
                <w:left w:val="none" w:sz="0" w:space="0" w:color="auto"/>
                <w:bottom w:val="none" w:sz="0" w:space="0" w:color="auto"/>
                <w:right w:val="none" w:sz="0" w:space="0" w:color="auto"/>
              </w:divBdr>
            </w:div>
            <w:div w:id="334115997">
              <w:marLeft w:val="0"/>
              <w:marRight w:val="0"/>
              <w:marTop w:val="0"/>
              <w:marBottom w:val="0"/>
              <w:divBdr>
                <w:top w:val="none" w:sz="0" w:space="0" w:color="auto"/>
                <w:left w:val="none" w:sz="0" w:space="0" w:color="auto"/>
                <w:bottom w:val="none" w:sz="0" w:space="0" w:color="auto"/>
                <w:right w:val="none" w:sz="0" w:space="0" w:color="auto"/>
              </w:divBdr>
            </w:div>
            <w:div w:id="369764563">
              <w:marLeft w:val="0"/>
              <w:marRight w:val="0"/>
              <w:marTop w:val="0"/>
              <w:marBottom w:val="0"/>
              <w:divBdr>
                <w:top w:val="none" w:sz="0" w:space="0" w:color="auto"/>
                <w:left w:val="none" w:sz="0" w:space="0" w:color="auto"/>
                <w:bottom w:val="none" w:sz="0" w:space="0" w:color="auto"/>
                <w:right w:val="none" w:sz="0" w:space="0" w:color="auto"/>
              </w:divBdr>
            </w:div>
            <w:div w:id="370957196">
              <w:marLeft w:val="0"/>
              <w:marRight w:val="0"/>
              <w:marTop w:val="0"/>
              <w:marBottom w:val="0"/>
              <w:divBdr>
                <w:top w:val="none" w:sz="0" w:space="0" w:color="auto"/>
                <w:left w:val="none" w:sz="0" w:space="0" w:color="auto"/>
                <w:bottom w:val="none" w:sz="0" w:space="0" w:color="auto"/>
                <w:right w:val="none" w:sz="0" w:space="0" w:color="auto"/>
              </w:divBdr>
            </w:div>
            <w:div w:id="373190958">
              <w:marLeft w:val="0"/>
              <w:marRight w:val="0"/>
              <w:marTop w:val="0"/>
              <w:marBottom w:val="0"/>
              <w:divBdr>
                <w:top w:val="none" w:sz="0" w:space="0" w:color="auto"/>
                <w:left w:val="none" w:sz="0" w:space="0" w:color="auto"/>
                <w:bottom w:val="none" w:sz="0" w:space="0" w:color="auto"/>
                <w:right w:val="none" w:sz="0" w:space="0" w:color="auto"/>
              </w:divBdr>
            </w:div>
            <w:div w:id="398330602">
              <w:marLeft w:val="0"/>
              <w:marRight w:val="0"/>
              <w:marTop w:val="0"/>
              <w:marBottom w:val="0"/>
              <w:divBdr>
                <w:top w:val="none" w:sz="0" w:space="0" w:color="auto"/>
                <w:left w:val="none" w:sz="0" w:space="0" w:color="auto"/>
                <w:bottom w:val="none" w:sz="0" w:space="0" w:color="auto"/>
                <w:right w:val="none" w:sz="0" w:space="0" w:color="auto"/>
              </w:divBdr>
            </w:div>
            <w:div w:id="405761737">
              <w:marLeft w:val="0"/>
              <w:marRight w:val="0"/>
              <w:marTop w:val="0"/>
              <w:marBottom w:val="0"/>
              <w:divBdr>
                <w:top w:val="none" w:sz="0" w:space="0" w:color="auto"/>
                <w:left w:val="none" w:sz="0" w:space="0" w:color="auto"/>
                <w:bottom w:val="none" w:sz="0" w:space="0" w:color="auto"/>
                <w:right w:val="none" w:sz="0" w:space="0" w:color="auto"/>
              </w:divBdr>
            </w:div>
            <w:div w:id="417100752">
              <w:marLeft w:val="0"/>
              <w:marRight w:val="0"/>
              <w:marTop w:val="0"/>
              <w:marBottom w:val="0"/>
              <w:divBdr>
                <w:top w:val="none" w:sz="0" w:space="0" w:color="auto"/>
                <w:left w:val="none" w:sz="0" w:space="0" w:color="auto"/>
                <w:bottom w:val="none" w:sz="0" w:space="0" w:color="auto"/>
                <w:right w:val="none" w:sz="0" w:space="0" w:color="auto"/>
              </w:divBdr>
            </w:div>
            <w:div w:id="420031619">
              <w:marLeft w:val="0"/>
              <w:marRight w:val="0"/>
              <w:marTop w:val="0"/>
              <w:marBottom w:val="0"/>
              <w:divBdr>
                <w:top w:val="none" w:sz="0" w:space="0" w:color="auto"/>
                <w:left w:val="none" w:sz="0" w:space="0" w:color="auto"/>
                <w:bottom w:val="none" w:sz="0" w:space="0" w:color="auto"/>
                <w:right w:val="none" w:sz="0" w:space="0" w:color="auto"/>
              </w:divBdr>
            </w:div>
            <w:div w:id="427849482">
              <w:marLeft w:val="0"/>
              <w:marRight w:val="0"/>
              <w:marTop w:val="0"/>
              <w:marBottom w:val="0"/>
              <w:divBdr>
                <w:top w:val="none" w:sz="0" w:space="0" w:color="auto"/>
                <w:left w:val="none" w:sz="0" w:space="0" w:color="auto"/>
                <w:bottom w:val="none" w:sz="0" w:space="0" w:color="auto"/>
                <w:right w:val="none" w:sz="0" w:space="0" w:color="auto"/>
              </w:divBdr>
            </w:div>
            <w:div w:id="431704208">
              <w:marLeft w:val="0"/>
              <w:marRight w:val="0"/>
              <w:marTop w:val="0"/>
              <w:marBottom w:val="0"/>
              <w:divBdr>
                <w:top w:val="none" w:sz="0" w:space="0" w:color="auto"/>
                <w:left w:val="none" w:sz="0" w:space="0" w:color="auto"/>
                <w:bottom w:val="none" w:sz="0" w:space="0" w:color="auto"/>
                <w:right w:val="none" w:sz="0" w:space="0" w:color="auto"/>
              </w:divBdr>
            </w:div>
            <w:div w:id="461963397">
              <w:marLeft w:val="0"/>
              <w:marRight w:val="0"/>
              <w:marTop w:val="0"/>
              <w:marBottom w:val="0"/>
              <w:divBdr>
                <w:top w:val="none" w:sz="0" w:space="0" w:color="auto"/>
                <w:left w:val="none" w:sz="0" w:space="0" w:color="auto"/>
                <w:bottom w:val="none" w:sz="0" w:space="0" w:color="auto"/>
                <w:right w:val="none" w:sz="0" w:space="0" w:color="auto"/>
              </w:divBdr>
            </w:div>
            <w:div w:id="493423270">
              <w:marLeft w:val="0"/>
              <w:marRight w:val="0"/>
              <w:marTop w:val="0"/>
              <w:marBottom w:val="0"/>
              <w:divBdr>
                <w:top w:val="none" w:sz="0" w:space="0" w:color="auto"/>
                <w:left w:val="none" w:sz="0" w:space="0" w:color="auto"/>
                <w:bottom w:val="none" w:sz="0" w:space="0" w:color="auto"/>
                <w:right w:val="none" w:sz="0" w:space="0" w:color="auto"/>
              </w:divBdr>
            </w:div>
            <w:div w:id="504826405">
              <w:marLeft w:val="0"/>
              <w:marRight w:val="0"/>
              <w:marTop w:val="0"/>
              <w:marBottom w:val="0"/>
              <w:divBdr>
                <w:top w:val="none" w:sz="0" w:space="0" w:color="auto"/>
                <w:left w:val="none" w:sz="0" w:space="0" w:color="auto"/>
                <w:bottom w:val="none" w:sz="0" w:space="0" w:color="auto"/>
                <w:right w:val="none" w:sz="0" w:space="0" w:color="auto"/>
              </w:divBdr>
            </w:div>
            <w:div w:id="511342374">
              <w:marLeft w:val="0"/>
              <w:marRight w:val="0"/>
              <w:marTop w:val="0"/>
              <w:marBottom w:val="0"/>
              <w:divBdr>
                <w:top w:val="none" w:sz="0" w:space="0" w:color="auto"/>
                <w:left w:val="none" w:sz="0" w:space="0" w:color="auto"/>
                <w:bottom w:val="none" w:sz="0" w:space="0" w:color="auto"/>
                <w:right w:val="none" w:sz="0" w:space="0" w:color="auto"/>
              </w:divBdr>
            </w:div>
            <w:div w:id="517085244">
              <w:marLeft w:val="0"/>
              <w:marRight w:val="0"/>
              <w:marTop w:val="0"/>
              <w:marBottom w:val="0"/>
              <w:divBdr>
                <w:top w:val="none" w:sz="0" w:space="0" w:color="auto"/>
                <w:left w:val="none" w:sz="0" w:space="0" w:color="auto"/>
                <w:bottom w:val="none" w:sz="0" w:space="0" w:color="auto"/>
                <w:right w:val="none" w:sz="0" w:space="0" w:color="auto"/>
              </w:divBdr>
            </w:div>
            <w:div w:id="535851641">
              <w:marLeft w:val="0"/>
              <w:marRight w:val="0"/>
              <w:marTop w:val="0"/>
              <w:marBottom w:val="0"/>
              <w:divBdr>
                <w:top w:val="none" w:sz="0" w:space="0" w:color="auto"/>
                <w:left w:val="none" w:sz="0" w:space="0" w:color="auto"/>
                <w:bottom w:val="none" w:sz="0" w:space="0" w:color="auto"/>
                <w:right w:val="none" w:sz="0" w:space="0" w:color="auto"/>
              </w:divBdr>
            </w:div>
            <w:div w:id="543174791">
              <w:marLeft w:val="0"/>
              <w:marRight w:val="0"/>
              <w:marTop w:val="0"/>
              <w:marBottom w:val="0"/>
              <w:divBdr>
                <w:top w:val="none" w:sz="0" w:space="0" w:color="auto"/>
                <w:left w:val="none" w:sz="0" w:space="0" w:color="auto"/>
                <w:bottom w:val="none" w:sz="0" w:space="0" w:color="auto"/>
                <w:right w:val="none" w:sz="0" w:space="0" w:color="auto"/>
              </w:divBdr>
            </w:div>
            <w:div w:id="551769350">
              <w:marLeft w:val="0"/>
              <w:marRight w:val="0"/>
              <w:marTop w:val="0"/>
              <w:marBottom w:val="0"/>
              <w:divBdr>
                <w:top w:val="none" w:sz="0" w:space="0" w:color="auto"/>
                <w:left w:val="none" w:sz="0" w:space="0" w:color="auto"/>
                <w:bottom w:val="none" w:sz="0" w:space="0" w:color="auto"/>
                <w:right w:val="none" w:sz="0" w:space="0" w:color="auto"/>
              </w:divBdr>
            </w:div>
            <w:div w:id="579489517">
              <w:marLeft w:val="0"/>
              <w:marRight w:val="0"/>
              <w:marTop w:val="0"/>
              <w:marBottom w:val="0"/>
              <w:divBdr>
                <w:top w:val="none" w:sz="0" w:space="0" w:color="auto"/>
                <w:left w:val="none" w:sz="0" w:space="0" w:color="auto"/>
                <w:bottom w:val="none" w:sz="0" w:space="0" w:color="auto"/>
                <w:right w:val="none" w:sz="0" w:space="0" w:color="auto"/>
              </w:divBdr>
            </w:div>
            <w:div w:id="585502651">
              <w:marLeft w:val="0"/>
              <w:marRight w:val="0"/>
              <w:marTop w:val="0"/>
              <w:marBottom w:val="0"/>
              <w:divBdr>
                <w:top w:val="none" w:sz="0" w:space="0" w:color="auto"/>
                <w:left w:val="none" w:sz="0" w:space="0" w:color="auto"/>
                <w:bottom w:val="none" w:sz="0" w:space="0" w:color="auto"/>
                <w:right w:val="none" w:sz="0" w:space="0" w:color="auto"/>
              </w:divBdr>
            </w:div>
            <w:div w:id="586351322">
              <w:marLeft w:val="0"/>
              <w:marRight w:val="0"/>
              <w:marTop w:val="0"/>
              <w:marBottom w:val="0"/>
              <w:divBdr>
                <w:top w:val="none" w:sz="0" w:space="0" w:color="auto"/>
                <w:left w:val="none" w:sz="0" w:space="0" w:color="auto"/>
                <w:bottom w:val="none" w:sz="0" w:space="0" w:color="auto"/>
                <w:right w:val="none" w:sz="0" w:space="0" w:color="auto"/>
              </w:divBdr>
            </w:div>
            <w:div w:id="601038419">
              <w:marLeft w:val="0"/>
              <w:marRight w:val="0"/>
              <w:marTop w:val="0"/>
              <w:marBottom w:val="0"/>
              <w:divBdr>
                <w:top w:val="none" w:sz="0" w:space="0" w:color="auto"/>
                <w:left w:val="none" w:sz="0" w:space="0" w:color="auto"/>
                <w:bottom w:val="none" w:sz="0" w:space="0" w:color="auto"/>
                <w:right w:val="none" w:sz="0" w:space="0" w:color="auto"/>
              </w:divBdr>
            </w:div>
            <w:div w:id="617957279">
              <w:marLeft w:val="0"/>
              <w:marRight w:val="0"/>
              <w:marTop w:val="0"/>
              <w:marBottom w:val="0"/>
              <w:divBdr>
                <w:top w:val="none" w:sz="0" w:space="0" w:color="auto"/>
                <w:left w:val="none" w:sz="0" w:space="0" w:color="auto"/>
                <w:bottom w:val="none" w:sz="0" w:space="0" w:color="auto"/>
                <w:right w:val="none" w:sz="0" w:space="0" w:color="auto"/>
              </w:divBdr>
            </w:div>
            <w:div w:id="624509582">
              <w:marLeft w:val="0"/>
              <w:marRight w:val="0"/>
              <w:marTop w:val="0"/>
              <w:marBottom w:val="0"/>
              <w:divBdr>
                <w:top w:val="none" w:sz="0" w:space="0" w:color="auto"/>
                <w:left w:val="none" w:sz="0" w:space="0" w:color="auto"/>
                <w:bottom w:val="none" w:sz="0" w:space="0" w:color="auto"/>
                <w:right w:val="none" w:sz="0" w:space="0" w:color="auto"/>
              </w:divBdr>
            </w:div>
            <w:div w:id="634527712">
              <w:marLeft w:val="0"/>
              <w:marRight w:val="0"/>
              <w:marTop w:val="0"/>
              <w:marBottom w:val="0"/>
              <w:divBdr>
                <w:top w:val="none" w:sz="0" w:space="0" w:color="auto"/>
                <w:left w:val="none" w:sz="0" w:space="0" w:color="auto"/>
                <w:bottom w:val="none" w:sz="0" w:space="0" w:color="auto"/>
                <w:right w:val="none" w:sz="0" w:space="0" w:color="auto"/>
              </w:divBdr>
            </w:div>
            <w:div w:id="678893553">
              <w:marLeft w:val="0"/>
              <w:marRight w:val="0"/>
              <w:marTop w:val="0"/>
              <w:marBottom w:val="0"/>
              <w:divBdr>
                <w:top w:val="none" w:sz="0" w:space="0" w:color="auto"/>
                <w:left w:val="none" w:sz="0" w:space="0" w:color="auto"/>
                <w:bottom w:val="none" w:sz="0" w:space="0" w:color="auto"/>
                <w:right w:val="none" w:sz="0" w:space="0" w:color="auto"/>
              </w:divBdr>
            </w:div>
            <w:div w:id="695041362">
              <w:marLeft w:val="0"/>
              <w:marRight w:val="0"/>
              <w:marTop w:val="0"/>
              <w:marBottom w:val="0"/>
              <w:divBdr>
                <w:top w:val="none" w:sz="0" w:space="0" w:color="auto"/>
                <w:left w:val="none" w:sz="0" w:space="0" w:color="auto"/>
                <w:bottom w:val="none" w:sz="0" w:space="0" w:color="auto"/>
                <w:right w:val="none" w:sz="0" w:space="0" w:color="auto"/>
              </w:divBdr>
            </w:div>
            <w:div w:id="709721640">
              <w:marLeft w:val="0"/>
              <w:marRight w:val="0"/>
              <w:marTop w:val="0"/>
              <w:marBottom w:val="0"/>
              <w:divBdr>
                <w:top w:val="none" w:sz="0" w:space="0" w:color="auto"/>
                <w:left w:val="none" w:sz="0" w:space="0" w:color="auto"/>
                <w:bottom w:val="none" w:sz="0" w:space="0" w:color="auto"/>
                <w:right w:val="none" w:sz="0" w:space="0" w:color="auto"/>
              </w:divBdr>
            </w:div>
            <w:div w:id="728574748">
              <w:marLeft w:val="0"/>
              <w:marRight w:val="0"/>
              <w:marTop w:val="0"/>
              <w:marBottom w:val="0"/>
              <w:divBdr>
                <w:top w:val="none" w:sz="0" w:space="0" w:color="auto"/>
                <w:left w:val="none" w:sz="0" w:space="0" w:color="auto"/>
                <w:bottom w:val="none" w:sz="0" w:space="0" w:color="auto"/>
                <w:right w:val="none" w:sz="0" w:space="0" w:color="auto"/>
              </w:divBdr>
            </w:div>
            <w:div w:id="790713118">
              <w:marLeft w:val="0"/>
              <w:marRight w:val="0"/>
              <w:marTop w:val="0"/>
              <w:marBottom w:val="0"/>
              <w:divBdr>
                <w:top w:val="none" w:sz="0" w:space="0" w:color="auto"/>
                <w:left w:val="none" w:sz="0" w:space="0" w:color="auto"/>
                <w:bottom w:val="none" w:sz="0" w:space="0" w:color="auto"/>
                <w:right w:val="none" w:sz="0" w:space="0" w:color="auto"/>
              </w:divBdr>
            </w:div>
            <w:div w:id="808743982">
              <w:marLeft w:val="0"/>
              <w:marRight w:val="0"/>
              <w:marTop w:val="0"/>
              <w:marBottom w:val="0"/>
              <w:divBdr>
                <w:top w:val="none" w:sz="0" w:space="0" w:color="auto"/>
                <w:left w:val="none" w:sz="0" w:space="0" w:color="auto"/>
                <w:bottom w:val="none" w:sz="0" w:space="0" w:color="auto"/>
                <w:right w:val="none" w:sz="0" w:space="0" w:color="auto"/>
              </w:divBdr>
            </w:div>
            <w:div w:id="814757237">
              <w:marLeft w:val="0"/>
              <w:marRight w:val="0"/>
              <w:marTop w:val="0"/>
              <w:marBottom w:val="0"/>
              <w:divBdr>
                <w:top w:val="none" w:sz="0" w:space="0" w:color="auto"/>
                <w:left w:val="none" w:sz="0" w:space="0" w:color="auto"/>
                <w:bottom w:val="none" w:sz="0" w:space="0" w:color="auto"/>
                <w:right w:val="none" w:sz="0" w:space="0" w:color="auto"/>
              </w:divBdr>
            </w:div>
            <w:div w:id="815295396">
              <w:marLeft w:val="0"/>
              <w:marRight w:val="0"/>
              <w:marTop w:val="0"/>
              <w:marBottom w:val="0"/>
              <w:divBdr>
                <w:top w:val="none" w:sz="0" w:space="0" w:color="auto"/>
                <w:left w:val="none" w:sz="0" w:space="0" w:color="auto"/>
                <w:bottom w:val="none" w:sz="0" w:space="0" w:color="auto"/>
                <w:right w:val="none" w:sz="0" w:space="0" w:color="auto"/>
              </w:divBdr>
            </w:div>
            <w:div w:id="831071100">
              <w:marLeft w:val="0"/>
              <w:marRight w:val="0"/>
              <w:marTop w:val="0"/>
              <w:marBottom w:val="0"/>
              <w:divBdr>
                <w:top w:val="none" w:sz="0" w:space="0" w:color="auto"/>
                <w:left w:val="none" w:sz="0" w:space="0" w:color="auto"/>
                <w:bottom w:val="none" w:sz="0" w:space="0" w:color="auto"/>
                <w:right w:val="none" w:sz="0" w:space="0" w:color="auto"/>
              </w:divBdr>
            </w:div>
            <w:div w:id="877156946">
              <w:marLeft w:val="0"/>
              <w:marRight w:val="0"/>
              <w:marTop w:val="0"/>
              <w:marBottom w:val="0"/>
              <w:divBdr>
                <w:top w:val="none" w:sz="0" w:space="0" w:color="auto"/>
                <w:left w:val="none" w:sz="0" w:space="0" w:color="auto"/>
                <w:bottom w:val="none" w:sz="0" w:space="0" w:color="auto"/>
                <w:right w:val="none" w:sz="0" w:space="0" w:color="auto"/>
              </w:divBdr>
            </w:div>
            <w:div w:id="878787102">
              <w:marLeft w:val="0"/>
              <w:marRight w:val="0"/>
              <w:marTop w:val="0"/>
              <w:marBottom w:val="0"/>
              <w:divBdr>
                <w:top w:val="none" w:sz="0" w:space="0" w:color="auto"/>
                <w:left w:val="none" w:sz="0" w:space="0" w:color="auto"/>
                <w:bottom w:val="none" w:sz="0" w:space="0" w:color="auto"/>
                <w:right w:val="none" w:sz="0" w:space="0" w:color="auto"/>
              </w:divBdr>
            </w:div>
            <w:div w:id="895970324">
              <w:marLeft w:val="0"/>
              <w:marRight w:val="0"/>
              <w:marTop w:val="0"/>
              <w:marBottom w:val="0"/>
              <w:divBdr>
                <w:top w:val="none" w:sz="0" w:space="0" w:color="auto"/>
                <w:left w:val="none" w:sz="0" w:space="0" w:color="auto"/>
                <w:bottom w:val="none" w:sz="0" w:space="0" w:color="auto"/>
                <w:right w:val="none" w:sz="0" w:space="0" w:color="auto"/>
              </w:divBdr>
            </w:div>
            <w:div w:id="920679901">
              <w:marLeft w:val="0"/>
              <w:marRight w:val="0"/>
              <w:marTop w:val="0"/>
              <w:marBottom w:val="0"/>
              <w:divBdr>
                <w:top w:val="none" w:sz="0" w:space="0" w:color="auto"/>
                <w:left w:val="none" w:sz="0" w:space="0" w:color="auto"/>
                <w:bottom w:val="none" w:sz="0" w:space="0" w:color="auto"/>
                <w:right w:val="none" w:sz="0" w:space="0" w:color="auto"/>
              </w:divBdr>
            </w:div>
            <w:div w:id="956176304">
              <w:marLeft w:val="0"/>
              <w:marRight w:val="0"/>
              <w:marTop w:val="0"/>
              <w:marBottom w:val="0"/>
              <w:divBdr>
                <w:top w:val="none" w:sz="0" w:space="0" w:color="auto"/>
                <w:left w:val="none" w:sz="0" w:space="0" w:color="auto"/>
                <w:bottom w:val="none" w:sz="0" w:space="0" w:color="auto"/>
                <w:right w:val="none" w:sz="0" w:space="0" w:color="auto"/>
              </w:divBdr>
            </w:div>
            <w:div w:id="962997888">
              <w:marLeft w:val="0"/>
              <w:marRight w:val="0"/>
              <w:marTop w:val="0"/>
              <w:marBottom w:val="0"/>
              <w:divBdr>
                <w:top w:val="none" w:sz="0" w:space="0" w:color="auto"/>
                <w:left w:val="none" w:sz="0" w:space="0" w:color="auto"/>
                <w:bottom w:val="none" w:sz="0" w:space="0" w:color="auto"/>
                <w:right w:val="none" w:sz="0" w:space="0" w:color="auto"/>
              </w:divBdr>
            </w:div>
            <w:div w:id="968508795">
              <w:marLeft w:val="0"/>
              <w:marRight w:val="0"/>
              <w:marTop w:val="0"/>
              <w:marBottom w:val="0"/>
              <w:divBdr>
                <w:top w:val="none" w:sz="0" w:space="0" w:color="auto"/>
                <w:left w:val="none" w:sz="0" w:space="0" w:color="auto"/>
                <w:bottom w:val="none" w:sz="0" w:space="0" w:color="auto"/>
                <w:right w:val="none" w:sz="0" w:space="0" w:color="auto"/>
              </w:divBdr>
            </w:div>
            <w:div w:id="969095702">
              <w:marLeft w:val="0"/>
              <w:marRight w:val="0"/>
              <w:marTop w:val="0"/>
              <w:marBottom w:val="0"/>
              <w:divBdr>
                <w:top w:val="none" w:sz="0" w:space="0" w:color="auto"/>
                <w:left w:val="none" w:sz="0" w:space="0" w:color="auto"/>
                <w:bottom w:val="none" w:sz="0" w:space="0" w:color="auto"/>
                <w:right w:val="none" w:sz="0" w:space="0" w:color="auto"/>
              </w:divBdr>
            </w:div>
            <w:div w:id="970868419">
              <w:marLeft w:val="0"/>
              <w:marRight w:val="0"/>
              <w:marTop w:val="0"/>
              <w:marBottom w:val="0"/>
              <w:divBdr>
                <w:top w:val="none" w:sz="0" w:space="0" w:color="auto"/>
                <w:left w:val="none" w:sz="0" w:space="0" w:color="auto"/>
                <w:bottom w:val="none" w:sz="0" w:space="0" w:color="auto"/>
                <w:right w:val="none" w:sz="0" w:space="0" w:color="auto"/>
              </w:divBdr>
            </w:div>
            <w:div w:id="987248954">
              <w:marLeft w:val="0"/>
              <w:marRight w:val="0"/>
              <w:marTop w:val="0"/>
              <w:marBottom w:val="0"/>
              <w:divBdr>
                <w:top w:val="none" w:sz="0" w:space="0" w:color="auto"/>
                <w:left w:val="none" w:sz="0" w:space="0" w:color="auto"/>
                <w:bottom w:val="none" w:sz="0" w:space="0" w:color="auto"/>
                <w:right w:val="none" w:sz="0" w:space="0" w:color="auto"/>
              </w:divBdr>
            </w:div>
            <w:div w:id="989484150">
              <w:marLeft w:val="0"/>
              <w:marRight w:val="0"/>
              <w:marTop w:val="0"/>
              <w:marBottom w:val="0"/>
              <w:divBdr>
                <w:top w:val="none" w:sz="0" w:space="0" w:color="auto"/>
                <w:left w:val="none" w:sz="0" w:space="0" w:color="auto"/>
                <w:bottom w:val="none" w:sz="0" w:space="0" w:color="auto"/>
                <w:right w:val="none" w:sz="0" w:space="0" w:color="auto"/>
              </w:divBdr>
            </w:div>
            <w:div w:id="1014189855">
              <w:marLeft w:val="0"/>
              <w:marRight w:val="0"/>
              <w:marTop w:val="0"/>
              <w:marBottom w:val="0"/>
              <w:divBdr>
                <w:top w:val="none" w:sz="0" w:space="0" w:color="auto"/>
                <w:left w:val="none" w:sz="0" w:space="0" w:color="auto"/>
                <w:bottom w:val="none" w:sz="0" w:space="0" w:color="auto"/>
                <w:right w:val="none" w:sz="0" w:space="0" w:color="auto"/>
              </w:divBdr>
            </w:div>
            <w:div w:id="1020814503">
              <w:marLeft w:val="0"/>
              <w:marRight w:val="0"/>
              <w:marTop w:val="0"/>
              <w:marBottom w:val="0"/>
              <w:divBdr>
                <w:top w:val="none" w:sz="0" w:space="0" w:color="auto"/>
                <w:left w:val="none" w:sz="0" w:space="0" w:color="auto"/>
                <w:bottom w:val="none" w:sz="0" w:space="0" w:color="auto"/>
                <w:right w:val="none" w:sz="0" w:space="0" w:color="auto"/>
              </w:divBdr>
            </w:div>
            <w:div w:id="1025864737">
              <w:marLeft w:val="0"/>
              <w:marRight w:val="0"/>
              <w:marTop w:val="0"/>
              <w:marBottom w:val="0"/>
              <w:divBdr>
                <w:top w:val="none" w:sz="0" w:space="0" w:color="auto"/>
                <w:left w:val="none" w:sz="0" w:space="0" w:color="auto"/>
                <w:bottom w:val="none" w:sz="0" w:space="0" w:color="auto"/>
                <w:right w:val="none" w:sz="0" w:space="0" w:color="auto"/>
              </w:divBdr>
            </w:div>
            <w:div w:id="1035346164">
              <w:marLeft w:val="0"/>
              <w:marRight w:val="0"/>
              <w:marTop w:val="0"/>
              <w:marBottom w:val="0"/>
              <w:divBdr>
                <w:top w:val="none" w:sz="0" w:space="0" w:color="auto"/>
                <w:left w:val="none" w:sz="0" w:space="0" w:color="auto"/>
                <w:bottom w:val="none" w:sz="0" w:space="0" w:color="auto"/>
                <w:right w:val="none" w:sz="0" w:space="0" w:color="auto"/>
              </w:divBdr>
            </w:div>
            <w:div w:id="1053239400">
              <w:marLeft w:val="0"/>
              <w:marRight w:val="0"/>
              <w:marTop w:val="0"/>
              <w:marBottom w:val="0"/>
              <w:divBdr>
                <w:top w:val="none" w:sz="0" w:space="0" w:color="auto"/>
                <w:left w:val="none" w:sz="0" w:space="0" w:color="auto"/>
                <w:bottom w:val="none" w:sz="0" w:space="0" w:color="auto"/>
                <w:right w:val="none" w:sz="0" w:space="0" w:color="auto"/>
              </w:divBdr>
            </w:div>
            <w:div w:id="1053457725">
              <w:marLeft w:val="0"/>
              <w:marRight w:val="0"/>
              <w:marTop w:val="0"/>
              <w:marBottom w:val="0"/>
              <w:divBdr>
                <w:top w:val="none" w:sz="0" w:space="0" w:color="auto"/>
                <w:left w:val="none" w:sz="0" w:space="0" w:color="auto"/>
                <w:bottom w:val="none" w:sz="0" w:space="0" w:color="auto"/>
                <w:right w:val="none" w:sz="0" w:space="0" w:color="auto"/>
              </w:divBdr>
            </w:div>
            <w:div w:id="1054737745">
              <w:marLeft w:val="0"/>
              <w:marRight w:val="0"/>
              <w:marTop w:val="0"/>
              <w:marBottom w:val="0"/>
              <w:divBdr>
                <w:top w:val="none" w:sz="0" w:space="0" w:color="auto"/>
                <w:left w:val="none" w:sz="0" w:space="0" w:color="auto"/>
                <w:bottom w:val="none" w:sz="0" w:space="0" w:color="auto"/>
                <w:right w:val="none" w:sz="0" w:space="0" w:color="auto"/>
              </w:divBdr>
            </w:div>
            <w:div w:id="1061438738">
              <w:marLeft w:val="0"/>
              <w:marRight w:val="0"/>
              <w:marTop w:val="0"/>
              <w:marBottom w:val="0"/>
              <w:divBdr>
                <w:top w:val="none" w:sz="0" w:space="0" w:color="auto"/>
                <w:left w:val="none" w:sz="0" w:space="0" w:color="auto"/>
                <w:bottom w:val="none" w:sz="0" w:space="0" w:color="auto"/>
                <w:right w:val="none" w:sz="0" w:space="0" w:color="auto"/>
              </w:divBdr>
            </w:div>
            <w:div w:id="1067604861">
              <w:marLeft w:val="0"/>
              <w:marRight w:val="0"/>
              <w:marTop w:val="0"/>
              <w:marBottom w:val="0"/>
              <w:divBdr>
                <w:top w:val="none" w:sz="0" w:space="0" w:color="auto"/>
                <w:left w:val="none" w:sz="0" w:space="0" w:color="auto"/>
                <w:bottom w:val="none" w:sz="0" w:space="0" w:color="auto"/>
                <w:right w:val="none" w:sz="0" w:space="0" w:color="auto"/>
              </w:divBdr>
            </w:div>
            <w:div w:id="1075588616">
              <w:marLeft w:val="0"/>
              <w:marRight w:val="0"/>
              <w:marTop w:val="0"/>
              <w:marBottom w:val="0"/>
              <w:divBdr>
                <w:top w:val="none" w:sz="0" w:space="0" w:color="auto"/>
                <w:left w:val="none" w:sz="0" w:space="0" w:color="auto"/>
                <w:bottom w:val="none" w:sz="0" w:space="0" w:color="auto"/>
                <w:right w:val="none" w:sz="0" w:space="0" w:color="auto"/>
              </w:divBdr>
            </w:div>
            <w:div w:id="1079596723">
              <w:marLeft w:val="0"/>
              <w:marRight w:val="0"/>
              <w:marTop w:val="0"/>
              <w:marBottom w:val="0"/>
              <w:divBdr>
                <w:top w:val="none" w:sz="0" w:space="0" w:color="auto"/>
                <w:left w:val="none" w:sz="0" w:space="0" w:color="auto"/>
                <w:bottom w:val="none" w:sz="0" w:space="0" w:color="auto"/>
                <w:right w:val="none" w:sz="0" w:space="0" w:color="auto"/>
              </w:divBdr>
            </w:div>
            <w:div w:id="1093892236">
              <w:marLeft w:val="0"/>
              <w:marRight w:val="0"/>
              <w:marTop w:val="0"/>
              <w:marBottom w:val="0"/>
              <w:divBdr>
                <w:top w:val="none" w:sz="0" w:space="0" w:color="auto"/>
                <w:left w:val="none" w:sz="0" w:space="0" w:color="auto"/>
                <w:bottom w:val="none" w:sz="0" w:space="0" w:color="auto"/>
                <w:right w:val="none" w:sz="0" w:space="0" w:color="auto"/>
              </w:divBdr>
            </w:div>
            <w:div w:id="1106582349">
              <w:marLeft w:val="0"/>
              <w:marRight w:val="0"/>
              <w:marTop w:val="0"/>
              <w:marBottom w:val="0"/>
              <w:divBdr>
                <w:top w:val="none" w:sz="0" w:space="0" w:color="auto"/>
                <w:left w:val="none" w:sz="0" w:space="0" w:color="auto"/>
                <w:bottom w:val="none" w:sz="0" w:space="0" w:color="auto"/>
                <w:right w:val="none" w:sz="0" w:space="0" w:color="auto"/>
              </w:divBdr>
            </w:div>
            <w:div w:id="1108234810">
              <w:marLeft w:val="0"/>
              <w:marRight w:val="0"/>
              <w:marTop w:val="0"/>
              <w:marBottom w:val="0"/>
              <w:divBdr>
                <w:top w:val="none" w:sz="0" w:space="0" w:color="auto"/>
                <w:left w:val="none" w:sz="0" w:space="0" w:color="auto"/>
                <w:bottom w:val="none" w:sz="0" w:space="0" w:color="auto"/>
                <w:right w:val="none" w:sz="0" w:space="0" w:color="auto"/>
              </w:divBdr>
            </w:div>
            <w:div w:id="1126503027">
              <w:marLeft w:val="0"/>
              <w:marRight w:val="0"/>
              <w:marTop w:val="0"/>
              <w:marBottom w:val="0"/>
              <w:divBdr>
                <w:top w:val="none" w:sz="0" w:space="0" w:color="auto"/>
                <w:left w:val="none" w:sz="0" w:space="0" w:color="auto"/>
                <w:bottom w:val="none" w:sz="0" w:space="0" w:color="auto"/>
                <w:right w:val="none" w:sz="0" w:space="0" w:color="auto"/>
              </w:divBdr>
            </w:div>
            <w:div w:id="1127547309">
              <w:marLeft w:val="0"/>
              <w:marRight w:val="0"/>
              <w:marTop w:val="0"/>
              <w:marBottom w:val="0"/>
              <w:divBdr>
                <w:top w:val="none" w:sz="0" w:space="0" w:color="auto"/>
                <w:left w:val="none" w:sz="0" w:space="0" w:color="auto"/>
                <w:bottom w:val="none" w:sz="0" w:space="0" w:color="auto"/>
                <w:right w:val="none" w:sz="0" w:space="0" w:color="auto"/>
              </w:divBdr>
            </w:div>
            <w:div w:id="1127894696">
              <w:marLeft w:val="0"/>
              <w:marRight w:val="0"/>
              <w:marTop w:val="0"/>
              <w:marBottom w:val="0"/>
              <w:divBdr>
                <w:top w:val="none" w:sz="0" w:space="0" w:color="auto"/>
                <w:left w:val="none" w:sz="0" w:space="0" w:color="auto"/>
                <w:bottom w:val="none" w:sz="0" w:space="0" w:color="auto"/>
                <w:right w:val="none" w:sz="0" w:space="0" w:color="auto"/>
              </w:divBdr>
            </w:div>
            <w:div w:id="1138956194">
              <w:marLeft w:val="0"/>
              <w:marRight w:val="0"/>
              <w:marTop w:val="0"/>
              <w:marBottom w:val="0"/>
              <w:divBdr>
                <w:top w:val="none" w:sz="0" w:space="0" w:color="auto"/>
                <w:left w:val="none" w:sz="0" w:space="0" w:color="auto"/>
                <w:bottom w:val="none" w:sz="0" w:space="0" w:color="auto"/>
                <w:right w:val="none" w:sz="0" w:space="0" w:color="auto"/>
              </w:divBdr>
            </w:div>
            <w:div w:id="1140995216">
              <w:marLeft w:val="0"/>
              <w:marRight w:val="0"/>
              <w:marTop w:val="0"/>
              <w:marBottom w:val="0"/>
              <w:divBdr>
                <w:top w:val="none" w:sz="0" w:space="0" w:color="auto"/>
                <w:left w:val="none" w:sz="0" w:space="0" w:color="auto"/>
                <w:bottom w:val="none" w:sz="0" w:space="0" w:color="auto"/>
                <w:right w:val="none" w:sz="0" w:space="0" w:color="auto"/>
              </w:divBdr>
            </w:div>
            <w:div w:id="1151024235">
              <w:marLeft w:val="0"/>
              <w:marRight w:val="0"/>
              <w:marTop w:val="0"/>
              <w:marBottom w:val="0"/>
              <w:divBdr>
                <w:top w:val="none" w:sz="0" w:space="0" w:color="auto"/>
                <w:left w:val="none" w:sz="0" w:space="0" w:color="auto"/>
                <w:bottom w:val="none" w:sz="0" w:space="0" w:color="auto"/>
                <w:right w:val="none" w:sz="0" w:space="0" w:color="auto"/>
              </w:divBdr>
            </w:div>
            <w:div w:id="1163858519">
              <w:marLeft w:val="0"/>
              <w:marRight w:val="0"/>
              <w:marTop w:val="0"/>
              <w:marBottom w:val="0"/>
              <w:divBdr>
                <w:top w:val="none" w:sz="0" w:space="0" w:color="auto"/>
                <w:left w:val="none" w:sz="0" w:space="0" w:color="auto"/>
                <w:bottom w:val="none" w:sz="0" w:space="0" w:color="auto"/>
                <w:right w:val="none" w:sz="0" w:space="0" w:color="auto"/>
              </w:divBdr>
            </w:div>
            <w:div w:id="1164323117">
              <w:marLeft w:val="0"/>
              <w:marRight w:val="0"/>
              <w:marTop w:val="0"/>
              <w:marBottom w:val="0"/>
              <w:divBdr>
                <w:top w:val="none" w:sz="0" w:space="0" w:color="auto"/>
                <w:left w:val="none" w:sz="0" w:space="0" w:color="auto"/>
                <w:bottom w:val="none" w:sz="0" w:space="0" w:color="auto"/>
                <w:right w:val="none" w:sz="0" w:space="0" w:color="auto"/>
              </w:divBdr>
            </w:div>
            <w:div w:id="1173254585">
              <w:marLeft w:val="0"/>
              <w:marRight w:val="0"/>
              <w:marTop w:val="0"/>
              <w:marBottom w:val="0"/>
              <w:divBdr>
                <w:top w:val="none" w:sz="0" w:space="0" w:color="auto"/>
                <w:left w:val="none" w:sz="0" w:space="0" w:color="auto"/>
                <w:bottom w:val="none" w:sz="0" w:space="0" w:color="auto"/>
                <w:right w:val="none" w:sz="0" w:space="0" w:color="auto"/>
              </w:divBdr>
            </w:div>
            <w:div w:id="1177816062">
              <w:marLeft w:val="0"/>
              <w:marRight w:val="0"/>
              <w:marTop w:val="0"/>
              <w:marBottom w:val="0"/>
              <w:divBdr>
                <w:top w:val="none" w:sz="0" w:space="0" w:color="auto"/>
                <w:left w:val="none" w:sz="0" w:space="0" w:color="auto"/>
                <w:bottom w:val="none" w:sz="0" w:space="0" w:color="auto"/>
                <w:right w:val="none" w:sz="0" w:space="0" w:color="auto"/>
              </w:divBdr>
            </w:div>
            <w:div w:id="1181159165">
              <w:marLeft w:val="0"/>
              <w:marRight w:val="0"/>
              <w:marTop w:val="0"/>
              <w:marBottom w:val="0"/>
              <w:divBdr>
                <w:top w:val="none" w:sz="0" w:space="0" w:color="auto"/>
                <w:left w:val="none" w:sz="0" w:space="0" w:color="auto"/>
                <w:bottom w:val="none" w:sz="0" w:space="0" w:color="auto"/>
                <w:right w:val="none" w:sz="0" w:space="0" w:color="auto"/>
              </w:divBdr>
            </w:div>
            <w:div w:id="1206942944">
              <w:marLeft w:val="0"/>
              <w:marRight w:val="0"/>
              <w:marTop w:val="0"/>
              <w:marBottom w:val="0"/>
              <w:divBdr>
                <w:top w:val="none" w:sz="0" w:space="0" w:color="auto"/>
                <w:left w:val="none" w:sz="0" w:space="0" w:color="auto"/>
                <w:bottom w:val="none" w:sz="0" w:space="0" w:color="auto"/>
                <w:right w:val="none" w:sz="0" w:space="0" w:color="auto"/>
              </w:divBdr>
            </w:div>
            <w:div w:id="1209687135">
              <w:marLeft w:val="0"/>
              <w:marRight w:val="0"/>
              <w:marTop w:val="0"/>
              <w:marBottom w:val="0"/>
              <w:divBdr>
                <w:top w:val="none" w:sz="0" w:space="0" w:color="auto"/>
                <w:left w:val="none" w:sz="0" w:space="0" w:color="auto"/>
                <w:bottom w:val="none" w:sz="0" w:space="0" w:color="auto"/>
                <w:right w:val="none" w:sz="0" w:space="0" w:color="auto"/>
              </w:divBdr>
            </w:div>
            <w:div w:id="1224028928">
              <w:marLeft w:val="0"/>
              <w:marRight w:val="0"/>
              <w:marTop w:val="0"/>
              <w:marBottom w:val="0"/>
              <w:divBdr>
                <w:top w:val="none" w:sz="0" w:space="0" w:color="auto"/>
                <w:left w:val="none" w:sz="0" w:space="0" w:color="auto"/>
                <w:bottom w:val="none" w:sz="0" w:space="0" w:color="auto"/>
                <w:right w:val="none" w:sz="0" w:space="0" w:color="auto"/>
              </w:divBdr>
            </w:div>
            <w:div w:id="1226797685">
              <w:marLeft w:val="0"/>
              <w:marRight w:val="0"/>
              <w:marTop w:val="0"/>
              <w:marBottom w:val="0"/>
              <w:divBdr>
                <w:top w:val="none" w:sz="0" w:space="0" w:color="auto"/>
                <w:left w:val="none" w:sz="0" w:space="0" w:color="auto"/>
                <w:bottom w:val="none" w:sz="0" w:space="0" w:color="auto"/>
                <w:right w:val="none" w:sz="0" w:space="0" w:color="auto"/>
              </w:divBdr>
            </w:div>
            <w:div w:id="1231692144">
              <w:marLeft w:val="0"/>
              <w:marRight w:val="0"/>
              <w:marTop w:val="0"/>
              <w:marBottom w:val="0"/>
              <w:divBdr>
                <w:top w:val="none" w:sz="0" w:space="0" w:color="auto"/>
                <w:left w:val="none" w:sz="0" w:space="0" w:color="auto"/>
                <w:bottom w:val="none" w:sz="0" w:space="0" w:color="auto"/>
                <w:right w:val="none" w:sz="0" w:space="0" w:color="auto"/>
              </w:divBdr>
            </w:div>
            <w:div w:id="1244802239">
              <w:marLeft w:val="0"/>
              <w:marRight w:val="0"/>
              <w:marTop w:val="0"/>
              <w:marBottom w:val="0"/>
              <w:divBdr>
                <w:top w:val="none" w:sz="0" w:space="0" w:color="auto"/>
                <w:left w:val="none" w:sz="0" w:space="0" w:color="auto"/>
                <w:bottom w:val="none" w:sz="0" w:space="0" w:color="auto"/>
                <w:right w:val="none" w:sz="0" w:space="0" w:color="auto"/>
              </w:divBdr>
            </w:div>
            <w:div w:id="1260603376">
              <w:marLeft w:val="0"/>
              <w:marRight w:val="0"/>
              <w:marTop w:val="0"/>
              <w:marBottom w:val="0"/>
              <w:divBdr>
                <w:top w:val="none" w:sz="0" w:space="0" w:color="auto"/>
                <w:left w:val="none" w:sz="0" w:space="0" w:color="auto"/>
                <w:bottom w:val="none" w:sz="0" w:space="0" w:color="auto"/>
                <w:right w:val="none" w:sz="0" w:space="0" w:color="auto"/>
              </w:divBdr>
            </w:div>
            <w:div w:id="1284267456">
              <w:marLeft w:val="0"/>
              <w:marRight w:val="0"/>
              <w:marTop w:val="0"/>
              <w:marBottom w:val="0"/>
              <w:divBdr>
                <w:top w:val="none" w:sz="0" w:space="0" w:color="auto"/>
                <w:left w:val="none" w:sz="0" w:space="0" w:color="auto"/>
                <w:bottom w:val="none" w:sz="0" w:space="0" w:color="auto"/>
                <w:right w:val="none" w:sz="0" w:space="0" w:color="auto"/>
              </w:divBdr>
            </w:div>
            <w:div w:id="1299149389">
              <w:marLeft w:val="0"/>
              <w:marRight w:val="0"/>
              <w:marTop w:val="0"/>
              <w:marBottom w:val="0"/>
              <w:divBdr>
                <w:top w:val="none" w:sz="0" w:space="0" w:color="auto"/>
                <w:left w:val="none" w:sz="0" w:space="0" w:color="auto"/>
                <w:bottom w:val="none" w:sz="0" w:space="0" w:color="auto"/>
                <w:right w:val="none" w:sz="0" w:space="0" w:color="auto"/>
              </w:divBdr>
            </w:div>
            <w:div w:id="1316881521">
              <w:marLeft w:val="0"/>
              <w:marRight w:val="0"/>
              <w:marTop w:val="0"/>
              <w:marBottom w:val="0"/>
              <w:divBdr>
                <w:top w:val="none" w:sz="0" w:space="0" w:color="auto"/>
                <w:left w:val="none" w:sz="0" w:space="0" w:color="auto"/>
                <w:bottom w:val="none" w:sz="0" w:space="0" w:color="auto"/>
                <w:right w:val="none" w:sz="0" w:space="0" w:color="auto"/>
              </w:divBdr>
            </w:div>
            <w:div w:id="1328826709">
              <w:marLeft w:val="0"/>
              <w:marRight w:val="0"/>
              <w:marTop w:val="0"/>
              <w:marBottom w:val="0"/>
              <w:divBdr>
                <w:top w:val="none" w:sz="0" w:space="0" w:color="auto"/>
                <w:left w:val="none" w:sz="0" w:space="0" w:color="auto"/>
                <w:bottom w:val="none" w:sz="0" w:space="0" w:color="auto"/>
                <w:right w:val="none" w:sz="0" w:space="0" w:color="auto"/>
              </w:divBdr>
            </w:div>
            <w:div w:id="1335184445">
              <w:marLeft w:val="0"/>
              <w:marRight w:val="0"/>
              <w:marTop w:val="0"/>
              <w:marBottom w:val="0"/>
              <w:divBdr>
                <w:top w:val="none" w:sz="0" w:space="0" w:color="auto"/>
                <w:left w:val="none" w:sz="0" w:space="0" w:color="auto"/>
                <w:bottom w:val="none" w:sz="0" w:space="0" w:color="auto"/>
                <w:right w:val="none" w:sz="0" w:space="0" w:color="auto"/>
              </w:divBdr>
            </w:div>
            <w:div w:id="1358509978">
              <w:marLeft w:val="0"/>
              <w:marRight w:val="0"/>
              <w:marTop w:val="0"/>
              <w:marBottom w:val="0"/>
              <w:divBdr>
                <w:top w:val="none" w:sz="0" w:space="0" w:color="auto"/>
                <w:left w:val="none" w:sz="0" w:space="0" w:color="auto"/>
                <w:bottom w:val="none" w:sz="0" w:space="0" w:color="auto"/>
                <w:right w:val="none" w:sz="0" w:space="0" w:color="auto"/>
              </w:divBdr>
            </w:div>
            <w:div w:id="1369138545">
              <w:marLeft w:val="0"/>
              <w:marRight w:val="0"/>
              <w:marTop w:val="0"/>
              <w:marBottom w:val="0"/>
              <w:divBdr>
                <w:top w:val="none" w:sz="0" w:space="0" w:color="auto"/>
                <w:left w:val="none" w:sz="0" w:space="0" w:color="auto"/>
                <w:bottom w:val="none" w:sz="0" w:space="0" w:color="auto"/>
                <w:right w:val="none" w:sz="0" w:space="0" w:color="auto"/>
              </w:divBdr>
            </w:div>
            <w:div w:id="1375693547">
              <w:marLeft w:val="0"/>
              <w:marRight w:val="0"/>
              <w:marTop w:val="0"/>
              <w:marBottom w:val="0"/>
              <w:divBdr>
                <w:top w:val="none" w:sz="0" w:space="0" w:color="auto"/>
                <w:left w:val="none" w:sz="0" w:space="0" w:color="auto"/>
                <w:bottom w:val="none" w:sz="0" w:space="0" w:color="auto"/>
                <w:right w:val="none" w:sz="0" w:space="0" w:color="auto"/>
              </w:divBdr>
            </w:div>
            <w:div w:id="1377511147">
              <w:marLeft w:val="0"/>
              <w:marRight w:val="0"/>
              <w:marTop w:val="0"/>
              <w:marBottom w:val="0"/>
              <w:divBdr>
                <w:top w:val="none" w:sz="0" w:space="0" w:color="auto"/>
                <w:left w:val="none" w:sz="0" w:space="0" w:color="auto"/>
                <w:bottom w:val="none" w:sz="0" w:space="0" w:color="auto"/>
                <w:right w:val="none" w:sz="0" w:space="0" w:color="auto"/>
              </w:divBdr>
            </w:div>
            <w:div w:id="1386565303">
              <w:marLeft w:val="0"/>
              <w:marRight w:val="0"/>
              <w:marTop w:val="0"/>
              <w:marBottom w:val="0"/>
              <w:divBdr>
                <w:top w:val="none" w:sz="0" w:space="0" w:color="auto"/>
                <w:left w:val="none" w:sz="0" w:space="0" w:color="auto"/>
                <w:bottom w:val="none" w:sz="0" w:space="0" w:color="auto"/>
                <w:right w:val="none" w:sz="0" w:space="0" w:color="auto"/>
              </w:divBdr>
            </w:div>
            <w:div w:id="1387953117">
              <w:marLeft w:val="0"/>
              <w:marRight w:val="0"/>
              <w:marTop w:val="0"/>
              <w:marBottom w:val="0"/>
              <w:divBdr>
                <w:top w:val="none" w:sz="0" w:space="0" w:color="auto"/>
                <w:left w:val="none" w:sz="0" w:space="0" w:color="auto"/>
                <w:bottom w:val="none" w:sz="0" w:space="0" w:color="auto"/>
                <w:right w:val="none" w:sz="0" w:space="0" w:color="auto"/>
              </w:divBdr>
            </w:div>
            <w:div w:id="1401369794">
              <w:marLeft w:val="0"/>
              <w:marRight w:val="0"/>
              <w:marTop w:val="0"/>
              <w:marBottom w:val="0"/>
              <w:divBdr>
                <w:top w:val="none" w:sz="0" w:space="0" w:color="auto"/>
                <w:left w:val="none" w:sz="0" w:space="0" w:color="auto"/>
                <w:bottom w:val="none" w:sz="0" w:space="0" w:color="auto"/>
                <w:right w:val="none" w:sz="0" w:space="0" w:color="auto"/>
              </w:divBdr>
            </w:div>
            <w:div w:id="1409419485">
              <w:marLeft w:val="0"/>
              <w:marRight w:val="0"/>
              <w:marTop w:val="0"/>
              <w:marBottom w:val="0"/>
              <w:divBdr>
                <w:top w:val="none" w:sz="0" w:space="0" w:color="auto"/>
                <w:left w:val="none" w:sz="0" w:space="0" w:color="auto"/>
                <w:bottom w:val="none" w:sz="0" w:space="0" w:color="auto"/>
                <w:right w:val="none" w:sz="0" w:space="0" w:color="auto"/>
              </w:divBdr>
            </w:div>
            <w:div w:id="1420784994">
              <w:marLeft w:val="0"/>
              <w:marRight w:val="0"/>
              <w:marTop w:val="0"/>
              <w:marBottom w:val="0"/>
              <w:divBdr>
                <w:top w:val="none" w:sz="0" w:space="0" w:color="auto"/>
                <w:left w:val="none" w:sz="0" w:space="0" w:color="auto"/>
                <w:bottom w:val="none" w:sz="0" w:space="0" w:color="auto"/>
                <w:right w:val="none" w:sz="0" w:space="0" w:color="auto"/>
              </w:divBdr>
            </w:div>
            <w:div w:id="1427384710">
              <w:marLeft w:val="0"/>
              <w:marRight w:val="0"/>
              <w:marTop w:val="0"/>
              <w:marBottom w:val="0"/>
              <w:divBdr>
                <w:top w:val="none" w:sz="0" w:space="0" w:color="auto"/>
                <w:left w:val="none" w:sz="0" w:space="0" w:color="auto"/>
                <w:bottom w:val="none" w:sz="0" w:space="0" w:color="auto"/>
                <w:right w:val="none" w:sz="0" w:space="0" w:color="auto"/>
              </w:divBdr>
            </w:div>
            <w:div w:id="1444956882">
              <w:marLeft w:val="0"/>
              <w:marRight w:val="0"/>
              <w:marTop w:val="0"/>
              <w:marBottom w:val="0"/>
              <w:divBdr>
                <w:top w:val="none" w:sz="0" w:space="0" w:color="auto"/>
                <w:left w:val="none" w:sz="0" w:space="0" w:color="auto"/>
                <w:bottom w:val="none" w:sz="0" w:space="0" w:color="auto"/>
                <w:right w:val="none" w:sz="0" w:space="0" w:color="auto"/>
              </w:divBdr>
            </w:div>
            <w:div w:id="1446776785">
              <w:marLeft w:val="0"/>
              <w:marRight w:val="0"/>
              <w:marTop w:val="0"/>
              <w:marBottom w:val="0"/>
              <w:divBdr>
                <w:top w:val="none" w:sz="0" w:space="0" w:color="auto"/>
                <w:left w:val="none" w:sz="0" w:space="0" w:color="auto"/>
                <w:bottom w:val="none" w:sz="0" w:space="0" w:color="auto"/>
                <w:right w:val="none" w:sz="0" w:space="0" w:color="auto"/>
              </w:divBdr>
            </w:div>
            <w:div w:id="1451365233">
              <w:marLeft w:val="0"/>
              <w:marRight w:val="0"/>
              <w:marTop w:val="0"/>
              <w:marBottom w:val="0"/>
              <w:divBdr>
                <w:top w:val="none" w:sz="0" w:space="0" w:color="auto"/>
                <w:left w:val="none" w:sz="0" w:space="0" w:color="auto"/>
                <w:bottom w:val="none" w:sz="0" w:space="0" w:color="auto"/>
                <w:right w:val="none" w:sz="0" w:space="0" w:color="auto"/>
              </w:divBdr>
            </w:div>
            <w:div w:id="1460294348">
              <w:marLeft w:val="0"/>
              <w:marRight w:val="0"/>
              <w:marTop w:val="0"/>
              <w:marBottom w:val="0"/>
              <w:divBdr>
                <w:top w:val="none" w:sz="0" w:space="0" w:color="auto"/>
                <w:left w:val="none" w:sz="0" w:space="0" w:color="auto"/>
                <w:bottom w:val="none" w:sz="0" w:space="0" w:color="auto"/>
                <w:right w:val="none" w:sz="0" w:space="0" w:color="auto"/>
              </w:divBdr>
            </w:div>
            <w:div w:id="1481269841">
              <w:marLeft w:val="0"/>
              <w:marRight w:val="0"/>
              <w:marTop w:val="0"/>
              <w:marBottom w:val="0"/>
              <w:divBdr>
                <w:top w:val="none" w:sz="0" w:space="0" w:color="auto"/>
                <w:left w:val="none" w:sz="0" w:space="0" w:color="auto"/>
                <w:bottom w:val="none" w:sz="0" w:space="0" w:color="auto"/>
                <w:right w:val="none" w:sz="0" w:space="0" w:color="auto"/>
              </w:divBdr>
            </w:div>
            <w:div w:id="1495409591">
              <w:marLeft w:val="0"/>
              <w:marRight w:val="0"/>
              <w:marTop w:val="0"/>
              <w:marBottom w:val="0"/>
              <w:divBdr>
                <w:top w:val="none" w:sz="0" w:space="0" w:color="auto"/>
                <w:left w:val="none" w:sz="0" w:space="0" w:color="auto"/>
                <w:bottom w:val="none" w:sz="0" w:space="0" w:color="auto"/>
                <w:right w:val="none" w:sz="0" w:space="0" w:color="auto"/>
              </w:divBdr>
            </w:div>
            <w:div w:id="1508207545">
              <w:marLeft w:val="0"/>
              <w:marRight w:val="0"/>
              <w:marTop w:val="0"/>
              <w:marBottom w:val="0"/>
              <w:divBdr>
                <w:top w:val="none" w:sz="0" w:space="0" w:color="auto"/>
                <w:left w:val="none" w:sz="0" w:space="0" w:color="auto"/>
                <w:bottom w:val="none" w:sz="0" w:space="0" w:color="auto"/>
                <w:right w:val="none" w:sz="0" w:space="0" w:color="auto"/>
              </w:divBdr>
            </w:div>
            <w:div w:id="1532524259">
              <w:marLeft w:val="0"/>
              <w:marRight w:val="0"/>
              <w:marTop w:val="0"/>
              <w:marBottom w:val="0"/>
              <w:divBdr>
                <w:top w:val="none" w:sz="0" w:space="0" w:color="auto"/>
                <w:left w:val="none" w:sz="0" w:space="0" w:color="auto"/>
                <w:bottom w:val="none" w:sz="0" w:space="0" w:color="auto"/>
                <w:right w:val="none" w:sz="0" w:space="0" w:color="auto"/>
              </w:divBdr>
            </w:div>
            <w:div w:id="1536891347">
              <w:marLeft w:val="0"/>
              <w:marRight w:val="0"/>
              <w:marTop w:val="0"/>
              <w:marBottom w:val="0"/>
              <w:divBdr>
                <w:top w:val="none" w:sz="0" w:space="0" w:color="auto"/>
                <w:left w:val="none" w:sz="0" w:space="0" w:color="auto"/>
                <w:bottom w:val="none" w:sz="0" w:space="0" w:color="auto"/>
                <w:right w:val="none" w:sz="0" w:space="0" w:color="auto"/>
              </w:divBdr>
            </w:div>
            <w:div w:id="1560553490">
              <w:marLeft w:val="0"/>
              <w:marRight w:val="0"/>
              <w:marTop w:val="0"/>
              <w:marBottom w:val="0"/>
              <w:divBdr>
                <w:top w:val="none" w:sz="0" w:space="0" w:color="auto"/>
                <w:left w:val="none" w:sz="0" w:space="0" w:color="auto"/>
                <w:bottom w:val="none" w:sz="0" w:space="0" w:color="auto"/>
                <w:right w:val="none" w:sz="0" w:space="0" w:color="auto"/>
              </w:divBdr>
            </w:div>
            <w:div w:id="1562331947">
              <w:marLeft w:val="0"/>
              <w:marRight w:val="0"/>
              <w:marTop w:val="0"/>
              <w:marBottom w:val="0"/>
              <w:divBdr>
                <w:top w:val="none" w:sz="0" w:space="0" w:color="auto"/>
                <w:left w:val="none" w:sz="0" w:space="0" w:color="auto"/>
                <w:bottom w:val="none" w:sz="0" w:space="0" w:color="auto"/>
                <w:right w:val="none" w:sz="0" w:space="0" w:color="auto"/>
              </w:divBdr>
            </w:div>
            <w:div w:id="1584946133">
              <w:marLeft w:val="0"/>
              <w:marRight w:val="0"/>
              <w:marTop w:val="0"/>
              <w:marBottom w:val="0"/>
              <w:divBdr>
                <w:top w:val="none" w:sz="0" w:space="0" w:color="auto"/>
                <w:left w:val="none" w:sz="0" w:space="0" w:color="auto"/>
                <w:bottom w:val="none" w:sz="0" w:space="0" w:color="auto"/>
                <w:right w:val="none" w:sz="0" w:space="0" w:color="auto"/>
              </w:divBdr>
            </w:div>
            <w:div w:id="1600523077">
              <w:marLeft w:val="0"/>
              <w:marRight w:val="0"/>
              <w:marTop w:val="0"/>
              <w:marBottom w:val="0"/>
              <w:divBdr>
                <w:top w:val="none" w:sz="0" w:space="0" w:color="auto"/>
                <w:left w:val="none" w:sz="0" w:space="0" w:color="auto"/>
                <w:bottom w:val="none" w:sz="0" w:space="0" w:color="auto"/>
                <w:right w:val="none" w:sz="0" w:space="0" w:color="auto"/>
              </w:divBdr>
            </w:div>
            <w:div w:id="1608389501">
              <w:marLeft w:val="0"/>
              <w:marRight w:val="0"/>
              <w:marTop w:val="0"/>
              <w:marBottom w:val="0"/>
              <w:divBdr>
                <w:top w:val="none" w:sz="0" w:space="0" w:color="auto"/>
                <w:left w:val="none" w:sz="0" w:space="0" w:color="auto"/>
                <w:bottom w:val="none" w:sz="0" w:space="0" w:color="auto"/>
                <w:right w:val="none" w:sz="0" w:space="0" w:color="auto"/>
              </w:divBdr>
            </w:div>
            <w:div w:id="1610356253">
              <w:marLeft w:val="0"/>
              <w:marRight w:val="0"/>
              <w:marTop w:val="0"/>
              <w:marBottom w:val="0"/>
              <w:divBdr>
                <w:top w:val="none" w:sz="0" w:space="0" w:color="auto"/>
                <w:left w:val="none" w:sz="0" w:space="0" w:color="auto"/>
                <w:bottom w:val="none" w:sz="0" w:space="0" w:color="auto"/>
                <w:right w:val="none" w:sz="0" w:space="0" w:color="auto"/>
              </w:divBdr>
            </w:div>
            <w:div w:id="1611274524">
              <w:marLeft w:val="0"/>
              <w:marRight w:val="0"/>
              <w:marTop w:val="0"/>
              <w:marBottom w:val="0"/>
              <w:divBdr>
                <w:top w:val="none" w:sz="0" w:space="0" w:color="auto"/>
                <w:left w:val="none" w:sz="0" w:space="0" w:color="auto"/>
                <w:bottom w:val="none" w:sz="0" w:space="0" w:color="auto"/>
                <w:right w:val="none" w:sz="0" w:space="0" w:color="auto"/>
              </w:divBdr>
            </w:div>
            <w:div w:id="1614165888">
              <w:marLeft w:val="0"/>
              <w:marRight w:val="0"/>
              <w:marTop w:val="0"/>
              <w:marBottom w:val="0"/>
              <w:divBdr>
                <w:top w:val="none" w:sz="0" w:space="0" w:color="auto"/>
                <w:left w:val="none" w:sz="0" w:space="0" w:color="auto"/>
                <w:bottom w:val="none" w:sz="0" w:space="0" w:color="auto"/>
                <w:right w:val="none" w:sz="0" w:space="0" w:color="auto"/>
              </w:divBdr>
            </w:div>
            <w:div w:id="1643190507">
              <w:marLeft w:val="0"/>
              <w:marRight w:val="0"/>
              <w:marTop w:val="0"/>
              <w:marBottom w:val="0"/>
              <w:divBdr>
                <w:top w:val="none" w:sz="0" w:space="0" w:color="auto"/>
                <w:left w:val="none" w:sz="0" w:space="0" w:color="auto"/>
                <w:bottom w:val="none" w:sz="0" w:space="0" w:color="auto"/>
                <w:right w:val="none" w:sz="0" w:space="0" w:color="auto"/>
              </w:divBdr>
            </w:div>
            <w:div w:id="1672022478">
              <w:marLeft w:val="0"/>
              <w:marRight w:val="0"/>
              <w:marTop w:val="0"/>
              <w:marBottom w:val="0"/>
              <w:divBdr>
                <w:top w:val="none" w:sz="0" w:space="0" w:color="auto"/>
                <w:left w:val="none" w:sz="0" w:space="0" w:color="auto"/>
                <w:bottom w:val="none" w:sz="0" w:space="0" w:color="auto"/>
                <w:right w:val="none" w:sz="0" w:space="0" w:color="auto"/>
              </w:divBdr>
            </w:div>
            <w:div w:id="1681277018">
              <w:marLeft w:val="0"/>
              <w:marRight w:val="0"/>
              <w:marTop w:val="0"/>
              <w:marBottom w:val="0"/>
              <w:divBdr>
                <w:top w:val="none" w:sz="0" w:space="0" w:color="auto"/>
                <w:left w:val="none" w:sz="0" w:space="0" w:color="auto"/>
                <w:bottom w:val="none" w:sz="0" w:space="0" w:color="auto"/>
                <w:right w:val="none" w:sz="0" w:space="0" w:color="auto"/>
              </w:divBdr>
            </w:div>
            <w:div w:id="1692413304">
              <w:marLeft w:val="0"/>
              <w:marRight w:val="0"/>
              <w:marTop w:val="0"/>
              <w:marBottom w:val="0"/>
              <w:divBdr>
                <w:top w:val="none" w:sz="0" w:space="0" w:color="auto"/>
                <w:left w:val="none" w:sz="0" w:space="0" w:color="auto"/>
                <w:bottom w:val="none" w:sz="0" w:space="0" w:color="auto"/>
                <w:right w:val="none" w:sz="0" w:space="0" w:color="auto"/>
              </w:divBdr>
            </w:div>
            <w:div w:id="1715736805">
              <w:marLeft w:val="0"/>
              <w:marRight w:val="0"/>
              <w:marTop w:val="0"/>
              <w:marBottom w:val="0"/>
              <w:divBdr>
                <w:top w:val="none" w:sz="0" w:space="0" w:color="auto"/>
                <w:left w:val="none" w:sz="0" w:space="0" w:color="auto"/>
                <w:bottom w:val="none" w:sz="0" w:space="0" w:color="auto"/>
                <w:right w:val="none" w:sz="0" w:space="0" w:color="auto"/>
              </w:divBdr>
            </w:div>
            <w:div w:id="1735857645">
              <w:marLeft w:val="0"/>
              <w:marRight w:val="0"/>
              <w:marTop w:val="0"/>
              <w:marBottom w:val="0"/>
              <w:divBdr>
                <w:top w:val="none" w:sz="0" w:space="0" w:color="auto"/>
                <w:left w:val="none" w:sz="0" w:space="0" w:color="auto"/>
                <w:bottom w:val="none" w:sz="0" w:space="0" w:color="auto"/>
                <w:right w:val="none" w:sz="0" w:space="0" w:color="auto"/>
              </w:divBdr>
            </w:div>
            <w:div w:id="1781071915">
              <w:marLeft w:val="0"/>
              <w:marRight w:val="0"/>
              <w:marTop w:val="0"/>
              <w:marBottom w:val="0"/>
              <w:divBdr>
                <w:top w:val="none" w:sz="0" w:space="0" w:color="auto"/>
                <w:left w:val="none" w:sz="0" w:space="0" w:color="auto"/>
                <w:bottom w:val="none" w:sz="0" w:space="0" w:color="auto"/>
                <w:right w:val="none" w:sz="0" w:space="0" w:color="auto"/>
              </w:divBdr>
            </w:div>
            <w:div w:id="1803157632">
              <w:marLeft w:val="0"/>
              <w:marRight w:val="0"/>
              <w:marTop w:val="0"/>
              <w:marBottom w:val="0"/>
              <w:divBdr>
                <w:top w:val="none" w:sz="0" w:space="0" w:color="auto"/>
                <w:left w:val="none" w:sz="0" w:space="0" w:color="auto"/>
                <w:bottom w:val="none" w:sz="0" w:space="0" w:color="auto"/>
                <w:right w:val="none" w:sz="0" w:space="0" w:color="auto"/>
              </w:divBdr>
            </w:div>
            <w:div w:id="1819809744">
              <w:marLeft w:val="0"/>
              <w:marRight w:val="0"/>
              <w:marTop w:val="0"/>
              <w:marBottom w:val="0"/>
              <w:divBdr>
                <w:top w:val="none" w:sz="0" w:space="0" w:color="auto"/>
                <w:left w:val="none" w:sz="0" w:space="0" w:color="auto"/>
                <w:bottom w:val="none" w:sz="0" w:space="0" w:color="auto"/>
                <w:right w:val="none" w:sz="0" w:space="0" w:color="auto"/>
              </w:divBdr>
            </w:div>
            <w:div w:id="1833332260">
              <w:marLeft w:val="0"/>
              <w:marRight w:val="0"/>
              <w:marTop w:val="0"/>
              <w:marBottom w:val="0"/>
              <w:divBdr>
                <w:top w:val="none" w:sz="0" w:space="0" w:color="auto"/>
                <w:left w:val="none" w:sz="0" w:space="0" w:color="auto"/>
                <w:bottom w:val="none" w:sz="0" w:space="0" w:color="auto"/>
                <w:right w:val="none" w:sz="0" w:space="0" w:color="auto"/>
              </w:divBdr>
            </w:div>
            <w:div w:id="1851331006">
              <w:marLeft w:val="0"/>
              <w:marRight w:val="0"/>
              <w:marTop w:val="0"/>
              <w:marBottom w:val="0"/>
              <w:divBdr>
                <w:top w:val="none" w:sz="0" w:space="0" w:color="auto"/>
                <w:left w:val="none" w:sz="0" w:space="0" w:color="auto"/>
                <w:bottom w:val="none" w:sz="0" w:space="0" w:color="auto"/>
                <w:right w:val="none" w:sz="0" w:space="0" w:color="auto"/>
              </w:divBdr>
            </w:div>
            <w:div w:id="1866943079">
              <w:marLeft w:val="0"/>
              <w:marRight w:val="0"/>
              <w:marTop w:val="0"/>
              <w:marBottom w:val="0"/>
              <w:divBdr>
                <w:top w:val="none" w:sz="0" w:space="0" w:color="auto"/>
                <w:left w:val="none" w:sz="0" w:space="0" w:color="auto"/>
                <w:bottom w:val="none" w:sz="0" w:space="0" w:color="auto"/>
                <w:right w:val="none" w:sz="0" w:space="0" w:color="auto"/>
              </w:divBdr>
            </w:div>
            <w:div w:id="1873568133">
              <w:marLeft w:val="0"/>
              <w:marRight w:val="0"/>
              <w:marTop w:val="0"/>
              <w:marBottom w:val="0"/>
              <w:divBdr>
                <w:top w:val="none" w:sz="0" w:space="0" w:color="auto"/>
                <w:left w:val="none" w:sz="0" w:space="0" w:color="auto"/>
                <w:bottom w:val="none" w:sz="0" w:space="0" w:color="auto"/>
                <w:right w:val="none" w:sz="0" w:space="0" w:color="auto"/>
              </w:divBdr>
            </w:div>
            <w:div w:id="1877160438">
              <w:marLeft w:val="0"/>
              <w:marRight w:val="0"/>
              <w:marTop w:val="0"/>
              <w:marBottom w:val="0"/>
              <w:divBdr>
                <w:top w:val="none" w:sz="0" w:space="0" w:color="auto"/>
                <w:left w:val="none" w:sz="0" w:space="0" w:color="auto"/>
                <w:bottom w:val="none" w:sz="0" w:space="0" w:color="auto"/>
                <w:right w:val="none" w:sz="0" w:space="0" w:color="auto"/>
              </w:divBdr>
            </w:div>
            <w:div w:id="1882933261">
              <w:marLeft w:val="0"/>
              <w:marRight w:val="0"/>
              <w:marTop w:val="0"/>
              <w:marBottom w:val="0"/>
              <w:divBdr>
                <w:top w:val="none" w:sz="0" w:space="0" w:color="auto"/>
                <w:left w:val="none" w:sz="0" w:space="0" w:color="auto"/>
                <w:bottom w:val="none" w:sz="0" w:space="0" w:color="auto"/>
                <w:right w:val="none" w:sz="0" w:space="0" w:color="auto"/>
              </w:divBdr>
            </w:div>
            <w:div w:id="1887136794">
              <w:marLeft w:val="0"/>
              <w:marRight w:val="0"/>
              <w:marTop w:val="0"/>
              <w:marBottom w:val="0"/>
              <w:divBdr>
                <w:top w:val="none" w:sz="0" w:space="0" w:color="auto"/>
                <w:left w:val="none" w:sz="0" w:space="0" w:color="auto"/>
                <w:bottom w:val="none" w:sz="0" w:space="0" w:color="auto"/>
                <w:right w:val="none" w:sz="0" w:space="0" w:color="auto"/>
              </w:divBdr>
            </w:div>
            <w:div w:id="1930847701">
              <w:marLeft w:val="0"/>
              <w:marRight w:val="0"/>
              <w:marTop w:val="0"/>
              <w:marBottom w:val="0"/>
              <w:divBdr>
                <w:top w:val="none" w:sz="0" w:space="0" w:color="auto"/>
                <w:left w:val="none" w:sz="0" w:space="0" w:color="auto"/>
                <w:bottom w:val="none" w:sz="0" w:space="0" w:color="auto"/>
                <w:right w:val="none" w:sz="0" w:space="0" w:color="auto"/>
              </w:divBdr>
            </w:div>
            <w:div w:id="1952936864">
              <w:marLeft w:val="0"/>
              <w:marRight w:val="0"/>
              <w:marTop w:val="0"/>
              <w:marBottom w:val="0"/>
              <w:divBdr>
                <w:top w:val="none" w:sz="0" w:space="0" w:color="auto"/>
                <w:left w:val="none" w:sz="0" w:space="0" w:color="auto"/>
                <w:bottom w:val="none" w:sz="0" w:space="0" w:color="auto"/>
                <w:right w:val="none" w:sz="0" w:space="0" w:color="auto"/>
              </w:divBdr>
            </w:div>
            <w:div w:id="1953517259">
              <w:marLeft w:val="0"/>
              <w:marRight w:val="0"/>
              <w:marTop w:val="0"/>
              <w:marBottom w:val="0"/>
              <w:divBdr>
                <w:top w:val="none" w:sz="0" w:space="0" w:color="auto"/>
                <w:left w:val="none" w:sz="0" w:space="0" w:color="auto"/>
                <w:bottom w:val="none" w:sz="0" w:space="0" w:color="auto"/>
                <w:right w:val="none" w:sz="0" w:space="0" w:color="auto"/>
              </w:divBdr>
            </w:div>
            <w:div w:id="1954315520">
              <w:marLeft w:val="0"/>
              <w:marRight w:val="0"/>
              <w:marTop w:val="0"/>
              <w:marBottom w:val="0"/>
              <w:divBdr>
                <w:top w:val="none" w:sz="0" w:space="0" w:color="auto"/>
                <w:left w:val="none" w:sz="0" w:space="0" w:color="auto"/>
                <w:bottom w:val="none" w:sz="0" w:space="0" w:color="auto"/>
                <w:right w:val="none" w:sz="0" w:space="0" w:color="auto"/>
              </w:divBdr>
            </w:div>
            <w:div w:id="1955021120">
              <w:marLeft w:val="0"/>
              <w:marRight w:val="0"/>
              <w:marTop w:val="0"/>
              <w:marBottom w:val="0"/>
              <w:divBdr>
                <w:top w:val="none" w:sz="0" w:space="0" w:color="auto"/>
                <w:left w:val="none" w:sz="0" w:space="0" w:color="auto"/>
                <w:bottom w:val="none" w:sz="0" w:space="0" w:color="auto"/>
                <w:right w:val="none" w:sz="0" w:space="0" w:color="auto"/>
              </w:divBdr>
            </w:div>
            <w:div w:id="1974211880">
              <w:marLeft w:val="0"/>
              <w:marRight w:val="0"/>
              <w:marTop w:val="0"/>
              <w:marBottom w:val="0"/>
              <w:divBdr>
                <w:top w:val="none" w:sz="0" w:space="0" w:color="auto"/>
                <w:left w:val="none" w:sz="0" w:space="0" w:color="auto"/>
                <w:bottom w:val="none" w:sz="0" w:space="0" w:color="auto"/>
                <w:right w:val="none" w:sz="0" w:space="0" w:color="auto"/>
              </w:divBdr>
            </w:div>
            <w:div w:id="1976712502">
              <w:marLeft w:val="0"/>
              <w:marRight w:val="0"/>
              <w:marTop w:val="0"/>
              <w:marBottom w:val="0"/>
              <w:divBdr>
                <w:top w:val="none" w:sz="0" w:space="0" w:color="auto"/>
                <w:left w:val="none" w:sz="0" w:space="0" w:color="auto"/>
                <w:bottom w:val="none" w:sz="0" w:space="0" w:color="auto"/>
                <w:right w:val="none" w:sz="0" w:space="0" w:color="auto"/>
              </w:divBdr>
            </w:div>
            <w:div w:id="1996297906">
              <w:marLeft w:val="0"/>
              <w:marRight w:val="0"/>
              <w:marTop w:val="0"/>
              <w:marBottom w:val="0"/>
              <w:divBdr>
                <w:top w:val="none" w:sz="0" w:space="0" w:color="auto"/>
                <w:left w:val="none" w:sz="0" w:space="0" w:color="auto"/>
                <w:bottom w:val="none" w:sz="0" w:space="0" w:color="auto"/>
                <w:right w:val="none" w:sz="0" w:space="0" w:color="auto"/>
              </w:divBdr>
            </w:div>
            <w:div w:id="1997881111">
              <w:marLeft w:val="0"/>
              <w:marRight w:val="0"/>
              <w:marTop w:val="0"/>
              <w:marBottom w:val="0"/>
              <w:divBdr>
                <w:top w:val="none" w:sz="0" w:space="0" w:color="auto"/>
                <w:left w:val="none" w:sz="0" w:space="0" w:color="auto"/>
                <w:bottom w:val="none" w:sz="0" w:space="0" w:color="auto"/>
                <w:right w:val="none" w:sz="0" w:space="0" w:color="auto"/>
              </w:divBdr>
            </w:div>
            <w:div w:id="2002540298">
              <w:marLeft w:val="0"/>
              <w:marRight w:val="0"/>
              <w:marTop w:val="0"/>
              <w:marBottom w:val="0"/>
              <w:divBdr>
                <w:top w:val="none" w:sz="0" w:space="0" w:color="auto"/>
                <w:left w:val="none" w:sz="0" w:space="0" w:color="auto"/>
                <w:bottom w:val="none" w:sz="0" w:space="0" w:color="auto"/>
                <w:right w:val="none" w:sz="0" w:space="0" w:color="auto"/>
              </w:divBdr>
            </w:div>
            <w:div w:id="2022507652">
              <w:marLeft w:val="0"/>
              <w:marRight w:val="0"/>
              <w:marTop w:val="0"/>
              <w:marBottom w:val="0"/>
              <w:divBdr>
                <w:top w:val="none" w:sz="0" w:space="0" w:color="auto"/>
                <w:left w:val="none" w:sz="0" w:space="0" w:color="auto"/>
                <w:bottom w:val="none" w:sz="0" w:space="0" w:color="auto"/>
                <w:right w:val="none" w:sz="0" w:space="0" w:color="auto"/>
              </w:divBdr>
            </w:div>
            <w:div w:id="2025547515">
              <w:marLeft w:val="0"/>
              <w:marRight w:val="0"/>
              <w:marTop w:val="0"/>
              <w:marBottom w:val="0"/>
              <w:divBdr>
                <w:top w:val="none" w:sz="0" w:space="0" w:color="auto"/>
                <w:left w:val="none" w:sz="0" w:space="0" w:color="auto"/>
                <w:bottom w:val="none" w:sz="0" w:space="0" w:color="auto"/>
                <w:right w:val="none" w:sz="0" w:space="0" w:color="auto"/>
              </w:divBdr>
            </w:div>
            <w:div w:id="2028023419">
              <w:marLeft w:val="0"/>
              <w:marRight w:val="0"/>
              <w:marTop w:val="0"/>
              <w:marBottom w:val="0"/>
              <w:divBdr>
                <w:top w:val="none" w:sz="0" w:space="0" w:color="auto"/>
                <w:left w:val="none" w:sz="0" w:space="0" w:color="auto"/>
                <w:bottom w:val="none" w:sz="0" w:space="0" w:color="auto"/>
                <w:right w:val="none" w:sz="0" w:space="0" w:color="auto"/>
              </w:divBdr>
            </w:div>
            <w:div w:id="2043941923">
              <w:marLeft w:val="0"/>
              <w:marRight w:val="0"/>
              <w:marTop w:val="0"/>
              <w:marBottom w:val="0"/>
              <w:divBdr>
                <w:top w:val="none" w:sz="0" w:space="0" w:color="auto"/>
                <w:left w:val="none" w:sz="0" w:space="0" w:color="auto"/>
                <w:bottom w:val="none" w:sz="0" w:space="0" w:color="auto"/>
                <w:right w:val="none" w:sz="0" w:space="0" w:color="auto"/>
              </w:divBdr>
            </w:div>
            <w:div w:id="2050496733">
              <w:marLeft w:val="0"/>
              <w:marRight w:val="0"/>
              <w:marTop w:val="0"/>
              <w:marBottom w:val="0"/>
              <w:divBdr>
                <w:top w:val="none" w:sz="0" w:space="0" w:color="auto"/>
                <w:left w:val="none" w:sz="0" w:space="0" w:color="auto"/>
                <w:bottom w:val="none" w:sz="0" w:space="0" w:color="auto"/>
                <w:right w:val="none" w:sz="0" w:space="0" w:color="auto"/>
              </w:divBdr>
            </w:div>
            <w:div w:id="2066024931">
              <w:marLeft w:val="0"/>
              <w:marRight w:val="0"/>
              <w:marTop w:val="0"/>
              <w:marBottom w:val="0"/>
              <w:divBdr>
                <w:top w:val="none" w:sz="0" w:space="0" w:color="auto"/>
                <w:left w:val="none" w:sz="0" w:space="0" w:color="auto"/>
                <w:bottom w:val="none" w:sz="0" w:space="0" w:color="auto"/>
                <w:right w:val="none" w:sz="0" w:space="0" w:color="auto"/>
              </w:divBdr>
            </w:div>
            <w:div w:id="2069181471">
              <w:marLeft w:val="0"/>
              <w:marRight w:val="0"/>
              <w:marTop w:val="0"/>
              <w:marBottom w:val="0"/>
              <w:divBdr>
                <w:top w:val="none" w:sz="0" w:space="0" w:color="auto"/>
                <w:left w:val="none" w:sz="0" w:space="0" w:color="auto"/>
                <w:bottom w:val="none" w:sz="0" w:space="0" w:color="auto"/>
                <w:right w:val="none" w:sz="0" w:space="0" w:color="auto"/>
              </w:divBdr>
            </w:div>
            <w:div w:id="2086299369">
              <w:marLeft w:val="0"/>
              <w:marRight w:val="0"/>
              <w:marTop w:val="0"/>
              <w:marBottom w:val="0"/>
              <w:divBdr>
                <w:top w:val="none" w:sz="0" w:space="0" w:color="auto"/>
                <w:left w:val="none" w:sz="0" w:space="0" w:color="auto"/>
                <w:bottom w:val="none" w:sz="0" w:space="0" w:color="auto"/>
                <w:right w:val="none" w:sz="0" w:space="0" w:color="auto"/>
              </w:divBdr>
            </w:div>
            <w:div w:id="2115860582">
              <w:marLeft w:val="0"/>
              <w:marRight w:val="0"/>
              <w:marTop w:val="0"/>
              <w:marBottom w:val="0"/>
              <w:divBdr>
                <w:top w:val="none" w:sz="0" w:space="0" w:color="auto"/>
                <w:left w:val="none" w:sz="0" w:space="0" w:color="auto"/>
                <w:bottom w:val="none" w:sz="0" w:space="0" w:color="auto"/>
                <w:right w:val="none" w:sz="0" w:space="0" w:color="auto"/>
              </w:divBdr>
            </w:div>
            <w:div w:id="2115979761">
              <w:marLeft w:val="0"/>
              <w:marRight w:val="0"/>
              <w:marTop w:val="0"/>
              <w:marBottom w:val="0"/>
              <w:divBdr>
                <w:top w:val="none" w:sz="0" w:space="0" w:color="auto"/>
                <w:left w:val="none" w:sz="0" w:space="0" w:color="auto"/>
                <w:bottom w:val="none" w:sz="0" w:space="0" w:color="auto"/>
                <w:right w:val="none" w:sz="0" w:space="0" w:color="auto"/>
              </w:divBdr>
            </w:div>
            <w:div w:id="2125690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990398">
      <w:bodyDiv w:val="1"/>
      <w:marLeft w:val="0"/>
      <w:marRight w:val="0"/>
      <w:marTop w:val="0"/>
      <w:marBottom w:val="0"/>
      <w:divBdr>
        <w:top w:val="none" w:sz="0" w:space="0" w:color="auto"/>
        <w:left w:val="none" w:sz="0" w:space="0" w:color="auto"/>
        <w:bottom w:val="none" w:sz="0" w:space="0" w:color="auto"/>
        <w:right w:val="none" w:sz="0" w:space="0" w:color="auto"/>
      </w:divBdr>
      <w:divsChild>
        <w:div w:id="329136481">
          <w:marLeft w:val="0"/>
          <w:marRight w:val="0"/>
          <w:marTop w:val="0"/>
          <w:marBottom w:val="0"/>
          <w:divBdr>
            <w:top w:val="none" w:sz="0" w:space="0" w:color="auto"/>
            <w:left w:val="none" w:sz="0" w:space="0" w:color="auto"/>
            <w:bottom w:val="none" w:sz="0" w:space="0" w:color="auto"/>
            <w:right w:val="none" w:sz="0" w:space="0" w:color="auto"/>
          </w:divBdr>
          <w:divsChild>
            <w:div w:id="1643192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149180">
      <w:bodyDiv w:val="1"/>
      <w:marLeft w:val="0"/>
      <w:marRight w:val="0"/>
      <w:marTop w:val="0"/>
      <w:marBottom w:val="0"/>
      <w:divBdr>
        <w:top w:val="none" w:sz="0" w:space="0" w:color="auto"/>
        <w:left w:val="none" w:sz="0" w:space="0" w:color="auto"/>
        <w:bottom w:val="none" w:sz="0" w:space="0" w:color="auto"/>
        <w:right w:val="none" w:sz="0" w:space="0" w:color="auto"/>
      </w:divBdr>
      <w:divsChild>
        <w:div w:id="1707480896">
          <w:marLeft w:val="0"/>
          <w:marRight w:val="0"/>
          <w:marTop w:val="0"/>
          <w:marBottom w:val="0"/>
          <w:divBdr>
            <w:top w:val="none" w:sz="0" w:space="0" w:color="auto"/>
            <w:left w:val="none" w:sz="0" w:space="0" w:color="auto"/>
            <w:bottom w:val="none" w:sz="0" w:space="0" w:color="auto"/>
            <w:right w:val="none" w:sz="0" w:space="0" w:color="auto"/>
          </w:divBdr>
          <w:divsChild>
            <w:div w:id="21638605">
              <w:marLeft w:val="0"/>
              <w:marRight w:val="0"/>
              <w:marTop w:val="0"/>
              <w:marBottom w:val="0"/>
              <w:divBdr>
                <w:top w:val="none" w:sz="0" w:space="0" w:color="auto"/>
                <w:left w:val="none" w:sz="0" w:space="0" w:color="auto"/>
                <w:bottom w:val="none" w:sz="0" w:space="0" w:color="auto"/>
                <w:right w:val="none" w:sz="0" w:space="0" w:color="auto"/>
              </w:divBdr>
            </w:div>
            <w:div w:id="35157177">
              <w:marLeft w:val="0"/>
              <w:marRight w:val="0"/>
              <w:marTop w:val="0"/>
              <w:marBottom w:val="0"/>
              <w:divBdr>
                <w:top w:val="none" w:sz="0" w:space="0" w:color="auto"/>
                <w:left w:val="none" w:sz="0" w:space="0" w:color="auto"/>
                <w:bottom w:val="none" w:sz="0" w:space="0" w:color="auto"/>
                <w:right w:val="none" w:sz="0" w:space="0" w:color="auto"/>
              </w:divBdr>
            </w:div>
            <w:div w:id="37171328">
              <w:marLeft w:val="0"/>
              <w:marRight w:val="0"/>
              <w:marTop w:val="0"/>
              <w:marBottom w:val="0"/>
              <w:divBdr>
                <w:top w:val="none" w:sz="0" w:space="0" w:color="auto"/>
                <w:left w:val="none" w:sz="0" w:space="0" w:color="auto"/>
                <w:bottom w:val="none" w:sz="0" w:space="0" w:color="auto"/>
                <w:right w:val="none" w:sz="0" w:space="0" w:color="auto"/>
              </w:divBdr>
            </w:div>
            <w:div w:id="103622279">
              <w:marLeft w:val="0"/>
              <w:marRight w:val="0"/>
              <w:marTop w:val="0"/>
              <w:marBottom w:val="0"/>
              <w:divBdr>
                <w:top w:val="none" w:sz="0" w:space="0" w:color="auto"/>
                <w:left w:val="none" w:sz="0" w:space="0" w:color="auto"/>
                <w:bottom w:val="none" w:sz="0" w:space="0" w:color="auto"/>
                <w:right w:val="none" w:sz="0" w:space="0" w:color="auto"/>
              </w:divBdr>
            </w:div>
            <w:div w:id="104927044">
              <w:marLeft w:val="0"/>
              <w:marRight w:val="0"/>
              <w:marTop w:val="0"/>
              <w:marBottom w:val="0"/>
              <w:divBdr>
                <w:top w:val="none" w:sz="0" w:space="0" w:color="auto"/>
                <w:left w:val="none" w:sz="0" w:space="0" w:color="auto"/>
                <w:bottom w:val="none" w:sz="0" w:space="0" w:color="auto"/>
                <w:right w:val="none" w:sz="0" w:space="0" w:color="auto"/>
              </w:divBdr>
            </w:div>
            <w:div w:id="111900858">
              <w:marLeft w:val="0"/>
              <w:marRight w:val="0"/>
              <w:marTop w:val="0"/>
              <w:marBottom w:val="0"/>
              <w:divBdr>
                <w:top w:val="none" w:sz="0" w:space="0" w:color="auto"/>
                <w:left w:val="none" w:sz="0" w:space="0" w:color="auto"/>
                <w:bottom w:val="none" w:sz="0" w:space="0" w:color="auto"/>
                <w:right w:val="none" w:sz="0" w:space="0" w:color="auto"/>
              </w:divBdr>
            </w:div>
            <w:div w:id="126894021">
              <w:marLeft w:val="0"/>
              <w:marRight w:val="0"/>
              <w:marTop w:val="0"/>
              <w:marBottom w:val="0"/>
              <w:divBdr>
                <w:top w:val="none" w:sz="0" w:space="0" w:color="auto"/>
                <w:left w:val="none" w:sz="0" w:space="0" w:color="auto"/>
                <w:bottom w:val="none" w:sz="0" w:space="0" w:color="auto"/>
                <w:right w:val="none" w:sz="0" w:space="0" w:color="auto"/>
              </w:divBdr>
            </w:div>
            <w:div w:id="126896935">
              <w:marLeft w:val="0"/>
              <w:marRight w:val="0"/>
              <w:marTop w:val="0"/>
              <w:marBottom w:val="0"/>
              <w:divBdr>
                <w:top w:val="none" w:sz="0" w:space="0" w:color="auto"/>
                <w:left w:val="none" w:sz="0" w:space="0" w:color="auto"/>
                <w:bottom w:val="none" w:sz="0" w:space="0" w:color="auto"/>
                <w:right w:val="none" w:sz="0" w:space="0" w:color="auto"/>
              </w:divBdr>
            </w:div>
            <w:div w:id="141044036">
              <w:marLeft w:val="0"/>
              <w:marRight w:val="0"/>
              <w:marTop w:val="0"/>
              <w:marBottom w:val="0"/>
              <w:divBdr>
                <w:top w:val="none" w:sz="0" w:space="0" w:color="auto"/>
                <w:left w:val="none" w:sz="0" w:space="0" w:color="auto"/>
                <w:bottom w:val="none" w:sz="0" w:space="0" w:color="auto"/>
                <w:right w:val="none" w:sz="0" w:space="0" w:color="auto"/>
              </w:divBdr>
            </w:div>
            <w:div w:id="190651001">
              <w:marLeft w:val="0"/>
              <w:marRight w:val="0"/>
              <w:marTop w:val="0"/>
              <w:marBottom w:val="0"/>
              <w:divBdr>
                <w:top w:val="none" w:sz="0" w:space="0" w:color="auto"/>
                <w:left w:val="none" w:sz="0" w:space="0" w:color="auto"/>
                <w:bottom w:val="none" w:sz="0" w:space="0" w:color="auto"/>
                <w:right w:val="none" w:sz="0" w:space="0" w:color="auto"/>
              </w:divBdr>
            </w:div>
            <w:div w:id="272249054">
              <w:marLeft w:val="0"/>
              <w:marRight w:val="0"/>
              <w:marTop w:val="0"/>
              <w:marBottom w:val="0"/>
              <w:divBdr>
                <w:top w:val="none" w:sz="0" w:space="0" w:color="auto"/>
                <w:left w:val="none" w:sz="0" w:space="0" w:color="auto"/>
                <w:bottom w:val="none" w:sz="0" w:space="0" w:color="auto"/>
                <w:right w:val="none" w:sz="0" w:space="0" w:color="auto"/>
              </w:divBdr>
            </w:div>
            <w:div w:id="280965821">
              <w:marLeft w:val="0"/>
              <w:marRight w:val="0"/>
              <w:marTop w:val="0"/>
              <w:marBottom w:val="0"/>
              <w:divBdr>
                <w:top w:val="none" w:sz="0" w:space="0" w:color="auto"/>
                <w:left w:val="none" w:sz="0" w:space="0" w:color="auto"/>
                <w:bottom w:val="none" w:sz="0" w:space="0" w:color="auto"/>
                <w:right w:val="none" w:sz="0" w:space="0" w:color="auto"/>
              </w:divBdr>
            </w:div>
            <w:div w:id="283002340">
              <w:marLeft w:val="0"/>
              <w:marRight w:val="0"/>
              <w:marTop w:val="0"/>
              <w:marBottom w:val="0"/>
              <w:divBdr>
                <w:top w:val="none" w:sz="0" w:space="0" w:color="auto"/>
                <w:left w:val="none" w:sz="0" w:space="0" w:color="auto"/>
                <w:bottom w:val="none" w:sz="0" w:space="0" w:color="auto"/>
                <w:right w:val="none" w:sz="0" w:space="0" w:color="auto"/>
              </w:divBdr>
            </w:div>
            <w:div w:id="293605076">
              <w:marLeft w:val="0"/>
              <w:marRight w:val="0"/>
              <w:marTop w:val="0"/>
              <w:marBottom w:val="0"/>
              <w:divBdr>
                <w:top w:val="none" w:sz="0" w:space="0" w:color="auto"/>
                <w:left w:val="none" w:sz="0" w:space="0" w:color="auto"/>
                <w:bottom w:val="none" w:sz="0" w:space="0" w:color="auto"/>
                <w:right w:val="none" w:sz="0" w:space="0" w:color="auto"/>
              </w:divBdr>
            </w:div>
            <w:div w:id="322199486">
              <w:marLeft w:val="0"/>
              <w:marRight w:val="0"/>
              <w:marTop w:val="0"/>
              <w:marBottom w:val="0"/>
              <w:divBdr>
                <w:top w:val="none" w:sz="0" w:space="0" w:color="auto"/>
                <w:left w:val="none" w:sz="0" w:space="0" w:color="auto"/>
                <w:bottom w:val="none" w:sz="0" w:space="0" w:color="auto"/>
                <w:right w:val="none" w:sz="0" w:space="0" w:color="auto"/>
              </w:divBdr>
            </w:div>
            <w:div w:id="324406178">
              <w:marLeft w:val="0"/>
              <w:marRight w:val="0"/>
              <w:marTop w:val="0"/>
              <w:marBottom w:val="0"/>
              <w:divBdr>
                <w:top w:val="none" w:sz="0" w:space="0" w:color="auto"/>
                <w:left w:val="none" w:sz="0" w:space="0" w:color="auto"/>
                <w:bottom w:val="none" w:sz="0" w:space="0" w:color="auto"/>
                <w:right w:val="none" w:sz="0" w:space="0" w:color="auto"/>
              </w:divBdr>
            </w:div>
            <w:div w:id="331377727">
              <w:marLeft w:val="0"/>
              <w:marRight w:val="0"/>
              <w:marTop w:val="0"/>
              <w:marBottom w:val="0"/>
              <w:divBdr>
                <w:top w:val="none" w:sz="0" w:space="0" w:color="auto"/>
                <w:left w:val="none" w:sz="0" w:space="0" w:color="auto"/>
                <w:bottom w:val="none" w:sz="0" w:space="0" w:color="auto"/>
                <w:right w:val="none" w:sz="0" w:space="0" w:color="auto"/>
              </w:divBdr>
            </w:div>
            <w:div w:id="333993400">
              <w:marLeft w:val="0"/>
              <w:marRight w:val="0"/>
              <w:marTop w:val="0"/>
              <w:marBottom w:val="0"/>
              <w:divBdr>
                <w:top w:val="none" w:sz="0" w:space="0" w:color="auto"/>
                <w:left w:val="none" w:sz="0" w:space="0" w:color="auto"/>
                <w:bottom w:val="none" w:sz="0" w:space="0" w:color="auto"/>
                <w:right w:val="none" w:sz="0" w:space="0" w:color="auto"/>
              </w:divBdr>
            </w:div>
            <w:div w:id="336730026">
              <w:marLeft w:val="0"/>
              <w:marRight w:val="0"/>
              <w:marTop w:val="0"/>
              <w:marBottom w:val="0"/>
              <w:divBdr>
                <w:top w:val="none" w:sz="0" w:space="0" w:color="auto"/>
                <w:left w:val="none" w:sz="0" w:space="0" w:color="auto"/>
                <w:bottom w:val="none" w:sz="0" w:space="0" w:color="auto"/>
                <w:right w:val="none" w:sz="0" w:space="0" w:color="auto"/>
              </w:divBdr>
            </w:div>
            <w:div w:id="340200489">
              <w:marLeft w:val="0"/>
              <w:marRight w:val="0"/>
              <w:marTop w:val="0"/>
              <w:marBottom w:val="0"/>
              <w:divBdr>
                <w:top w:val="none" w:sz="0" w:space="0" w:color="auto"/>
                <w:left w:val="none" w:sz="0" w:space="0" w:color="auto"/>
                <w:bottom w:val="none" w:sz="0" w:space="0" w:color="auto"/>
                <w:right w:val="none" w:sz="0" w:space="0" w:color="auto"/>
              </w:divBdr>
            </w:div>
            <w:div w:id="349986946">
              <w:marLeft w:val="0"/>
              <w:marRight w:val="0"/>
              <w:marTop w:val="0"/>
              <w:marBottom w:val="0"/>
              <w:divBdr>
                <w:top w:val="none" w:sz="0" w:space="0" w:color="auto"/>
                <w:left w:val="none" w:sz="0" w:space="0" w:color="auto"/>
                <w:bottom w:val="none" w:sz="0" w:space="0" w:color="auto"/>
                <w:right w:val="none" w:sz="0" w:space="0" w:color="auto"/>
              </w:divBdr>
            </w:div>
            <w:div w:id="358817221">
              <w:marLeft w:val="0"/>
              <w:marRight w:val="0"/>
              <w:marTop w:val="0"/>
              <w:marBottom w:val="0"/>
              <w:divBdr>
                <w:top w:val="none" w:sz="0" w:space="0" w:color="auto"/>
                <w:left w:val="none" w:sz="0" w:space="0" w:color="auto"/>
                <w:bottom w:val="none" w:sz="0" w:space="0" w:color="auto"/>
                <w:right w:val="none" w:sz="0" w:space="0" w:color="auto"/>
              </w:divBdr>
            </w:div>
            <w:div w:id="359211055">
              <w:marLeft w:val="0"/>
              <w:marRight w:val="0"/>
              <w:marTop w:val="0"/>
              <w:marBottom w:val="0"/>
              <w:divBdr>
                <w:top w:val="none" w:sz="0" w:space="0" w:color="auto"/>
                <w:left w:val="none" w:sz="0" w:space="0" w:color="auto"/>
                <w:bottom w:val="none" w:sz="0" w:space="0" w:color="auto"/>
                <w:right w:val="none" w:sz="0" w:space="0" w:color="auto"/>
              </w:divBdr>
            </w:div>
            <w:div w:id="375550490">
              <w:marLeft w:val="0"/>
              <w:marRight w:val="0"/>
              <w:marTop w:val="0"/>
              <w:marBottom w:val="0"/>
              <w:divBdr>
                <w:top w:val="none" w:sz="0" w:space="0" w:color="auto"/>
                <w:left w:val="none" w:sz="0" w:space="0" w:color="auto"/>
                <w:bottom w:val="none" w:sz="0" w:space="0" w:color="auto"/>
                <w:right w:val="none" w:sz="0" w:space="0" w:color="auto"/>
              </w:divBdr>
            </w:div>
            <w:div w:id="385253085">
              <w:marLeft w:val="0"/>
              <w:marRight w:val="0"/>
              <w:marTop w:val="0"/>
              <w:marBottom w:val="0"/>
              <w:divBdr>
                <w:top w:val="none" w:sz="0" w:space="0" w:color="auto"/>
                <w:left w:val="none" w:sz="0" w:space="0" w:color="auto"/>
                <w:bottom w:val="none" w:sz="0" w:space="0" w:color="auto"/>
                <w:right w:val="none" w:sz="0" w:space="0" w:color="auto"/>
              </w:divBdr>
            </w:div>
            <w:div w:id="396054090">
              <w:marLeft w:val="0"/>
              <w:marRight w:val="0"/>
              <w:marTop w:val="0"/>
              <w:marBottom w:val="0"/>
              <w:divBdr>
                <w:top w:val="none" w:sz="0" w:space="0" w:color="auto"/>
                <w:left w:val="none" w:sz="0" w:space="0" w:color="auto"/>
                <w:bottom w:val="none" w:sz="0" w:space="0" w:color="auto"/>
                <w:right w:val="none" w:sz="0" w:space="0" w:color="auto"/>
              </w:divBdr>
            </w:div>
            <w:div w:id="414785991">
              <w:marLeft w:val="0"/>
              <w:marRight w:val="0"/>
              <w:marTop w:val="0"/>
              <w:marBottom w:val="0"/>
              <w:divBdr>
                <w:top w:val="none" w:sz="0" w:space="0" w:color="auto"/>
                <w:left w:val="none" w:sz="0" w:space="0" w:color="auto"/>
                <w:bottom w:val="none" w:sz="0" w:space="0" w:color="auto"/>
                <w:right w:val="none" w:sz="0" w:space="0" w:color="auto"/>
              </w:divBdr>
            </w:div>
            <w:div w:id="444930392">
              <w:marLeft w:val="0"/>
              <w:marRight w:val="0"/>
              <w:marTop w:val="0"/>
              <w:marBottom w:val="0"/>
              <w:divBdr>
                <w:top w:val="none" w:sz="0" w:space="0" w:color="auto"/>
                <w:left w:val="none" w:sz="0" w:space="0" w:color="auto"/>
                <w:bottom w:val="none" w:sz="0" w:space="0" w:color="auto"/>
                <w:right w:val="none" w:sz="0" w:space="0" w:color="auto"/>
              </w:divBdr>
            </w:div>
            <w:div w:id="451821626">
              <w:marLeft w:val="0"/>
              <w:marRight w:val="0"/>
              <w:marTop w:val="0"/>
              <w:marBottom w:val="0"/>
              <w:divBdr>
                <w:top w:val="none" w:sz="0" w:space="0" w:color="auto"/>
                <w:left w:val="none" w:sz="0" w:space="0" w:color="auto"/>
                <w:bottom w:val="none" w:sz="0" w:space="0" w:color="auto"/>
                <w:right w:val="none" w:sz="0" w:space="0" w:color="auto"/>
              </w:divBdr>
            </w:div>
            <w:div w:id="458381218">
              <w:marLeft w:val="0"/>
              <w:marRight w:val="0"/>
              <w:marTop w:val="0"/>
              <w:marBottom w:val="0"/>
              <w:divBdr>
                <w:top w:val="none" w:sz="0" w:space="0" w:color="auto"/>
                <w:left w:val="none" w:sz="0" w:space="0" w:color="auto"/>
                <w:bottom w:val="none" w:sz="0" w:space="0" w:color="auto"/>
                <w:right w:val="none" w:sz="0" w:space="0" w:color="auto"/>
              </w:divBdr>
            </w:div>
            <w:div w:id="458768291">
              <w:marLeft w:val="0"/>
              <w:marRight w:val="0"/>
              <w:marTop w:val="0"/>
              <w:marBottom w:val="0"/>
              <w:divBdr>
                <w:top w:val="none" w:sz="0" w:space="0" w:color="auto"/>
                <w:left w:val="none" w:sz="0" w:space="0" w:color="auto"/>
                <w:bottom w:val="none" w:sz="0" w:space="0" w:color="auto"/>
                <w:right w:val="none" w:sz="0" w:space="0" w:color="auto"/>
              </w:divBdr>
            </w:div>
            <w:div w:id="487330874">
              <w:marLeft w:val="0"/>
              <w:marRight w:val="0"/>
              <w:marTop w:val="0"/>
              <w:marBottom w:val="0"/>
              <w:divBdr>
                <w:top w:val="none" w:sz="0" w:space="0" w:color="auto"/>
                <w:left w:val="none" w:sz="0" w:space="0" w:color="auto"/>
                <w:bottom w:val="none" w:sz="0" w:space="0" w:color="auto"/>
                <w:right w:val="none" w:sz="0" w:space="0" w:color="auto"/>
              </w:divBdr>
            </w:div>
            <w:div w:id="488905293">
              <w:marLeft w:val="0"/>
              <w:marRight w:val="0"/>
              <w:marTop w:val="0"/>
              <w:marBottom w:val="0"/>
              <w:divBdr>
                <w:top w:val="none" w:sz="0" w:space="0" w:color="auto"/>
                <w:left w:val="none" w:sz="0" w:space="0" w:color="auto"/>
                <w:bottom w:val="none" w:sz="0" w:space="0" w:color="auto"/>
                <w:right w:val="none" w:sz="0" w:space="0" w:color="auto"/>
              </w:divBdr>
            </w:div>
            <w:div w:id="490218925">
              <w:marLeft w:val="0"/>
              <w:marRight w:val="0"/>
              <w:marTop w:val="0"/>
              <w:marBottom w:val="0"/>
              <w:divBdr>
                <w:top w:val="none" w:sz="0" w:space="0" w:color="auto"/>
                <w:left w:val="none" w:sz="0" w:space="0" w:color="auto"/>
                <w:bottom w:val="none" w:sz="0" w:space="0" w:color="auto"/>
                <w:right w:val="none" w:sz="0" w:space="0" w:color="auto"/>
              </w:divBdr>
            </w:div>
            <w:div w:id="501816841">
              <w:marLeft w:val="0"/>
              <w:marRight w:val="0"/>
              <w:marTop w:val="0"/>
              <w:marBottom w:val="0"/>
              <w:divBdr>
                <w:top w:val="none" w:sz="0" w:space="0" w:color="auto"/>
                <w:left w:val="none" w:sz="0" w:space="0" w:color="auto"/>
                <w:bottom w:val="none" w:sz="0" w:space="0" w:color="auto"/>
                <w:right w:val="none" w:sz="0" w:space="0" w:color="auto"/>
              </w:divBdr>
            </w:div>
            <w:div w:id="509564343">
              <w:marLeft w:val="0"/>
              <w:marRight w:val="0"/>
              <w:marTop w:val="0"/>
              <w:marBottom w:val="0"/>
              <w:divBdr>
                <w:top w:val="none" w:sz="0" w:space="0" w:color="auto"/>
                <w:left w:val="none" w:sz="0" w:space="0" w:color="auto"/>
                <w:bottom w:val="none" w:sz="0" w:space="0" w:color="auto"/>
                <w:right w:val="none" w:sz="0" w:space="0" w:color="auto"/>
              </w:divBdr>
            </w:div>
            <w:div w:id="530647103">
              <w:marLeft w:val="0"/>
              <w:marRight w:val="0"/>
              <w:marTop w:val="0"/>
              <w:marBottom w:val="0"/>
              <w:divBdr>
                <w:top w:val="none" w:sz="0" w:space="0" w:color="auto"/>
                <w:left w:val="none" w:sz="0" w:space="0" w:color="auto"/>
                <w:bottom w:val="none" w:sz="0" w:space="0" w:color="auto"/>
                <w:right w:val="none" w:sz="0" w:space="0" w:color="auto"/>
              </w:divBdr>
            </w:div>
            <w:div w:id="530726642">
              <w:marLeft w:val="0"/>
              <w:marRight w:val="0"/>
              <w:marTop w:val="0"/>
              <w:marBottom w:val="0"/>
              <w:divBdr>
                <w:top w:val="none" w:sz="0" w:space="0" w:color="auto"/>
                <w:left w:val="none" w:sz="0" w:space="0" w:color="auto"/>
                <w:bottom w:val="none" w:sz="0" w:space="0" w:color="auto"/>
                <w:right w:val="none" w:sz="0" w:space="0" w:color="auto"/>
              </w:divBdr>
            </w:div>
            <w:div w:id="531772988">
              <w:marLeft w:val="0"/>
              <w:marRight w:val="0"/>
              <w:marTop w:val="0"/>
              <w:marBottom w:val="0"/>
              <w:divBdr>
                <w:top w:val="none" w:sz="0" w:space="0" w:color="auto"/>
                <w:left w:val="none" w:sz="0" w:space="0" w:color="auto"/>
                <w:bottom w:val="none" w:sz="0" w:space="0" w:color="auto"/>
                <w:right w:val="none" w:sz="0" w:space="0" w:color="auto"/>
              </w:divBdr>
            </w:div>
            <w:div w:id="537278222">
              <w:marLeft w:val="0"/>
              <w:marRight w:val="0"/>
              <w:marTop w:val="0"/>
              <w:marBottom w:val="0"/>
              <w:divBdr>
                <w:top w:val="none" w:sz="0" w:space="0" w:color="auto"/>
                <w:left w:val="none" w:sz="0" w:space="0" w:color="auto"/>
                <w:bottom w:val="none" w:sz="0" w:space="0" w:color="auto"/>
                <w:right w:val="none" w:sz="0" w:space="0" w:color="auto"/>
              </w:divBdr>
            </w:div>
            <w:div w:id="547686613">
              <w:marLeft w:val="0"/>
              <w:marRight w:val="0"/>
              <w:marTop w:val="0"/>
              <w:marBottom w:val="0"/>
              <w:divBdr>
                <w:top w:val="none" w:sz="0" w:space="0" w:color="auto"/>
                <w:left w:val="none" w:sz="0" w:space="0" w:color="auto"/>
                <w:bottom w:val="none" w:sz="0" w:space="0" w:color="auto"/>
                <w:right w:val="none" w:sz="0" w:space="0" w:color="auto"/>
              </w:divBdr>
            </w:div>
            <w:div w:id="552423954">
              <w:marLeft w:val="0"/>
              <w:marRight w:val="0"/>
              <w:marTop w:val="0"/>
              <w:marBottom w:val="0"/>
              <w:divBdr>
                <w:top w:val="none" w:sz="0" w:space="0" w:color="auto"/>
                <w:left w:val="none" w:sz="0" w:space="0" w:color="auto"/>
                <w:bottom w:val="none" w:sz="0" w:space="0" w:color="auto"/>
                <w:right w:val="none" w:sz="0" w:space="0" w:color="auto"/>
              </w:divBdr>
            </w:div>
            <w:div w:id="559831388">
              <w:marLeft w:val="0"/>
              <w:marRight w:val="0"/>
              <w:marTop w:val="0"/>
              <w:marBottom w:val="0"/>
              <w:divBdr>
                <w:top w:val="none" w:sz="0" w:space="0" w:color="auto"/>
                <w:left w:val="none" w:sz="0" w:space="0" w:color="auto"/>
                <w:bottom w:val="none" w:sz="0" w:space="0" w:color="auto"/>
                <w:right w:val="none" w:sz="0" w:space="0" w:color="auto"/>
              </w:divBdr>
            </w:div>
            <w:div w:id="587688688">
              <w:marLeft w:val="0"/>
              <w:marRight w:val="0"/>
              <w:marTop w:val="0"/>
              <w:marBottom w:val="0"/>
              <w:divBdr>
                <w:top w:val="none" w:sz="0" w:space="0" w:color="auto"/>
                <w:left w:val="none" w:sz="0" w:space="0" w:color="auto"/>
                <w:bottom w:val="none" w:sz="0" w:space="0" w:color="auto"/>
                <w:right w:val="none" w:sz="0" w:space="0" w:color="auto"/>
              </w:divBdr>
            </w:div>
            <w:div w:id="593634866">
              <w:marLeft w:val="0"/>
              <w:marRight w:val="0"/>
              <w:marTop w:val="0"/>
              <w:marBottom w:val="0"/>
              <w:divBdr>
                <w:top w:val="none" w:sz="0" w:space="0" w:color="auto"/>
                <w:left w:val="none" w:sz="0" w:space="0" w:color="auto"/>
                <w:bottom w:val="none" w:sz="0" w:space="0" w:color="auto"/>
                <w:right w:val="none" w:sz="0" w:space="0" w:color="auto"/>
              </w:divBdr>
            </w:div>
            <w:div w:id="605622697">
              <w:marLeft w:val="0"/>
              <w:marRight w:val="0"/>
              <w:marTop w:val="0"/>
              <w:marBottom w:val="0"/>
              <w:divBdr>
                <w:top w:val="none" w:sz="0" w:space="0" w:color="auto"/>
                <w:left w:val="none" w:sz="0" w:space="0" w:color="auto"/>
                <w:bottom w:val="none" w:sz="0" w:space="0" w:color="auto"/>
                <w:right w:val="none" w:sz="0" w:space="0" w:color="auto"/>
              </w:divBdr>
            </w:div>
            <w:div w:id="609555773">
              <w:marLeft w:val="0"/>
              <w:marRight w:val="0"/>
              <w:marTop w:val="0"/>
              <w:marBottom w:val="0"/>
              <w:divBdr>
                <w:top w:val="none" w:sz="0" w:space="0" w:color="auto"/>
                <w:left w:val="none" w:sz="0" w:space="0" w:color="auto"/>
                <w:bottom w:val="none" w:sz="0" w:space="0" w:color="auto"/>
                <w:right w:val="none" w:sz="0" w:space="0" w:color="auto"/>
              </w:divBdr>
            </w:div>
            <w:div w:id="612977400">
              <w:marLeft w:val="0"/>
              <w:marRight w:val="0"/>
              <w:marTop w:val="0"/>
              <w:marBottom w:val="0"/>
              <w:divBdr>
                <w:top w:val="none" w:sz="0" w:space="0" w:color="auto"/>
                <w:left w:val="none" w:sz="0" w:space="0" w:color="auto"/>
                <w:bottom w:val="none" w:sz="0" w:space="0" w:color="auto"/>
                <w:right w:val="none" w:sz="0" w:space="0" w:color="auto"/>
              </w:divBdr>
            </w:div>
            <w:div w:id="634994337">
              <w:marLeft w:val="0"/>
              <w:marRight w:val="0"/>
              <w:marTop w:val="0"/>
              <w:marBottom w:val="0"/>
              <w:divBdr>
                <w:top w:val="none" w:sz="0" w:space="0" w:color="auto"/>
                <w:left w:val="none" w:sz="0" w:space="0" w:color="auto"/>
                <w:bottom w:val="none" w:sz="0" w:space="0" w:color="auto"/>
                <w:right w:val="none" w:sz="0" w:space="0" w:color="auto"/>
              </w:divBdr>
            </w:div>
            <w:div w:id="639190331">
              <w:marLeft w:val="0"/>
              <w:marRight w:val="0"/>
              <w:marTop w:val="0"/>
              <w:marBottom w:val="0"/>
              <w:divBdr>
                <w:top w:val="none" w:sz="0" w:space="0" w:color="auto"/>
                <w:left w:val="none" w:sz="0" w:space="0" w:color="auto"/>
                <w:bottom w:val="none" w:sz="0" w:space="0" w:color="auto"/>
                <w:right w:val="none" w:sz="0" w:space="0" w:color="auto"/>
              </w:divBdr>
            </w:div>
            <w:div w:id="641271733">
              <w:marLeft w:val="0"/>
              <w:marRight w:val="0"/>
              <w:marTop w:val="0"/>
              <w:marBottom w:val="0"/>
              <w:divBdr>
                <w:top w:val="none" w:sz="0" w:space="0" w:color="auto"/>
                <w:left w:val="none" w:sz="0" w:space="0" w:color="auto"/>
                <w:bottom w:val="none" w:sz="0" w:space="0" w:color="auto"/>
                <w:right w:val="none" w:sz="0" w:space="0" w:color="auto"/>
              </w:divBdr>
            </w:div>
            <w:div w:id="652638088">
              <w:marLeft w:val="0"/>
              <w:marRight w:val="0"/>
              <w:marTop w:val="0"/>
              <w:marBottom w:val="0"/>
              <w:divBdr>
                <w:top w:val="none" w:sz="0" w:space="0" w:color="auto"/>
                <w:left w:val="none" w:sz="0" w:space="0" w:color="auto"/>
                <w:bottom w:val="none" w:sz="0" w:space="0" w:color="auto"/>
                <w:right w:val="none" w:sz="0" w:space="0" w:color="auto"/>
              </w:divBdr>
            </w:div>
            <w:div w:id="669526878">
              <w:marLeft w:val="0"/>
              <w:marRight w:val="0"/>
              <w:marTop w:val="0"/>
              <w:marBottom w:val="0"/>
              <w:divBdr>
                <w:top w:val="none" w:sz="0" w:space="0" w:color="auto"/>
                <w:left w:val="none" w:sz="0" w:space="0" w:color="auto"/>
                <w:bottom w:val="none" w:sz="0" w:space="0" w:color="auto"/>
                <w:right w:val="none" w:sz="0" w:space="0" w:color="auto"/>
              </w:divBdr>
            </w:div>
            <w:div w:id="684135502">
              <w:marLeft w:val="0"/>
              <w:marRight w:val="0"/>
              <w:marTop w:val="0"/>
              <w:marBottom w:val="0"/>
              <w:divBdr>
                <w:top w:val="none" w:sz="0" w:space="0" w:color="auto"/>
                <w:left w:val="none" w:sz="0" w:space="0" w:color="auto"/>
                <w:bottom w:val="none" w:sz="0" w:space="0" w:color="auto"/>
                <w:right w:val="none" w:sz="0" w:space="0" w:color="auto"/>
              </w:divBdr>
            </w:div>
            <w:div w:id="685058300">
              <w:marLeft w:val="0"/>
              <w:marRight w:val="0"/>
              <w:marTop w:val="0"/>
              <w:marBottom w:val="0"/>
              <w:divBdr>
                <w:top w:val="none" w:sz="0" w:space="0" w:color="auto"/>
                <w:left w:val="none" w:sz="0" w:space="0" w:color="auto"/>
                <w:bottom w:val="none" w:sz="0" w:space="0" w:color="auto"/>
                <w:right w:val="none" w:sz="0" w:space="0" w:color="auto"/>
              </w:divBdr>
            </w:div>
            <w:div w:id="706108167">
              <w:marLeft w:val="0"/>
              <w:marRight w:val="0"/>
              <w:marTop w:val="0"/>
              <w:marBottom w:val="0"/>
              <w:divBdr>
                <w:top w:val="none" w:sz="0" w:space="0" w:color="auto"/>
                <w:left w:val="none" w:sz="0" w:space="0" w:color="auto"/>
                <w:bottom w:val="none" w:sz="0" w:space="0" w:color="auto"/>
                <w:right w:val="none" w:sz="0" w:space="0" w:color="auto"/>
              </w:divBdr>
            </w:div>
            <w:div w:id="709111947">
              <w:marLeft w:val="0"/>
              <w:marRight w:val="0"/>
              <w:marTop w:val="0"/>
              <w:marBottom w:val="0"/>
              <w:divBdr>
                <w:top w:val="none" w:sz="0" w:space="0" w:color="auto"/>
                <w:left w:val="none" w:sz="0" w:space="0" w:color="auto"/>
                <w:bottom w:val="none" w:sz="0" w:space="0" w:color="auto"/>
                <w:right w:val="none" w:sz="0" w:space="0" w:color="auto"/>
              </w:divBdr>
            </w:div>
            <w:div w:id="718818193">
              <w:marLeft w:val="0"/>
              <w:marRight w:val="0"/>
              <w:marTop w:val="0"/>
              <w:marBottom w:val="0"/>
              <w:divBdr>
                <w:top w:val="none" w:sz="0" w:space="0" w:color="auto"/>
                <w:left w:val="none" w:sz="0" w:space="0" w:color="auto"/>
                <w:bottom w:val="none" w:sz="0" w:space="0" w:color="auto"/>
                <w:right w:val="none" w:sz="0" w:space="0" w:color="auto"/>
              </w:divBdr>
            </w:div>
            <w:div w:id="728768389">
              <w:marLeft w:val="0"/>
              <w:marRight w:val="0"/>
              <w:marTop w:val="0"/>
              <w:marBottom w:val="0"/>
              <w:divBdr>
                <w:top w:val="none" w:sz="0" w:space="0" w:color="auto"/>
                <w:left w:val="none" w:sz="0" w:space="0" w:color="auto"/>
                <w:bottom w:val="none" w:sz="0" w:space="0" w:color="auto"/>
                <w:right w:val="none" w:sz="0" w:space="0" w:color="auto"/>
              </w:divBdr>
            </w:div>
            <w:div w:id="746342970">
              <w:marLeft w:val="0"/>
              <w:marRight w:val="0"/>
              <w:marTop w:val="0"/>
              <w:marBottom w:val="0"/>
              <w:divBdr>
                <w:top w:val="none" w:sz="0" w:space="0" w:color="auto"/>
                <w:left w:val="none" w:sz="0" w:space="0" w:color="auto"/>
                <w:bottom w:val="none" w:sz="0" w:space="0" w:color="auto"/>
                <w:right w:val="none" w:sz="0" w:space="0" w:color="auto"/>
              </w:divBdr>
            </w:div>
            <w:div w:id="767576426">
              <w:marLeft w:val="0"/>
              <w:marRight w:val="0"/>
              <w:marTop w:val="0"/>
              <w:marBottom w:val="0"/>
              <w:divBdr>
                <w:top w:val="none" w:sz="0" w:space="0" w:color="auto"/>
                <w:left w:val="none" w:sz="0" w:space="0" w:color="auto"/>
                <w:bottom w:val="none" w:sz="0" w:space="0" w:color="auto"/>
                <w:right w:val="none" w:sz="0" w:space="0" w:color="auto"/>
              </w:divBdr>
            </w:div>
            <w:div w:id="776368964">
              <w:marLeft w:val="0"/>
              <w:marRight w:val="0"/>
              <w:marTop w:val="0"/>
              <w:marBottom w:val="0"/>
              <w:divBdr>
                <w:top w:val="none" w:sz="0" w:space="0" w:color="auto"/>
                <w:left w:val="none" w:sz="0" w:space="0" w:color="auto"/>
                <w:bottom w:val="none" w:sz="0" w:space="0" w:color="auto"/>
                <w:right w:val="none" w:sz="0" w:space="0" w:color="auto"/>
              </w:divBdr>
            </w:div>
            <w:div w:id="784349639">
              <w:marLeft w:val="0"/>
              <w:marRight w:val="0"/>
              <w:marTop w:val="0"/>
              <w:marBottom w:val="0"/>
              <w:divBdr>
                <w:top w:val="none" w:sz="0" w:space="0" w:color="auto"/>
                <w:left w:val="none" w:sz="0" w:space="0" w:color="auto"/>
                <w:bottom w:val="none" w:sz="0" w:space="0" w:color="auto"/>
                <w:right w:val="none" w:sz="0" w:space="0" w:color="auto"/>
              </w:divBdr>
            </w:div>
            <w:div w:id="786655253">
              <w:marLeft w:val="0"/>
              <w:marRight w:val="0"/>
              <w:marTop w:val="0"/>
              <w:marBottom w:val="0"/>
              <w:divBdr>
                <w:top w:val="none" w:sz="0" w:space="0" w:color="auto"/>
                <w:left w:val="none" w:sz="0" w:space="0" w:color="auto"/>
                <w:bottom w:val="none" w:sz="0" w:space="0" w:color="auto"/>
                <w:right w:val="none" w:sz="0" w:space="0" w:color="auto"/>
              </w:divBdr>
            </w:div>
            <w:div w:id="788596078">
              <w:marLeft w:val="0"/>
              <w:marRight w:val="0"/>
              <w:marTop w:val="0"/>
              <w:marBottom w:val="0"/>
              <w:divBdr>
                <w:top w:val="none" w:sz="0" w:space="0" w:color="auto"/>
                <w:left w:val="none" w:sz="0" w:space="0" w:color="auto"/>
                <w:bottom w:val="none" w:sz="0" w:space="0" w:color="auto"/>
                <w:right w:val="none" w:sz="0" w:space="0" w:color="auto"/>
              </w:divBdr>
            </w:div>
            <w:div w:id="792136605">
              <w:marLeft w:val="0"/>
              <w:marRight w:val="0"/>
              <w:marTop w:val="0"/>
              <w:marBottom w:val="0"/>
              <w:divBdr>
                <w:top w:val="none" w:sz="0" w:space="0" w:color="auto"/>
                <w:left w:val="none" w:sz="0" w:space="0" w:color="auto"/>
                <w:bottom w:val="none" w:sz="0" w:space="0" w:color="auto"/>
                <w:right w:val="none" w:sz="0" w:space="0" w:color="auto"/>
              </w:divBdr>
            </w:div>
            <w:div w:id="804472039">
              <w:marLeft w:val="0"/>
              <w:marRight w:val="0"/>
              <w:marTop w:val="0"/>
              <w:marBottom w:val="0"/>
              <w:divBdr>
                <w:top w:val="none" w:sz="0" w:space="0" w:color="auto"/>
                <w:left w:val="none" w:sz="0" w:space="0" w:color="auto"/>
                <w:bottom w:val="none" w:sz="0" w:space="0" w:color="auto"/>
                <w:right w:val="none" w:sz="0" w:space="0" w:color="auto"/>
              </w:divBdr>
            </w:div>
            <w:div w:id="835611334">
              <w:marLeft w:val="0"/>
              <w:marRight w:val="0"/>
              <w:marTop w:val="0"/>
              <w:marBottom w:val="0"/>
              <w:divBdr>
                <w:top w:val="none" w:sz="0" w:space="0" w:color="auto"/>
                <w:left w:val="none" w:sz="0" w:space="0" w:color="auto"/>
                <w:bottom w:val="none" w:sz="0" w:space="0" w:color="auto"/>
                <w:right w:val="none" w:sz="0" w:space="0" w:color="auto"/>
              </w:divBdr>
            </w:div>
            <w:div w:id="836187417">
              <w:marLeft w:val="0"/>
              <w:marRight w:val="0"/>
              <w:marTop w:val="0"/>
              <w:marBottom w:val="0"/>
              <w:divBdr>
                <w:top w:val="none" w:sz="0" w:space="0" w:color="auto"/>
                <w:left w:val="none" w:sz="0" w:space="0" w:color="auto"/>
                <w:bottom w:val="none" w:sz="0" w:space="0" w:color="auto"/>
                <w:right w:val="none" w:sz="0" w:space="0" w:color="auto"/>
              </w:divBdr>
            </w:div>
            <w:div w:id="836189220">
              <w:marLeft w:val="0"/>
              <w:marRight w:val="0"/>
              <w:marTop w:val="0"/>
              <w:marBottom w:val="0"/>
              <w:divBdr>
                <w:top w:val="none" w:sz="0" w:space="0" w:color="auto"/>
                <w:left w:val="none" w:sz="0" w:space="0" w:color="auto"/>
                <w:bottom w:val="none" w:sz="0" w:space="0" w:color="auto"/>
                <w:right w:val="none" w:sz="0" w:space="0" w:color="auto"/>
              </w:divBdr>
            </w:div>
            <w:div w:id="836457296">
              <w:marLeft w:val="0"/>
              <w:marRight w:val="0"/>
              <w:marTop w:val="0"/>
              <w:marBottom w:val="0"/>
              <w:divBdr>
                <w:top w:val="none" w:sz="0" w:space="0" w:color="auto"/>
                <w:left w:val="none" w:sz="0" w:space="0" w:color="auto"/>
                <w:bottom w:val="none" w:sz="0" w:space="0" w:color="auto"/>
                <w:right w:val="none" w:sz="0" w:space="0" w:color="auto"/>
              </w:divBdr>
            </w:div>
            <w:div w:id="842284231">
              <w:marLeft w:val="0"/>
              <w:marRight w:val="0"/>
              <w:marTop w:val="0"/>
              <w:marBottom w:val="0"/>
              <w:divBdr>
                <w:top w:val="none" w:sz="0" w:space="0" w:color="auto"/>
                <w:left w:val="none" w:sz="0" w:space="0" w:color="auto"/>
                <w:bottom w:val="none" w:sz="0" w:space="0" w:color="auto"/>
                <w:right w:val="none" w:sz="0" w:space="0" w:color="auto"/>
              </w:divBdr>
            </w:div>
            <w:div w:id="846334804">
              <w:marLeft w:val="0"/>
              <w:marRight w:val="0"/>
              <w:marTop w:val="0"/>
              <w:marBottom w:val="0"/>
              <w:divBdr>
                <w:top w:val="none" w:sz="0" w:space="0" w:color="auto"/>
                <w:left w:val="none" w:sz="0" w:space="0" w:color="auto"/>
                <w:bottom w:val="none" w:sz="0" w:space="0" w:color="auto"/>
                <w:right w:val="none" w:sz="0" w:space="0" w:color="auto"/>
              </w:divBdr>
            </w:div>
            <w:div w:id="862210107">
              <w:marLeft w:val="0"/>
              <w:marRight w:val="0"/>
              <w:marTop w:val="0"/>
              <w:marBottom w:val="0"/>
              <w:divBdr>
                <w:top w:val="none" w:sz="0" w:space="0" w:color="auto"/>
                <w:left w:val="none" w:sz="0" w:space="0" w:color="auto"/>
                <w:bottom w:val="none" w:sz="0" w:space="0" w:color="auto"/>
                <w:right w:val="none" w:sz="0" w:space="0" w:color="auto"/>
              </w:divBdr>
            </w:div>
            <w:div w:id="870997152">
              <w:marLeft w:val="0"/>
              <w:marRight w:val="0"/>
              <w:marTop w:val="0"/>
              <w:marBottom w:val="0"/>
              <w:divBdr>
                <w:top w:val="none" w:sz="0" w:space="0" w:color="auto"/>
                <w:left w:val="none" w:sz="0" w:space="0" w:color="auto"/>
                <w:bottom w:val="none" w:sz="0" w:space="0" w:color="auto"/>
                <w:right w:val="none" w:sz="0" w:space="0" w:color="auto"/>
              </w:divBdr>
            </w:div>
            <w:div w:id="878080920">
              <w:marLeft w:val="0"/>
              <w:marRight w:val="0"/>
              <w:marTop w:val="0"/>
              <w:marBottom w:val="0"/>
              <w:divBdr>
                <w:top w:val="none" w:sz="0" w:space="0" w:color="auto"/>
                <w:left w:val="none" w:sz="0" w:space="0" w:color="auto"/>
                <w:bottom w:val="none" w:sz="0" w:space="0" w:color="auto"/>
                <w:right w:val="none" w:sz="0" w:space="0" w:color="auto"/>
              </w:divBdr>
            </w:div>
            <w:div w:id="894657984">
              <w:marLeft w:val="0"/>
              <w:marRight w:val="0"/>
              <w:marTop w:val="0"/>
              <w:marBottom w:val="0"/>
              <w:divBdr>
                <w:top w:val="none" w:sz="0" w:space="0" w:color="auto"/>
                <w:left w:val="none" w:sz="0" w:space="0" w:color="auto"/>
                <w:bottom w:val="none" w:sz="0" w:space="0" w:color="auto"/>
                <w:right w:val="none" w:sz="0" w:space="0" w:color="auto"/>
              </w:divBdr>
            </w:div>
            <w:div w:id="898443812">
              <w:marLeft w:val="0"/>
              <w:marRight w:val="0"/>
              <w:marTop w:val="0"/>
              <w:marBottom w:val="0"/>
              <w:divBdr>
                <w:top w:val="none" w:sz="0" w:space="0" w:color="auto"/>
                <w:left w:val="none" w:sz="0" w:space="0" w:color="auto"/>
                <w:bottom w:val="none" w:sz="0" w:space="0" w:color="auto"/>
                <w:right w:val="none" w:sz="0" w:space="0" w:color="auto"/>
              </w:divBdr>
            </w:div>
            <w:div w:id="911626940">
              <w:marLeft w:val="0"/>
              <w:marRight w:val="0"/>
              <w:marTop w:val="0"/>
              <w:marBottom w:val="0"/>
              <w:divBdr>
                <w:top w:val="none" w:sz="0" w:space="0" w:color="auto"/>
                <w:left w:val="none" w:sz="0" w:space="0" w:color="auto"/>
                <w:bottom w:val="none" w:sz="0" w:space="0" w:color="auto"/>
                <w:right w:val="none" w:sz="0" w:space="0" w:color="auto"/>
              </w:divBdr>
            </w:div>
            <w:div w:id="922228103">
              <w:marLeft w:val="0"/>
              <w:marRight w:val="0"/>
              <w:marTop w:val="0"/>
              <w:marBottom w:val="0"/>
              <w:divBdr>
                <w:top w:val="none" w:sz="0" w:space="0" w:color="auto"/>
                <w:left w:val="none" w:sz="0" w:space="0" w:color="auto"/>
                <w:bottom w:val="none" w:sz="0" w:space="0" w:color="auto"/>
                <w:right w:val="none" w:sz="0" w:space="0" w:color="auto"/>
              </w:divBdr>
            </w:div>
            <w:div w:id="930703147">
              <w:marLeft w:val="0"/>
              <w:marRight w:val="0"/>
              <w:marTop w:val="0"/>
              <w:marBottom w:val="0"/>
              <w:divBdr>
                <w:top w:val="none" w:sz="0" w:space="0" w:color="auto"/>
                <w:left w:val="none" w:sz="0" w:space="0" w:color="auto"/>
                <w:bottom w:val="none" w:sz="0" w:space="0" w:color="auto"/>
                <w:right w:val="none" w:sz="0" w:space="0" w:color="auto"/>
              </w:divBdr>
            </w:div>
            <w:div w:id="942498803">
              <w:marLeft w:val="0"/>
              <w:marRight w:val="0"/>
              <w:marTop w:val="0"/>
              <w:marBottom w:val="0"/>
              <w:divBdr>
                <w:top w:val="none" w:sz="0" w:space="0" w:color="auto"/>
                <w:left w:val="none" w:sz="0" w:space="0" w:color="auto"/>
                <w:bottom w:val="none" w:sz="0" w:space="0" w:color="auto"/>
                <w:right w:val="none" w:sz="0" w:space="0" w:color="auto"/>
              </w:divBdr>
            </w:div>
            <w:div w:id="943153644">
              <w:marLeft w:val="0"/>
              <w:marRight w:val="0"/>
              <w:marTop w:val="0"/>
              <w:marBottom w:val="0"/>
              <w:divBdr>
                <w:top w:val="none" w:sz="0" w:space="0" w:color="auto"/>
                <w:left w:val="none" w:sz="0" w:space="0" w:color="auto"/>
                <w:bottom w:val="none" w:sz="0" w:space="0" w:color="auto"/>
                <w:right w:val="none" w:sz="0" w:space="0" w:color="auto"/>
              </w:divBdr>
            </w:div>
            <w:div w:id="944843691">
              <w:marLeft w:val="0"/>
              <w:marRight w:val="0"/>
              <w:marTop w:val="0"/>
              <w:marBottom w:val="0"/>
              <w:divBdr>
                <w:top w:val="none" w:sz="0" w:space="0" w:color="auto"/>
                <w:left w:val="none" w:sz="0" w:space="0" w:color="auto"/>
                <w:bottom w:val="none" w:sz="0" w:space="0" w:color="auto"/>
                <w:right w:val="none" w:sz="0" w:space="0" w:color="auto"/>
              </w:divBdr>
            </w:div>
            <w:div w:id="953251048">
              <w:marLeft w:val="0"/>
              <w:marRight w:val="0"/>
              <w:marTop w:val="0"/>
              <w:marBottom w:val="0"/>
              <w:divBdr>
                <w:top w:val="none" w:sz="0" w:space="0" w:color="auto"/>
                <w:left w:val="none" w:sz="0" w:space="0" w:color="auto"/>
                <w:bottom w:val="none" w:sz="0" w:space="0" w:color="auto"/>
                <w:right w:val="none" w:sz="0" w:space="0" w:color="auto"/>
              </w:divBdr>
            </w:div>
            <w:div w:id="977955157">
              <w:marLeft w:val="0"/>
              <w:marRight w:val="0"/>
              <w:marTop w:val="0"/>
              <w:marBottom w:val="0"/>
              <w:divBdr>
                <w:top w:val="none" w:sz="0" w:space="0" w:color="auto"/>
                <w:left w:val="none" w:sz="0" w:space="0" w:color="auto"/>
                <w:bottom w:val="none" w:sz="0" w:space="0" w:color="auto"/>
                <w:right w:val="none" w:sz="0" w:space="0" w:color="auto"/>
              </w:divBdr>
            </w:div>
            <w:div w:id="982199303">
              <w:marLeft w:val="0"/>
              <w:marRight w:val="0"/>
              <w:marTop w:val="0"/>
              <w:marBottom w:val="0"/>
              <w:divBdr>
                <w:top w:val="none" w:sz="0" w:space="0" w:color="auto"/>
                <w:left w:val="none" w:sz="0" w:space="0" w:color="auto"/>
                <w:bottom w:val="none" w:sz="0" w:space="0" w:color="auto"/>
                <w:right w:val="none" w:sz="0" w:space="0" w:color="auto"/>
              </w:divBdr>
            </w:div>
            <w:div w:id="993072032">
              <w:marLeft w:val="0"/>
              <w:marRight w:val="0"/>
              <w:marTop w:val="0"/>
              <w:marBottom w:val="0"/>
              <w:divBdr>
                <w:top w:val="none" w:sz="0" w:space="0" w:color="auto"/>
                <w:left w:val="none" w:sz="0" w:space="0" w:color="auto"/>
                <w:bottom w:val="none" w:sz="0" w:space="0" w:color="auto"/>
                <w:right w:val="none" w:sz="0" w:space="0" w:color="auto"/>
              </w:divBdr>
            </w:div>
            <w:div w:id="1012073948">
              <w:marLeft w:val="0"/>
              <w:marRight w:val="0"/>
              <w:marTop w:val="0"/>
              <w:marBottom w:val="0"/>
              <w:divBdr>
                <w:top w:val="none" w:sz="0" w:space="0" w:color="auto"/>
                <w:left w:val="none" w:sz="0" w:space="0" w:color="auto"/>
                <w:bottom w:val="none" w:sz="0" w:space="0" w:color="auto"/>
                <w:right w:val="none" w:sz="0" w:space="0" w:color="auto"/>
              </w:divBdr>
            </w:div>
            <w:div w:id="1030644017">
              <w:marLeft w:val="0"/>
              <w:marRight w:val="0"/>
              <w:marTop w:val="0"/>
              <w:marBottom w:val="0"/>
              <w:divBdr>
                <w:top w:val="none" w:sz="0" w:space="0" w:color="auto"/>
                <w:left w:val="none" w:sz="0" w:space="0" w:color="auto"/>
                <w:bottom w:val="none" w:sz="0" w:space="0" w:color="auto"/>
                <w:right w:val="none" w:sz="0" w:space="0" w:color="auto"/>
              </w:divBdr>
            </w:div>
            <w:div w:id="1047874590">
              <w:marLeft w:val="0"/>
              <w:marRight w:val="0"/>
              <w:marTop w:val="0"/>
              <w:marBottom w:val="0"/>
              <w:divBdr>
                <w:top w:val="none" w:sz="0" w:space="0" w:color="auto"/>
                <w:left w:val="none" w:sz="0" w:space="0" w:color="auto"/>
                <w:bottom w:val="none" w:sz="0" w:space="0" w:color="auto"/>
                <w:right w:val="none" w:sz="0" w:space="0" w:color="auto"/>
              </w:divBdr>
            </w:div>
            <w:div w:id="1066956147">
              <w:marLeft w:val="0"/>
              <w:marRight w:val="0"/>
              <w:marTop w:val="0"/>
              <w:marBottom w:val="0"/>
              <w:divBdr>
                <w:top w:val="none" w:sz="0" w:space="0" w:color="auto"/>
                <w:left w:val="none" w:sz="0" w:space="0" w:color="auto"/>
                <w:bottom w:val="none" w:sz="0" w:space="0" w:color="auto"/>
                <w:right w:val="none" w:sz="0" w:space="0" w:color="auto"/>
              </w:divBdr>
            </w:div>
            <w:div w:id="1080181257">
              <w:marLeft w:val="0"/>
              <w:marRight w:val="0"/>
              <w:marTop w:val="0"/>
              <w:marBottom w:val="0"/>
              <w:divBdr>
                <w:top w:val="none" w:sz="0" w:space="0" w:color="auto"/>
                <w:left w:val="none" w:sz="0" w:space="0" w:color="auto"/>
                <w:bottom w:val="none" w:sz="0" w:space="0" w:color="auto"/>
                <w:right w:val="none" w:sz="0" w:space="0" w:color="auto"/>
              </w:divBdr>
            </w:div>
            <w:div w:id="1083647289">
              <w:marLeft w:val="0"/>
              <w:marRight w:val="0"/>
              <w:marTop w:val="0"/>
              <w:marBottom w:val="0"/>
              <w:divBdr>
                <w:top w:val="none" w:sz="0" w:space="0" w:color="auto"/>
                <w:left w:val="none" w:sz="0" w:space="0" w:color="auto"/>
                <w:bottom w:val="none" w:sz="0" w:space="0" w:color="auto"/>
                <w:right w:val="none" w:sz="0" w:space="0" w:color="auto"/>
              </w:divBdr>
            </w:div>
            <w:div w:id="1097480370">
              <w:marLeft w:val="0"/>
              <w:marRight w:val="0"/>
              <w:marTop w:val="0"/>
              <w:marBottom w:val="0"/>
              <w:divBdr>
                <w:top w:val="none" w:sz="0" w:space="0" w:color="auto"/>
                <w:left w:val="none" w:sz="0" w:space="0" w:color="auto"/>
                <w:bottom w:val="none" w:sz="0" w:space="0" w:color="auto"/>
                <w:right w:val="none" w:sz="0" w:space="0" w:color="auto"/>
              </w:divBdr>
            </w:div>
            <w:div w:id="1155494057">
              <w:marLeft w:val="0"/>
              <w:marRight w:val="0"/>
              <w:marTop w:val="0"/>
              <w:marBottom w:val="0"/>
              <w:divBdr>
                <w:top w:val="none" w:sz="0" w:space="0" w:color="auto"/>
                <w:left w:val="none" w:sz="0" w:space="0" w:color="auto"/>
                <w:bottom w:val="none" w:sz="0" w:space="0" w:color="auto"/>
                <w:right w:val="none" w:sz="0" w:space="0" w:color="auto"/>
              </w:divBdr>
            </w:div>
            <w:div w:id="1164667846">
              <w:marLeft w:val="0"/>
              <w:marRight w:val="0"/>
              <w:marTop w:val="0"/>
              <w:marBottom w:val="0"/>
              <w:divBdr>
                <w:top w:val="none" w:sz="0" w:space="0" w:color="auto"/>
                <w:left w:val="none" w:sz="0" w:space="0" w:color="auto"/>
                <w:bottom w:val="none" w:sz="0" w:space="0" w:color="auto"/>
                <w:right w:val="none" w:sz="0" w:space="0" w:color="auto"/>
              </w:divBdr>
            </w:div>
            <w:div w:id="1176187902">
              <w:marLeft w:val="0"/>
              <w:marRight w:val="0"/>
              <w:marTop w:val="0"/>
              <w:marBottom w:val="0"/>
              <w:divBdr>
                <w:top w:val="none" w:sz="0" w:space="0" w:color="auto"/>
                <w:left w:val="none" w:sz="0" w:space="0" w:color="auto"/>
                <w:bottom w:val="none" w:sz="0" w:space="0" w:color="auto"/>
                <w:right w:val="none" w:sz="0" w:space="0" w:color="auto"/>
              </w:divBdr>
            </w:div>
            <w:div w:id="1187525061">
              <w:marLeft w:val="0"/>
              <w:marRight w:val="0"/>
              <w:marTop w:val="0"/>
              <w:marBottom w:val="0"/>
              <w:divBdr>
                <w:top w:val="none" w:sz="0" w:space="0" w:color="auto"/>
                <w:left w:val="none" w:sz="0" w:space="0" w:color="auto"/>
                <w:bottom w:val="none" w:sz="0" w:space="0" w:color="auto"/>
                <w:right w:val="none" w:sz="0" w:space="0" w:color="auto"/>
              </w:divBdr>
            </w:div>
            <w:div w:id="1196770689">
              <w:marLeft w:val="0"/>
              <w:marRight w:val="0"/>
              <w:marTop w:val="0"/>
              <w:marBottom w:val="0"/>
              <w:divBdr>
                <w:top w:val="none" w:sz="0" w:space="0" w:color="auto"/>
                <w:left w:val="none" w:sz="0" w:space="0" w:color="auto"/>
                <w:bottom w:val="none" w:sz="0" w:space="0" w:color="auto"/>
                <w:right w:val="none" w:sz="0" w:space="0" w:color="auto"/>
              </w:divBdr>
            </w:div>
            <w:div w:id="1208449829">
              <w:marLeft w:val="0"/>
              <w:marRight w:val="0"/>
              <w:marTop w:val="0"/>
              <w:marBottom w:val="0"/>
              <w:divBdr>
                <w:top w:val="none" w:sz="0" w:space="0" w:color="auto"/>
                <w:left w:val="none" w:sz="0" w:space="0" w:color="auto"/>
                <w:bottom w:val="none" w:sz="0" w:space="0" w:color="auto"/>
                <w:right w:val="none" w:sz="0" w:space="0" w:color="auto"/>
              </w:divBdr>
            </w:div>
            <w:div w:id="1221789355">
              <w:marLeft w:val="0"/>
              <w:marRight w:val="0"/>
              <w:marTop w:val="0"/>
              <w:marBottom w:val="0"/>
              <w:divBdr>
                <w:top w:val="none" w:sz="0" w:space="0" w:color="auto"/>
                <w:left w:val="none" w:sz="0" w:space="0" w:color="auto"/>
                <w:bottom w:val="none" w:sz="0" w:space="0" w:color="auto"/>
                <w:right w:val="none" w:sz="0" w:space="0" w:color="auto"/>
              </w:divBdr>
            </w:div>
            <w:div w:id="1236672142">
              <w:marLeft w:val="0"/>
              <w:marRight w:val="0"/>
              <w:marTop w:val="0"/>
              <w:marBottom w:val="0"/>
              <w:divBdr>
                <w:top w:val="none" w:sz="0" w:space="0" w:color="auto"/>
                <w:left w:val="none" w:sz="0" w:space="0" w:color="auto"/>
                <w:bottom w:val="none" w:sz="0" w:space="0" w:color="auto"/>
                <w:right w:val="none" w:sz="0" w:space="0" w:color="auto"/>
              </w:divBdr>
            </w:div>
            <w:div w:id="1257134111">
              <w:marLeft w:val="0"/>
              <w:marRight w:val="0"/>
              <w:marTop w:val="0"/>
              <w:marBottom w:val="0"/>
              <w:divBdr>
                <w:top w:val="none" w:sz="0" w:space="0" w:color="auto"/>
                <w:left w:val="none" w:sz="0" w:space="0" w:color="auto"/>
                <w:bottom w:val="none" w:sz="0" w:space="0" w:color="auto"/>
                <w:right w:val="none" w:sz="0" w:space="0" w:color="auto"/>
              </w:divBdr>
            </w:div>
            <w:div w:id="1261642078">
              <w:marLeft w:val="0"/>
              <w:marRight w:val="0"/>
              <w:marTop w:val="0"/>
              <w:marBottom w:val="0"/>
              <w:divBdr>
                <w:top w:val="none" w:sz="0" w:space="0" w:color="auto"/>
                <w:left w:val="none" w:sz="0" w:space="0" w:color="auto"/>
                <w:bottom w:val="none" w:sz="0" w:space="0" w:color="auto"/>
                <w:right w:val="none" w:sz="0" w:space="0" w:color="auto"/>
              </w:divBdr>
            </w:div>
            <w:div w:id="1275944916">
              <w:marLeft w:val="0"/>
              <w:marRight w:val="0"/>
              <w:marTop w:val="0"/>
              <w:marBottom w:val="0"/>
              <w:divBdr>
                <w:top w:val="none" w:sz="0" w:space="0" w:color="auto"/>
                <w:left w:val="none" w:sz="0" w:space="0" w:color="auto"/>
                <w:bottom w:val="none" w:sz="0" w:space="0" w:color="auto"/>
                <w:right w:val="none" w:sz="0" w:space="0" w:color="auto"/>
              </w:divBdr>
            </w:div>
            <w:div w:id="1281957135">
              <w:marLeft w:val="0"/>
              <w:marRight w:val="0"/>
              <w:marTop w:val="0"/>
              <w:marBottom w:val="0"/>
              <w:divBdr>
                <w:top w:val="none" w:sz="0" w:space="0" w:color="auto"/>
                <w:left w:val="none" w:sz="0" w:space="0" w:color="auto"/>
                <w:bottom w:val="none" w:sz="0" w:space="0" w:color="auto"/>
                <w:right w:val="none" w:sz="0" w:space="0" w:color="auto"/>
              </w:divBdr>
            </w:div>
            <w:div w:id="1284995754">
              <w:marLeft w:val="0"/>
              <w:marRight w:val="0"/>
              <w:marTop w:val="0"/>
              <w:marBottom w:val="0"/>
              <w:divBdr>
                <w:top w:val="none" w:sz="0" w:space="0" w:color="auto"/>
                <w:left w:val="none" w:sz="0" w:space="0" w:color="auto"/>
                <w:bottom w:val="none" w:sz="0" w:space="0" w:color="auto"/>
                <w:right w:val="none" w:sz="0" w:space="0" w:color="auto"/>
              </w:divBdr>
            </w:div>
            <w:div w:id="1319772183">
              <w:marLeft w:val="0"/>
              <w:marRight w:val="0"/>
              <w:marTop w:val="0"/>
              <w:marBottom w:val="0"/>
              <w:divBdr>
                <w:top w:val="none" w:sz="0" w:space="0" w:color="auto"/>
                <w:left w:val="none" w:sz="0" w:space="0" w:color="auto"/>
                <w:bottom w:val="none" w:sz="0" w:space="0" w:color="auto"/>
                <w:right w:val="none" w:sz="0" w:space="0" w:color="auto"/>
              </w:divBdr>
            </w:div>
            <w:div w:id="1340934837">
              <w:marLeft w:val="0"/>
              <w:marRight w:val="0"/>
              <w:marTop w:val="0"/>
              <w:marBottom w:val="0"/>
              <w:divBdr>
                <w:top w:val="none" w:sz="0" w:space="0" w:color="auto"/>
                <w:left w:val="none" w:sz="0" w:space="0" w:color="auto"/>
                <w:bottom w:val="none" w:sz="0" w:space="0" w:color="auto"/>
                <w:right w:val="none" w:sz="0" w:space="0" w:color="auto"/>
              </w:divBdr>
            </w:div>
            <w:div w:id="1347445892">
              <w:marLeft w:val="0"/>
              <w:marRight w:val="0"/>
              <w:marTop w:val="0"/>
              <w:marBottom w:val="0"/>
              <w:divBdr>
                <w:top w:val="none" w:sz="0" w:space="0" w:color="auto"/>
                <w:left w:val="none" w:sz="0" w:space="0" w:color="auto"/>
                <w:bottom w:val="none" w:sz="0" w:space="0" w:color="auto"/>
                <w:right w:val="none" w:sz="0" w:space="0" w:color="auto"/>
              </w:divBdr>
            </w:div>
            <w:div w:id="1369600076">
              <w:marLeft w:val="0"/>
              <w:marRight w:val="0"/>
              <w:marTop w:val="0"/>
              <w:marBottom w:val="0"/>
              <w:divBdr>
                <w:top w:val="none" w:sz="0" w:space="0" w:color="auto"/>
                <w:left w:val="none" w:sz="0" w:space="0" w:color="auto"/>
                <w:bottom w:val="none" w:sz="0" w:space="0" w:color="auto"/>
                <w:right w:val="none" w:sz="0" w:space="0" w:color="auto"/>
              </w:divBdr>
            </w:div>
            <w:div w:id="1371492172">
              <w:marLeft w:val="0"/>
              <w:marRight w:val="0"/>
              <w:marTop w:val="0"/>
              <w:marBottom w:val="0"/>
              <w:divBdr>
                <w:top w:val="none" w:sz="0" w:space="0" w:color="auto"/>
                <w:left w:val="none" w:sz="0" w:space="0" w:color="auto"/>
                <w:bottom w:val="none" w:sz="0" w:space="0" w:color="auto"/>
                <w:right w:val="none" w:sz="0" w:space="0" w:color="auto"/>
              </w:divBdr>
            </w:div>
            <w:div w:id="1386635404">
              <w:marLeft w:val="0"/>
              <w:marRight w:val="0"/>
              <w:marTop w:val="0"/>
              <w:marBottom w:val="0"/>
              <w:divBdr>
                <w:top w:val="none" w:sz="0" w:space="0" w:color="auto"/>
                <w:left w:val="none" w:sz="0" w:space="0" w:color="auto"/>
                <w:bottom w:val="none" w:sz="0" w:space="0" w:color="auto"/>
                <w:right w:val="none" w:sz="0" w:space="0" w:color="auto"/>
              </w:divBdr>
            </w:div>
            <w:div w:id="1407460806">
              <w:marLeft w:val="0"/>
              <w:marRight w:val="0"/>
              <w:marTop w:val="0"/>
              <w:marBottom w:val="0"/>
              <w:divBdr>
                <w:top w:val="none" w:sz="0" w:space="0" w:color="auto"/>
                <w:left w:val="none" w:sz="0" w:space="0" w:color="auto"/>
                <w:bottom w:val="none" w:sz="0" w:space="0" w:color="auto"/>
                <w:right w:val="none" w:sz="0" w:space="0" w:color="auto"/>
              </w:divBdr>
            </w:div>
            <w:div w:id="1417364449">
              <w:marLeft w:val="0"/>
              <w:marRight w:val="0"/>
              <w:marTop w:val="0"/>
              <w:marBottom w:val="0"/>
              <w:divBdr>
                <w:top w:val="none" w:sz="0" w:space="0" w:color="auto"/>
                <w:left w:val="none" w:sz="0" w:space="0" w:color="auto"/>
                <w:bottom w:val="none" w:sz="0" w:space="0" w:color="auto"/>
                <w:right w:val="none" w:sz="0" w:space="0" w:color="auto"/>
              </w:divBdr>
            </w:div>
            <w:div w:id="1443724753">
              <w:marLeft w:val="0"/>
              <w:marRight w:val="0"/>
              <w:marTop w:val="0"/>
              <w:marBottom w:val="0"/>
              <w:divBdr>
                <w:top w:val="none" w:sz="0" w:space="0" w:color="auto"/>
                <w:left w:val="none" w:sz="0" w:space="0" w:color="auto"/>
                <w:bottom w:val="none" w:sz="0" w:space="0" w:color="auto"/>
                <w:right w:val="none" w:sz="0" w:space="0" w:color="auto"/>
              </w:divBdr>
            </w:div>
            <w:div w:id="1444883582">
              <w:marLeft w:val="0"/>
              <w:marRight w:val="0"/>
              <w:marTop w:val="0"/>
              <w:marBottom w:val="0"/>
              <w:divBdr>
                <w:top w:val="none" w:sz="0" w:space="0" w:color="auto"/>
                <w:left w:val="none" w:sz="0" w:space="0" w:color="auto"/>
                <w:bottom w:val="none" w:sz="0" w:space="0" w:color="auto"/>
                <w:right w:val="none" w:sz="0" w:space="0" w:color="auto"/>
              </w:divBdr>
            </w:div>
            <w:div w:id="1454249785">
              <w:marLeft w:val="0"/>
              <w:marRight w:val="0"/>
              <w:marTop w:val="0"/>
              <w:marBottom w:val="0"/>
              <w:divBdr>
                <w:top w:val="none" w:sz="0" w:space="0" w:color="auto"/>
                <w:left w:val="none" w:sz="0" w:space="0" w:color="auto"/>
                <w:bottom w:val="none" w:sz="0" w:space="0" w:color="auto"/>
                <w:right w:val="none" w:sz="0" w:space="0" w:color="auto"/>
              </w:divBdr>
            </w:div>
            <w:div w:id="1467238516">
              <w:marLeft w:val="0"/>
              <w:marRight w:val="0"/>
              <w:marTop w:val="0"/>
              <w:marBottom w:val="0"/>
              <w:divBdr>
                <w:top w:val="none" w:sz="0" w:space="0" w:color="auto"/>
                <w:left w:val="none" w:sz="0" w:space="0" w:color="auto"/>
                <w:bottom w:val="none" w:sz="0" w:space="0" w:color="auto"/>
                <w:right w:val="none" w:sz="0" w:space="0" w:color="auto"/>
              </w:divBdr>
            </w:div>
            <w:div w:id="1498619743">
              <w:marLeft w:val="0"/>
              <w:marRight w:val="0"/>
              <w:marTop w:val="0"/>
              <w:marBottom w:val="0"/>
              <w:divBdr>
                <w:top w:val="none" w:sz="0" w:space="0" w:color="auto"/>
                <w:left w:val="none" w:sz="0" w:space="0" w:color="auto"/>
                <w:bottom w:val="none" w:sz="0" w:space="0" w:color="auto"/>
                <w:right w:val="none" w:sz="0" w:space="0" w:color="auto"/>
              </w:divBdr>
            </w:div>
            <w:div w:id="1504201392">
              <w:marLeft w:val="0"/>
              <w:marRight w:val="0"/>
              <w:marTop w:val="0"/>
              <w:marBottom w:val="0"/>
              <w:divBdr>
                <w:top w:val="none" w:sz="0" w:space="0" w:color="auto"/>
                <w:left w:val="none" w:sz="0" w:space="0" w:color="auto"/>
                <w:bottom w:val="none" w:sz="0" w:space="0" w:color="auto"/>
                <w:right w:val="none" w:sz="0" w:space="0" w:color="auto"/>
              </w:divBdr>
            </w:div>
            <w:div w:id="1505435607">
              <w:marLeft w:val="0"/>
              <w:marRight w:val="0"/>
              <w:marTop w:val="0"/>
              <w:marBottom w:val="0"/>
              <w:divBdr>
                <w:top w:val="none" w:sz="0" w:space="0" w:color="auto"/>
                <w:left w:val="none" w:sz="0" w:space="0" w:color="auto"/>
                <w:bottom w:val="none" w:sz="0" w:space="0" w:color="auto"/>
                <w:right w:val="none" w:sz="0" w:space="0" w:color="auto"/>
              </w:divBdr>
            </w:div>
            <w:div w:id="1531919316">
              <w:marLeft w:val="0"/>
              <w:marRight w:val="0"/>
              <w:marTop w:val="0"/>
              <w:marBottom w:val="0"/>
              <w:divBdr>
                <w:top w:val="none" w:sz="0" w:space="0" w:color="auto"/>
                <w:left w:val="none" w:sz="0" w:space="0" w:color="auto"/>
                <w:bottom w:val="none" w:sz="0" w:space="0" w:color="auto"/>
                <w:right w:val="none" w:sz="0" w:space="0" w:color="auto"/>
              </w:divBdr>
            </w:div>
            <w:div w:id="1533424513">
              <w:marLeft w:val="0"/>
              <w:marRight w:val="0"/>
              <w:marTop w:val="0"/>
              <w:marBottom w:val="0"/>
              <w:divBdr>
                <w:top w:val="none" w:sz="0" w:space="0" w:color="auto"/>
                <w:left w:val="none" w:sz="0" w:space="0" w:color="auto"/>
                <w:bottom w:val="none" w:sz="0" w:space="0" w:color="auto"/>
                <w:right w:val="none" w:sz="0" w:space="0" w:color="auto"/>
              </w:divBdr>
            </w:div>
            <w:div w:id="1547255717">
              <w:marLeft w:val="0"/>
              <w:marRight w:val="0"/>
              <w:marTop w:val="0"/>
              <w:marBottom w:val="0"/>
              <w:divBdr>
                <w:top w:val="none" w:sz="0" w:space="0" w:color="auto"/>
                <w:left w:val="none" w:sz="0" w:space="0" w:color="auto"/>
                <w:bottom w:val="none" w:sz="0" w:space="0" w:color="auto"/>
                <w:right w:val="none" w:sz="0" w:space="0" w:color="auto"/>
              </w:divBdr>
            </w:div>
            <w:div w:id="1568488947">
              <w:marLeft w:val="0"/>
              <w:marRight w:val="0"/>
              <w:marTop w:val="0"/>
              <w:marBottom w:val="0"/>
              <w:divBdr>
                <w:top w:val="none" w:sz="0" w:space="0" w:color="auto"/>
                <w:left w:val="none" w:sz="0" w:space="0" w:color="auto"/>
                <w:bottom w:val="none" w:sz="0" w:space="0" w:color="auto"/>
                <w:right w:val="none" w:sz="0" w:space="0" w:color="auto"/>
              </w:divBdr>
            </w:div>
            <w:div w:id="1568568794">
              <w:marLeft w:val="0"/>
              <w:marRight w:val="0"/>
              <w:marTop w:val="0"/>
              <w:marBottom w:val="0"/>
              <w:divBdr>
                <w:top w:val="none" w:sz="0" w:space="0" w:color="auto"/>
                <w:left w:val="none" w:sz="0" w:space="0" w:color="auto"/>
                <w:bottom w:val="none" w:sz="0" w:space="0" w:color="auto"/>
                <w:right w:val="none" w:sz="0" w:space="0" w:color="auto"/>
              </w:divBdr>
            </w:div>
            <w:div w:id="1568684889">
              <w:marLeft w:val="0"/>
              <w:marRight w:val="0"/>
              <w:marTop w:val="0"/>
              <w:marBottom w:val="0"/>
              <w:divBdr>
                <w:top w:val="none" w:sz="0" w:space="0" w:color="auto"/>
                <w:left w:val="none" w:sz="0" w:space="0" w:color="auto"/>
                <w:bottom w:val="none" w:sz="0" w:space="0" w:color="auto"/>
                <w:right w:val="none" w:sz="0" w:space="0" w:color="auto"/>
              </w:divBdr>
            </w:div>
            <w:div w:id="1575890685">
              <w:marLeft w:val="0"/>
              <w:marRight w:val="0"/>
              <w:marTop w:val="0"/>
              <w:marBottom w:val="0"/>
              <w:divBdr>
                <w:top w:val="none" w:sz="0" w:space="0" w:color="auto"/>
                <w:left w:val="none" w:sz="0" w:space="0" w:color="auto"/>
                <w:bottom w:val="none" w:sz="0" w:space="0" w:color="auto"/>
                <w:right w:val="none" w:sz="0" w:space="0" w:color="auto"/>
              </w:divBdr>
            </w:div>
            <w:div w:id="1589776779">
              <w:marLeft w:val="0"/>
              <w:marRight w:val="0"/>
              <w:marTop w:val="0"/>
              <w:marBottom w:val="0"/>
              <w:divBdr>
                <w:top w:val="none" w:sz="0" w:space="0" w:color="auto"/>
                <w:left w:val="none" w:sz="0" w:space="0" w:color="auto"/>
                <w:bottom w:val="none" w:sz="0" w:space="0" w:color="auto"/>
                <w:right w:val="none" w:sz="0" w:space="0" w:color="auto"/>
              </w:divBdr>
            </w:div>
            <w:div w:id="1589919509">
              <w:marLeft w:val="0"/>
              <w:marRight w:val="0"/>
              <w:marTop w:val="0"/>
              <w:marBottom w:val="0"/>
              <w:divBdr>
                <w:top w:val="none" w:sz="0" w:space="0" w:color="auto"/>
                <w:left w:val="none" w:sz="0" w:space="0" w:color="auto"/>
                <w:bottom w:val="none" w:sz="0" w:space="0" w:color="auto"/>
                <w:right w:val="none" w:sz="0" w:space="0" w:color="auto"/>
              </w:divBdr>
            </w:div>
            <w:div w:id="1602758335">
              <w:marLeft w:val="0"/>
              <w:marRight w:val="0"/>
              <w:marTop w:val="0"/>
              <w:marBottom w:val="0"/>
              <w:divBdr>
                <w:top w:val="none" w:sz="0" w:space="0" w:color="auto"/>
                <w:left w:val="none" w:sz="0" w:space="0" w:color="auto"/>
                <w:bottom w:val="none" w:sz="0" w:space="0" w:color="auto"/>
                <w:right w:val="none" w:sz="0" w:space="0" w:color="auto"/>
              </w:divBdr>
            </w:div>
            <w:div w:id="1633291715">
              <w:marLeft w:val="0"/>
              <w:marRight w:val="0"/>
              <w:marTop w:val="0"/>
              <w:marBottom w:val="0"/>
              <w:divBdr>
                <w:top w:val="none" w:sz="0" w:space="0" w:color="auto"/>
                <w:left w:val="none" w:sz="0" w:space="0" w:color="auto"/>
                <w:bottom w:val="none" w:sz="0" w:space="0" w:color="auto"/>
                <w:right w:val="none" w:sz="0" w:space="0" w:color="auto"/>
              </w:divBdr>
            </w:div>
            <w:div w:id="1647320133">
              <w:marLeft w:val="0"/>
              <w:marRight w:val="0"/>
              <w:marTop w:val="0"/>
              <w:marBottom w:val="0"/>
              <w:divBdr>
                <w:top w:val="none" w:sz="0" w:space="0" w:color="auto"/>
                <w:left w:val="none" w:sz="0" w:space="0" w:color="auto"/>
                <w:bottom w:val="none" w:sz="0" w:space="0" w:color="auto"/>
                <w:right w:val="none" w:sz="0" w:space="0" w:color="auto"/>
              </w:divBdr>
            </w:div>
            <w:div w:id="1667826814">
              <w:marLeft w:val="0"/>
              <w:marRight w:val="0"/>
              <w:marTop w:val="0"/>
              <w:marBottom w:val="0"/>
              <w:divBdr>
                <w:top w:val="none" w:sz="0" w:space="0" w:color="auto"/>
                <w:left w:val="none" w:sz="0" w:space="0" w:color="auto"/>
                <w:bottom w:val="none" w:sz="0" w:space="0" w:color="auto"/>
                <w:right w:val="none" w:sz="0" w:space="0" w:color="auto"/>
              </w:divBdr>
            </w:div>
            <w:div w:id="1675375316">
              <w:marLeft w:val="0"/>
              <w:marRight w:val="0"/>
              <w:marTop w:val="0"/>
              <w:marBottom w:val="0"/>
              <w:divBdr>
                <w:top w:val="none" w:sz="0" w:space="0" w:color="auto"/>
                <w:left w:val="none" w:sz="0" w:space="0" w:color="auto"/>
                <w:bottom w:val="none" w:sz="0" w:space="0" w:color="auto"/>
                <w:right w:val="none" w:sz="0" w:space="0" w:color="auto"/>
              </w:divBdr>
            </w:div>
            <w:div w:id="1690371511">
              <w:marLeft w:val="0"/>
              <w:marRight w:val="0"/>
              <w:marTop w:val="0"/>
              <w:marBottom w:val="0"/>
              <w:divBdr>
                <w:top w:val="none" w:sz="0" w:space="0" w:color="auto"/>
                <w:left w:val="none" w:sz="0" w:space="0" w:color="auto"/>
                <w:bottom w:val="none" w:sz="0" w:space="0" w:color="auto"/>
                <w:right w:val="none" w:sz="0" w:space="0" w:color="auto"/>
              </w:divBdr>
            </w:div>
            <w:div w:id="1740663910">
              <w:marLeft w:val="0"/>
              <w:marRight w:val="0"/>
              <w:marTop w:val="0"/>
              <w:marBottom w:val="0"/>
              <w:divBdr>
                <w:top w:val="none" w:sz="0" w:space="0" w:color="auto"/>
                <w:left w:val="none" w:sz="0" w:space="0" w:color="auto"/>
                <w:bottom w:val="none" w:sz="0" w:space="0" w:color="auto"/>
                <w:right w:val="none" w:sz="0" w:space="0" w:color="auto"/>
              </w:divBdr>
            </w:div>
            <w:div w:id="1759446161">
              <w:marLeft w:val="0"/>
              <w:marRight w:val="0"/>
              <w:marTop w:val="0"/>
              <w:marBottom w:val="0"/>
              <w:divBdr>
                <w:top w:val="none" w:sz="0" w:space="0" w:color="auto"/>
                <w:left w:val="none" w:sz="0" w:space="0" w:color="auto"/>
                <w:bottom w:val="none" w:sz="0" w:space="0" w:color="auto"/>
                <w:right w:val="none" w:sz="0" w:space="0" w:color="auto"/>
              </w:divBdr>
            </w:div>
            <w:div w:id="1772385980">
              <w:marLeft w:val="0"/>
              <w:marRight w:val="0"/>
              <w:marTop w:val="0"/>
              <w:marBottom w:val="0"/>
              <w:divBdr>
                <w:top w:val="none" w:sz="0" w:space="0" w:color="auto"/>
                <w:left w:val="none" w:sz="0" w:space="0" w:color="auto"/>
                <w:bottom w:val="none" w:sz="0" w:space="0" w:color="auto"/>
                <w:right w:val="none" w:sz="0" w:space="0" w:color="auto"/>
              </w:divBdr>
            </w:div>
            <w:div w:id="1806503114">
              <w:marLeft w:val="0"/>
              <w:marRight w:val="0"/>
              <w:marTop w:val="0"/>
              <w:marBottom w:val="0"/>
              <w:divBdr>
                <w:top w:val="none" w:sz="0" w:space="0" w:color="auto"/>
                <w:left w:val="none" w:sz="0" w:space="0" w:color="auto"/>
                <w:bottom w:val="none" w:sz="0" w:space="0" w:color="auto"/>
                <w:right w:val="none" w:sz="0" w:space="0" w:color="auto"/>
              </w:divBdr>
            </w:div>
            <w:div w:id="1849758913">
              <w:marLeft w:val="0"/>
              <w:marRight w:val="0"/>
              <w:marTop w:val="0"/>
              <w:marBottom w:val="0"/>
              <w:divBdr>
                <w:top w:val="none" w:sz="0" w:space="0" w:color="auto"/>
                <w:left w:val="none" w:sz="0" w:space="0" w:color="auto"/>
                <w:bottom w:val="none" w:sz="0" w:space="0" w:color="auto"/>
                <w:right w:val="none" w:sz="0" w:space="0" w:color="auto"/>
              </w:divBdr>
            </w:div>
            <w:div w:id="1872768626">
              <w:marLeft w:val="0"/>
              <w:marRight w:val="0"/>
              <w:marTop w:val="0"/>
              <w:marBottom w:val="0"/>
              <w:divBdr>
                <w:top w:val="none" w:sz="0" w:space="0" w:color="auto"/>
                <w:left w:val="none" w:sz="0" w:space="0" w:color="auto"/>
                <w:bottom w:val="none" w:sz="0" w:space="0" w:color="auto"/>
                <w:right w:val="none" w:sz="0" w:space="0" w:color="auto"/>
              </w:divBdr>
            </w:div>
            <w:div w:id="1879274919">
              <w:marLeft w:val="0"/>
              <w:marRight w:val="0"/>
              <w:marTop w:val="0"/>
              <w:marBottom w:val="0"/>
              <w:divBdr>
                <w:top w:val="none" w:sz="0" w:space="0" w:color="auto"/>
                <w:left w:val="none" w:sz="0" w:space="0" w:color="auto"/>
                <w:bottom w:val="none" w:sz="0" w:space="0" w:color="auto"/>
                <w:right w:val="none" w:sz="0" w:space="0" w:color="auto"/>
              </w:divBdr>
            </w:div>
            <w:div w:id="1891186021">
              <w:marLeft w:val="0"/>
              <w:marRight w:val="0"/>
              <w:marTop w:val="0"/>
              <w:marBottom w:val="0"/>
              <w:divBdr>
                <w:top w:val="none" w:sz="0" w:space="0" w:color="auto"/>
                <w:left w:val="none" w:sz="0" w:space="0" w:color="auto"/>
                <w:bottom w:val="none" w:sz="0" w:space="0" w:color="auto"/>
                <w:right w:val="none" w:sz="0" w:space="0" w:color="auto"/>
              </w:divBdr>
            </w:div>
            <w:div w:id="1892419319">
              <w:marLeft w:val="0"/>
              <w:marRight w:val="0"/>
              <w:marTop w:val="0"/>
              <w:marBottom w:val="0"/>
              <w:divBdr>
                <w:top w:val="none" w:sz="0" w:space="0" w:color="auto"/>
                <w:left w:val="none" w:sz="0" w:space="0" w:color="auto"/>
                <w:bottom w:val="none" w:sz="0" w:space="0" w:color="auto"/>
                <w:right w:val="none" w:sz="0" w:space="0" w:color="auto"/>
              </w:divBdr>
            </w:div>
            <w:div w:id="1917937248">
              <w:marLeft w:val="0"/>
              <w:marRight w:val="0"/>
              <w:marTop w:val="0"/>
              <w:marBottom w:val="0"/>
              <w:divBdr>
                <w:top w:val="none" w:sz="0" w:space="0" w:color="auto"/>
                <w:left w:val="none" w:sz="0" w:space="0" w:color="auto"/>
                <w:bottom w:val="none" w:sz="0" w:space="0" w:color="auto"/>
                <w:right w:val="none" w:sz="0" w:space="0" w:color="auto"/>
              </w:divBdr>
            </w:div>
            <w:div w:id="1926183816">
              <w:marLeft w:val="0"/>
              <w:marRight w:val="0"/>
              <w:marTop w:val="0"/>
              <w:marBottom w:val="0"/>
              <w:divBdr>
                <w:top w:val="none" w:sz="0" w:space="0" w:color="auto"/>
                <w:left w:val="none" w:sz="0" w:space="0" w:color="auto"/>
                <w:bottom w:val="none" w:sz="0" w:space="0" w:color="auto"/>
                <w:right w:val="none" w:sz="0" w:space="0" w:color="auto"/>
              </w:divBdr>
            </w:div>
            <w:div w:id="1943762488">
              <w:marLeft w:val="0"/>
              <w:marRight w:val="0"/>
              <w:marTop w:val="0"/>
              <w:marBottom w:val="0"/>
              <w:divBdr>
                <w:top w:val="none" w:sz="0" w:space="0" w:color="auto"/>
                <w:left w:val="none" w:sz="0" w:space="0" w:color="auto"/>
                <w:bottom w:val="none" w:sz="0" w:space="0" w:color="auto"/>
                <w:right w:val="none" w:sz="0" w:space="0" w:color="auto"/>
              </w:divBdr>
            </w:div>
            <w:div w:id="1956057063">
              <w:marLeft w:val="0"/>
              <w:marRight w:val="0"/>
              <w:marTop w:val="0"/>
              <w:marBottom w:val="0"/>
              <w:divBdr>
                <w:top w:val="none" w:sz="0" w:space="0" w:color="auto"/>
                <w:left w:val="none" w:sz="0" w:space="0" w:color="auto"/>
                <w:bottom w:val="none" w:sz="0" w:space="0" w:color="auto"/>
                <w:right w:val="none" w:sz="0" w:space="0" w:color="auto"/>
              </w:divBdr>
            </w:div>
            <w:div w:id="1985046045">
              <w:marLeft w:val="0"/>
              <w:marRight w:val="0"/>
              <w:marTop w:val="0"/>
              <w:marBottom w:val="0"/>
              <w:divBdr>
                <w:top w:val="none" w:sz="0" w:space="0" w:color="auto"/>
                <w:left w:val="none" w:sz="0" w:space="0" w:color="auto"/>
                <w:bottom w:val="none" w:sz="0" w:space="0" w:color="auto"/>
                <w:right w:val="none" w:sz="0" w:space="0" w:color="auto"/>
              </w:divBdr>
            </w:div>
            <w:div w:id="1999846846">
              <w:marLeft w:val="0"/>
              <w:marRight w:val="0"/>
              <w:marTop w:val="0"/>
              <w:marBottom w:val="0"/>
              <w:divBdr>
                <w:top w:val="none" w:sz="0" w:space="0" w:color="auto"/>
                <w:left w:val="none" w:sz="0" w:space="0" w:color="auto"/>
                <w:bottom w:val="none" w:sz="0" w:space="0" w:color="auto"/>
                <w:right w:val="none" w:sz="0" w:space="0" w:color="auto"/>
              </w:divBdr>
            </w:div>
            <w:div w:id="2005744971">
              <w:marLeft w:val="0"/>
              <w:marRight w:val="0"/>
              <w:marTop w:val="0"/>
              <w:marBottom w:val="0"/>
              <w:divBdr>
                <w:top w:val="none" w:sz="0" w:space="0" w:color="auto"/>
                <w:left w:val="none" w:sz="0" w:space="0" w:color="auto"/>
                <w:bottom w:val="none" w:sz="0" w:space="0" w:color="auto"/>
                <w:right w:val="none" w:sz="0" w:space="0" w:color="auto"/>
              </w:divBdr>
            </w:div>
            <w:div w:id="2008554454">
              <w:marLeft w:val="0"/>
              <w:marRight w:val="0"/>
              <w:marTop w:val="0"/>
              <w:marBottom w:val="0"/>
              <w:divBdr>
                <w:top w:val="none" w:sz="0" w:space="0" w:color="auto"/>
                <w:left w:val="none" w:sz="0" w:space="0" w:color="auto"/>
                <w:bottom w:val="none" w:sz="0" w:space="0" w:color="auto"/>
                <w:right w:val="none" w:sz="0" w:space="0" w:color="auto"/>
              </w:divBdr>
            </w:div>
            <w:div w:id="2044549873">
              <w:marLeft w:val="0"/>
              <w:marRight w:val="0"/>
              <w:marTop w:val="0"/>
              <w:marBottom w:val="0"/>
              <w:divBdr>
                <w:top w:val="none" w:sz="0" w:space="0" w:color="auto"/>
                <w:left w:val="none" w:sz="0" w:space="0" w:color="auto"/>
                <w:bottom w:val="none" w:sz="0" w:space="0" w:color="auto"/>
                <w:right w:val="none" w:sz="0" w:space="0" w:color="auto"/>
              </w:divBdr>
            </w:div>
            <w:div w:id="2066222409">
              <w:marLeft w:val="0"/>
              <w:marRight w:val="0"/>
              <w:marTop w:val="0"/>
              <w:marBottom w:val="0"/>
              <w:divBdr>
                <w:top w:val="none" w:sz="0" w:space="0" w:color="auto"/>
                <w:left w:val="none" w:sz="0" w:space="0" w:color="auto"/>
                <w:bottom w:val="none" w:sz="0" w:space="0" w:color="auto"/>
                <w:right w:val="none" w:sz="0" w:space="0" w:color="auto"/>
              </w:divBdr>
            </w:div>
            <w:div w:id="2070496488">
              <w:marLeft w:val="0"/>
              <w:marRight w:val="0"/>
              <w:marTop w:val="0"/>
              <w:marBottom w:val="0"/>
              <w:divBdr>
                <w:top w:val="none" w:sz="0" w:space="0" w:color="auto"/>
                <w:left w:val="none" w:sz="0" w:space="0" w:color="auto"/>
                <w:bottom w:val="none" w:sz="0" w:space="0" w:color="auto"/>
                <w:right w:val="none" w:sz="0" w:space="0" w:color="auto"/>
              </w:divBdr>
            </w:div>
            <w:div w:id="2083288807">
              <w:marLeft w:val="0"/>
              <w:marRight w:val="0"/>
              <w:marTop w:val="0"/>
              <w:marBottom w:val="0"/>
              <w:divBdr>
                <w:top w:val="none" w:sz="0" w:space="0" w:color="auto"/>
                <w:left w:val="none" w:sz="0" w:space="0" w:color="auto"/>
                <w:bottom w:val="none" w:sz="0" w:space="0" w:color="auto"/>
                <w:right w:val="none" w:sz="0" w:space="0" w:color="auto"/>
              </w:divBdr>
            </w:div>
            <w:div w:id="2117945915">
              <w:marLeft w:val="0"/>
              <w:marRight w:val="0"/>
              <w:marTop w:val="0"/>
              <w:marBottom w:val="0"/>
              <w:divBdr>
                <w:top w:val="none" w:sz="0" w:space="0" w:color="auto"/>
                <w:left w:val="none" w:sz="0" w:space="0" w:color="auto"/>
                <w:bottom w:val="none" w:sz="0" w:space="0" w:color="auto"/>
                <w:right w:val="none" w:sz="0" w:space="0" w:color="auto"/>
              </w:divBdr>
            </w:div>
            <w:div w:id="2129932940">
              <w:marLeft w:val="0"/>
              <w:marRight w:val="0"/>
              <w:marTop w:val="0"/>
              <w:marBottom w:val="0"/>
              <w:divBdr>
                <w:top w:val="none" w:sz="0" w:space="0" w:color="auto"/>
                <w:left w:val="none" w:sz="0" w:space="0" w:color="auto"/>
                <w:bottom w:val="none" w:sz="0" w:space="0" w:color="auto"/>
                <w:right w:val="none" w:sz="0" w:space="0" w:color="auto"/>
              </w:divBdr>
            </w:div>
            <w:div w:id="2132821141">
              <w:marLeft w:val="0"/>
              <w:marRight w:val="0"/>
              <w:marTop w:val="0"/>
              <w:marBottom w:val="0"/>
              <w:divBdr>
                <w:top w:val="none" w:sz="0" w:space="0" w:color="auto"/>
                <w:left w:val="none" w:sz="0" w:space="0" w:color="auto"/>
                <w:bottom w:val="none" w:sz="0" w:space="0" w:color="auto"/>
                <w:right w:val="none" w:sz="0" w:space="0" w:color="auto"/>
              </w:divBdr>
            </w:div>
            <w:div w:id="2134329359">
              <w:marLeft w:val="0"/>
              <w:marRight w:val="0"/>
              <w:marTop w:val="0"/>
              <w:marBottom w:val="0"/>
              <w:divBdr>
                <w:top w:val="none" w:sz="0" w:space="0" w:color="auto"/>
                <w:left w:val="none" w:sz="0" w:space="0" w:color="auto"/>
                <w:bottom w:val="none" w:sz="0" w:space="0" w:color="auto"/>
                <w:right w:val="none" w:sz="0" w:space="0" w:color="auto"/>
              </w:divBdr>
            </w:div>
            <w:div w:id="2137680700">
              <w:marLeft w:val="0"/>
              <w:marRight w:val="0"/>
              <w:marTop w:val="0"/>
              <w:marBottom w:val="0"/>
              <w:divBdr>
                <w:top w:val="none" w:sz="0" w:space="0" w:color="auto"/>
                <w:left w:val="none" w:sz="0" w:space="0" w:color="auto"/>
                <w:bottom w:val="none" w:sz="0" w:space="0" w:color="auto"/>
                <w:right w:val="none" w:sz="0" w:space="0" w:color="auto"/>
              </w:divBdr>
            </w:div>
            <w:div w:id="2146702331">
              <w:marLeft w:val="0"/>
              <w:marRight w:val="0"/>
              <w:marTop w:val="0"/>
              <w:marBottom w:val="0"/>
              <w:divBdr>
                <w:top w:val="none" w:sz="0" w:space="0" w:color="auto"/>
                <w:left w:val="none" w:sz="0" w:space="0" w:color="auto"/>
                <w:bottom w:val="none" w:sz="0" w:space="0" w:color="auto"/>
                <w:right w:val="none" w:sz="0" w:space="0" w:color="auto"/>
              </w:divBdr>
            </w:div>
            <w:div w:id="2146846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280318">
      <w:bodyDiv w:val="1"/>
      <w:marLeft w:val="0"/>
      <w:marRight w:val="0"/>
      <w:marTop w:val="0"/>
      <w:marBottom w:val="0"/>
      <w:divBdr>
        <w:top w:val="none" w:sz="0" w:space="0" w:color="auto"/>
        <w:left w:val="none" w:sz="0" w:space="0" w:color="auto"/>
        <w:bottom w:val="none" w:sz="0" w:space="0" w:color="auto"/>
        <w:right w:val="none" w:sz="0" w:space="0" w:color="auto"/>
      </w:divBdr>
      <w:divsChild>
        <w:div w:id="686827556">
          <w:marLeft w:val="0"/>
          <w:marRight w:val="0"/>
          <w:marTop w:val="0"/>
          <w:marBottom w:val="0"/>
          <w:divBdr>
            <w:top w:val="none" w:sz="0" w:space="0" w:color="auto"/>
            <w:left w:val="none" w:sz="0" w:space="0" w:color="auto"/>
            <w:bottom w:val="none" w:sz="0" w:space="0" w:color="auto"/>
            <w:right w:val="none" w:sz="0" w:space="0" w:color="auto"/>
          </w:divBdr>
          <w:divsChild>
            <w:div w:id="1704302">
              <w:marLeft w:val="0"/>
              <w:marRight w:val="0"/>
              <w:marTop w:val="0"/>
              <w:marBottom w:val="0"/>
              <w:divBdr>
                <w:top w:val="none" w:sz="0" w:space="0" w:color="auto"/>
                <w:left w:val="none" w:sz="0" w:space="0" w:color="auto"/>
                <w:bottom w:val="none" w:sz="0" w:space="0" w:color="auto"/>
                <w:right w:val="none" w:sz="0" w:space="0" w:color="auto"/>
              </w:divBdr>
            </w:div>
            <w:div w:id="25066356">
              <w:marLeft w:val="0"/>
              <w:marRight w:val="0"/>
              <w:marTop w:val="0"/>
              <w:marBottom w:val="0"/>
              <w:divBdr>
                <w:top w:val="none" w:sz="0" w:space="0" w:color="auto"/>
                <w:left w:val="none" w:sz="0" w:space="0" w:color="auto"/>
                <w:bottom w:val="none" w:sz="0" w:space="0" w:color="auto"/>
                <w:right w:val="none" w:sz="0" w:space="0" w:color="auto"/>
              </w:divBdr>
            </w:div>
            <w:div w:id="41294620">
              <w:marLeft w:val="0"/>
              <w:marRight w:val="0"/>
              <w:marTop w:val="0"/>
              <w:marBottom w:val="0"/>
              <w:divBdr>
                <w:top w:val="none" w:sz="0" w:space="0" w:color="auto"/>
                <w:left w:val="none" w:sz="0" w:space="0" w:color="auto"/>
                <w:bottom w:val="none" w:sz="0" w:space="0" w:color="auto"/>
                <w:right w:val="none" w:sz="0" w:space="0" w:color="auto"/>
              </w:divBdr>
            </w:div>
            <w:div w:id="48960336">
              <w:marLeft w:val="0"/>
              <w:marRight w:val="0"/>
              <w:marTop w:val="0"/>
              <w:marBottom w:val="0"/>
              <w:divBdr>
                <w:top w:val="none" w:sz="0" w:space="0" w:color="auto"/>
                <w:left w:val="none" w:sz="0" w:space="0" w:color="auto"/>
                <w:bottom w:val="none" w:sz="0" w:space="0" w:color="auto"/>
                <w:right w:val="none" w:sz="0" w:space="0" w:color="auto"/>
              </w:divBdr>
            </w:div>
            <w:div w:id="51858221">
              <w:marLeft w:val="0"/>
              <w:marRight w:val="0"/>
              <w:marTop w:val="0"/>
              <w:marBottom w:val="0"/>
              <w:divBdr>
                <w:top w:val="none" w:sz="0" w:space="0" w:color="auto"/>
                <w:left w:val="none" w:sz="0" w:space="0" w:color="auto"/>
                <w:bottom w:val="none" w:sz="0" w:space="0" w:color="auto"/>
                <w:right w:val="none" w:sz="0" w:space="0" w:color="auto"/>
              </w:divBdr>
            </w:div>
            <w:div w:id="57828717">
              <w:marLeft w:val="0"/>
              <w:marRight w:val="0"/>
              <w:marTop w:val="0"/>
              <w:marBottom w:val="0"/>
              <w:divBdr>
                <w:top w:val="none" w:sz="0" w:space="0" w:color="auto"/>
                <w:left w:val="none" w:sz="0" w:space="0" w:color="auto"/>
                <w:bottom w:val="none" w:sz="0" w:space="0" w:color="auto"/>
                <w:right w:val="none" w:sz="0" w:space="0" w:color="auto"/>
              </w:divBdr>
            </w:div>
            <w:div w:id="72896419">
              <w:marLeft w:val="0"/>
              <w:marRight w:val="0"/>
              <w:marTop w:val="0"/>
              <w:marBottom w:val="0"/>
              <w:divBdr>
                <w:top w:val="none" w:sz="0" w:space="0" w:color="auto"/>
                <w:left w:val="none" w:sz="0" w:space="0" w:color="auto"/>
                <w:bottom w:val="none" w:sz="0" w:space="0" w:color="auto"/>
                <w:right w:val="none" w:sz="0" w:space="0" w:color="auto"/>
              </w:divBdr>
            </w:div>
            <w:div w:id="77530836">
              <w:marLeft w:val="0"/>
              <w:marRight w:val="0"/>
              <w:marTop w:val="0"/>
              <w:marBottom w:val="0"/>
              <w:divBdr>
                <w:top w:val="none" w:sz="0" w:space="0" w:color="auto"/>
                <w:left w:val="none" w:sz="0" w:space="0" w:color="auto"/>
                <w:bottom w:val="none" w:sz="0" w:space="0" w:color="auto"/>
                <w:right w:val="none" w:sz="0" w:space="0" w:color="auto"/>
              </w:divBdr>
            </w:div>
            <w:div w:id="121769322">
              <w:marLeft w:val="0"/>
              <w:marRight w:val="0"/>
              <w:marTop w:val="0"/>
              <w:marBottom w:val="0"/>
              <w:divBdr>
                <w:top w:val="none" w:sz="0" w:space="0" w:color="auto"/>
                <w:left w:val="none" w:sz="0" w:space="0" w:color="auto"/>
                <w:bottom w:val="none" w:sz="0" w:space="0" w:color="auto"/>
                <w:right w:val="none" w:sz="0" w:space="0" w:color="auto"/>
              </w:divBdr>
            </w:div>
            <w:div w:id="149951442">
              <w:marLeft w:val="0"/>
              <w:marRight w:val="0"/>
              <w:marTop w:val="0"/>
              <w:marBottom w:val="0"/>
              <w:divBdr>
                <w:top w:val="none" w:sz="0" w:space="0" w:color="auto"/>
                <w:left w:val="none" w:sz="0" w:space="0" w:color="auto"/>
                <w:bottom w:val="none" w:sz="0" w:space="0" w:color="auto"/>
                <w:right w:val="none" w:sz="0" w:space="0" w:color="auto"/>
              </w:divBdr>
            </w:div>
            <w:div w:id="160968682">
              <w:marLeft w:val="0"/>
              <w:marRight w:val="0"/>
              <w:marTop w:val="0"/>
              <w:marBottom w:val="0"/>
              <w:divBdr>
                <w:top w:val="none" w:sz="0" w:space="0" w:color="auto"/>
                <w:left w:val="none" w:sz="0" w:space="0" w:color="auto"/>
                <w:bottom w:val="none" w:sz="0" w:space="0" w:color="auto"/>
                <w:right w:val="none" w:sz="0" w:space="0" w:color="auto"/>
              </w:divBdr>
            </w:div>
            <w:div w:id="170150173">
              <w:marLeft w:val="0"/>
              <w:marRight w:val="0"/>
              <w:marTop w:val="0"/>
              <w:marBottom w:val="0"/>
              <w:divBdr>
                <w:top w:val="none" w:sz="0" w:space="0" w:color="auto"/>
                <w:left w:val="none" w:sz="0" w:space="0" w:color="auto"/>
                <w:bottom w:val="none" w:sz="0" w:space="0" w:color="auto"/>
                <w:right w:val="none" w:sz="0" w:space="0" w:color="auto"/>
              </w:divBdr>
            </w:div>
            <w:div w:id="180361935">
              <w:marLeft w:val="0"/>
              <w:marRight w:val="0"/>
              <w:marTop w:val="0"/>
              <w:marBottom w:val="0"/>
              <w:divBdr>
                <w:top w:val="none" w:sz="0" w:space="0" w:color="auto"/>
                <w:left w:val="none" w:sz="0" w:space="0" w:color="auto"/>
                <w:bottom w:val="none" w:sz="0" w:space="0" w:color="auto"/>
                <w:right w:val="none" w:sz="0" w:space="0" w:color="auto"/>
              </w:divBdr>
            </w:div>
            <w:div w:id="204757755">
              <w:marLeft w:val="0"/>
              <w:marRight w:val="0"/>
              <w:marTop w:val="0"/>
              <w:marBottom w:val="0"/>
              <w:divBdr>
                <w:top w:val="none" w:sz="0" w:space="0" w:color="auto"/>
                <w:left w:val="none" w:sz="0" w:space="0" w:color="auto"/>
                <w:bottom w:val="none" w:sz="0" w:space="0" w:color="auto"/>
                <w:right w:val="none" w:sz="0" w:space="0" w:color="auto"/>
              </w:divBdr>
            </w:div>
            <w:div w:id="222058203">
              <w:marLeft w:val="0"/>
              <w:marRight w:val="0"/>
              <w:marTop w:val="0"/>
              <w:marBottom w:val="0"/>
              <w:divBdr>
                <w:top w:val="none" w:sz="0" w:space="0" w:color="auto"/>
                <w:left w:val="none" w:sz="0" w:space="0" w:color="auto"/>
                <w:bottom w:val="none" w:sz="0" w:space="0" w:color="auto"/>
                <w:right w:val="none" w:sz="0" w:space="0" w:color="auto"/>
              </w:divBdr>
            </w:div>
            <w:div w:id="240608259">
              <w:marLeft w:val="0"/>
              <w:marRight w:val="0"/>
              <w:marTop w:val="0"/>
              <w:marBottom w:val="0"/>
              <w:divBdr>
                <w:top w:val="none" w:sz="0" w:space="0" w:color="auto"/>
                <w:left w:val="none" w:sz="0" w:space="0" w:color="auto"/>
                <w:bottom w:val="none" w:sz="0" w:space="0" w:color="auto"/>
                <w:right w:val="none" w:sz="0" w:space="0" w:color="auto"/>
              </w:divBdr>
            </w:div>
            <w:div w:id="264852186">
              <w:marLeft w:val="0"/>
              <w:marRight w:val="0"/>
              <w:marTop w:val="0"/>
              <w:marBottom w:val="0"/>
              <w:divBdr>
                <w:top w:val="none" w:sz="0" w:space="0" w:color="auto"/>
                <w:left w:val="none" w:sz="0" w:space="0" w:color="auto"/>
                <w:bottom w:val="none" w:sz="0" w:space="0" w:color="auto"/>
                <w:right w:val="none" w:sz="0" w:space="0" w:color="auto"/>
              </w:divBdr>
            </w:div>
            <w:div w:id="265816473">
              <w:marLeft w:val="0"/>
              <w:marRight w:val="0"/>
              <w:marTop w:val="0"/>
              <w:marBottom w:val="0"/>
              <w:divBdr>
                <w:top w:val="none" w:sz="0" w:space="0" w:color="auto"/>
                <w:left w:val="none" w:sz="0" w:space="0" w:color="auto"/>
                <w:bottom w:val="none" w:sz="0" w:space="0" w:color="auto"/>
                <w:right w:val="none" w:sz="0" w:space="0" w:color="auto"/>
              </w:divBdr>
            </w:div>
            <w:div w:id="273560424">
              <w:marLeft w:val="0"/>
              <w:marRight w:val="0"/>
              <w:marTop w:val="0"/>
              <w:marBottom w:val="0"/>
              <w:divBdr>
                <w:top w:val="none" w:sz="0" w:space="0" w:color="auto"/>
                <w:left w:val="none" w:sz="0" w:space="0" w:color="auto"/>
                <w:bottom w:val="none" w:sz="0" w:space="0" w:color="auto"/>
                <w:right w:val="none" w:sz="0" w:space="0" w:color="auto"/>
              </w:divBdr>
            </w:div>
            <w:div w:id="278031502">
              <w:marLeft w:val="0"/>
              <w:marRight w:val="0"/>
              <w:marTop w:val="0"/>
              <w:marBottom w:val="0"/>
              <w:divBdr>
                <w:top w:val="none" w:sz="0" w:space="0" w:color="auto"/>
                <w:left w:val="none" w:sz="0" w:space="0" w:color="auto"/>
                <w:bottom w:val="none" w:sz="0" w:space="0" w:color="auto"/>
                <w:right w:val="none" w:sz="0" w:space="0" w:color="auto"/>
              </w:divBdr>
            </w:div>
            <w:div w:id="292639569">
              <w:marLeft w:val="0"/>
              <w:marRight w:val="0"/>
              <w:marTop w:val="0"/>
              <w:marBottom w:val="0"/>
              <w:divBdr>
                <w:top w:val="none" w:sz="0" w:space="0" w:color="auto"/>
                <w:left w:val="none" w:sz="0" w:space="0" w:color="auto"/>
                <w:bottom w:val="none" w:sz="0" w:space="0" w:color="auto"/>
                <w:right w:val="none" w:sz="0" w:space="0" w:color="auto"/>
              </w:divBdr>
            </w:div>
            <w:div w:id="303631015">
              <w:marLeft w:val="0"/>
              <w:marRight w:val="0"/>
              <w:marTop w:val="0"/>
              <w:marBottom w:val="0"/>
              <w:divBdr>
                <w:top w:val="none" w:sz="0" w:space="0" w:color="auto"/>
                <w:left w:val="none" w:sz="0" w:space="0" w:color="auto"/>
                <w:bottom w:val="none" w:sz="0" w:space="0" w:color="auto"/>
                <w:right w:val="none" w:sz="0" w:space="0" w:color="auto"/>
              </w:divBdr>
            </w:div>
            <w:div w:id="309408632">
              <w:marLeft w:val="0"/>
              <w:marRight w:val="0"/>
              <w:marTop w:val="0"/>
              <w:marBottom w:val="0"/>
              <w:divBdr>
                <w:top w:val="none" w:sz="0" w:space="0" w:color="auto"/>
                <w:left w:val="none" w:sz="0" w:space="0" w:color="auto"/>
                <w:bottom w:val="none" w:sz="0" w:space="0" w:color="auto"/>
                <w:right w:val="none" w:sz="0" w:space="0" w:color="auto"/>
              </w:divBdr>
            </w:div>
            <w:div w:id="311982441">
              <w:marLeft w:val="0"/>
              <w:marRight w:val="0"/>
              <w:marTop w:val="0"/>
              <w:marBottom w:val="0"/>
              <w:divBdr>
                <w:top w:val="none" w:sz="0" w:space="0" w:color="auto"/>
                <w:left w:val="none" w:sz="0" w:space="0" w:color="auto"/>
                <w:bottom w:val="none" w:sz="0" w:space="0" w:color="auto"/>
                <w:right w:val="none" w:sz="0" w:space="0" w:color="auto"/>
              </w:divBdr>
            </w:div>
            <w:div w:id="324548791">
              <w:marLeft w:val="0"/>
              <w:marRight w:val="0"/>
              <w:marTop w:val="0"/>
              <w:marBottom w:val="0"/>
              <w:divBdr>
                <w:top w:val="none" w:sz="0" w:space="0" w:color="auto"/>
                <w:left w:val="none" w:sz="0" w:space="0" w:color="auto"/>
                <w:bottom w:val="none" w:sz="0" w:space="0" w:color="auto"/>
                <w:right w:val="none" w:sz="0" w:space="0" w:color="auto"/>
              </w:divBdr>
            </w:div>
            <w:div w:id="327370468">
              <w:marLeft w:val="0"/>
              <w:marRight w:val="0"/>
              <w:marTop w:val="0"/>
              <w:marBottom w:val="0"/>
              <w:divBdr>
                <w:top w:val="none" w:sz="0" w:space="0" w:color="auto"/>
                <w:left w:val="none" w:sz="0" w:space="0" w:color="auto"/>
                <w:bottom w:val="none" w:sz="0" w:space="0" w:color="auto"/>
                <w:right w:val="none" w:sz="0" w:space="0" w:color="auto"/>
              </w:divBdr>
            </w:div>
            <w:div w:id="344945564">
              <w:marLeft w:val="0"/>
              <w:marRight w:val="0"/>
              <w:marTop w:val="0"/>
              <w:marBottom w:val="0"/>
              <w:divBdr>
                <w:top w:val="none" w:sz="0" w:space="0" w:color="auto"/>
                <w:left w:val="none" w:sz="0" w:space="0" w:color="auto"/>
                <w:bottom w:val="none" w:sz="0" w:space="0" w:color="auto"/>
                <w:right w:val="none" w:sz="0" w:space="0" w:color="auto"/>
              </w:divBdr>
            </w:div>
            <w:div w:id="348871103">
              <w:marLeft w:val="0"/>
              <w:marRight w:val="0"/>
              <w:marTop w:val="0"/>
              <w:marBottom w:val="0"/>
              <w:divBdr>
                <w:top w:val="none" w:sz="0" w:space="0" w:color="auto"/>
                <w:left w:val="none" w:sz="0" w:space="0" w:color="auto"/>
                <w:bottom w:val="none" w:sz="0" w:space="0" w:color="auto"/>
                <w:right w:val="none" w:sz="0" w:space="0" w:color="auto"/>
              </w:divBdr>
            </w:div>
            <w:div w:id="362172594">
              <w:marLeft w:val="0"/>
              <w:marRight w:val="0"/>
              <w:marTop w:val="0"/>
              <w:marBottom w:val="0"/>
              <w:divBdr>
                <w:top w:val="none" w:sz="0" w:space="0" w:color="auto"/>
                <w:left w:val="none" w:sz="0" w:space="0" w:color="auto"/>
                <w:bottom w:val="none" w:sz="0" w:space="0" w:color="auto"/>
                <w:right w:val="none" w:sz="0" w:space="0" w:color="auto"/>
              </w:divBdr>
            </w:div>
            <w:div w:id="373846440">
              <w:marLeft w:val="0"/>
              <w:marRight w:val="0"/>
              <w:marTop w:val="0"/>
              <w:marBottom w:val="0"/>
              <w:divBdr>
                <w:top w:val="none" w:sz="0" w:space="0" w:color="auto"/>
                <w:left w:val="none" w:sz="0" w:space="0" w:color="auto"/>
                <w:bottom w:val="none" w:sz="0" w:space="0" w:color="auto"/>
                <w:right w:val="none" w:sz="0" w:space="0" w:color="auto"/>
              </w:divBdr>
            </w:div>
            <w:div w:id="374551553">
              <w:marLeft w:val="0"/>
              <w:marRight w:val="0"/>
              <w:marTop w:val="0"/>
              <w:marBottom w:val="0"/>
              <w:divBdr>
                <w:top w:val="none" w:sz="0" w:space="0" w:color="auto"/>
                <w:left w:val="none" w:sz="0" w:space="0" w:color="auto"/>
                <w:bottom w:val="none" w:sz="0" w:space="0" w:color="auto"/>
                <w:right w:val="none" w:sz="0" w:space="0" w:color="auto"/>
              </w:divBdr>
            </w:div>
            <w:div w:id="400447832">
              <w:marLeft w:val="0"/>
              <w:marRight w:val="0"/>
              <w:marTop w:val="0"/>
              <w:marBottom w:val="0"/>
              <w:divBdr>
                <w:top w:val="none" w:sz="0" w:space="0" w:color="auto"/>
                <w:left w:val="none" w:sz="0" w:space="0" w:color="auto"/>
                <w:bottom w:val="none" w:sz="0" w:space="0" w:color="auto"/>
                <w:right w:val="none" w:sz="0" w:space="0" w:color="auto"/>
              </w:divBdr>
            </w:div>
            <w:div w:id="401174979">
              <w:marLeft w:val="0"/>
              <w:marRight w:val="0"/>
              <w:marTop w:val="0"/>
              <w:marBottom w:val="0"/>
              <w:divBdr>
                <w:top w:val="none" w:sz="0" w:space="0" w:color="auto"/>
                <w:left w:val="none" w:sz="0" w:space="0" w:color="auto"/>
                <w:bottom w:val="none" w:sz="0" w:space="0" w:color="auto"/>
                <w:right w:val="none" w:sz="0" w:space="0" w:color="auto"/>
              </w:divBdr>
            </w:div>
            <w:div w:id="413406272">
              <w:marLeft w:val="0"/>
              <w:marRight w:val="0"/>
              <w:marTop w:val="0"/>
              <w:marBottom w:val="0"/>
              <w:divBdr>
                <w:top w:val="none" w:sz="0" w:space="0" w:color="auto"/>
                <w:left w:val="none" w:sz="0" w:space="0" w:color="auto"/>
                <w:bottom w:val="none" w:sz="0" w:space="0" w:color="auto"/>
                <w:right w:val="none" w:sz="0" w:space="0" w:color="auto"/>
              </w:divBdr>
            </w:div>
            <w:div w:id="440339521">
              <w:marLeft w:val="0"/>
              <w:marRight w:val="0"/>
              <w:marTop w:val="0"/>
              <w:marBottom w:val="0"/>
              <w:divBdr>
                <w:top w:val="none" w:sz="0" w:space="0" w:color="auto"/>
                <w:left w:val="none" w:sz="0" w:space="0" w:color="auto"/>
                <w:bottom w:val="none" w:sz="0" w:space="0" w:color="auto"/>
                <w:right w:val="none" w:sz="0" w:space="0" w:color="auto"/>
              </w:divBdr>
            </w:div>
            <w:div w:id="441998442">
              <w:marLeft w:val="0"/>
              <w:marRight w:val="0"/>
              <w:marTop w:val="0"/>
              <w:marBottom w:val="0"/>
              <w:divBdr>
                <w:top w:val="none" w:sz="0" w:space="0" w:color="auto"/>
                <w:left w:val="none" w:sz="0" w:space="0" w:color="auto"/>
                <w:bottom w:val="none" w:sz="0" w:space="0" w:color="auto"/>
                <w:right w:val="none" w:sz="0" w:space="0" w:color="auto"/>
              </w:divBdr>
            </w:div>
            <w:div w:id="455638874">
              <w:marLeft w:val="0"/>
              <w:marRight w:val="0"/>
              <w:marTop w:val="0"/>
              <w:marBottom w:val="0"/>
              <w:divBdr>
                <w:top w:val="none" w:sz="0" w:space="0" w:color="auto"/>
                <w:left w:val="none" w:sz="0" w:space="0" w:color="auto"/>
                <w:bottom w:val="none" w:sz="0" w:space="0" w:color="auto"/>
                <w:right w:val="none" w:sz="0" w:space="0" w:color="auto"/>
              </w:divBdr>
            </w:div>
            <w:div w:id="467482336">
              <w:marLeft w:val="0"/>
              <w:marRight w:val="0"/>
              <w:marTop w:val="0"/>
              <w:marBottom w:val="0"/>
              <w:divBdr>
                <w:top w:val="none" w:sz="0" w:space="0" w:color="auto"/>
                <w:left w:val="none" w:sz="0" w:space="0" w:color="auto"/>
                <w:bottom w:val="none" w:sz="0" w:space="0" w:color="auto"/>
                <w:right w:val="none" w:sz="0" w:space="0" w:color="auto"/>
              </w:divBdr>
            </w:div>
            <w:div w:id="467741663">
              <w:marLeft w:val="0"/>
              <w:marRight w:val="0"/>
              <w:marTop w:val="0"/>
              <w:marBottom w:val="0"/>
              <w:divBdr>
                <w:top w:val="none" w:sz="0" w:space="0" w:color="auto"/>
                <w:left w:val="none" w:sz="0" w:space="0" w:color="auto"/>
                <w:bottom w:val="none" w:sz="0" w:space="0" w:color="auto"/>
                <w:right w:val="none" w:sz="0" w:space="0" w:color="auto"/>
              </w:divBdr>
            </w:div>
            <w:div w:id="473914618">
              <w:marLeft w:val="0"/>
              <w:marRight w:val="0"/>
              <w:marTop w:val="0"/>
              <w:marBottom w:val="0"/>
              <w:divBdr>
                <w:top w:val="none" w:sz="0" w:space="0" w:color="auto"/>
                <w:left w:val="none" w:sz="0" w:space="0" w:color="auto"/>
                <w:bottom w:val="none" w:sz="0" w:space="0" w:color="auto"/>
                <w:right w:val="none" w:sz="0" w:space="0" w:color="auto"/>
              </w:divBdr>
            </w:div>
            <w:div w:id="489488504">
              <w:marLeft w:val="0"/>
              <w:marRight w:val="0"/>
              <w:marTop w:val="0"/>
              <w:marBottom w:val="0"/>
              <w:divBdr>
                <w:top w:val="none" w:sz="0" w:space="0" w:color="auto"/>
                <w:left w:val="none" w:sz="0" w:space="0" w:color="auto"/>
                <w:bottom w:val="none" w:sz="0" w:space="0" w:color="auto"/>
                <w:right w:val="none" w:sz="0" w:space="0" w:color="auto"/>
              </w:divBdr>
            </w:div>
            <w:div w:id="508449251">
              <w:marLeft w:val="0"/>
              <w:marRight w:val="0"/>
              <w:marTop w:val="0"/>
              <w:marBottom w:val="0"/>
              <w:divBdr>
                <w:top w:val="none" w:sz="0" w:space="0" w:color="auto"/>
                <w:left w:val="none" w:sz="0" w:space="0" w:color="auto"/>
                <w:bottom w:val="none" w:sz="0" w:space="0" w:color="auto"/>
                <w:right w:val="none" w:sz="0" w:space="0" w:color="auto"/>
              </w:divBdr>
            </w:div>
            <w:div w:id="519590288">
              <w:marLeft w:val="0"/>
              <w:marRight w:val="0"/>
              <w:marTop w:val="0"/>
              <w:marBottom w:val="0"/>
              <w:divBdr>
                <w:top w:val="none" w:sz="0" w:space="0" w:color="auto"/>
                <w:left w:val="none" w:sz="0" w:space="0" w:color="auto"/>
                <w:bottom w:val="none" w:sz="0" w:space="0" w:color="auto"/>
                <w:right w:val="none" w:sz="0" w:space="0" w:color="auto"/>
              </w:divBdr>
            </w:div>
            <w:div w:id="524712640">
              <w:marLeft w:val="0"/>
              <w:marRight w:val="0"/>
              <w:marTop w:val="0"/>
              <w:marBottom w:val="0"/>
              <w:divBdr>
                <w:top w:val="none" w:sz="0" w:space="0" w:color="auto"/>
                <w:left w:val="none" w:sz="0" w:space="0" w:color="auto"/>
                <w:bottom w:val="none" w:sz="0" w:space="0" w:color="auto"/>
                <w:right w:val="none" w:sz="0" w:space="0" w:color="auto"/>
              </w:divBdr>
            </w:div>
            <w:div w:id="528033357">
              <w:marLeft w:val="0"/>
              <w:marRight w:val="0"/>
              <w:marTop w:val="0"/>
              <w:marBottom w:val="0"/>
              <w:divBdr>
                <w:top w:val="none" w:sz="0" w:space="0" w:color="auto"/>
                <w:left w:val="none" w:sz="0" w:space="0" w:color="auto"/>
                <w:bottom w:val="none" w:sz="0" w:space="0" w:color="auto"/>
                <w:right w:val="none" w:sz="0" w:space="0" w:color="auto"/>
              </w:divBdr>
            </w:div>
            <w:div w:id="543056138">
              <w:marLeft w:val="0"/>
              <w:marRight w:val="0"/>
              <w:marTop w:val="0"/>
              <w:marBottom w:val="0"/>
              <w:divBdr>
                <w:top w:val="none" w:sz="0" w:space="0" w:color="auto"/>
                <w:left w:val="none" w:sz="0" w:space="0" w:color="auto"/>
                <w:bottom w:val="none" w:sz="0" w:space="0" w:color="auto"/>
                <w:right w:val="none" w:sz="0" w:space="0" w:color="auto"/>
              </w:divBdr>
            </w:div>
            <w:div w:id="543324586">
              <w:marLeft w:val="0"/>
              <w:marRight w:val="0"/>
              <w:marTop w:val="0"/>
              <w:marBottom w:val="0"/>
              <w:divBdr>
                <w:top w:val="none" w:sz="0" w:space="0" w:color="auto"/>
                <w:left w:val="none" w:sz="0" w:space="0" w:color="auto"/>
                <w:bottom w:val="none" w:sz="0" w:space="0" w:color="auto"/>
                <w:right w:val="none" w:sz="0" w:space="0" w:color="auto"/>
              </w:divBdr>
            </w:div>
            <w:div w:id="549414358">
              <w:marLeft w:val="0"/>
              <w:marRight w:val="0"/>
              <w:marTop w:val="0"/>
              <w:marBottom w:val="0"/>
              <w:divBdr>
                <w:top w:val="none" w:sz="0" w:space="0" w:color="auto"/>
                <w:left w:val="none" w:sz="0" w:space="0" w:color="auto"/>
                <w:bottom w:val="none" w:sz="0" w:space="0" w:color="auto"/>
                <w:right w:val="none" w:sz="0" w:space="0" w:color="auto"/>
              </w:divBdr>
            </w:div>
            <w:div w:id="554969959">
              <w:marLeft w:val="0"/>
              <w:marRight w:val="0"/>
              <w:marTop w:val="0"/>
              <w:marBottom w:val="0"/>
              <w:divBdr>
                <w:top w:val="none" w:sz="0" w:space="0" w:color="auto"/>
                <w:left w:val="none" w:sz="0" w:space="0" w:color="auto"/>
                <w:bottom w:val="none" w:sz="0" w:space="0" w:color="auto"/>
                <w:right w:val="none" w:sz="0" w:space="0" w:color="auto"/>
              </w:divBdr>
            </w:div>
            <w:div w:id="581640562">
              <w:marLeft w:val="0"/>
              <w:marRight w:val="0"/>
              <w:marTop w:val="0"/>
              <w:marBottom w:val="0"/>
              <w:divBdr>
                <w:top w:val="none" w:sz="0" w:space="0" w:color="auto"/>
                <w:left w:val="none" w:sz="0" w:space="0" w:color="auto"/>
                <w:bottom w:val="none" w:sz="0" w:space="0" w:color="auto"/>
                <w:right w:val="none" w:sz="0" w:space="0" w:color="auto"/>
              </w:divBdr>
            </w:div>
            <w:div w:id="609775082">
              <w:marLeft w:val="0"/>
              <w:marRight w:val="0"/>
              <w:marTop w:val="0"/>
              <w:marBottom w:val="0"/>
              <w:divBdr>
                <w:top w:val="none" w:sz="0" w:space="0" w:color="auto"/>
                <w:left w:val="none" w:sz="0" w:space="0" w:color="auto"/>
                <w:bottom w:val="none" w:sz="0" w:space="0" w:color="auto"/>
                <w:right w:val="none" w:sz="0" w:space="0" w:color="auto"/>
              </w:divBdr>
            </w:div>
            <w:div w:id="619841378">
              <w:marLeft w:val="0"/>
              <w:marRight w:val="0"/>
              <w:marTop w:val="0"/>
              <w:marBottom w:val="0"/>
              <w:divBdr>
                <w:top w:val="none" w:sz="0" w:space="0" w:color="auto"/>
                <w:left w:val="none" w:sz="0" w:space="0" w:color="auto"/>
                <w:bottom w:val="none" w:sz="0" w:space="0" w:color="auto"/>
                <w:right w:val="none" w:sz="0" w:space="0" w:color="auto"/>
              </w:divBdr>
            </w:div>
            <w:div w:id="629945037">
              <w:marLeft w:val="0"/>
              <w:marRight w:val="0"/>
              <w:marTop w:val="0"/>
              <w:marBottom w:val="0"/>
              <w:divBdr>
                <w:top w:val="none" w:sz="0" w:space="0" w:color="auto"/>
                <w:left w:val="none" w:sz="0" w:space="0" w:color="auto"/>
                <w:bottom w:val="none" w:sz="0" w:space="0" w:color="auto"/>
                <w:right w:val="none" w:sz="0" w:space="0" w:color="auto"/>
              </w:divBdr>
            </w:div>
            <w:div w:id="650983997">
              <w:marLeft w:val="0"/>
              <w:marRight w:val="0"/>
              <w:marTop w:val="0"/>
              <w:marBottom w:val="0"/>
              <w:divBdr>
                <w:top w:val="none" w:sz="0" w:space="0" w:color="auto"/>
                <w:left w:val="none" w:sz="0" w:space="0" w:color="auto"/>
                <w:bottom w:val="none" w:sz="0" w:space="0" w:color="auto"/>
                <w:right w:val="none" w:sz="0" w:space="0" w:color="auto"/>
              </w:divBdr>
            </w:div>
            <w:div w:id="653026885">
              <w:marLeft w:val="0"/>
              <w:marRight w:val="0"/>
              <w:marTop w:val="0"/>
              <w:marBottom w:val="0"/>
              <w:divBdr>
                <w:top w:val="none" w:sz="0" w:space="0" w:color="auto"/>
                <w:left w:val="none" w:sz="0" w:space="0" w:color="auto"/>
                <w:bottom w:val="none" w:sz="0" w:space="0" w:color="auto"/>
                <w:right w:val="none" w:sz="0" w:space="0" w:color="auto"/>
              </w:divBdr>
            </w:div>
            <w:div w:id="657657690">
              <w:marLeft w:val="0"/>
              <w:marRight w:val="0"/>
              <w:marTop w:val="0"/>
              <w:marBottom w:val="0"/>
              <w:divBdr>
                <w:top w:val="none" w:sz="0" w:space="0" w:color="auto"/>
                <w:left w:val="none" w:sz="0" w:space="0" w:color="auto"/>
                <w:bottom w:val="none" w:sz="0" w:space="0" w:color="auto"/>
                <w:right w:val="none" w:sz="0" w:space="0" w:color="auto"/>
              </w:divBdr>
            </w:div>
            <w:div w:id="663053893">
              <w:marLeft w:val="0"/>
              <w:marRight w:val="0"/>
              <w:marTop w:val="0"/>
              <w:marBottom w:val="0"/>
              <w:divBdr>
                <w:top w:val="none" w:sz="0" w:space="0" w:color="auto"/>
                <w:left w:val="none" w:sz="0" w:space="0" w:color="auto"/>
                <w:bottom w:val="none" w:sz="0" w:space="0" w:color="auto"/>
                <w:right w:val="none" w:sz="0" w:space="0" w:color="auto"/>
              </w:divBdr>
            </w:div>
            <w:div w:id="669647676">
              <w:marLeft w:val="0"/>
              <w:marRight w:val="0"/>
              <w:marTop w:val="0"/>
              <w:marBottom w:val="0"/>
              <w:divBdr>
                <w:top w:val="none" w:sz="0" w:space="0" w:color="auto"/>
                <w:left w:val="none" w:sz="0" w:space="0" w:color="auto"/>
                <w:bottom w:val="none" w:sz="0" w:space="0" w:color="auto"/>
                <w:right w:val="none" w:sz="0" w:space="0" w:color="auto"/>
              </w:divBdr>
            </w:div>
            <w:div w:id="673872558">
              <w:marLeft w:val="0"/>
              <w:marRight w:val="0"/>
              <w:marTop w:val="0"/>
              <w:marBottom w:val="0"/>
              <w:divBdr>
                <w:top w:val="none" w:sz="0" w:space="0" w:color="auto"/>
                <w:left w:val="none" w:sz="0" w:space="0" w:color="auto"/>
                <w:bottom w:val="none" w:sz="0" w:space="0" w:color="auto"/>
                <w:right w:val="none" w:sz="0" w:space="0" w:color="auto"/>
              </w:divBdr>
            </w:div>
            <w:div w:id="688457583">
              <w:marLeft w:val="0"/>
              <w:marRight w:val="0"/>
              <w:marTop w:val="0"/>
              <w:marBottom w:val="0"/>
              <w:divBdr>
                <w:top w:val="none" w:sz="0" w:space="0" w:color="auto"/>
                <w:left w:val="none" w:sz="0" w:space="0" w:color="auto"/>
                <w:bottom w:val="none" w:sz="0" w:space="0" w:color="auto"/>
                <w:right w:val="none" w:sz="0" w:space="0" w:color="auto"/>
              </w:divBdr>
            </w:div>
            <w:div w:id="690496910">
              <w:marLeft w:val="0"/>
              <w:marRight w:val="0"/>
              <w:marTop w:val="0"/>
              <w:marBottom w:val="0"/>
              <w:divBdr>
                <w:top w:val="none" w:sz="0" w:space="0" w:color="auto"/>
                <w:left w:val="none" w:sz="0" w:space="0" w:color="auto"/>
                <w:bottom w:val="none" w:sz="0" w:space="0" w:color="auto"/>
                <w:right w:val="none" w:sz="0" w:space="0" w:color="auto"/>
              </w:divBdr>
            </w:div>
            <w:div w:id="694815013">
              <w:marLeft w:val="0"/>
              <w:marRight w:val="0"/>
              <w:marTop w:val="0"/>
              <w:marBottom w:val="0"/>
              <w:divBdr>
                <w:top w:val="none" w:sz="0" w:space="0" w:color="auto"/>
                <w:left w:val="none" w:sz="0" w:space="0" w:color="auto"/>
                <w:bottom w:val="none" w:sz="0" w:space="0" w:color="auto"/>
                <w:right w:val="none" w:sz="0" w:space="0" w:color="auto"/>
              </w:divBdr>
            </w:div>
            <w:div w:id="705713579">
              <w:marLeft w:val="0"/>
              <w:marRight w:val="0"/>
              <w:marTop w:val="0"/>
              <w:marBottom w:val="0"/>
              <w:divBdr>
                <w:top w:val="none" w:sz="0" w:space="0" w:color="auto"/>
                <w:left w:val="none" w:sz="0" w:space="0" w:color="auto"/>
                <w:bottom w:val="none" w:sz="0" w:space="0" w:color="auto"/>
                <w:right w:val="none" w:sz="0" w:space="0" w:color="auto"/>
              </w:divBdr>
            </w:div>
            <w:div w:id="726993382">
              <w:marLeft w:val="0"/>
              <w:marRight w:val="0"/>
              <w:marTop w:val="0"/>
              <w:marBottom w:val="0"/>
              <w:divBdr>
                <w:top w:val="none" w:sz="0" w:space="0" w:color="auto"/>
                <w:left w:val="none" w:sz="0" w:space="0" w:color="auto"/>
                <w:bottom w:val="none" w:sz="0" w:space="0" w:color="auto"/>
                <w:right w:val="none" w:sz="0" w:space="0" w:color="auto"/>
              </w:divBdr>
            </w:div>
            <w:div w:id="728921399">
              <w:marLeft w:val="0"/>
              <w:marRight w:val="0"/>
              <w:marTop w:val="0"/>
              <w:marBottom w:val="0"/>
              <w:divBdr>
                <w:top w:val="none" w:sz="0" w:space="0" w:color="auto"/>
                <w:left w:val="none" w:sz="0" w:space="0" w:color="auto"/>
                <w:bottom w:val="none" w:sz="0" w:space="0" w:color="auto"/>
                <w:right w:val="none" w:sz="0" w:space="0" w:color="auto"/>
              </w:divBdr>
            </w:div>
            <w:div w:id="731004226">
              <w:marLeft w:val="0"/>
              <w:marRight w:val="0"/>
              <w:marTop w:val="0"/>
              <w:marBottom w:val="0"/>
              <w:divBdr>
                <w:top w:val="none" w:sz="0" w:space="0" w:color="auto"/>
                <w:left w:val="none" w:sz="0" w:space="0" w:color="auto"/>
                <w:bottom w:val="none" w:sz="0" w:space="0" w:color="auto"/>
                <w:right w:val="none" w:sz="0" w:space="0" w:color="auto"/>
              </w:divBdr>
            </w:div>
            <w:div w:id="738095237">
              <w:marLeft w:val="0"/>
              <w:marRight w:val="0"/>
              <w:marTop w:val="0"/>
              <w:marBottom w:val="0"/>
              <w:divBdr>
                <w:top w:val="none" w:sz="0" w:space="0" w:color="auto"/>
                <w:left w:val="none" w:sz="0" w:space="0" w:color="auto"/>
                <w:bottom w:val="none" w:sz="0" w:space="0" w:color="auto"/>
                <w:right w:val="none" w:sz="0" w:space="0" w:color="auto"/>
              </w:divBdr>
            </w:div>
            <w:div w:id="744842073">
              <w:marLeft w:val="0"/>
              <w:marRight w:val="0"/>
              <w:marTop w:val="0"/>
              <w:marBottom w:val="0"/>
              <w:divBdr>
                <w:top w:val="none" w:sz="0" w:space="0" w:color="auto"/>
                <w:left w:val="none" w:sz="0" w:space="0" w:color="auto"/>
                <w:bottom w:val="none" w:sz="0" w:space="0" w:color="auto"/>
                <w:right w:val="none" w:sz="0" w:space="0" w:color="auto"/>
              </w:divBdr>
            </w:div>
            <w:div w:id="751858957">
              <w:marLeft w:val="0"/>
              <w:marRight w:val="0"/>
              <w:marTop w:val="0"/>
              <w:marBottom w:val="0"/>
              <w:divBdr>
                <w:top w:val="none" w:sz="0" w:space="0" w:color="auto"/>
                <w:left w:val="none" w:sz="0" w:space="0" w:color="auto"/>
                <w:bottom w:val="none" w:sz="0" w:space="0" w:color="auto"/>
                <w:right w:val="none" w:sz="0" w:space="0" w:color="auto"/>
              </w:divBdr>
            </w:div>
            <w:div w:id="773869404">
              <w:marLeft w:val="0"/>
              <w:marRight w:val="0"/>
              <w:marTop w:val="0"/>
              <w:marBottom w:val="0"/>
              <w:divBdr>
                <w:top w:val="none" w:sz="0" w:space="0" w:color="auto"/>
                <w:left w:val="none" w:sz="0" w:space="0" w:color="auto"/>
                <w:bottom w:val="none" w:sz="0" w:space="0" w:color="auto"/>
                <w:right w:val="none" w:sz="0" w:space="0" w:color="auto"/>
              </w:divBdr>
            </w:div>
            <w:div w:id="779492351">
              <w:marLeft w:val="0"/>
              <w:marRight w:val="0"/>
              <w:marTop w:val="0"/>
              <w:marBottom w:val="0"/>
              <w:divBdr>
                <w:top w:val="none" w:sz="0" w:space="0" w:color="auto"/>
                <w:left w:val="none" w:sz="0" w:space="0" w:color="auto"/>
                <w:bottom w:val="none" w:sz="0" w:space="0" w:color="auto"/>
                <w:right w:val="none" w:sz="0" w:space="0" w:color="auto"/>
              </w:divBdr>
            </w:div>
            <w:div w:id="790057058">
              <w:marLeft w:val="0"/>
              <w:marRight w:val="0"/>
              <w:marTop w:val="0"/>
              <w:marBottom w:val="0"/>
              <w:divBdr>
                <w:top w:val="none" w:sz="0" w:space="0" w:color="auto"/>
                <w:left w:val="none" w:sz="0" w:space="0" w:color="auto"/>
                <w:bottom w:val="none" w:sz="0" w:space="0" w:color="auto"/>
                <w:right w:val="none" w:sz="0" w:space="0" w:color="auto"/>
              </w:divBdr>
            </w:div>
            <w:div w:id="818426457">
              <w:marLeft w:val="0"/>
              <w:marRight w:val="0"/>
              <w:marTop w:val="0"/>
              <w:marBottom w:val="0"/>
              <w:divBdr>
                <w:top w:val="none" w:sz="0" w:space="0" w:color="auto"/>
                <w:left w:val="none" w:sz="0" w:space="0" w:color="auto"/>
                <w:bottom w:val="none" w:sz="0" w:space="0" w:color="auto"/>
                <w:right w:val="none" w:sz="0" w:space="0" w:color="auto"/>
              </w:divBdr>
            </w:div>
            <w:div w:id="912130157">
              <w:marLeft w:val="0"/>
              <w:marRight w:val="0"/>
              <w:marTop w:val="0"/>
              <w:marBottom w:val="0"/>
              <w:divBdr>
                <w:top w:val="none" w:sz="0" w:space="0" w:color="auto"/>
                <w:left w:val="none" w:sz="0" w:space="0" w:color="auto"/>
                <w:bottom w:val="none" w:sz="0" w:space="0" w:color="auto"/>
                <w:right w:val="none" w:sz="0" w:space="0" w:color="auto"/>
              </w:divBdr>
            </w:div>
            <w:div w:id="920330817">
              <w:marLeft w:val="0"/>
              <w:marRight w:val="0"/>
              <w:marTop w:val="0"/>
              <w:marBottom w:val="0"/>
              <w:divBdr>
                <w:top w:val="none" w:sz="0" w:space="0" w:color="auto"/>
                <w:left w:val="none" w:sz="0" w:space="0" w:color="auto"/>
                <w:bottom w:val="none" w:sz="0" w:space="0" w:color="auto"/>
                <w:right w:val="none" w:sz="0" w:space="0" w:color="auto"/>
              </w:divBdr>
            </w:div>
            <w:div w:id="921065287">
              <w:marLeft w:val="0"/>
              <w:marRight w:val="0"/>
              <w:marTop w:val="0"/>
              <w:marBottom w:val="0"/>
              <w:divBdr>
                <w:top w:val="none" w:sz="0" w:space="0" w:color="auto"/>
                <w:left w:val="none" w:sz="0" w:space="0" w:color="auto"/>
                <w:bottom w:val="none" w:sz="0" w:space="0" w:color="auto"/>
                <w:right w:val="none" w:sz="0" w:space="0" w:color="auto"/>
              </w:divBdr>
            </w:div>
            <w:div w:id="934901643">
              <w:marLeft w:val="0"/>
              <w:marRight w:val="0"/>
              <w:marTop w:val="0"/>
              <w:marBottom w:val="0"/>
              <w:divBdr>
                <w:top w:val="none" w:sz="0" w:space="0" w:color="auto"/>
                <w:left w:val="none" w:sz="0" w:space="0" w:color="auto"/>
                <w:bottom w:val="none" w:sz="0" w:space="0" w:color="auto"/>
                <w:right w:val="none" w:sz="0" w:space="0" w:color="auto"/>
              </w:divBdr>
            </w:div>
            <w:div w:id="950472607">
              <w:marLeft w:val="0"/>
              <w:marRight w:val="0"/>
              <w:marTop w:val="0"/>
              <w:marBottom w:val="0"/>
              <w:divBdr>
                <w:top w:val="none" w:sz="0" w:space="0" w:color="auto"/>
                <w:left w:val="none" w:sz="0" w:space="0" w:color="auto"/>
                <w:bottom w:val="none" w:sz="0" w:space="0" w:color="auto"/>
                <w:right w:val="none" w:sz="0" w:space="0" w:color="auto"/>
              </w:divBdr>
            </w:div>
            <w:div w:id="1002466189">
              <w:marLeft w:val="0"/>
              <w:marRight w:val="0"/>
              <w:marTop w:val="0"/>
              <w:marBottom w:val="0"/>
              <w:divBdr>
                <w:top w:val="none" w:sz="0" w:space="0" w:color="auto"/>
                <w:left w:val="none" w:sz="0" w:space="0" w:color="auto"/>
                <w:bottom w:val="none" w:sz="0" w:space="0" w:color="auto"/>
                <w:right w:val="none" w:sz="0" w:space="0" w:color="auto"/>
              </w:divBdr>
            </w:div>
            <w:div w:id="1020278156">
              <w:marLeft w:val="0"/>
              <w:marRight w:val="0"/>
              <w:marTop w:val="0"/>
              <w:marBottom w:val="0"/>
              <w:divBdr>
                <w:top w:val="none" w:sz="0" w:space="0" w:color="auto"/>
                <w:left w:val="none" w:sz="0" w:space="0" w:color="auto"/>
                <w:bottom w:val="none" w:sz="0" w:space="0" w:color="auto"/>
                <w:right w:val="none" w:sz="0" w:space="0" w:color="auto"/>
              </w:divBdr>
            </w:div>
            <w:div w:id="1020937538">
              <w:marLeft w:val="0"/>
              <w:marRight w:val="0"/>
              <w:marTop w:val="0"/>
              <w:marBottom w:val="0"/>
              <w:divBdr>
                <w:top w:val="none" w:sz="0" w:space="0" w:color="auto"/>
                <w:left w:val="none" w:sz="0" w:space="0" w:color="auto"/>
                <w:bottom w:val="none" w:sz="0" w:space="0" w:color="auto"/>
                <w:right w:val="none" w:sz="0" w:space="0" w:color="auto"/>
              </w:divBdr>
            </w:div>
            <w:div w:id="1029454789">
              <w:marLeft w:val="0"/>
              <w:marRight w:val="0"/>
              <w:marTop w:val="0"/>
              <w:marBottom w:val="0"/>
              <w:divBdr>
                <w:top w:val="none" w:sz="0" w:space="0" w:color="auto"/>
                <w:left w:val="none" w:sz="0" w:space="0" w:color="auto"/>
                <w:bottom w:val="none" w:sz="0" w:space="0" w:color="auto"/>
                <w:right w:val="none" w:sz="0" w:space="0" w:color="auto"/>
              </w:divBdr>
            </w:div>
            <w:div w:id="1034571988">
              <w:marLeft w:val="0"/>
              <w:marRight w:val="0"/>
              <w:marTop w:val="0"/>
              <w:marBottom w:val="0"/>
              <w:divBdr>
                <w:top w:val="none" w:sz="0" w:space="0" w:color="auto"/>
                <w:left w:val="none" w:sz="0" w:space="0" w:color="auto"/>
                <w:bottom w:val="none" w:sz="0" w:space="0" w:color="auto"/>
                <w:right w:val="none" w:sz="0" w:space="0" w:color="auto"/>
              </w:divBdr>
            </w:div>
            <w:div w:id="1036731474">
              <w:marLeft w:val="0"/>
              <w:marRight w:val="0"/>
              <w:marTop w:val="0"/>
              <w:marBottom w:val="0"/>
              <w:divBdr>
                <w:top w:val="none" w:sz="0" w:space="0" w:color="auto"/>
                <w:left w:val="none" w:sz="0" w:space="0" w:color="auto"/>
                <w:bottom w:val="none" w:sz="0" w:space="0" w:color="auto"/>
                <w:right w:val="none" w:sz="0" w:space="0" w:color="auto"/>
              </w:divBdr>
            </w:div>
            <w:div w:id="1037773729">
              <w:marLeft w:val="0"/>
              <w:marRight w:val="0"/>
              <w:marTop w:val="0"/>
              <w:marBottom w:val="0"/>
              <w:divBdr>
                <w:top w:val="none" w:sz="0" w:space="0" w:color="auto"/>
                <w:left w:val="none" w:sz="0" w:space="0" w:color="auto"/>
                <w:bottom w:val="none" w:sz="0" w:space="0" w:color="auto"/>
                <w:right w:val="none" w:sz="0" w:space="0" w:color="auto"/>
              </w:divBdr>
            </w:div>
            <w:div w:id="1057751968">
              <w:marLeft w:val="0"/>
              <w:marRight w:val="0"/>
              <w:marTop w:val="0"/>
              <w:marBottom w:val="0"/>
              <w:divBdr>
                <w:top w:val="none" w:sz="0" w:space="0" w:color="auto"/>
                <w:left w:val="none" w:sz="0" w:space="0" w:color="auto"/>
                <w:bottom w:val="none" w:sz="0" w:space="0" w:color="auto"/>
                <w:right w:val="none" w:sz="0" w:space="0" w:color="auto"/>
              </w:divBdr>
            </w:div>
            <w:div w:id="1068310121">
              <w:marLeft w:val="0"/>
              <w:marRight w:val="0"/>
              <w:marTop w:val="0"/>
              <w:marBottom w:val="0"/>
              <w:divBdr>
                <w:top w:val="none" w:sz="0" w:space="0" w:color="auto"/>
                <w:left w:val="none" w:sz="0" w:space="0" w:color="auto"/>
                <w:bottom w:val="none" w:sz="0" w:space="0" w:color="auto"/>
                <w:right w:val="none" w:sz="0" w:space="0" w:color="auto"/>
              </w:divBdr>
            </w:div>
            <w:div w:id="1072195060">
              <w:marLeft w:val="0"/>
              <w:marRight w:val="0"/>
              <w:marTop w:val="0"/>
              <w:marBottom w:val="0"/>
              <w:divBdr>
                <w:top w:val="none" w:sz="0" w:space="0" w:color="auto"/>
                <w:left w:val="none" w:sz="0" w:space="0" w:color="auto"/>
                <w:bottom w:val="none" w:sz="0" w:space="0" w:color="auto"/>
                <w:right w:val="none" w:sz="0" w:space="0" w:color="auto"/>
              </w:divBdr>
            </w:div>
            <w:div w:id="1076199325">
              <w:marLeft w:val="0"/>
              <w:marRight w:val="0"/>
              <w:marTop w:val="0"/>
              <w:marBottom w:val="0"/>
              <w:divBdr>
                <w:top w:val="none" w:sz="0" w:space="0" w:color="auto"/>
                <w:left w:val="none" w:sz="0" w:space="0" w:color="auto"/>
                <w:bottom w:val="none" w:sz="0" w:space="0" w:color="auto"/>
                <w:right w:val="none" w:sz="0" w:space="0" w:color="auto"/>
              </w:divBdr>
            </w:div>
            <w:div w:id="1081176801">
              <w:marLeft w:val="0"/>
              <w:marRight w:val="0"/>
              <w:marTop w:val="0"/>
              <w:marBottom w:val="0"/>
              <w:divBdr>
                <w:top w:val="none" w:sz="0" w:space="0" w:color="auto"/>
                <w:left w:val="none" w:sz="0" w:space="0" w:color="auto"/>
                <w:bottom w:val="none" w:sz="0" w:space="0" w:color="auto"/>
                <w:right w:val="none" w:sz="0" w:space="0" w:color="auto"/>
              </w:divBdr>
            </w:div>
            <w:div w:id="1110976290">
              <w:marLeft w:val="0"/>
              <w:marRight w:val="0"/>
              <w:marTop w:val="0"/>
              <w:marBottom w:val="0"/>
              <w:divBdr>
                <w:top w:val="none" w:sz="0" w:space="0" w:color="auto"/>
                <w:left w:val="none" w:sz="0" w:space="0" w:color="auto"/>
                <w:bottom w:val="none" w:sz="0" w:space="0" w:color="auto"/>
                <w:right w:val="none" w:sz="0" w:space="0" w:color="auto"/>
              </w:divBdr>
            </w:div>
            <w:div w:id="1113860643">
              <w:marLeft w:val="0"/>
              <w:marRight w:val="0"/>
              <w:marTop w:val="0"/>
              <w:marBottom w:val="0"/>
              <w:divBdr>
                <w:top w:val="none" w:sz="0" w:space="0" w:color="auto"/>
                <w:left w:val="none" w:sz="0" w:space="0" w:color="auto"/>
                <w:bottom w:val="none" w:sz="0" w:space="0" w:color="auto"/>
                <w:right w:val="none" w:sz="0" w:space="0" w:color="auto"/>
              </w:divBdr>
            </w:div>
            <w:div w:id="1163425511">
              <w:marLeft w:val="0"/>
              <w:marRight w:val="0"/>
              <w:marTop w:val="0"/>
              <w:marBottom w:val="0"/>
              <w:divBdr>
                <w:top w:val="none" w:sz="0" w:space="0" w:color="auto"/>
                <w:left w:val="none" w:sz="0" w:space="0" w:color="auto"/>
                <w:bottom w:val="none" w:sz="0" w:space="0" w:color="auto"/>
                <w:right w:val="none" w:sz="0" w:space="0" w:color="auto"/>
              </w:divBdr>
            </w:div>
            <w:div w:id="1163664346">
              <w:marLeft w:val="0"/>
              <w:marRight w:val="0"/>
              <w:marTop w:val="0"/>
              <w:marBottom w:val="0"/>
              <w:divBdr>
                <w:top w:val="none" w:sz="0" w:space="0" w:color="auto"/>
                <w:left w:val="none" w:sz="0" w:space="0" w:color="auto"/>
                <w:bottom w:val="none" w:sz="0" w:space="0" w:color="auto"/>
                <w:right w:val="none" w:sz="0" w:space="0" w:color="auto"/>
              </w:divBdr>
            </w:div>
            <w:div w:id="1170094754">
              <w:marLeft w:val="0"/>
              <w:marRight w:val="0"/>
              <w:marTop w:val="0"/>
              <w:marBottom w:val="0"/>
              <w:divBdr>
                <w:top w:val="none" w:sz="0" w:space="0" w:color="auto"/>
                <w:left w:val="none" w:sz="0" w:space="0" w:color="auto"/>
                <w:bottom w:val="none" w:sz="0" w:space="0" w:color="auto"/>
                <w:right w:val="none" w:sz="0" w:space="0" w:color="auto"/>
              </w:divBdr>
            </w:div>
            <w:div w:id="1176075243">
              <w:marLeft w:val="0"/>
              <w:marRight w:val="0"/>
              <w:marTop w:val="0"/>
              <w:marBottom w:val="0"/>
              <w:divBdr>
                <w:top w:val="none" w:sz="0" w:space="0" w:color="auto"/>
                <w:left w:val="none" w:sz="0" w:space="0" w:color="auto"/>
                <w:bottom w:val="none" w:sz="0" w:space="0" w:color="auto"/>
                <w:right w:val="none" w:sz="0" w:space="0" w:color="auto"/>
              </w:divBdr>
            </w:div>
            <w:div w:id="1228876130">
              <w:marLeft w:val="0"/>
              <w:marRight w:val="0"/>
              <w:marTop w:val="0"/>
              <w:marBottom w:val="0"/>
              <w:divBdr>
                <w:top w:val="none" w:sz="0" w:space="0" w:color="auto"/>
                <w:left w:val="none" w:sz="0" w:space="0" w:color="auto"/>
                <w:bottom w:val="none" w:sz="0" w:space="0" w:color="auto"/>
                <w:right w:val="none" w:sz="0" w:space="0" w:color="auto"/>
              </w:divBdr>
            </w:div>
            <w:div w:id="1240015975">
              <w:marLeft w:val="0"/>
              <w:marRight w:val="0"/>
              <w:marTop w:val="0"/>
              <w:marBottom w:val="0"/>
              <w:divBdr>
                <w:top w:val="none" w:sz="0" w:space="0" w:color="auto"/>
                <w:left w:val="none" w:sz="0" w:space="0" w:color="auto"/>
                <w:bottom w:val="none" w:sz="0" w:space="0" w:color="auto"/>
                <w:right w:val="none" w:sz="0" w:space="0" w:color="auto"/>
              </w:divBdr>
            </w:div>
            <w:div w:id="1250847545">
              <w:marLeft w:val="0"/>
              <w:marRight w:val="0"/>
              <w:marTop w:val="0"/>
              <w:marBottom w:val="0"/>
              <w:divBdr>
                <w:top w:val="none" w:sz="0" w:space="0" w:color="auto"/>
                <w:left w:val="none" w:sz="0" w:space="0" w:color="auto"/>
                <w:bottom w:val="none" w:sz="0" w:space="0" w:color="auto"/>
                <w:right w:val="none" w:sz="0" w:space="0" w:color="auto"/>
              </w:divBdr>
            </w:div>
            <w:div w:id="1263147003">
              <w:marLeft w:val="0"/>
              <w:marRight w:val="0"/>
              <w:marTop w:val="0"/>
              <w:marBottom w:val="0"/>
              <w:divBdr>
                <w:top w:val="none" w:sz="0" w:space="0" w:color="auto"/>
                <w:left w:val="none" w:sz="0" w:space="0" w:color="auto"/>
                <w:bottom w:val="none" w:sz="0" w:space="0" w:color="auto"/>
                <w:right w:val="none" w:sz="0" w:space="0" w:color="auto"/>
              </w:divBdr>
            </w:div>
            <w:div w:id="1264068781">
              <w:marLeft w:val="0"/>
              <w:marRight w:val="0"/>
              <w:marTop w:val="0"/>
              <w:marBottom w:val="0"/>
              <w:divBdr>
                <w:top w:val="none" w:sz="0" w:space="0" w:color="auto"/>
                <w:left w:val="none" w:sz="0" w:space="0" w:color="auto"/>
                <w:bottom w:val="none" w:sz="0" w:space="0" w:color="auto"/>
                <w:right w:val="none" w:sz="0" w:space="0" w:color="auto"/>
              </w:divBdr>
            </w:div>
            <w:div w:id="1268587360">
              <w:marLeft w:val="0"/>
              <w:marRight w:val="0"/>
              <w:marTop w:val="0"/>
              <w:marBottom w:val="0"/>
              <w:divBdr>
                <w:top w:val="none" w:sz="0" w:space="0" w:color="auto"/>
                <w:left w:val="none" w:sz="0" w:space="0" w:color="auto"/>
                <w:bottom w:val="none" w:sz="0" w:space="0" w:color="auto"/>
                <w:right w:val="none" w:sz="0" w:space="0" w:color="auto"/>
              </w:divBdr>
            </w:div>
            <w:div w:id="1279795347">
              <w:marLeft w:val="0"/>
              <w:marRight w:val="0"/>
              <w:marTop w:val="0"/>
              <w:marBottom w:val="0"/>
              <w:divBdr>
                <w:top w:val="none" w:sz="0" w:space="0" w:color="auto"/>
                <w:left w:val="none" w:sz="0" w:space="0" w:color="auto"/>
                <w:bottom w:val="none" w:sz="0" w:space="0" w:color="auto"/>
                <w:right w:val="none" w:sz="0" w:space="0" w:color="auto"/>
              </w:divBdr>
            </w:div>
            <w:div w:id="1280336966">
              <w:marLeft w:val="0"/>
              <w:marRight w:val="0"/>
              <w:marTop w:val="0"/>
              <w:marBottom w:val="0"/>
              <w:divBdr>
                <w:top w:val="none" w:sz="0" w:space="0" w:color="auto"/>
                <w:left w:val="none" w:sz="0" w:space="0" w:color="auto"/>
                <w:bottom w:val="none" w:sz="0" w:space="0" w:color="auto"/>
                <w:right w:val="none" w:sz="0" w:space="0" w:color="auto"/>
              </w:divBdr>
            </w:div>
            <w:div w:id="1311250451">
              <w:marLeft w:val="0"/>
              <w:marRight w:val="0"/>
              <w:marTop w:val="0"/>
              <w:marBottom w:val="0"/>
              <w:divBdr>
                <w:top w:val="none" w:sz="0" w:space="0" w:color="auto"/>
                <w:left w:val="none" w:sz="0" w:space="0" w:color="auto"/>
                <w:bottom w:val="none" w:sz="0" w:space="0" w:color="auto"/>
                <w:right w:val="none" w:sz="0" w:space="0" w:color="auto"/>
              </w:divBdr>
            </w:div>
            <w:div w:id="1317416695">
              <w:marLeft w:val="0"/>
              <w:marRight w:val="0"/>
              <w:marTop w:val="0"/>
              <w:marBottom w:val="0"/>
              <w:divBdr>
                <w:top w:val="none" w:sz="0" w:space="0" w:color="auto"/>
                <w:left w:val="none" w:sz="0" w:space="0" w:color="auto"/>
                <w:bottom w:val="none" w:sz="0" w:space="0" w:color="auto"/>
                <w:right w:val="none" w:sz="0" w:space="0" w:color="auto"/>
              </w:divBdr>
            </w:div>
            <w:div w:id="1323967870">
              <w:marLeft w:val="0"/>
              <w:marRight w:val="0"/>
              <w:marTop w:val="0"/>
              <w:marBottom w:val="0"/>
              <w:divBdr>
                <w:top w:val="none" w:sz="0" w:space="0" w:color="auto"/>
                <w:left w:val="none" w:sz="0" w:space="0" w:color="auto"/>
                <w:bottom w:val="none" w:sz="0" w:space="0" w:color="auto"/>
                <w:right w:val="none" w:sz="0" w:space="0" w:color="auto"/>
              </w:divBdr>
            </w:div>
            <w:div w:id="1363557115">
              <w:marLeft w:val="0"/>
              <w:marRight w:val="0"/>
              <w:marTop w:val="0"/>
              <w:marBottom w:val="0"/>
              <w:divBdr>
                <w:top w:val="none" w:sz="0" w:space="0" w:color="auto"/>
                <w:left w:val="none" w:sz="0" w:space="0" w:color="auto"/>
                <w:bottom w:val="none" w:sz="0" w:space="0" w:color="auto"/>
                <w:right w:val="none" w:sz="0" w:space="0" w:color="auto"/>
              </w:divBdr>
            </w:div>
            <w:div w:id="1374500143">
              <w:marLeft w:val="0"/>
              <w:marRight w:val="0"/>
              <w:marTop w:val="0"/>
              <w:marBottom w:val="0"/>
              <w:divBdr>
                <w:top w:val="none" w:sz="0" w:space="0" w:color="auto"/>
                <w:left w:val="none" w:sz="0" w:space="0" w:color="auto"/>
                <w:bottom w:val="none" w:sz="0" w:space="0" w:color="auto"/>
                <w:right w:val="none" w:sz="0" w:space="0" w:color="auto"/>
              </w:divBdr>
            </w:div>
            <w:div w:id="1380596082">
              <w:marLeft w:val="0"/>
              <w:marRight w:val="0"/>
              <w:marTop w:val="0"/>
              <w:marBottom w:val="0"/>
              <w:divBdr>
                <w:top w:val="none" w:sz="0" w:space="0" w:color="auto"/>
                <w:left w:val="none" w:sz="0" w:space="0" w:color="auto"/>
                <w:bottom w:val="none" w:sz="0" w:space="0" w:color="auto"/>
                <w:right w:val="none" w:sz="0" w:space="0" w:color="auto"/>
              </w:divBdr>
            </w:div>
            <w:div w:id="1388257564">
              <w:marLeft w:val="0"/>
              <w:marRight w:val="0"/>
              <w:marTop w:val="0"/>
              <w:marBottom w:val="0"/>
              <w:divBdr>
                <w:top w:val="none" w:sz="0" w:space="0" w:color="auto"/>
                <w:left w:val="none" w:sz="0" w:space="0" w:color="auto"/>
                <w:bottom w:val="none" w:sz="0" w:space="0" w:color="auto"/>
                <w:right w:val="none" w:sz="0" w:space="0" w:color="auto"/>
              </w:divBdr>
            </w:div>
            <w:div w:id="1390808784">
              <w:marLeft w:val="0"/>
              <w:marRight w:val="0"/>
              <w:marTop w:val="0"/>
              <w:marBottom w:val="0"/>
              <w:divBdr>
                <w:top w:val="none" w:sz="0" w:space="0" w:color="auto"/>
                <w:left w:val="none" w:sz="0" w:space="0" w:color="auto"/>
                <w:bottom w:val="none" w:sz="0" w:space="0" w:color="auto"/>
                <w:right w:val="none" w:sz="0" w:space="0" w:color="auto"/>
              </w:divBdr>
            </w:div>
            <w:div w:id="1393885821">
              <w:marLeft w:val="0"/>
              <w:marRight w:val="0"/>
              <w:marTop w:val="0"/>
              <w:marBottom w:val="0"/>
              <w:divBdr>
                <w:top w:val="none" w:sz="0" w:space="0" w:color="auto"/>
                <w:left w:val="none" w:sz="0" w:space="0" w:color="auto"/>
                <w:bottom w:val="none" w:sz="0" w:space="0" w:color="auto"/>
                <w:right w:val="none" w:sz="0" w:space="0" w:color="auto"/>
              </w:divBdr>
            </w:div>
            <w:div w:id="1394348478">
              <w:marLeft w:val="0"/>
              <w:marRight w:val="0"/>
              <w:marTop w:val="0"/>
              <w:marBottom w:val="0"/>
              <w:divBdr>
                <w:top w:val="none" w:sz="0" w:space="0" w:color="auto"/>
                <w:left w:val="none" w:sz="0" w:space="0" w:color="auto"/>
                <w:bottom w:val="none" w:sz="0" w:space="0" w:color="auto"/>
                <w:right w:val="none" w:sz="0" w:space="0" w:color="auto"/>
              </w:divBdr>
            </w:div>
            <w:div w:id="1406337561">
              <w:marLeft w:val="0"/>
              <w:marRight w:val="0"/>
              <w:marTop w:val="0"/>
              <w:marBottom w:val="0"/>
              <w:divBdr>
                <w:top w:val="none" w:sz="0" w:space="0" w:color="auto"/>
                <w:left w:val="none" w:sz="0" w:space="0" w:color="auto"/>
                <w:bottom w:val="none" w:sz="0" w:space="0" w:color="auto"/>
                <w:right w:val="none" w:sz="0" w:space="0" w:color="auto"/>
              </w:divBdr>
            </w:div>
            <w:div w:id="1442727341">
              <w:marLeft w:val="0"/>
              <w:marRight w:val="0"/>
              <w:marTop w:val="0"/>
              <w:marBottom w:val="0"/>
              <w:divBdr>
                <w:top w:val="none" w:sz="0" w:space="0" w:color="auto"/>
                <w:left w:val="none" w:sz="0" w:space="0" w:color="auto"/>
                <w:bottom w:val="none" w:sz="0" w:space="0" w:color="auto"/>
                <w:right w:val="none" w:sz="0" w:space="0" w:color="auto"/>
              </w:divBdr>
            </w:div>
            <w:div w:id="1456295023">
              <w:marLeft w:val="0"/>
              <w:marRight w:val="0"/>
              <w:marTop w:val="0"/>
              <w:marBottom w:val="0"/>
              <w:divBdr>
                <w:top w:val="none" w:sz="0" w:space="0" w:color="auto"/>
                <w:left w:val="none" w:sz="0" w:space="0" w:color="auto"/>
                <w:bottom w:val="none" w:sz="0" w:space="0" w:color="auto"/>
                <w:right w:val="none" w:sz="0" w:space="0" w:color="auto"/>
              </w:divBdr>
            </w:div>
            <w:div w:id="1459489621">
              <w:marLeft w:val="0"/>
              <w:marRight w:val="0"/>
              <w:marTop w:val="0"/>
              <w:marBottom w:val="0"/>
              <w:divBdr>
                <w:top w:val="none" w:sz="0" w:space="0" w:color="auto"/>
                <w:left w:val="none" w:sz="0" w:space="0" w:color="auto"/>
                <w:bottom w:val="none" w:sz="0" w:space="0" w:color="auto"/>
                <w:right w:val="none" w:sz="0" w:space="0" w:color="auto"/>
              </w:divBdr>
            </w:div>
            <w:div w:id="1477795665">
              <w:marLeft w:val="0"/>
              <w:marRight w:val="0"/>
              <w:marTop w:val="0"/>
              <w:marBottom w:val="0"/>
              <w:divBdr>
                <w:top w:val="none" w:sz="0" w:space="0" w:color="auto"/>
                <w:left w:val="none" w:sz="0" w:space="0" w:color="auto"/>
                <w:bottom w:val="none" w:sz="0" w:space="0" w:color="auto"/>
                <w:right w:val="none" w:sz="0" w:space="0" w:color="auto"/>
              </w:divBdr>
            </w:div>
            <w:div w:id="1487938468">
              <w:marLeft w:val="0"/>
              <w:marRight w:val="0"/>
              <w:marTop w:val="0"/>
              <w:marBottom w:val="0"/>
              <w:divBdr>
                <w:top w:val="none" w:sz="0" w:space="0" w:color="auto"/>
                <w:left w:val="none" w:sz="0" w:space="0" w:color="auto"/>
                <w:bottom w:val="none" w:sz="0" w:space="0" w:color="auto"/>
                <w:right w:val="none" w:sz="0" w:space="0" w:color="auto"/>
              </w:divBdr>
            </w:div>
            <w:div w:id="1491481460">
              <w:marLeft w:val="0"/>
              <w:marRight w:val="0"/>
              <w:marTop w:val="0"/>
              <w:marBottom w:val="0"/>
              <w:divBdr>
                <w:top w:val="none" w:sz="0" w:space="0" w:color="auto"/>
                <w:left w:val="none" w:sz="0" w:space="0" w:color="auto"/>
                <w:bottom w:val="none" w:sz="0" w:space="0" w:color="auto"/>
                <w:right w:val="none" w:sz="0" w:space="0" w:color="auto"/>
              </w:divBdr>
            </w:div>
            <w:div w:id="1500077329">
              <w:marLeft w:val="0"/>
              <w:marRight w:val="0"/>
              <w:marTop w:val="0"/>
              <w:marBottom w:val="0"/>
              <w:divBdr>
                <w:top w:val="none" w:sz="0" w:space="0" w:color="auto"/>
                <w:left w:val="none" w:sz="0" w:space="0" w:color="auto"/>
                <w:bottom w:val="none" w:sz="0" w:space="0" w:color="auto"/>
                <w:right w:val="none" w:sz="0" w:space="0" w:color="auto"/>
              </w:divBdr>
            </w:div>
            <w:div w:id="1507095540">
              <w:marLeft w:val="0"/>
              <w:marRight w:val="0"/>
              <w:marTop w:val="0"/>
              <w:marBottom w:val="0"/>
              <w:divBdr>
                <w:top w:val="none" w:sz="0" w:space="0" w:color="auto"/>
                <w:left w:val="none" w:sz="0" w:space="0" w:color="auto"/>
                <w:bottom w:val="none" w:sz="0" w:space="0" w:color="auto"/>
                <w:right w:val="none" w:sz="0" w:space="0" w:color="auto"/>
              </w:divBdr>
            </w:div>
            <w:div w:id="1512182302">
              <w:marLeft w:val="0"/>
              <w:marRight w:val="0"/>
              <w:marTop w:val="0"/>
              <w:marBottom w:val="0"/>
              <w:divBdr>
                <w:top w:val="none" w:sz="0" w:space="0" w:color="auto"/>
                <w:left w:val="none" w:sz="0" w:space="0" w:color="auto"/>
                <w:bottom w:val="none" w:sz="0" w:space="0" w:color="auto"/>
                <w:right w:val="none" w:sz="0" w:space="0" w:color="auto"/>
              </w:divBdr>
            </w:div>
            <w:div w:id="1546214365">
              <w:marLeft w:val="0"/>
              <w:marRight w:val="0"/>
              <w:marTop w:val="0"/>
              <w:marBottom w:val="0"/>
              <w:divBdr>
                <w:top w:val="none" w:sz="0" w:space="0" w:color="auto"/>
                <w:left w:val="none" w:sz="0" w:space="0" w:color="auto"/>
                <w:bottom w:val="none" w:sz="0" w:space="0" w:color="auto"/>
                <w:right w:val="none" w:sz="0" w:space="0" w:color="auto"/>
              </w:divBdr>
            </w:div>
            <w:div w:id="1549876435">
              <w:marLeft w:val="0"/>
              <w:marRight w:val="0"/>
              <w:marTop w:val="0"/>
              <w:marBottom w:val="0"/>
              <w:divBdr>
                <w:top w:val="none" w:sz="0" w:space="0" w:color="auto"/>
                <w:left w:val="none" w:sz="0" w:space="0" w:color="auto"/>
                <w:bottom w:val="none" w:sz="0" w:space="0" w:color="auto"/>
                <w:right w:val="none" w:sz="0" w:space="0" w:color="auto"/>
              </w:divBdr>
            </w:div>
            <w:div w:id="1582178021">
              <w:marLeft w:val="0"/>
              <w:marRight w:val="0"/>
              <w:marTop w:val="0"/>
              <w:marBottom w:val="0"/>
              <w:divBdr>
                <w:top w:val="none" w:sz="0" w:space="0" w:color="auto"/>
                <w:left w:val="none" w:sz="0" w:space="0" w:color="auto"/>
                <w:bottom w:val="none" w:sz="0" w:space="0" w:color="auto"/>
                <w:right w:val="none" w:sz="0" w:space="0" w:color="auto"/>
              </w:divBdr>
            </w:div>
            <w:div w:id="1586526243">
              <w:marLeft w:val="0"/>
              <w:marRight w:val="0"/>
              <w:marTop w:val="0"/>
              <w:marBottom w:val="0"/>
              <w:divBdr>
                <w:top w:val="none" w:sz="0" w:space="0" w:color="auto"/>
                <w:left w:val="none" w:sz="0" w:space="0" w:color="auto"/>
                <w:bottom w:val="none" w:sz="0" w:space="0" w:color="auto"/>
                <w:right w:val="none" w:sz="0" w:space="0" w:color="auto"/>
              </w:divBdr>
            </w:div>
            <w:div w:id="1605532204">
              <w:marLeft w:val="0"/>
              <w:marRight w:val="0"/>
              <w:marTop w:val="0"/>
              <w:marBottom w:val="0"/>
              <w:divBdr>
                <w:top w:val="none" w:sz="0" w:space="0" w:color="auto"/>
                <w:left w:val="none" w:sz="0" w:space="0" w:color="auto"/>
                <w:bottom w:val="none" w:sz="0" w:space="0" w:color="auto"/>
                <w:right w:val="none" w:sz="0" w:space="0" w:color="auto"/>
              </w:divBdr>
            </w:div>
            <w:div w:id="1614021972">
              <w:marLeft w:val="0"/>
              <w:marRight w:val="0"/>
              <w:marTop w:val="0"/>
              <w:marBottom w:val="0"/>
              <w:divBdr>
                <w:top w:val="none" w:sz="0" w:space="0" w:color="auto"/>
                <w:left w:val="none" w:sz="0" w:space="0" w:color="auto"/>
                <w:bottom w:val="none" w:sz="0" w:space="0" w:color="auto"/>
                <w:right w:val="none" w:sz="0" w:space="0" w:color="auto"/>
              </w:divBdr>
            </w:div>
            <w:div w:id="1642804570">
              <w:marLeft w:val="0"/>
              <w:marRight w:val="0"/>
              <w:marTop w:val="0"/>
              <w:marBottom w:val="0"/>
              <w:divBdr>
                <w:top w:val="none" w:sz="0" w:space="0" w:color="auto"/>
                <w:left w:val="none" w:sz="0" w:space="0" w:color="auto"/>
                <w:bottom w:val="none" w:sz="0" w:space="0" w:color="auto"/>
                <w:right w:val="none" w:sz="0" w:space="0" w:color="auto"/>
              </w:divBdr>
            </w:div>
            <w:div w:id="1647776350">
              <w:marLeft w:val="0"/>
              <w:marRight w:val="0"/>
              <w:marTop w:val="0"/>
              <w:marBottom w:val="0"/>
              <w:divBdr>
                <w:top w:val="none" w:sz="0" w:space="0" w:color="auto"/>
                <w:left w:val="none" w:sz="0" w:space="0" w:color="auto"/>
                <w:bottom w:val="none" w:sz="0" w:space="0" w:color="auto"/>
                <w:right w:val="none" w:sz="0" w:space="0" w:color="auto"/>
              </w:divBdr>
            </w:div>
            <w:div w:id="1654676266">
              <w:marLeft w:val="0"/>
              <w:marRight w:val="0"/>
              <w:marTop w:val="0"/>
              <w:marBottom w:val="0"/>
              <w:divBdr>
                <w:top w:val="none" w:sz="0" w:space="0" w:color="auto"/>
                <w:left w:val="none" w:sz="0" w:space="0" w:color="auto"/>
                <w:bottom w:val="none" w:sz="0" w:space="0" w:color="auto"/>
                <w:right w:val="none" w:sz="0" w:space="0" w:color="auto"/>
              </w:divBdr>
            </w:div>
            <w:div w:id="1655376363">
              <w:marLeft w:val="0"/>
              <w:marRight w:val="0"/>
              <w:marTop w:val="0"/>
              <w:marBottom w:val="0"/>
              <w:divBdr>
                <w:top w:val="none" w:sz="0" w:space="0" w:color="auto"/>
                <w:left w:val="none" w:sz="0" w:space="0" w:color="auto"/>
                <w:bottom w:val="none" w:sz="0" w:space="0" w:color="auto"/>
                <w:right w:val="none" w:sz="0" w:space="0" w:color="auto"/>
              </w:divBdr>
            </w:div>
            <w:div w:id="1659771289">
              <w:marLeft w:val="0"/>
              <w:marRight w:val="0"/>
              <w:marTop w:val="0"/>
              <w:marBottom w:val="0"/>
              <w:divBdr>
                <w:top w:val="none" w:sz="0" w:space="0" w:color="auto"/>
                <w:left w:val="none" w:sz="0" w:space="0" w:color="auto"/>
                <w:bottom w:val="none" w:sz="0" w:space="0" w:color="auto"/>
                <w:right w:val="none" w:sz="0" w:space="0" w:color="auto"/>
              </w:divBdr>
            </w:div>
            <w:div w:id="1673681343">
              <w:marLeft w:val="0"/>
              <w:marRight w:val="0"/>
              <w:marTop w:val="0"/>
              <w:marBottom w:val="0"/>
              <w:divBdr>
                <w:top w:val="none" w:sz="0" w:space="0" w:color="auto"/>
                <w:left w:val="none" w:sz="0" w:space="0" w:color="auto"/>
                <w:bottom w:val="none" w:sz="0" w:space="0" w:color="auto"/>
                <w:right w:val="none" w:sz="0" w:space="0" w:color="auto"/>
              </w:divBdr>
            </w:div>
            <w:div w:id="1677920232">
              <w:marLeft w:val="0"/>
              <w:marRight w:val="0"/>
              <w:marTop w:val="0"/>
              <w:marBottom w:val="0"/>
              <w:divBdr>
                <w:top w:val="none" w:sz="0" w:space="0" w:color="auto"/>
                <w:left w:val="none" w:sz="0" w:space="0" w:color="auto"/>
                <w:bottom w:val="none" w:sz="0" w:space="0" w:color="auto"/>
                <w:right w:val="none" w:sz="0" w:space="0" w:color="auto"/>
              </w:divBdr>
            </w:div>
            <w:div w:id="1682079387">
              <w:marLeft w:val="0"/>
              <w:marRight w:val="0"/>
              <w:marTop w:val="0"/>
              <w:marBottom w:val="0"/>
              <w:divBdr>
                <w:top w:val="none" w:sz="0" w:space="0" w:color="auto"/>
                <w:left w:val="none" w:sz="0" w:space="0" w:color="auto"/>
                <w:bottom w:val="none" w:sz="0" w:space="0" w:color="auto"/>
                <w:right w:val="none" w:sz="0" w:space="0" w:color="auto"/>
              </w:divBdr>
            </w:div>
            <w:div w:id="1716614598">
              <w:marLeft w:val="0"/>
              <w:marRight w:val="0"/>
              <w:marTop w:val="0"/>
              <w:marBottom w:val="0"/>
              <w:divBdr>
                <w:top w:val="none" w:sz="0" w:space="0" w:color="auto"/>
                <w:left w:val="none" w:sz="0" w:space="0" w:color="auto"/>
                <w:bottom w:val="none" w:sz="0" w:space="0" w:color="auto"/>
                <w:right w:val="none" w:sz="0" w:space="0" w:color="auto"/>
              </w:divBdr>
            </w:div>
            <w:div w:id="1717121671">
              <w:marLeft w:val="0"/>
              <w:marRight w:val="0"/>
              <w:marTop w:val="0"/>
              <w:marBottom w:val="0"/>
              <w:divBdr>
                <w:top w:val="none" w:sz="0" w:space="0" w:color="auto"/>
                <w:left w:val="none" w:sz="0" w:space="0" w:color="auto"/>
                <w:bottom w:val="none" w:sz="0" w:space="0" w:color="auto"/>
                <w:right w:val="none" w:sz="0" w:space="0" w:color="auto"/>
              </w:divBdr>
            </w:div>
            <w:div w:id="1745952228">
              <w:marLeft w:val="0"/>
              <w:marRight w:val="0"/>
              <w:marTop w:val="0"/>
              <w:marBottom w:val="0"/>
              <w:divBdr>
                <w:top w:val="none" w:sz="0" w:space="0" w:color="auto"/>
                <w:left w:val="none" w:sz="0" w:space="0" w:color="auto"/>
                <w:bottom w:val="none" w:sz="0" w:space="0" w:color="auto"/>
                <w:right w:val="none" w:sz="0" w:space="0" w:color="auto"/>
              </w:divBdr>
            </w:div>
            <w:div w:id="1770544572">
              <w:marLeft w:val="0"/>
              <w:marRight w:val="0"/>
              <w:marTop w:val="0"/>
              <w:marBottom w:val="0"/>
              <w:divBdr>
                <w:top w:val="none" w:sz="0" w:space="0" w:color="auto"/>
                <w:left w:val="none" w:sz="0" w:space="0" w:color="auto"/>
                <w:bottom w:val="none" w:sz="0" w:space="0" w:color="auto"/>
                <w:right w:val="none" w:sz="0" w:space="0" w:color="auto"/>
              </w:divBdr>
            </w:div>
            <w:div w:id="1772242920">
              <w:marLeft w:val="0"/>
              <w:marRight w:val="0"/>
              <w:marTop w:val="0"/>
              <w:marBottom w:val="0"/>
              <w:divBdr>
                <w:top w:val="none" w:sz="0" w:space="0" w:color="auto"/>
                <w:left w:val="none" w:sz="0" w:space="0" w:color="auto"/>
                <w:bottom w:val="none" w:sz="0" w:space="0" w:color="auto"/>
                <w:right w:val="none" w:sz="0" w:space="0" w:color="auto"/>
              </w:divBdr>
            </w:div>
            <w:div w:id="1831484088">
              <w:marLeft w:val="0"/>
              <w:marRight w:val="0"/>
              <w:marTop w:val="0"/>
              <w:marBottom w:val="0"/>
              <w:divBdr>
                <w:top w:val="none" w:sz="0" w:space="0" w:color="auto"/>
                <w:left w:val="none" w:sz="0" w:space="0" w:color="auto"/>
                <w:bottom w:val="none" w:sz="0" w:space="0" w:color="auto"/>
                <w:right w:val="none" w:sz="0" w:space="0" w:color="auto"/>
              </w:divBdr>
            </w:div>
            <w:div w:id="1833720687">
              <w:marLeft w:val="0"/>
              <w:marRight w:val="0"/>
              <w:marTop w:val="0"/>
              <w:marBottom w:val="0"/>
              <w:divBdr>
                <w:top w:val="none" w:sz="0" w:space="0" w:color="auto"/>
                <w:left w:val="none" w:sz="0" w:space="0" w:color="auto"/>
                <w:bottom w:val="none" w:sz="0" w:space="0" w:color="auto"/>
                <w:right w:val="none" w:sz="0" w:space="0" w:color="auto"/>
              </w:divBdr>
            </w:div>
            <w:div w:id="1845588019">
              <w:marLeft w:val="0"/>
              <w:marRight w:val="0"/>
              <w:marTop w:val="0"/>
              <w:marBottom w:val="0"/>
              <w:divBdr>
                <w:top w:val="none" w:sz="0" w:space="0" w:color="auto"/>
                <w:left w:val="none" w:sz="0" w:space="0" w:color="auto"/>
                <w:bottom w:val="none" w:sz="0" w:space="0" w:color="auto"/>
                <w:right w:val="none" w:sz="0" w:space="0" w:color="auto"/>
              </w:divBdr>
            </w:div>
            <w:div w:id="1865367379">
              <w:marLeft w:val="0"/>
              <w:marRight w:val="0"/>
              <w:marTop w:val="0"/>
              <w:marBottom w:val="0"/>
              <w:divBdr>
                <w:top w:val="none" w:sz="0" w:space="0" w:color="auto"/>
                <w:left w:val="none" w:sz="0" w:space="0" w:color="auto"/>
                <w:bottom w:val="none" w:sz="0" w:space="0" w:color="auto"/>
                <w:right w:val="none" w:sz="0" w:space="0" w:color="auto"/>
              </w:divBdr>
            </w:div>
            <w:div w:id="1882472814">
              <w:marLeft w:val="0"/>
              <w:marRight w:val="0"/>
              <w:marTop w:val="0"/>
              <w:marBottom w:val="0"/>
              <w:divBdr>
                <w:top w:val="none" w:sz="0" w:space="0" w:color="auto"/>
                <w:left w:val="none" w:sz="0" w:space="0" w:color="auto"/>
                <w:bottom w:val="none" w:sz="0" w:space="0" w:color="auto"/>
                <w:right w:val="none" w:sz="0" w:space="0" w:color="auto"/>
              </w:divBdr>
            </w:div>
            <w:div w:id="1902130244">
              <w:marLeft w:val="0"/>
              <w:marRight w:val="0"/>
              <w:marTop w:val="0"/>
              <w:marBottom w:val="0"/>
              <w:divBdr>
                <w:top w:val="none" w:sz="0" w:space="0" w:color="auto"/>
                <w:left w:val="none" w:sz="0" w:space="0" w:color="auto"/>
                <w:bottom w:val="none" w:sz="0" w:space="0" w:color="auto"/>
                <w:right w:val="none" w:sz="0" w:space="0" w:color="auto"/>
              </w:divBdr>
            </w:div>
            <w:div w:id="1915049633">
              <w:marLeft w:val="0"/>
              <w:marRight w:val="0"/>
              <w:marTop w:val="0"/>
              <w:marBottom w:val="0"/>
              <w:divBdr>
                <w:top w:val="none" w:sz="0" w:space="0" w:color="auto"/>
                <w:left w:val="none" w:sz="0" w:space="0" w:color="auto"/>
                <w:bottom w:val="none" w:sz="0" w:space="0" w:color="auto"/>
                <w:right w:val="none" w:sz="0" w:space="0" w:color="auto"/>
              </w:divBdr>
            </w:div>
            <w:div w:id="1916624951">
              <w:marLeft w:val="0"/>
              <w:marRight w:val="0"/>
              <w:marTop w:val="0"/>
              <w:marBottom w:val="0"/>
              <w:divBdr>
                <w:top w:val="none" w:sz="0" w:space="0" w:color="auto"/>
                <w:left w:val="none" w:sz="0" w:space="0" w:color="auto"/>
                <w:bottom w:val="none" w:sz="0" w:space="0" w:color="auto"/>
                <w:right w:val="none" w:sz="0" w:space="0" w:color="auto"/>
              </w:divBdr>
            </w:div>
            <w:div w:id="1955743148">
              <w:marLeft w:val="0"/>
              <w:marRight w:val="0"/>
              <w:marTop w:val="0"/>
              <w:marBottom w:val="0"/>
              <w:divBdr>
                <w:top w:val="none" w:sz="0" w:space="0" w:color="auto"/>
                <w:left w:val="none" w:sz="0" w:space="0" w:color="auto"/>
                <w:bottom w:val="none" w:sz="0" w:space="0" w:color="auto"/>
                <w:right w:val="none" w:sz="0" w:space="0" w:color="auto"/>
              </w:divBdr>
            </w:div>
            <w:div w:id="1968781460">
              <w:marLeft w:val="0"/>
              <w:marRight w:val="0"/>
              <w:marTop w:val="0"/>
              <w:marBottom w:val="0"/>
              <w:divBdr>
                <w:top w:val="none" w:sz="0" w:space="0" w:color="auto"/>
                <w:left w:val="none" w:sz="0" w:space="0" w:color="auto"/>
                <w:bottom w:val="none" w:sz="0" w:space="0" w:color="auto"/>
                <w:right w:val="none" w:sz="0" w:space="0" w:color="auto"/>
              </w:divBdr>
            </w:div>
            <w:div w:id="1973099348">
              <w:marLeft w:val="0"/>
              <w:marRight w:val="0"/>
              <w:marTop w:val="0"/>
              <w:marBottom w:val="0"/>
              <w:divBdr>
                <w:top w:val="none" w:sz="0" w:space="0" w:color="auto"/>
                <w:left w:val="none" w:sz="0" w:space="0" w:color="auto"/>
                <w:bottom w:val="none" w:sz="0" w:space="0" w:color="auto"/>
                <w:right w:val="none" w:sz="0" w:space="0" w:color="auto"/>
              </w:divBdr>
            </w:div>
            <w:div w:id="2010786023">
              <w:marLeft w:val="0"/>
              <w:marRight w:val="0"/>
              <w:marTop w:val="0"/>
              <w:marBottom w:val="0"/>
              <w:divBdr>
                <w:top w:val="none" w:sz="0" w:space="0" w:color="auto"/>
                <w:left w:val="none" w:sz="0" w:space="0" w:color="auto"/>
                <w:bottom w:val="none" w:sz="0" w:space="0" w:color="auto"/>
                <w:right w:val="none" w:sz="0" w:space="0" w:color="auto"/>
              </w:divBdr>
            </w:div>
            <w:div w:id="2019232534">
              <w:marLeft w:val="0"/>
              <w:marRight w:val="0"/>
              <w:marTop w:val="0"/>
              <w:marBottom w:val="0"/>
              <w:divBdr>
                <w:top w:val="none" w:sz="0" w:space="0" w:color="auto"/>
                <w:left w:val="none" w:sz="0" w:space="0" w:color="auto"/>
                <w:bottom w:val="none" w:sz="0" w:space="0" w:color="auto"/>
                <w:right w:val="none" w:sz="0" w:space="0" w:color="auto"/>
              </w:divBdr>
            </w:div>
            <w:div w:id="2031645131">
              <w:marLeft w:val="0"/>
              <w:marRight w:val="0"/>
              <w:marTop w:val="0"/>
              <w:marBottom w:val="0"/>
              <w:divBdr>
                <w:top w:val="none" w:sz="0" w:space="0" w:color="auto"/>
                <w:left w:val="none" w:sz="0" w:space="0" w:color="auto"/>
                <w:bottom w:val="none" w:sz="0" w:space="0" w:color="auto"/>
                <w:right w:val="none" w:sz="0" w:space="0" w:color="auto"/>
              </w:divBdr>
            </w:div>
            <w:div w:id="2042779808">
              <w:marLeft w:val="0"/>
              <w:marRight w:val="0"/>
              <w:marTop w:val="0"/>
              <w:marBottom w:val="0"/>
              <w:divBdr>
                <w:top w:val="none" w:sz="0" w:space="0" w:color="auto"/>
                <w:left w:val="none" w:sz="0" w:space="0" w:color="auto"/>
                <w:bottom w:val="none" w:sz="0" w:space="0" w:color="auto"/>
                <w:right w:val="none" w:sz="0" w:space="0" w:color="auto"/>
              </w:divBdr>
            </w:div>
            <w:div w:id="2047754075">
              <w:marLeft w:val="0"/>
              <w:marRight w:val="0"/>
              <w:marTop w:val="0"/>
              <w:marBottom w:val="0"/>
              <w:divBdr>
                <w:top w:val="none" w:sz="0" w:space="0" w:color="auto"/>
                <w:left w:val="none" w:sz="0" w:space="0" w:color="auto"/>
                <w:bottom w:val="none" w:sz="0" w:space="0" w:color="auto"/>
                <w:right w:val="none" w:sz="0" w:space="0" w:color="auto"/>
              </w:divBdr>
            </w:div>
            <w:div w:id="2051684111">
              <w:marLeft w:val="0"/>
              <w:marRight w:val="0"/>
              <w:marTop w:val="0"/>
              <w:marBottom w:val="0"/>
              <w:divBdr>
                <w:top w:val="none" w:sz="0" w:space="0" w:color="auto"/>
                <w:left w:val="none" w:sz="0" w:space="0" w:color="auto"/>
                <w:bottom w:val="none" w:sz="0" w:space="0" w:color="auto"/>
                <w:right w:val="none" w:sz="0" w:space="0" w:color="auto"/>
              </w:divBdr>
            </w:div>
            <w:div w:id="2054036881">
              <w:marLeft w:val="0"/>
              <w:marRight w:val="0"/>
              <w:marTop w:val="0"/>
              <w:marBottom w:val="0"/>
              <w:divBdr>
                <w:top w:val="none" w:sz="0" w:space="0" w:color="auto"/>
                <w:left w:val="none" w:sz="0" w:space="0" w:color="auto"/>
                <w:bottom w:val="none" w:sz="0" w:space="0" w:color="auto"/>
                <w:right w:val="none" w:sz="0" w:space="0" w:color="auto"/>
              </w:divBdr>
            </w:div>
            <w:div w:id="2061900801">
              <w:marLeft w:val="0"/>
              <w:marRight w:val="0"/>
              <w:marTop w:val="0"/>
              <w:marBottom w:val="0"/>
              <w:divBdr>
                <w:top w:val="none" w:sz="0" w:space="0" w:color="auto"/>
                <w:left w:val="none" w:sz="0" w:space="0" w:color="auto"/>
                <w:bottom w:val="none" w:sz="0" w:space="0" w:color="auto"/>
                <w:right w:val="none" w:sz="0" w:space="0" w:color="auto"/>
              </w:divBdr>
            </w:div>
            <w:div w:id="2071032357">
              <w:marLeft w:val="0"/>
              <w:marRight w:val="0"/>
              <w:marTop w:val="0"/>
              <w:marBottom w:val="0"/>
              <w:divBdr>
                <w:top w:val="none" w:sz="0" w:space="0" w:color="auto"/>
                <w:left w:val="none" w:sz="0" w:space="0" w:color="auto"/>
                <w:bottom w:val="none" w:sz="0" w:space="0" w:color="auto"/>
                <w:right w:val="none" w:sz="0" w:space="0" w:color="auto"/>
              </w:divBdr>
            </w:div>
            <w:div w:id="2088114886">
              <w:marLeft w:val="0"/>
              <w:marRight w:val="0"/>
              <w:marTop w:val="0"/>
              <w:marBottom w:val="0"/>
              <w:divBdr>
                <w:top w:val="none" w:sz="0" w:space="0" w:color="auto"/>
                <w:left w:val="none" w:sz="0" w:space="0" w:color="auto"/>
                <w:bottom w:val="none" w:sz="0" w:space="0" w:color="auto"/>
                <w:right w:val="none" w:sz="0" w:space="0" w:color="auto"/>
              </w:divBdr>
            </w:div>
            <w:div w:id="2098162234">
              <w:marLeft w:val="0"/>
              <w:marRight w:val="0"/>
              <w:marTop w:val="0"/>
              <w:marBottom w:val="0"/>
              <w:divBdr>
                <w:top w:val="none" w:sz="0" w:space="0" w:color="auto"/>
                <w:left w:val="none" w:sz="0" w:space="0" w:color="auto"/>
                <w:bottom w:val="none" w:sz="0" w:space="0" w:color="auto"/>
                <w:right w:val="none" w:sz="0" w:space="0" w:color="auto"/>
              </w:divBdr>
            </w:div>
            <w:div w:id="2125541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4.jpeg"/><Relationship Id="rId26" Type="http://schemas.openxmlformats.org/officeDocument/2006/relationships/image" Target="media/image12.jpeg"/><Relationship Id="rId39" Type="http://schemas.openxmlformats.org/officeDocument/2006/relationships/footer" Target="footer4.xml"/><Relationship Id="rId21" Type="http://schemas.openxmlformats.org/officeDocument/2006/relationships/image" Target="media/image7.jpeg"/><Relationship Id="rId34" Type="http://schemas.openxmlformats.org/officeDocument/2006/relationships/image" Target="media/image20.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jpeg"/><Relationship Id="rId20" Type="http://schemas.openxmlformats.org/officeDocument/2006/relationships/image" Target="media/image6.jpeg"/><Relationship Id="rId29" Type="http://schemas.openxmlformats.org/officeDocument/2006/relationships/image" Target="media/image15.png"/><Relationship Id="rId41"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image" Target="media/image10.png"/><Relationship Id="rId32" Type="http://schemas.openxmlformats.org/officeDocument/2006/relationships/image" Target="media/image18.jpeg"/><Relationship Id="rId37" Type="http://schemas.openxmlformats.org/officeDocument/2006/relationships/image" Target="media/image23.png"/><Relationship Id="rId40"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header" Target="header1.xml"/><Relationship Id="rId23" Type="http://schemas.openxmlformats.org/officeDocument/2006/relationships/image" Target="media/image9.png"/><Relationship Id="rId28" Type="http://schemas.openxmlformats.org/officeDocument/2006/relationships/image" Target="media/image14.jpeg"/><Relationship Id="rId36" Type="http://schemas.openxmlformats.org/officeDocument/2006/relationships/image" Target="media/image22.jpeg"/><Relationship Id="rId10" Type="http://schemas.openxmlformats.org/officeDocument/2006/relationships/footer" Target="footer2.xml"/><Relationship Id="rId19" Type="http://schemas.openxmlformats.org/officeDocument/2006/relationships/image" Target="media/image5.png"/><Relationship Id="rId31" Type="http://schemas.openxmlformats.org/officeDocument/2006/relationships/image" Target="media/image17.jpe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jpeg"/><Relationship Id="rId35" Type="http://schemas.openxmlformats.org/officeDocument/2006/relationships/image" Target="media/image21.jpeg"/><Relationship Id="rId43" Type="http://schemas.microsoft.com/office/2011/relationships/people" Target="people.xml"/><Relationship Id="rId8" Type="http://schemas.openxmlformats.org/officeDocument/2006/relationships/image" Target="media/image1.png"/><Relationship Id="rId3" Type="http://schemas.openxmlformats.org/officeDocument/2006/relationships/styles" Target="styles.xml"/><Relationship Id="rId12" Type="http://schemas.microsoft.com/office/2011/relationships/commentsExtended" Target="commentsExtended.xml"/><Relationship Id="rId17" Type="http://schemas.openxmlformats.org/officeDocument/2006/relationships/image" Target="media/image3.jpeg"/><Relationship Id="rId25" Type="http://schemas.openxmlformats.org/officeDocument/2006/relationships/image" Target="media/image11.svg"/><Relationship Id="rId33" Type="http://schemas.openxmlformats.org/officeDocument/2006/relationships/image" Target="media/image19.jpeg"/><Relationship Id="rId38" Type="http://schemas.openxmlformats.org/officeDocument/2006/relationships/header" Target="head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D43D5A1-0677-4459-AB88-36155BCCB0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41</Pages>
  <Words>19032</Words>
  <Characters>108487</Characters>
  <Application>Microsoft Office Word</Application>
  <DocSecurity>0</DocSecurity>
  <Lines>904</Lines>
  <Paragraphs>254</Paragraphs>
  <ScaleCrop>false</ScaleCrop>
  <HeadingPairs>
    <vt:vector size="2" baseType="variant">
      <vt:variant>
        <vt:lpstr>Title</vt:lpstr>
      </vt:variant>
      <vt:variant>
        <vt:i4>1</vt:i4>
      </vt:variant>
    </vt:vector>
  </HeadingPairs>
  <TitlesOfParts>
    <vt:vector size="1" baseType="lpstr">
      <vt:lpstr>目录</vt:lpstr>
    </vt:vector>
  </TitlesOfParts>
  <Company/>
  <LinksUpToDate>false</LinksUpToDate>
  <CharactersWithSpaces>127265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目录</dc:title>
  <dc:subject/>
  <dc:creator>A.1</dc:creator>
  <cp:keywords>[keyword   keyword   keyword]</cp:keywords>
  <dc:description/>
  <cp:lastModifiedBy>Luhua Lai</cp:lastModifiedBy>
  <cp:revision>2</cp:revision>
  <dcterms:created xsi:type="dcterms:W3CDTF">2022-06-01T15:15:00Z</dcterms:created>
  <dcterms:modified xsi:type="dcterms:W3CDTF">2022-06-01T15:15:00Z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zotero-version="6.0.8"&gt;&lt;session id="C17zATTH"/&gt;&lt;style id="http://www.zotero.org/styles/american-chemical-society" hasBibliography="1" bibliographyStyleHasBeenSet="1"/&gt;&lt;prefs&gt;&lt;pref name="fieldType" value="Field"/&gt;&lt;pref name="automati</vt:lpwstr>
  </property>
  <property fmtid="{D5CDD505-2E9C-101B-9397-08002B2CF9AE}" pid="3" name="ZOTERO_PREF_2">
    <vt:lpwstr>cJournalAbbreviations" value="true"/&gt;&lt;/prefs&gt;&lt;/data&gt;</vt:lpwstr>
  </property>
</Properties>
</file>