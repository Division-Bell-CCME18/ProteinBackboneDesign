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85309" w14:textId="77777777" w:rsidR="00C27332" w:rsidRPr="00277CE6" w:rsidRDefault="00C27332" w:rsidP="00C27332">
      <w:pPr>
        <w:jc w:val="center"/>
        <w:rPr>
          <w:rFonts w:ascii="Times New Roman" w:hAnsi="Times New Roman" w:cs="Times New Roman"/>
          <w:sz w:val="24"/>
        </w:rPr>
      </w:pPr>
      <w:r w:rsidRPr="00277CE6">
        <w:rPr>
          <w:rFonts w:ascii="Times New Roman" w:hAnsi="Times New Roman" w:cs="Times New Roman"/>
          <w:noProof/>
          <w:sz w:val="24"/>
        </w:rPr>
        <w:drawing>
          <wp:inline distT="0" distB="0" distL="0" distR="0" wp14:anchorId="585B3839" wp14:editId="3E88D6C5">
            <wp:extent cx="3019425" cy="84772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847725"/>
                    </a:xfrm>
                    <a:prstGeom prst="rect">
                      <a:avLst/>
                    </a:prstGeom>
                    <a:noFill/>
                    <a:ln>
                      <a:noFill/>
                    </a:ln>
                  </pic:spPr>
                </pic:pic>
              </a:graphicData>
            </a:graphic>
          </wp:inline>
        </w:drawing>
      </w:r>
    </w:p>
    <w:p w14:paraId="7A165FA6" w14:textId="77777777" w:rsidR="00C27332" w:rsidRPr="00277CE6" w:rsidRDefault="00C27332" w:rsidP="00C27332">
      <w:pPr>
        <w:jc w:val="center"/>
        <w:rPr>
          <w:rFonts w:ascii="Times New Roman" w:eastAsia="黑体" w:hAnsi="Times New Roman" w:cs="Times New Roman"/>
          <w:sz w:val="72"/>
          <w:szCs w:val="72"/>
        </w:rPr>
      </w:pPr>
      <w:r w:rsidRPr="00277CE6">
        <w:rPr>
          <w:rFonts w:ascii="Times New Roman" w:eastAsia="黑体" w:hAnsi="Times New Roman" w:cs="Times New Roman"/>
          <w:sz w:val="72"/>
          <w:szCs w:val="72"/>
        </w:rPr>
        <w:t>本科生毕业论文</w:t>
      </w:r>
    </w:p>
    <w:p w14:paraId="47606C46" w14:textId="77777777" w:rsidR="00C27332" w:rsidRPr="00277CE6" w:rsidRDefault="00C27332" w:rsidP="00C27332">
      <w:pPr>
        <w:spacing w:line="300" w:lineRule="auto"/>
        <w:jc w:val="center"/>
        <w:rPr>
          <w:rFonts w:ascii="Times New Roman" w:hAnsi="Times New Roman" w:cs="Times New Roman"/>
          <w:sz w:val="24"/>
        </w:rPr>
      </w:pPr>
    </w:p>
    <w:tbl>
      <w:tblPr>
        <w:tblW w:w="0" w:type="auto"/>
        <w:tblInd w:w="709" w:type="dxa"/>
        <w:tblLook w:val="0000" w:firstRow="0" w:lastRow="0" w:firstColumn="0" w:lastColumn="0" w:noHBand="0" w:noVBand="0"/>
      </w:tblPr>
      <w:tblGrid>
        <w:gridCol w:w="1559"/>
        <w:gridCol w:w="6521"/>
      </w:tblGrid>
      <w:tr w:rsidR="00C27332" w:rsidRPr="00277CE6" w14:paraId="26D364DD" w14:textId="77777777" w:rsidTr="006A0565">
        <w:trPr>
          <w:trHeight w:val="840"/>
        </w:trPr>
        <w:tc>
          <w:tcPr>
            <w:tcW w:w="1559" w:type="dxa"/>
            <w:vAlign w:val="bottom"/>
          </w:tcPr>
          <w:p w14:paraId="592694C4" w14:textId="77777777" w:rsidR="00C27332" w:rsidRPr="00277CE6" w:rsidRDefault="00C27332" w:rsidP="00293502">
            <w:pPr>
              <w:spacing w:line="300" w:lineRule="auto"/>
              <w:jc w:val="center"/>
              <w:rPr>
                <w:rFonts w:ascii="Times New Roman" w:eastAsia="黑体" w:hAnsi="Times New Roman" w:cs="Times New Roman"/>
                <w:sz w:val="24"/>
              </w:rPr>
            </w:pPr>
            <w:r w:rsidRPr="00277CE6">
              <w:rPr>
                <w:rFonts w:ascii="Times New Roman" w:eastAsia="黑体" w:hAnsi="Times New Roman" w:cs="Times New Roman"/>
                <w:sz w:val="44"/>
              </w:rPr>
              <w:t>题目：</w:t>
            </w:r>
          </w:p>
        </w:tc>
        <w:tc>
          <w:tcPr>
            <w:tcW w:w="6521" w:type="dxa"/>
            <w:tcBorders>
              <w:bottom w:val="single" w:sz="6" w:space="0" w:color="auto"/>
            </w:tcBorders>
            <w:vAlign w:val="bottom"/>
          </w:tcPr>
          <w:p w14:paraId="3570F611" w14:textId="59524404" w:rsidR="001F148B" w:rsidRPr="00277CE6" w:rsidRDefault="00C27332" w:rsidP="006A0565">
            <w:pPr>
              <w:spacing w:line="300" w:lineRule="auto"/>
              <w:jc w:val="center"/>
              <w:rPr>
                <w:rFonts w:ascii="Times New Roman" w:eastAsia="黑体" w:hAnsi="Times New Roman" w:cs="Times New Roman" w:hint="eastAsia"/>
                <w:b/>
                <w:sz w:val="52"/>
                <w:szCs w:val="52"/>
              </w:rPr>
            </w:pPr>
            <w:r w:rsidRPr="00277CE6">
              <w:rPr>
                <w:rFonts w:ascii="Times New Roman" w:eastAsia="黑体" w:hAnsi="Times New Roman" w:cs="Times New Roman"/>
                <w:b/>
                <w:sz w:val="52"/>
                <w:szCs w:val="52"/>
              </w:rPr>
              <w:fldChar w:fldCharType="begin"/>
            </w:r>
            <w:r w:rsidRPr="00277CE6">
              <w:rPr>
                <w:rFonts w:ascii="Times New Roman" w:eastAsia="黑体" w:hAnsi="Times New Roman" w:cs="Times New Roman"/>
                <w:b/>
                <w:sz w:val="52"/>
                <w:szCs w:val="52"/>
              </w:rPr>
              <w:instrText xml:space="preserve"> TITLE  [</w:instrText>
            </w:r>
            <w:r w:rsidRPr="00277CE6">
              <w:rPr>
                <w:rFonts w:ascii="Times New Roman" w:eastAsia="黑体" w:hAnsi="Times New Roman" w:cs="Times New Roman"/>
                <w:b/>
                <w:sz w:val="52"/>
                <w:szCs w:val="52"/>
              </w:rPr>
              <w:instrText>此处键入中文标题</w:instrText>
            </w:r>
            <w:r w:rsidRPr="00277CE6">
              <w:rPr>
                <w:rFonts w:ascii="Times New Roman" w:eastAsia="黑体" w:hAnsi="Times New Roman" w:cs="Times New Roman"/>
                <w:b/>
                <w:sz w:val="52"/>
                <w:szCs w:val="52"/>
              </w:rPr>
              <w:instrText xml:space="preserve">]  \* MERGEFORMAT </w:instrText>
            </w:r>
            <w:r w:rsidRPr="00277CE6">
              <w:rPr>
                <w:rFonts w:ascii="Times New Roman" w:eastAsia="黑体" w:hAnsi="Times New Roman" w:cs="Times New Roman"/>
                <w:b/>
                <w:sz w:val="52"/>
                <w:szCs w:val="52"/>
              </w:rPr>
              <w:fldChar w:fldCharType="separate"/>
            </w:r>
            <w:r w:rsidR="00D36FE6" w:rsidRPr="00277CE6">
              <w:rPr>
                <w:rFonts w:ascii="Times New Roman" w:eastAsia="黑体" w:hAnsi="Times New Roman" w:cs="Times New Roman"/>
                <w:b/>
                <w:sz w:val="52"/>
                <w:szCs w:val="52"/>
              </w:rPr>
              <w:t>基于图神经网络</w:t>
            </w:r>
            <w:ins w:id="0" w:author="changsheng zhang" w:date="2022-05-30T17:07:00Z">
              <w:r w:rsidR="006A0565" w:rsidRPr="00277CE6">
                <w:rPr>
                  <w:rFonts w:ascii="Times New Roman" w:eastAsia="黑体" w:hAnsi="Times New Roman" w:cs="Times New Roman"/>
                  <w:b/>
                  <w:sz w:val="52"/>
                  <w:szCs w:val="52"/>
                </w:rPr>
                <w:t>优化</w:t>
              </w:r>
            </w:ins>
            <w:del w:id="1" w:author="changsheng zhang" w:date="2022-05-30T17:07:00Z">
              <w:r w:rsidR="00D36FE6" w:rsidRPr="00277CE6" w:rsidDel="006A0565">
                <w:rPr>
                  <w:rFonts w:ascii="Times New Roman" w:eastAsia="黑体" w:hAnsi="Times New Roman" w:cs="Times New Roman"/>
                  <w:b/>
                  <w:sz w:val="52"/>
                  <w:szCs w:val="52"/>
                </w:rPr>
                <w:delText>的</w:delText>
              </w:r>
            </w:del>
            <w:r w:rsidR="00D36FE6" w:rsidRPr="00277CE6">
              <w:rPr>
                <w:rFonts w:ascii="Times New Roman" w:eastAsia="黑体" w:hAnsi="Times New Roman" w:cs="Times New Roman"/>
                <w:b/>
                <w:sz w:val="52"/>
                <w:szCs w:val="52"/>
              </w:rPr>
              <w:t>蛋白质</w:t>
            </w:r>
          </w:p>
          <w:p w14:paraId="38260D27" w14:textId="2C0C397B" w:rsidR="00C27332" w:rsidRPr="00277CE6" w:rsidRDefault="006A0565" w:rsidP="006A0565">
            <w:pPr>
              <w:spacing w:line="300" w:lineRule="auto"/>
              <w:jc w:val="center"/>
              <w:rPr>
                <w:rFonts w:ascii="Times New Roman" w:eastAsia="黑体" w:hAnsi="Times New Roman" w:cs="Times New Roman" w:hint="eastAsia"/>
                <w:sz w:val="52"/>
                <w:szCs w:val="52"/>
              </w:rPr>
            </w:pPr>
            <w:ins w:id="2" w:author="changsheng zhang" w:date="2022-05-30T17:06:00Z">
              <w:r>
                <w:rPr>
                  <w:rFonts w:ascii="Times New Roman" w:eastAsia="黑体" w:hAnsi="Times New Roman" w:cs="Times New Roman" w:hint="eastAsia"/>
                  <w:b/>
                  <w:sz w:val="52"/>
                  <w:szCs w:val="52"/>
                </w:rPr>
                <w:t>骨架</w:t>
              </w:r>
            </w:ins>
            <w:ins w:id="3" w:author="changsheng zhang" w:date="2022-05-30T22:43:00Z">
              <w:r w:rsidR="00E57675">
                <w:rPr>
                  <w:rFonts w:ascii="Times New Roman" w:eastAsia="黑体" w:hAnsi="Times New Roman" w:cs="Times New Roman" w:hint="eastAsia"/>
                  <w:b/>
                  <w:sz w:val="52"/>
                  <w:szCs w:val="52"/>
                </w:rPr>
                <w:t>的</w:t>
              </w:r>
            </w:ins>
            <w:del w:id="4" w:author="changsheng zhang" w:date="2022-05-30T17:06:00Z">
              <w:r w:rsidR="00D36FE6" w:rsidRPr="00277CE6" w:rsidDel="006A0565">
                <w:rPr>
                  <w:rFonts w:ascii="Times New Roman" w:eastAsia="黑体" w:hAnsi="Times New Roman" w:cs="Times New Roman"/>
                  <w:b/>
                  <w:sz w:val="52"/>
                  <w:szCs w:val="52"/>
                </w:rPr>
                <w:delText>主链</w:delText>
              </w:r>
            </w:del>
            <w:ins w:id="5" w:author="changsheng zhang" w:date="2022-05-30T17:06:00Z">
              <w:r>
                <w:rPr>
                  <w:rFonts w:ascii="Times New Roman" w:eastAsia="黑体" w:hAnsi="Times New Roman" w:cs="Times New Roman" w:hint="eastAsia"/>
                  <w:b/>
                  <w:sz w:val="52"/>
                  <w:szCs w:val="52"/>
                </w:rPr>
                <w:t>可设计性</w:t>
              </w:r>
            </w:ins>
            <w:del w:id="6" w:author="changsheng zhang" w:date="2022-05-30T17:06:00Z">
              <w:r w:rsidR="00D36FE6" w:rsidRPr="00277CE6" w:rsidDel="006A0565">
                <w:rPr>
                  <w:rFonts w:ascii="Times New Roman" w:eastAsia="黑体" w:hAnsi="Times New Roman" w:cs="Times New Roman"/>
                  <w:b/>
                  <w:sz w:val="52"/>
                  <w:szCs w:val="52"/>
                </w:rPr>
                <w:delText>结构</w:delText>
              </w:r>
            </w:del>
            <w:del w:id="7" w:author="changsheng zhang" w:date="2022-05-30T17:07:00Z">
              <w:r w:rsidR="00D36FE6" w:rsidRPr="00277CE6" w:rsidDel="006A0565">
                <w:rPr>
                  <w:rFonts w:ascii="Times New Roman" w:eastAsia="黑体" w:hAnsi="Times New Roman" w:cs="Times New Roman"/>
                  <w:b/>
                  <w:sz w:val="52"/>
                  <w:szCs w:val="52"/>
                </w:rPr>
                <w:delText>优化</w:delText>
              </w:r>
            </w:del>
            <w:r w:rsidR="00C27332" w:rsidRPr="00277CE6">
              <w:rPr>
                <w:rFonts w:ascii="Times New Roman" w:eastAsia="黑体" w:hAnsi="Times New Roman" w:cs="Times New Roman"/>
                <w:b/>
                <w:sz w:val="52"/>
                <w:szCs w:val="52"/>
              </w:rPr>
              <w:fldChar w:fldCharType="end"/>
            </w:r>
          </w:p>
        </w:tc>
      </w:tr>
      <w:tr w:rsidR="00C27332" w:rsidRPr="00277CE6" w14:paraId="001C3204" w14:textId="77777777" w:rsidTr="006A0565">
        <w:trPr>
          <w:trHeight w:val="840"/>
        </w:trPr>
        <w:tc>
          <w:tcPr>
            <w:tcW w:w="1559" w:type="dxa"/>
            <w:vAlign w:val="bottom"/>
          </w:tcPr>
          <w:p w14:paraId="16D14802" w14:textId="77777777" w:rsidR="00C27332" w:rsidRPr="00277CE6" w:rsidRDefault="00C27332" w:rsidP="00293502">
            <w:pPr>
              <w:spacing w:line="300" w:lineRule="auto"/>
              <w:jc w:val="center"/>
              <w:rPr>
                <w:rFonts w:ascii="Times New Roman" w:hAnsi="Times New Roman" w:cs="Times New Roman"/>
                <w:b/>
                <w:sz w:val="24"/>
              </w:rPr>
            </w:pPr>
          </w:p>
        </w:tc>
        <w:tc>
          <w:tcPr>
            <w:tcW w:w="6521" w:type="dxa"/>
            <w:tcBorders>
              <w:top w:val="single" w:sz="6" w:space="0" w:color="auto"/>
              <w:bottom w:val="single" w:sz="6" w:space="0" w:color="auto"/>
            </w:tcBorders>
            <w:vAlign w:val="bottom"/>
          </w:tcPr>
          <w:p w14:paraId="75C42068" w14:textId="3272BEAE" w:rsidR="00C27332" w:rsidRPr="00277CE6" w:rsidRDefault="00FE434F" w:rsidP="00100CC1">
            <w:pPr>
              <w:spacing w:line="300" w:lineRule="auto"/>
              <w:jc w:val="center"/>
              <w:rPr>
                <w:rFonts w:ascii="Times New Roman" w:eastAsia="黑体" w:hAnsi="Times New Roman" w:cs="Times New Roman"/>
                <w:b/>
                <w:sz w:val="48"/>
                <w:szCs w:val="48"/>
              </w:rPr>
            </w:pPr>
            <w:ins w:id="8" w:author="changsheng zhang" w:date="2022-05-30T13:42:00Z">
              <w:r>
                <w:rPr>
                  <w:rFonts w:ascii="Times New Roman" w:eastAsia="黑体" w:hAnsi="Times New Roman" w:cs="Times New Roman"/>
                  <w:b/>
                  <w:sz w:val="48"/>
                  <w:szCs w:val="48"/>
                </w:rPr>
                <w:t xml:space="preserve">Protein </w:t>
              </w:r>
            </w:ins>
            <w:del w:id="9" w:author="changsheng zhang" w:date="2022-05-30T12:37:00Z">
              <w:r w:rsidR="00C27332" w:rsidRPr="00277CE6" w:rsidDel="00100CC1">
                <w:rPr>
                  <w:rFonts w:ascii="Times New Roman" w:eastAsia="黑体" w:hAnsi="Times New Roman" w:cs="Times New Roman"/>
                  <w:b/>
                  <w:sz w:val="48"/>
                  <w:szCs w:val="48"/>
                </w:rPr>
                <w:fldChar w:fldCharType="begin"/>
              </w:r>
              <w:r w:rsidR="00C27332" w:rsidRPr="00277CE6" w:rsidDel="00100CC1">
                <w:rPr>
                  <w:rFonts w:ascii="Times New Roman" w:eastAsia="黑体" w:hAnsi="Times New Roman" w:cs="Times New Roman"/>
                  <w:b/>
                  <w:sz w:val="48"/>
                  <w:szCs w:val="48"/>
                </w:rPr>
                <w:delInstrText xml:space="preserve"> TITLE  [</w:delInstrText>
              </w:r>
              <w:r w:rsidR="00C27332" w:rsidRPr="00277CE6" w:rsidDel="00100CC1">
                <w:rPr>
                  <w:rFonts w:ascii="Times New Roman" w:eastAsia="黑体" w:hAnsi="Times New Roman" w:cs="Times New Roman"/>
                  <w:b/>
                  <w:sz w:val="48"/>
                  <w:szCs w:val="48"/>
                </w:rPr>
                <w:delInstrText>此处键入英文标题</w:delInstrText>
              </w:r>
              <w:r w:rsidR="00C27332" w:rsidRPr="00277CE6" w:rsidDel="00100CC1">
                <w:rPr>
                  <w:rFonts w:ascii="Times New Roman" w:eastAsia="黑体" w:hAnsi="Times New Roman" w:cs="Times New Roman"/>
                  <w:b/>
                  <w:sz w:val="48"/>
                  <w:szCs w:val="48"/>
                </w:rPr>
                <w:delInstrText xml:space="preserve">]  \* MERGEFORMAT </w:delInstrText>
              </w:r>
              <w:r w:rsidR="00C27332" w:rsidRPr="00277CE6" w:rsidDel="00100CC1">
                <w:rPr>
                  <w:rFonts w:ascii="Times New Roman" w:eastAsia="黑体" w:hAnsi="Times New Roman" w:cs="Times New Roman"/>
                  <w:b/>
                  <w:sz w:val="48"/>
                  <w:szCs w:val="48"/>
                </w:rPr>
                <w:fldChar w:fldCharType="separate"/>
              </w:r>
              <w:r w:rsidR="00D36FE6" w:rsidRPr="00277CE6" w:rsidDel="00100CC1">
                <w:rPr>
                  <w:rFonts w:ascii="Times New Roman" w:eastAsia="黑体" w:hAnsi="Times New Roman" w:cs="Times New Roman"/>
                  <w:b/>
                  <w:sz w:val="48"/>
                  <w:szCs w:val="48"/>
                </w:rPr>
                <w:delText>Optimization of Protein Backbone Structure Through Graph Neural Network</w:delText>
              </w:r>
              <w:r w:rsidR="00C27332" w:rsidRPr="00277CE6" w:rsidDel="00100CC1">
                <w:rPr>
                  <w:rFonts w:ascii="Times New Roman" w:eastAsia="黑体" w:hAnsi="Times New Roman" w:cs="Times New Roman"/>
                  <w:b/>
                  <w:sz w:val="48"/>
                  <w:szCs w:val="48"/>
                </w:rPr>
                <w:fldChar w:fldCharType="end"/>
              </w:r>
            </w:del>
            <w:ins w:id="10" w:author="changsheng zhang" w:date="2022-05-30T12:37:00Z">
              <w:r w:rsidR="00100CC1" w:rsidRPr="00277CE6">
                <w:rPr>
                  <w:rFonts w:ascii="Times New Roman" w:eastAsia="黑体" w:hAnsi="Times New Roman" w:cs="Times New Roman"/>
                  <w:b/>
                  <w:sz w:val="48"/>
                  <w:szCs w:val="48"/>
                </w:rPr>
                <w:fldChar w:fldCharType="begin"/>
              </w:r>
              <w:r w:rsidR="00100CC1" w:rsidRPr="00277CE6">
                <w:rPr>
                  <w:rFonts w:ascii="Times New Roman" w:eastAsia="黑体" w:hAnsi="Times New Roman" w:cs="Times New Roman"/>
                  <w:b/>
                  <w:sz w:val="48"/>
                  <w:szCs w:val="48"/>
                </w:rPr>
                <w:instrText xml:space="preserve"> TITLE  [</w:instrText>
              </w:r>
              <w:r w:rsidR="00100CC1" w:rsidRPr="00277CE6">
                <w:rPr>
                  <w:rFonts w:ascii="Times New Roman" w:eastAsia="黑体" w:hAnsi="Times New Roman" w:cs="Times New Roman"/>
                  <w:b/>
                  <w:sz w:val="48"/>
                  <w:szCs w:val="48"/>
                </w:rPr>
                <w:instrText>此处键入英文标题</w:instrText>
              </w:r>
              <w:r w:rsidR="00100CC1" w:rsidRPr="00277CE6">
                <w:rPr>
                  <w:rFonts w:ascii="Times New Roman" w:eastAsia="黑体" w:hAnsi="Times New Roman" w:cs="Times New Roman"/>
                  <w:b/>
                  <w:sz w:val="48"/>
                  <w:szCs w:val="48"/>
                </w:rPr>
                <w:instrText xml:space="preserve">]  \* MERGEFORMAT </w:instrText>
              </w:r>
              <w:r w:rsidR="00100CC1" w:rsidRPr="00277CE6">
                <w:rPr>
                  <w:rFonts w:ascii="Times New Roman" w:eastAsia="黑体" w:hAnsi="Times New Roman" w:cs="Times New Roman"/>
                  <w:b/>
                  <w:sz w:val="48"/>
                  <w:szCs w:val="48"/>
                </w:rPr>
                <w:fldChar w:fldCharType="separate"/>
              </w:r>
              <w:r>
                <w:rPr>
                  <w:rFonts w:ascii="Times New Roman" w:eastAsia="黑体" w:hAnsi="Times New Roman" w:cs="Times New Roman"/>
                  <w:b/>
                  <w:sz w:val="48"/>
                  <w:szCs w:val="48"/>
                </w:rPr>
                <w:t>s</w:t>
              </w:r>
              <w:r w:rsidR="00100CC1">
                <w:rPr>
                  <w:rFonts w:ascii="Times New Roman" w:eastAsia="黑体" w:hAnsi="Times New Roman" w:cs="Times New Roman"/>
                  <w:b/>
                  <w:sz w:val="48"/>
                  <w:szCs w:val="48"/>
                </w:rPr>
                <w:t xml:space="preserve">caffold optimization </w:t>
              </w:r>
            </w:ins>
            <w:ins w:id="11" w:author="changsheng zhang" w:date="2022-05-30T12:38:00Z">
              <w:r w:rsidR="00100CC1">
                <w:rPr>
                  <w:rFonts w:ascii="Times New Roman" w:eastAsia="黑体" w:hAnsi="Times New Roman" w:cs="Times New Roman"/>
                  <w:b/>
                  <w:sz w:val="48"/>
                  <w:szCs w:val="48"/>
                </w:rPr>
                <w:t xml:space="preserve">for protein design </w:t>
              </w:r>
            </w:ins>
            <w:ins w:id="12" w:author="changsheng zhang" w:date="2022-05-30T12:37:00Z">
              <w:r w:rsidR="00100CC1">
                <w:rPr>
                  <w:rFonts w:ascii="Times New Roman" w:eastAsia="黑体" w:hAnsi="Times New Roman" w:cs="Times New Roman"/>
                  <w:b/>
                  <w:sz w:val="48"/>
                  <w:szCs w:val="48"/>
                </w:rPr>
                <w:t>based on</w:t>
              </w:r>
              <w:r w:rsidR="00100CC1" w:rsidRPr="00277CE6">
                <w:rPr>
                  <w:rFonts w:ascii="Times New Roman" w:eastAsia="黑体" w:hAnsi="Times New Roman" w:cs="Times New Roman"/>
                  <w:b/>
                  <w:sz w:val="48"/>
                  <w:szCs w:val="48"/>
                </w:rPr>
                <w:t xml:space="preserve"> Graph Neural Network</w:t>
              </w:r>
              <w:r w:rsidR="00100CC1" w:rsidRPr="00277CE6">
                <w:rPr>
                  <w:rFonts w:ascii="Times New Roman" w:eastAsia="黑体" w:hAnsi="Times New Roman" w:cs="Times New Roman"/>
                  <w:b/>
                  <w:sz w:val="48"/>
                  <w:szCs w:val="48"/>
                </w:rPr>
                <w:fldChar w:fldCharType="end"/>
              </w:r>
            </w:ins>
          </w:p>
        </w:tc>
      </w:tr>
    </w:tbl>
    <w:p w14:paraId="54B77D39" w14:textId="77777777" w:rsidR="00C27332" w:rsidRPr="00277CE6" w:rsidRDefault="00C27332" w:rsidP="00C27332">
      <w:pPr>
        <w:spacing w:line="300" w:lineRule="auto"/>
        <w:rPr>
          <w:rFonts w:ascii="Times New Roman" w:hAnsi="Times New Roman" w:cs="Times New Roman"/>
          <w:sz w:val="24"/>
        </w:rPr>
      </w:pPr>
    </w:p>
    <w:p w14:paraId="1E4BCF46" w14:textId="77777777" w:rsidR="00C27332" w:rsidRPr="00277CE6" w:rsidRDefault="00C27332" w:rsidP="00C27332">
      <w:pPr>
        <w:spacing w:line="300" w:lineRule="auto"/>
        <w:rPr>
          <w:rFonts w:ascii="Times New Roman" w:hAnsi="Times New Roman" w:cs="Times New Roman"/>
          <w:sz w:val="24"/>
        </w:rPr>
      </w:pPr>
    </w:p>
    <w:p w14:paraId="5D5B70F1" w14:textId="77777777" w:rsidR="00C27332" w:rsidRPr="00277CE6" w:rsidRDefault="00C27332" w:rsidP="00C27332">
      <w:pPr>
        <w:spacing w:line="300" w:lineRule="auto"/>
        <w:rPr>
          <w:rFonts w:ascii="Times New Roman" w:hAnsi="Times New Roman" w:cs="Times New Roman"/>
          <w:sz w:val="24"/>
        </w:rPr>
      </w:pPr>
    </w:p>
    <w:p w14:paraId="214C3F02" w14:textId="77777777" w:rsidR="00C27332" w:rsidRPr="00277CE6" w:rsidRDefault="00C27332" w:rsidP="00C27332">
      <w:pPr>
        <w:spacing w:line="300" w:lineRule="auto"/>
        <w:rPr>
          <w:rFonts w:ascii="Times New Roman" w:hAnsi="Times New Roman" w:cs="Times New Roman"/>
          <w:sz w:val="24"/>
        </w:rPr>
      </w:pPr>
    </w:p>
    <w:p w14:paraId="0519F26B" w14:textId="77777777" w:rsidR="00C27332" w:rsidRPr="00277CE6" w:rsidRDefault="00C27332" w:rsidP="00C27332">
      <w:pPr>
        <w:spacing w:line="300" w:lineRule="auto"/>
        <w:rPr>
          <w:rFonts w:ascii="Times New Roman" w:hAnsi="Times New Roman" w:cs="Times New Roman"/>
          <w:sz w:val="24"/>
        </w:rPr>
      </w:pPr>
    </w:p>
    <w:tbl>
      <w:tblPr>
        <w:tblW w:w="0" w:type="auto"/>
        <w:tblInd w:w="993" w:type="dxa"/>
        <w:tblLook w:val="04A0" w:firstRow="1" w:lastRow="0" w:firstColumn="1" w:lastColumn="0" w:noHBand="0" w:noVBand="1"/>
      </w:tblPr>
      <w:tblGrid>
        <w:gridCol w:w="1809"/>
        <w:gridCol w:w="4569"/>
      </w:tblGrid>
      <w:tr w:rsidR="00C27332" w:rsidRPr="00277CE6" w14:paraId="7A8EE4C6" w14:textId="77777777" w:rsidTr="00496976">
        <w:tc>
          <w:tcPr>
            <w:tcW w:w="1809" w:type="dxa"/>
          </w:tcPr>
          <w:p w14:paraId="4F75994F" w14:textId="77777777" w:rsidR="00C27332" w:rsidRPr="00277CE6" w:rsidRDefault="00C27332" w:rsidP="00496976">
            <w:pPr>
              <w:pStyle w:val="PlainText"/>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名：</w:t>
            </w:r>
          </w:p>
        </w:tc>
        <w:tc>
          <w:tcPr>
            <w:tcW w:w="4569" w:type="dxa"/>
            <w:tcBorders>
              <w:bottom w:val="single" w:sz="6" w:space="0" w:color="auto"/>
            </w:tcBorders>
          </w:tcPr>
          <w:p w14:paraId="6D874C81" w14:textId="338EF033" w:rsidR="00C27332" w:rsidRPr="00277CE6" w:rsidRDefault="00D36FE6" w:rsidP="00293502">
            <w:pPr>
              <w:pStyle w:val="PlainText"/>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王宇哲</w:t>
            </w:r>
          </w:p>
        </w:tc>
      </w:tr>
      <w:tr w:rsidR="00C27332" w:rsidRPr="00277CE6" w14:paraId="35B62171" w14:textId="77777777" w:rsidTr="00496976">
        <w:tc>
          <w:tcPr>
            <w:tcW w:w="1809" w:type="dxa"/>
          </w:tcPr>
          <w:p w14:paraId="56EB8022" w14:textId="77777777" w:rsidR="00C27332" w:rsidRPr="00277CE6" w:rsidRDefault="00C27332" w:rsidP="00496976">
            <w:pPr>
              <w:pStyle w:val="PlainText"/>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学</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号：</w:t>
            </w:r>
          </w:p>
        </w:tc>
        <w:tc>
          <w:tcPr>
            <w:tcW w:w="4569" w:type="dxa"/>
            <w:tcBorders>
              <w:top w:val="single" w:sz="6" w:space="0" w:color="auto"/>
              <w:bottom w:val="single" w:sz="6" w:space="0" w:color="auto"/>
            </w:tcBorders>
          </w:tcPr>
          <w:p w14:paraId="239F6A1A" w14:textId="0B9B8B87" w:rsidR="00C27332" w:rsidRPr="00277CE6" w:rsidRDefault="00D36FE6" w:rsidP="00293502">
            <w:pPr>
              <w:pStyle w:val="PlainText"/>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1800011828</w:t>
            </w:r>
          </w:p>
        </w:tc>
      </w:tr>
      <w:tr w:rsidR="00C27332" w:rsidRPr="00277CE6" w14:paraId="073763DB" w14:textId="77777777" w:rsidTr="00496976">
        <w:tc>
          <w:tcPr>
            <w:tcW w:w="1809" w:type="dxa"/>
          </w:tcPr>
          <w:p w14:paraId="272DB628" w14:textId="77777777" w:rsidR="00C27332" w:rsidRPr="00277CE6" w:rsidRDefault="00C27332" w:rsidP="00496976">
            <w:pPr>
              <w:pStyle w:val="PlainText"/>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院</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系：</w:t>
            </w:r>
          </w:p>
        </w:tc>
        <w:tc>
          <w:tcPr>
            <w:tcW w:w="4569" w:type="dxa"/>
            <w:tcBorders>
              <w:top w:val="single" w:sz="6" w:space="0" w:color="auto"/>
              <w:bottom w:val="single" w:sz="6" w:space="0" w:color="auto"/>
            </w:tcBorders>
          </w:tcPr>
          <w:p w14:paraId="1FB1E8A9" w14:textId="77777777" w:rsidR="00C27332" w:rsidRPr="00277CE6" w:rsidRDefault="00317458" w:rsidP="00803E33">
            <w:pPr>
              <w:pStyle w:val="PlainText"/>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化学与分子工程学院</w:t>
            </w:r>
          </w:p>
        </w:tc>
      </w:tr>
      <w:tr w:rsidR="00C27332" w:rsidRPr="00277CE6" w14:paraId="4124B6CE" w14:textId="77777777" w:rsidTr="00496976">
        <w:tc>
          <w:tcPr>
            <w:tcW w:w="1809" w:type="dxa"/>
          </w:tcPr>
          <w:p w14:paraId="72FE6E78" w14:textId="77777777" w:rsidR="00C27332" w:rsidRPr="00277CE6" w:rsidRDefault="00C27332" w:rsidP="00496976">
            <w:pPr>
              <w:pStyle w:val="PlainText"/>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专</w:t>
            </w:r>
            <w:r w:rsidRPr="00277CE6">
              <w:rPr>
                <w:rFonts w:ascii="Times New Roman" w:eastAsia="黑体" w:hAnsi="Times New Roman" w:cs="Times New Roman"/>
                <w:sz w:val="30"/>
                <w:szCs w:val="30"/>
              </w:rPr>
              <w:t xml:space="preserve">    </w:t>
            </w:r>
            <w:r w:rsidRPr="00277CE6">
              <w:rPr>
                <w:rFonts w:ascii="Times New Roman" w:eastAsia="黑体" w:hAnsi="Times New Roman" w:cs="Times New Roman"/>
                <w:sz w:val="30"/>
                <w:szCs w:val="30"/>
              </w:rPr>
              <w:t>业：</w:t>
            </w:r>
          </w:p>
        </w:tc>
        <w:tc>
          <w:tcPr>
            <w:tcW w:w="4569" w:type="dxa"/>
            <w:tcBorders>
              <w:top w:val="single" w:sz="6" w:space="0" w:color="auto"/>
              <w:bottom w:val="single" w:sz="6" w:space="0" w:color="auto"/>
            </w:tcBorders>
          </w:tcPr>
          <w:p w14:paraId="25E0EE5A" w14:textId="6AE64B7B" w:rsidR="00C27332" w:rsidRPr="00277CE6" w:rsidRDefault="00317458" w:rsidP="00635A43">
            <w:pPr>
              <w:pStyle w:val="PlainText"/>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化学</w:t>
            </w:r>
          </w:p>
        </w:tc>
      </w:tr>
      <w:tr w:rsidR="00C27332" w:rsidRPr="00277CE6" w14:paraId="2028677A" w14:textId="77777777" w:rsidTr="00496976">
        <w:tc>
          <w:tcPr>
            <w:tcW w:w="1809" w:type="dxa"/>
          </w:tcPr>
          <w:p w14:paraId="3885DAF2" w14:textId="1F6146D7" w:rsidR="00C27332" w:rsidRPr="00277CE6" w:rsidRDefault="004A0C3C" w:rsidP="00496976">
            <w:pPr>
              <w:pStyle w:val="PlainText"/>
              <w:spacing w:line="300" w:lineRule="auto"/>
              <w:ind w:leftChars="15" w:left="31"/>
              <w:jc w:val="right"/>
              <w:rPr>
                <w:rFonts w:ascii="Times New Roman" w:eastAsia="黑体" w:hAnsi="Times New Roman" w:cs="Times New Roman"/>
                <w:sz w:val="30"/>
                <w:szCs w:val="30"/>
              </w:rPr>
            </w:pPr>
            <w:r w:rsidRPr="00277CE6">
              <w:rPr>
                <w:rFonts w:ascii="Times New Roman" w:eastAsia="黑体" w:hAnsi="Times New Roman" w:cs="Times New Roman"/>
                <w:sz w:val="30"/>
                <w:szCs w:val="30"/>
              </w:rPr>
              <w:t>指导教师</w:t>
            </w:r>
            <w:r w:rsidR="00C27332" w:rsidRPr="00277CE6">
              <w:rPr>
                <w:rFonts w:ascii="Times New Roman" w:eastAsia="黑体" w:hAnsi="Times New Roman" w:cs="Times New Roman"/>
                <w:sz w:val="30"/>
                <w:szCs w:val="30"/>
              </w:rPr>
              <w:t>：</w:t>
            </w:r>
          </w:p>
        </w:tc>
        <w:tc>
          <w:tcPr>
            <w:tcW w:w="4569" w:type="dxa"/>
            <w:tcBorders>
              <w:top w:val="single" w:sz="6" w:space="0" w:color="auto"/>
              <w:bottom w:val="single" w:sz="6" w:space="0" w:color="auto"/>
            </w:tcBorders>
          </w:tcPr>
          <w:p w14:paraId="022D5527" w14:textId="609DA9D9" w:rsidR="00C27332" w:rsidRPr="00277CE6" w:rsidRDefault="001127AD" w:rsidP="00293502">
            <w:pPr>
              <w:pStyle w:val="PlainText"/>
              <w:spacing w:line="300" w:lineRule="auto"/>
              <w:jc w:val="center"/>
              <w:rPr>
                <w:rFonts w:ascii="Times New Roman" w:eastAsia="仿宋" w:hAnsi="Times New Roman" w:cs="Times New Roman"/>
                <w:sz w:val="32"/>
                <w:szCs w:val="32"/>
              </w:rPr>
            </w:pPr>
            <w:r w:rsidRPr="00277CE6">
              <w:rPr>
                <w:rFonts w:ascii="Times New Roman" w:eastAsia="仿宋" w:hAnsi="Times New Roman" w:cs="Times New Roman"/>
                <w:sz w:val="32"/>
                <w:szCs w:val="32"/>
              </w:rPr>
              <w:t>来鲁华</w:t>
            </w:r>
            <w:r w:rsidRPr="00277CE6">
              <w:rPr>
                <w:rFonts w:ascii="Times New Roman" w:eastAsia="仿宋" w:hAnsi="Times New Roman" w:cs="Times New Roman"/>
                <w:sz w:val="32"/>
                <w:szCs w:val="32"/>
              </w:rPr>
              <w:t xml:space="preserve"> </w:t>
            </w:r>
            <w:r w:rsidRPr="00277CE6">
              <w:rPr>
                <w:rFonts w:ascii="Times New Roman" w:eastAsia="仿宋" w:hAnsi="Times New Roman" w:cs="Times New Roman"/>
                <w:sz w:val="32"/>
                <w:szCs w:val="32"/>
              </w:rPr>
              <w:t>教授</w:t>
            </w:r>
            <w:r w:rsidRPr="00277CE6">
              <w:rPr>
                <w:rFonts w:ascii="Times New Roman" w:eastAsia="仿宋" w:hAnsi="Times New Roman" w:cs="Times New Roman"/>
                <w:sz w:val="32"/>
                <w:szCs w:val="32"/>
              </w:rPr>
              <w:t xml:space="preserve"> </w:t>
            </w:r>
            <w:r w:rsidR="00BF25FB" w:rsidRPr="00277CE6">
              <w:rPr>
                <w:rFonts w:ascii="Times New Roman" w:eastAsia="仿宋" w:hAnsi="Times New Roman" w:cs="Times New Roman"/>
                <w:sz w:val="32"/>
                <w:szCs w:val="32"/>
              </w:rPr>
              <w:t>张长胜</w:t>
            </w:r>
            <w:r w:rsidR="00032547" w:rsidRPr="00277CE6">
              <w:rPr>
                <w:rFonts w:ascii="Times New Roman" w:eastAsia="仿宋" w:hAnsi="Times New Roman" w:cs="Times New Roman"/>
                <w:color w:val="FF0000"/>
                <w:sz w:val="32"/>
                <w:szCs w:val="32"/>
              </w:rPr>
              <w:t xml:space="preserve"> </w:t>
            </w:r>
            <w:r w:rsidR="00BF25FB" w:rsidRPr="00277CE6">
              <w:rPr>
                <w:rFonts w:ascii="Times New Roman" w:eastAsia="仿宋" w:hAnsi="Times New Roman" w:cs="Times New Roman"/>
                <w:sz w:val="32"/>
                <w:szCs w:val="32"/>
              </w:rPr>
              <w:t>副研究员</w:t>
            </w:r>
          </w:p>
        </w:tc>
      </w:tr>
    </w:tbl>
    <w:p w14:paraId="4916708A" w14:textId="77777777" w:rsidR="00C27332" w:rsidRPr="00277CE6" w:rsidRDefault="00C27332" w:rsidP="00C27332">
      <w:pPr>
        <w:spacing w:line="300" w:lineRule="auto"/>
        <w:jc w:val="center"/>
        <w:rPr>
          <w:rFonts w:ascii="Times New Roman" w:hAnsi="Times New Roman" w:cs="Times New Roman"/>
          <w:sz w:val="24"/>
        </w:rPr>
      </w:pPr>
    </w:p>
    <w:p w14:paraId="7CE837F8" w14:textId="77777777" w:rsidR="00416888" w:rsidRPr="00277CE6" w:rsidRDefault="00416888" w:rsidP="00C27332">
      <w:pPr>
        <w:spacing w:line="300" w:lineRule="auto"/>
        <w:jc w:val="center"/>
        <w:rPr>
          <w:rFonts w:ascii="Times New Roman" w:hAnsi="Times New Roman" w:cs="Times New Roman"/>
          <w:sz w:val="24"/>
        </w:rPr>
      </w:pPr>
    </w:p>
    <w:p w14:paraId="00B19B49" w14:textId="77777777" w:rsidR="00C27332" w:rsidRPr="00277CE6" w:rsidRDefault="00C27332" w:rsidP="00C27332">
      <w:pPr>
        <w:spacing w:line="300" w:lineRule="auto"/>
        <w:jc w:val="center"/>
        <w:rPr>
          <w:rFonts w:ascii="Times New Roman" w:hAnsi="Times New Roman" w:cs="Times New Roman"/>
          <w:sz w:val="24"/>
        </w:rPr>
      </w:pPr>
    </w:p>
    <w:p w14:paraId="141FD804" w14:textId="795061E0" w:rsidR="00ED13E1" w:rsidRPr="00277CE6" w:rsidRDefault="00C27332" w:rsidP="00ED13E1">
      <w:pPr>
        <w:spacing w:line="300" w:lineRule="auto"/>
        <w:jc w:val="center"/>
        <w:rPr>
          <w:rFonts w:ascii="Times New Roman" w:eastAsia="黑体" w:hAnsi="Times New Roman" w:cs="Times New Roman"/>
          <w:sz w:val="32"/>
          <w:szCs w:val="32"/>
        </w:rPr>
      </w:pPr>
      <w:r w:rsidRPr="00277CE6">
        <w:rPr>
          <w:rFonts w:ascii="Times New Roman" w:hAnsi="Times New Roman" w:cs="Times New Roman"/>
          <w:sz w:val="32"/>
          <w:szCs w:val="32"/>
        </w:rPr>
        <w:t>二〇</w:t>
      </w:r>
      <w:r w:rsidR="00635A43" w:rsidRPr="00277CE6">
        <w:rPr>
          <w:rFonts w:ascii="Times New Roman" w:hAnsi="Times New Roman" w:cs="Times New Roman"/>
          <w:sz w:val="32"/>
          <w:szCs w:val="32"/>
        </w:rPr>
        <w:t>二</w:t>
      </w:r>
      <w:r w:rsidR="00113041" w:rsidRPr="00277CE6">
        <w:rPr>
          <w:rFonts w:ascii="Times New Roman" w:hAnsi="Times New Roman" w:cs="Times New Roman"/>
          <w:sz w:val="32"/>
          <w:szCs w:val="32"/>
        </w:rPr>
        <w:t>二</w:t>
      </w:r>
      <w:r w:rsidR="002C5CED" w:rsidRPr="00277CE6">
        <w:rPr>
          <w:rFonts w:ascii="Times New Roman" w:hAnsi="Times New Roman" w:cs="Times New Roman"/>
          <w:sz w:val="32"/>
          <w:szCs w:val="32"/>
        </w:rPr>
        <w:t xml:space="preserve"> </w:t>
      </w:r>
      <w:r w:rsidRPr="00277CE6">
        <w:rPr>
          <w:rFonts w:ascii="Times New Roman" w:eastAsia="黑体" w:hAnsi="Times New Roman" w:cs="Times New Roman"/>
          <w:sz w:val="32"/>
          <w:szCs w:val="32"/>
        </w:rPr>
        <w:t>年</w:t>
      </w:r>
      <w:r w:rsidR="002C5CED" w:rsidRPr="00277CE6">
        <w:rPr>
          <w:rFonts w:ascii="Times New Roman" w:eastAsia="黑体" w:hAnsi="Times New Roman" w:cs="Times New Roman"/>
          <w:sz w:val="32"/>
          <w:szCs w:val="32"/>
        </w:rPr>
        <w:t xml:space="preserve"> </w:t>
      </w:r>
      <w:r w:rsidR="00317458" w:rsidRPr="00277CE6">
        <w:rPr>
          <w:rFonts w:ascii="Times New Roman" w:eastAsia="宋体" w:hAnsi="Times New Roman" w:cs="Times New Roman"/>
          <w:sz w:val="32"/>
          <w:szCs w:val="32"/>
        </w:rPr>
        <w:t>六</w:t>
      </w:r>
      <w:r w:rsidR="002C5CED" w:rsidRPr="00277CE6">
        <w:rPr>
          <w:rFonts w:ascii="Times New Roman" w:eastAsia="宋体" w:hAnsi="Times New Roman" w:cs="Times New Roman"/>
          <w:sz w:val="32"/>
          <w:szCs w:val="32"/>
        </w:rPr>
        <w:t xml:space="preserve"> </w:t>
      </w:r>
      <w:r w:rsidRPr="00277CE6">
        <w:rPr>
          <w:rFonts w:ascii="Times New Roman" w:eastAsia="黑体" w:hAnsi="Times New Roman" w:cs="Times New Roman"/>
          <w:sz w:val="32"/>
          <w:szCs w:val="32"/>
        </w:rPr>
        <w:t>月</w:t>
      </w:r>
      <w:r w:rsidR="00ED13E1" w:rsidRPr="00277CE6">
        <w:rPr>
          <w:rFonts w:ascii="Times New Roman" w:eastAsia="黑体" w:hAnsi="Times New Roman" w:cs="Times New Roman"/>
          <w:sz w:val="32"/>
          <w:szCs w:val="32"/>
        </w:rPr>
        <w:br w:type="page"/>
      </w:r>
    </w:p>
    <w:p w14:paraId="3C34156E" w14:textId="77777777" w:rsidR="00FB566D" w:rsidRPr="00277CE6" w:rsidRDefault="00FB566D" w:rsidP="00FB566D">
      <w:pPr>
        <w:spacing w:line="480" w:lineRule="auto"/>
        <w:jc w:val="center"/>
        <w:rPr>
          <w:rFonts w:ascii="Times New Roman" w:hAnsi="Times New Roman" w:cs="Times New Roman"/>
          <w:b/>
          <w:sz w:val="44"/>
          <w:szCs w:val="44"/>
        </w:rPr>
      </w:pPr>
    </w:p>
    <w:p w14:paraId="3526F3E1" w14:textId="77777777" w:rsidR="00FB566D" w:rsidRPr="00277CE6" w:rsidRDefault="00FB566D" w:rsidP="00FB566D">
      <w:pPr>
        <w:spacing w:line="480" w:lineRule="auto"/>
        <w:jc w:val="center"/>
        <w:rPr>
          <w:rFonts w:ascii="Times New Roman" w:eastAsia="黑体" w:hAnsi="Times New Roman" w:cs="Times New Roman"/>
          <w:sz w:val="32"/>
          <w:szCs w:val="32"/>
        </w:rPr>
      </w:pPr>
      <w:r w:rsidRPr="00277CE6">
        <w:rPr>
          <w:rFonts w:ascii="Times New Roman" w:eastAsia="黑体" w:hAnsi="Times New Roman" w:cs="Times New Roman"/>
          <w:sz w:val="32"/>
          <w:szCs w:val="32"/>
        </w:rPr>
        <w:t>版权声明</w:t>
      </w:r>
    </w:p>
    <w:p w14:paraId="3266CD30" w14:textId="77777777" w:rsidR="00FB566D" w:rsidRPr="00277CE6" w:rsidRDefault="00FB566D" w:rsidP="00FB566D">
      <w:pPr>
        <w:spacing w:line="480" w:lineRule="auto"/>
        <w:ind w:firstLineChars="1400" w:firstLine="3360"/>
        <w:rPr>
          <w:rFonts w:ascii="Times New Roman" w:hAnsi="Times New Roman" w:cs="Times New Roman"/>
          <w:sz w:val="24"/>
        </w:rPr>
      </w:pPr>
    </w:p>
    <w:p w14:paraId="2CDA8B19" w14:textId="38B1152E" w:rsidR="00ED13E1" w:rsidRPr="00277CE6" w:rsidRDefault="00FB566D" w:rsidP="00FB566D">
      <w:pPr>
        <w:spacing w:line="480" w:lineRule="auto"/>
        <w:ind w:firstLineChars="200" w:firstLine="480"/>
        <w:rPr>
          <w:rFonts w:ascii="Times New Roman" w:hAnsi="Times New Roman" w:cs="Times New Roman"/>
          <w:sz w:val="24"/>
          <w:szCs w:val="32"/>
        </w:rPr>
      </w:pPr>
      <w:r w:rsidRPr="00277CE6">
        <w:rPr>
          <w:rFonts w:ascii="Times New Roman" w:hAnsi="Times New Roman" w:cs="Times New Roman"/>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C86562E" w14:textId="77777777" w:rsidR="00ED13E1" w:rsidRPr="00277CE6" w:rsidRDefault="00ED13E1">
      <w:pPr>
        <w:widowControl/>
        <w:jc w:val="left"/>
        <w:rPr>
          <w:rFonts w:ascii="Times New Roman" w:hAnsi="Times New Roman" w:cs="Times New Roman"/>
          <w:sz w:val="24"/>
          <w:szCs w:val="32"/>
        </w:rPr>
      </w:pPr>
      <w:r w:rsidRPr="00277CE6">
        <w:rPr>
          <w:rFonts w:ascii="Times New Roman" w:hAnsi="Times New Roman" w:cs="Times New Roman"/>
          <w:sz w:val="24"/>
          <w:szCs w:val="32"/>
        </w:rPr>
        <w:br w:type="page"/>
      </w:r>
    </w:p>
    <w:p w14:paraId="4F3ED653" w14:textId="77777777" w:rsidR="00FB566D" w:rsidRPr="00277CE6" w:rsidRDefault="00FB566D" w:rsidP="00FB566D">
      <w:pPr>
        <w:spacing w:line="480" w:lineRule="auto"/>
        <w:ind w:firstLineChars="200" w:firstLine="480"/>
        <w:rPr>
          <w:rFonts w:ascii="Times New Roman" w:hAnsi="Times New Roman" w:cs="Times New Roman"/>
          <w:sz w:val="24"/>
          <w:szCs w:val="32"/>
        </w:rPr>
        <w:sectPr w:rsidR="00FB566D" w:rsidRPr="00277CE6" w:rsidSect="00C42789">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5716FDB2" w14:textId="6280CEF6" w:rsidR="00FB566D" w:rsidRPr="00277CE6" w:rsidRDefault="00490D4E" w:rsidP="003208B7">
      <w:pPr>
        <w:snapToGrid w:val="0"/>
        <w:spacing w:line="300" w:lineRule="auto"/>
        <w:jc w:val="center"/>
        <w:rPr>
          <w:rFonts w:ascii="Times New Roman" w:eastAsia="黑体" w:hAnsi="Times New Roman" w:cs="Times New Roman"/>
          <w:b/>
          <w:sz w:val="32"/>
          <w:szCs w:val="32"/>
        </w:rPr>
      </w:pPr>
      <w:bookmarkStart w:id="13" w:name="_Toc387132155"/>
      <w:bookmarkStart w:id="14" w:name="_Toc398804266"/>
      <w:r w:rsidRPr="00277CE6">
        <w:rPr>
          <w:rFonts w:ascii="Times New Roman" w:eastAsia="黑体" w:hAnsi="Times New Roman" w:cs="Times New Roman"/>
          <w:b/>
          <w:sz w:val="32"/>
          <w:szCs w:val="32"/>
        </w:rPr>
        <w:lastRenderedPageBreak/>
        <w:t>摘</w:t>
      </w:r>
      <w:r w:rsidRPr="00277CE6">
        <w:rPr>
          <w:rFonts w:ascii="Times New Roman" w:eastAsia="黑体" w:hAnsi="Times New Roman" w:cs="Times New Roman"/>
          <w:b/>
          <w:sz w:val="32"/>
          <w:szCs w:val="32"/>
        </w:rPr>
        <w:t xml:space="preserve"> </w:t>
      </w:r>
      <w:r w:rsidRPr="00277CE6">
        <w:rPr>
          <w:rFonts w:ascii="Times New Roman" w:eastAsia="黑体" w:hAnsi="Times New Roman" w:cs="Times New Roman"/>
          <w:b/>
          <w:sz w:val="32"/>
          <w:szCs w:val="32"/>
        </w:rPr>
        <w:t>要</w:t>
      </w:r>
      <w:bookmarkEnd w:id="13"/>
      <w:bookmarkEnd w:id="14"/>
    </w:p>
    <w:p w14:paraId="746ECB70" w14:textId="09ECC0F7" w:rsidR="00317458" w:rsidRDefault="00B97A17" w:rsidP="007477A3">
      <w:pPr>
        <w:autoSpaceDE w:val="0"/>
        <w:autoSpaceDN w:val="0"/>
        <w:adjustRightInd w:val="0"/>
        <w:spacing w:line="300" w:lineRule="auto"/>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蛋白质计算设计</w:t>
      </w:r>
      <w:r w:rsidR="00D31B72">
        <w:rPr>
          <w:rFonts w:ascii="Times New Roman" w:hAnsi="Times New Roman" w:cs="Times New Roman" w:hint="eastAsia"/>
          <w:sz w:val="24"/>
          <w:szCs w:val="24"/>
          <w:lang w:val="zh-CN"/>
        </w:rPr>
        <w:t>是计算生物学领域的重要课题，</w:t>
      </w:r>
      <w:r w:rsidR="008C2E80">
        <w:rPr>
          <w:rFonts w:ascii="Times New Roman" w:hAnsi="Times New Roman" w:cs="Times New Roman" w:hint="eastAsia"/>
          <w:sz w:val="24"/>
          <w:szCs w:val="24"/>
          <w:lang w:val="zh-CN"/>
        </w:rPr>
        <w:t>而在</w:t>
      </w:r>
      <w:ins w:id="15" w:author="changsheng zhang" w:date="2022-05-30T17:25:00Z">
        <w:r w:rsidR="00A17145">
          <w:rPr>
            <w:rFonts w:ascii="Times New Roman" w:hAnsi="Times New Roman" w:cs="Times New Roman" w:hint="eastAsia"/>
            <w:sz w:val="24"/>
            <w:szCs w:val="24"/>
            <w:lang w:val="zh-CN"/>
          </w:rPr>
          <w:t>基于骨架结构的</w:t>
        </w:r>
      </w:ins>
      <w:r w:rsidR="008C2E80">
        <w:rPr>
          <w:rFonts w:ascii="Times New Roman" w:hAnsi="Times New Roman" w:cs="Times New Roman" w:hint="eastAsia"/>
          <w:sz w:val="24"/>
          <w:szCs w:val="24"/>
          <w:lang w:val="zh-CN"/>
        </w:rPr>
        <w:t>蛋白质计算设计的过程中，</w:t>
      </w:r>
      <w:ins w:id="16" w:author="changsheng zhang" w:date="2022-05-30T17:24:00Z">
        <w:r w:rsidR="005264CB">
          <w:rPr>
            <w:rFonts w:ascii="Times New Roman" w:hAnsi="Times New Roman" w:cs="Times New Roman" w:hint="eastAsia"/>
            <w:sz w:val="24"/>
            <w:szCs w:val="24"/>
            <w:lang w:val="zh-CN"/>
          </w:rPr>
          <w:t>蛋白质</w:t>
        </w:r>
      </w:ins>
      <w:ins w:id="17" w:author="changsheng zhang" w:date="2022-05-30T17:23:00Z">
        <w:r w:rsidR="005264CB">
          <w:rPr>
            <w:rFonts w:ascii="Times New Roman" w:hAnsi="Times New Roman" w:cs="Times New Roman" w:hint="eastAsia"/>
            <w:sz w:val="24"/>
            <w:szCs w:val="24"/>
            <w:lang w:val="zh-CN"/>
          </w:rPr>
          <w:t>骨架</w:t>
        </w:r>
      </w:ins>
      <w:ins w:id="18" w:author="changsheng zhang" w:date="2022-05-30T17:24:00Z">
        <w:r w:rsidR="005264CB">
          <w:rPr>
            <w:rFonts w:ascii="Times New Roman" w:hAnsi="Times New Roman" w:cs="Times New Roman" w:hint="eastAsia"/>
            <w:sz w:val="24"/>
            <w:szCs w:val="24"/>
            <w:lang w:val="zh-CN"/>
          </w:rPr>
          <w:t>，即</w:t>
        </w:r>
      </w:ins>
      <w:r w:rsidR="008C2E80">
        <w:rPr>
          <w:rFonts w:ascii="Times New Roman" w:hAnsi="Times New Roman" w:cs="Times New Roman" w:hint="eastAsia"/>
          <w:sz w:val="24"/>
          <w:szCs w:val="24"/>
          <w:lang w:val="zh-CN"/>
        </w:rPr>
        <w:t>主链结构的优化能够提</w:t>
      </w:r>
      <w:del w:id="19" w:author="changsheng zhang" w:date="2022-05-30T17:23:00Z">
        <w:r w:rsidR="008C2E80" w:rsidDel="005264CB">
          <w:rPr>
            <w:rFonts w:ascii="Times New Roman" w:hAnsi="Times New Roman" w:cs="Times New Roman" w:hint="eastAsia"/>
            <w:sz w:val="24"/>
            <w:szCs w:val="24"/>
            <w:lang w:val="zh-CN"/>
          </w:rPr>
          <w:delText>升初始</w:delText>
        </w:r>
      </w:del>
      <w:ins w:id="20" w:author="changsheng zhang" w:date="2022-05-30T17:23:00Z">
        <w:r w:rsidR="005264CB">
          <w:rPr>
            <w:rFonts w:ascii="Times New Roman" w:hAnsi="Times New Roman" w:cs="Times New Roman" w:hint="eastAsia"/>
            <w:sz w:val="24"/>
            <w:szCs w:val="24"/>
            <w:lang w:val="zh-CN"/>
          </w:rPr>
          <w:t>高该</w:t>
        </w:r>
      </w:ins>
      <w:r w:rsidR="008C2E80">
        <w:rPr>
          <w:rFonts w:ascii="Times New Roman" w:hAnsi="Times New Roman" w:cs="Times New Roman" w:hint="eastAsia"/>
          <w:sz w:val="24"/>
          <w:szCs w:val="24"/>
          <w:lang w:val="zh-CN"/>
        </w:rPr>
        <w:t>骨架</w:t>
      </w:r>
      <w:del w:id="21" w:author="changsheng zhang" w:date="2022-05-30T17:23:00Z">
        <w:r w:rsidR="008C2E80" w:rsidDel="005264CB">
          <w:rPr>
            <w:rFonts w:ascii="Times New Roman" w:hAnsi="Times New Roman" w:cs="Times New Roman" w:hint="eastAsia"/>
            <w:sz w:val="24"/>
            <w:szCs w:val="24"/>
            <w:lang w:val="zh-CN"/>
          </w:rPr>
          <w:delText>结构</w:delText>
        </w:r>
      </w:del>
      <w:r w:rsidR="008C2E80">
        <w:rPr>
          <w:rFonts w:ascii="Times New Roman" w:hAnsi="Times New Roman" w:cs="Times New Roman" w:hint="eastAsia"/>
          <w:sz w:val="24"/>
          <w:szCs w:val="24"/>
          <w:lang w:val="zh-CN"/>
        </w:rPr>
        <w:t>的可设计性，对后续的序列设计具有重要的意义。</w:t>
      </w:r>
      <w:ins w:id="22" w:author="changsheng zhang" w:date="2022-05-30T17:29:00Z">
        <w:r w:rsidR="000F7544">
          <w:rPr>
            <w:rFonts w:ascii="Times New Roman" w:hAnsi="Times New Roman" w:cs="Times New Roman" w:hint="eastAsia"/>
            <w:sz w:val="24"/>
            <w:szCs w:val="24"/>
            <w:lang w:val="zh-CN"/>
          </w:rPr>
          <w:t>目前</w:t>
        </w:r>
        <w:r w:rsidR="000F7544">
          <w:rPr>
            <w:rFonts w:ascii="Times New Roman" w:hAnsi="Times New Roman" w:cs="Times New Roman" w:hint="eastAsia"/>
            <w:sz w:val="24"/>
            <w:szCs w:val="24"/>
            <w:lang w:val="zh-CN"/>
          </w:rPr>
          <w:t>，</w:t>
        </w:r>
      </w:ins>
      <w:r w:rsidR="00694634">
        <w:rPr>
          <w:rFonts w:ascii="Times New Roman" w:hAnsi="Times New Roman" w:cs="Times New Roman" w:hint="eastAsia"/>
          <w:sz w:val="24"/>
          <w:szCs w:val="24"/>
          <w:lang w:val="zh-CN"/>
        </w:rPr>
        <w:t>以</w:t>
      </w:r>
      <w:r w:rsidR="00694634">
        <w:rPr>
          <w:rFonts w:ascii="Times New Roman" w:hAnsi="Times New Roman" w:cs="Times New Roman" w:hint="eastAsia"/>
          <w:sz w:val="24"/>
          <w:szCs w:val="24"/>
          <w:lang w:val="zh-CN"/>
        </w:rPr>
        <w:t>Rosetta</w:t>
      </w:r>
      <w:r w:rsidR="00694634">
        <w:rPr>
          <w:rFonts w:ascii="Times New Roman" w:hAnsi="Times New Roman" w:cs="Times New Roman" w:hint="eastAsia"/>
          <w:sz w:val="24"/>
          <w:szCs w:val="24"/>
          <w:lang w:val="zh-CN"/>
        </w:rPr>
        <w:t>软件为</w:t>
      </w:r>
      <w:ins w:id="23" w:author="changsheng zhang" w:date="2022-05-30T17:29:00Z">
        <w:r w:rsidR="000F7544">
          <w:rPr>
            <w:rFonts w:ascii="Times New Roman" w:hAnsi="Times New Roman" w:cs="Times New Roman" w:hint="eastAsia"/>
            <w:sz w:val="24"/>
            <w:szCs w:val="24"/>
            <w:lang w:val="zh-CN"/>
          </w:rPr>
          <w:t>代表</w:t>
        </w:r>
      </w:ins>
      <w:del w:id="24" w:author="changsheng zhang" w:date="2022-05-30T17:29:00Z">
        <w:r w:rsidR="00694634" w:rsidDel="000F7544">
          <w:rPr>
            <w:rFonts w:ascii="Times New Roman" w:hAnsi="Times New Roman" w:cs="Times New Roman" w:hint="eastAsia"/>
            <w:sz w:val="24"/>
            <w:szCs w:val="24"/>
            <w:lang w:val="zh-CN"/>
          </w:rPr>
          <w:delText>例</w:delText>
        </w:r>
      </w:del>
      <w:r w:rsidR="00694634">
        <w:rPr>
          <w:rFonts w:ascii="Times New Roman" w:hAnsi="Times New Roman" w:cs="Times New Roman" w:hint="eastAsia"/>
          <w:sz w:val="24"/>
          <w:szCs w:val="24"/>
          <w:lang w:val="zh-CN"/>
        </w:rPr>
        <w:t>的</w:t>
      </w:r>
      <w:del w:id="25" w:author="changsheng zhang" w:date="2022-05-30T17:29:00Z">
        <w:r w:rsidR="00B20F43" w:rsidDel="000F7544">
          <w:rPr>
            <w:rFonts w:ascii="Times New Roman" w:hAnsi="Times New Roman" w:cs="Times New Roman" w:hint="eastAsia"/>
            <w:sz w:val="24"/>
            <w:szCs w:val="24"/>
            <w:lang w:val="zh-CN"/>
          </w:rPr>
          <w:delText>目前已有的</w:delText>
        </w:r>
      </w:del>
      <w:r w:rsidR="00694634">
        <w:rPr>
          <w:rFonts w:ascii="Times New Roman" w:hAnsi="Times New Roman" w:cs="Times New Roman" w:hint="eastAsia"/>
          <w:sz w:val="24"/>
          <w:szCs w:val="24"/>
          <w:lang w:val="zh-CN"/>
        </w:rPr>
        <w:t>结构优化方法使用主链与侧链原子相互耦合的能量函数，</w:t>
      </w:r>
      <w:r w:rsidR="00EC2C0E">
        <w:rPr>
          <w:rFonts w:ascii="Times New Roman" w:hAnsi="Times New Roman" w:cs="Times New Roman" w:hint="eastAsia"/>
          <w:sz w:val="24"/>
          <w:szCs w:val="24"/>
          <w:lang w:val="zh-CN"/>
        </w:rPr>
        <w:t>增加了计算复杂度</w:t>
      </w:r>
      <w:commentRangeStart w:id="26"/>
      <w:r w:rsidR="00EC2C0E">
        <w:rPr>
          <w:rFonts w:ascii="Times New Roman" w:hAnsi="Times New Roman" w:cs="Times New Roman" w:hint="eastAsia"/>
          <w:sz w:val="24"/>
          <w:szCs w:val="24"/>
          <w:lang w:val="zh-CN"/>
        </w:rPr>
        <w:t>和</w:t>
      </w:r>
      <w:r w:rsidR="0015512D">
        <w:rPr>
          <w:rFonts w:ascii="Times New Roman" w:hAnsi="Times New Roman" w:cs="Times New Roman" w:hint="eastAsia"/>
          <w:sz w:val="24"/>
          <w:szCs w:val="24"/>
          <w:lang w:val="zh-CN"/>
        </w:rPr>
        <w:t>误差</w:t>
      </w:r>
      <w:commentRangeEnd w:id="26"/>
      <w:r w:rsidR="00951E73">
        <w:rPr>
          <w:rStyle w:val="CommentReference"/>
        </w:rPr>
        <w:commentReference w:id="26"/>
      </w:r>
      <w:r w:rsidR="0015512D">
        <w:rPr>
          <w:rFonts w:ascii="Times New Roman" w:hAnsi="Times New Roman" w:cs="Times New Roman" w:hint="eastAsia"/>
          <w:sz w:val="24"/>
          <w:szCs w:val="24"/>
          <w:lang w:val="zh-CN"/>
        </w:rPr>
        <w:t>，因此需要发展</w:t>
      </w:r>
      <w:del w:id="27" w:author="changsheng zhang" w:date="2022-05-30T22:49:00Z">
        <w:r w:rsidR="0015512D" w:rsidDel="00F7404A">
          <w:rPr>
            <w:rFonts w:ascii="Times New Roman" w:hAnsi="Times New Roman" w:cs="Times New Roman" w:hint="eastAsia"/>
            <w:sz w:val="24"/>
            <w:szCs w:val="24"/>
            <w:lang w:val="zh-CN"/>
          </w:rPr>
          <w:delText>侧链无</w:delText>
        </w:r>
      </w:del>
      <w:ins w:id="28" w:author="changsheng zhang" w:date="2022-05-30T22:49:00Z">
        <w:r w:rsidR="00F7404A">
          <w:rPr>
            <w:rFonts w:ascii="Times New Roman" w:hAnsi="Times New Roman" w:cs="Times New Roman" w:hint="eastAsia"/>
            <w:sz w:val="24"/>
            <w:szCs w:val="24"/>
            <w:lang w:val="zh-CN"/>
          </w:rPr>
          <w:t>新的</w:t>
        </w:r>
      </w:ins>
      <w:ins w:id="29" w:author="changsheng zhang" w:date="2022-05-30T22:50:00Z">
        <w:r w:rsidR="00F7404A">
          <w:rPr>
            <w:rFonts w:ascii="Times New Roman" w:hAnsi="Times New Roman" w:cs="Times New Roman" w:hint="eastAsia"/>
            <w:sz w:val="24"/>
            <w:szCs w:val="24"/>
            <w:lang w:val="zh-CN"/>
          </w:rPr>
          <w:t>人工设计</w:t>
        </w:r>
      </w:ins>
      <w:del w:id="30" w:author="changsheng zhang" w:date="2022-05-30T22:50:00Z">
        <w:r w:rsidR="0015512D" w:rsidDel="00F7404A">
          <w:rPr>
            <w:rFonts w:ascii="Times New Roman" w:hAnsi="Times New Roman" w:cs="Times New Roman" w:hint="eastAsia"/>
            <w:sz w:val="24"/>
            <w:szCs w:val="24"/>
            <w:lang w:val="zh-CN"/>
          </w:rPr>
          <w:delText>关的</w:delText>
        </w:r>
      </w:del>
      <w:r w:rsidR="0015512D">
        <w:rPr>
          <w:rFonts w:ascii="Times New Roman" w:hAnsi="Times New Roman" w:cs="Times New Roman" w:hint="eastAsia"/>
          <w:sz w:val="24"/>
          <w:szCs w:val="24"/>
          <w:lang w:val="zh-CN"/>
        </w:rPr>
        <w:t>蛋白质</w:t>
      </w:r>
      <w:del w:id="31" w:author="changsheng zhang" w:date="2022-05-30T22:50:00Z">
        <w:r w:rsidR="0015512D" w:rsidDel="00F7404A">
          <w:rPr>
            <w:rFonts w:ascii="Times New Roman" w:hAnsi="Times New Roman" w:cs="Times New Roman" w:hint="eastAsia"/>
            <w:sz w:val="24"/>
            <w:szCs w:val="24"/>
            <w:lang w:val="zh-CN"/>
          </w:rPr>
          <w:delText>主链</w:delText>
        </w:r>
      </w:del>
      <w:ins w:id="32" w:author="changsheng zhang" w:date="2022-05-30T22:50:00Z">
        <w:r w:rsidR="00F7404A">
          <w:rPr>
            <w:rFonts w:ascii="Times New Roman" w:hAnsi="Times New Roman" w:cs="Times New Roman" w:hint="eastAsia"/>
            <w:sz w:val="24"/>
            <w:szCs w:val="24"/>
            <w:lang w:val="zh-CN"/>
          </w:rPr>
          <w:t>骨架</w:t>
        </w:r>
      </w:ins>
      <w:r w:rsidR="0015512D">
        <w:rPr>
          <w:rFonts w:ascii="Times New Roman" w:hAnsi="Times New Roman" w:cs="Times New Roman" w:hint="eastAsia"/>
          <w:sz w:val="24"/>
          <w:szCs w:val="24"/>
          <w:lang w:val="zh-CN"/>
        </w:rPr>
        <w:t>结构</w:t>
      </w:r>
      <w:ins w:id="33" w:author="changsheng zhang" w:date="2022-05-30T22:50:00Z">
        <w:r w:rsidR="00F7404A">
          <w:rPr>
            <w:rFonts w:ascii="Times New Roman" w:hAnsi="Times New Roman" w:cs="Times New Roman" w:hint="eastAsia"/>
            <w:sz w:val="24"/>
            <w:szCs w:val="24"/>
            <w:lang w:val="zh-CN"/>
          </w:rPr>
          <w:t>的</w:t>
        </w:r>
      </w:ins>
      <w:ins w:id="34" w:author="changsheng zhang" w:date="2022-05-30T22:51:00Z">
        <w:r w:rsidR="00146651">
          <w:rPr>
            <w:rFonts w:ascii="Times New Roman" w:hAnsi="Times New Roman" w:cs="Times New Roman" w:hint="eastAsia"/>
            <w:sz w:val="24"/>
            <w:szCs w:val="24"/>
            <w:lang w:val="zh-CN"/>
          </w:rPr>
          <w:t>高效</w:t>
        </w:r>
      </w:ins>
      <w:r w:rsidR="0015512D">
        <w:rPr>
          <w:rFonts w:ascii="Times New Roman" w:hAnsi="Times New Roman" w:cs="Times New Roman" w:hint="eastAsia"/>
          <w:sz w:val="24"/>
          <w:szCs w:val="24"/>
          <w:lang w:val="zh-CN"/>
        </w:rPr>
        <w:t>优化方法。</w:t>
      </w:r>
    </w:p>
    <w:p w14:paraId="759CCB77" w14:textId="7B719DFD" w:rsidR="00CB4DD7" w:rsidRPr="000B5503" w:rsidRDefault="00CB4DD7" w:rsidP="007477A3">
      <w:pPr>
        <w:autoSpaceDE w:val="0"/>
        <w:autoSpaceDN w:val="0"/>
        <w:adjustRightInd w:val="0"/>
        <w:spacing w:line="300" w:lineRule="auto"/>
        <w:ind w:firstLine="420"/>
        <w:rPr>
          <w:rFonts w:ascii="Times New Roman" w:hAnsi="Times New Roman" w:cs="Times New Roman"/>
          <w:sz w:val="24"/>
          <w:szCs w:val="24"/>
          <w:lang w:val="zh-CN"/>
        </w:rPr>
      </w:pPr>
      <w:r>
        <w:rPr>
          <w:rFonts w:ascii="Times New Roman" w:hAnsi="Times New Roman" w:cs="Times New Roman" w:hint="eastAsia"/>
          <w:sz w:val="24"/>
          <w:szCs w:val="24"/>
          <w:lang w:val="zh-CN"/>
        </w:rPr>
        <w:t>本课题基于等变图神经网络（</w:t>
      </w:r>
      <w:r>
        <w:rPr>
          <w:rFonts w:ascii="Times New Roman" w:hAnsi="Times New Roman" w:cs="Times New Roman" w:hint="eastAsia"/>
          <w:sz w:val="24"/>
          <w:szCs w:val="24"/>
          <w:lang w:val="zh-CN"/>
        </w:rPr>
        <w:t>Equivariant</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Graph</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Neural</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Network</w:t>
      </w:r>
      <w:r>
        <w:rPr>
          <w:rFonts w:ascii="Times New Roman" w:hAnsi="Times New Roman" w:cs="Times New Roman" w:hint="eastAsia"/>
          <w:sz w:val="24"/>
          <w:szCs w:val="24"/>
          <w:lang w:val="zh-CN"/>
        </w:rPr>
        <w:t>）和降噪分数匹配（</w:t>
      </w:r>
      <w:r>
        <w:rPr>
          <w:rFonts w:ascii="Times New Roman" w:hAnsi="Times New Roman" w:cs="Times New Roman" w:hint="eastAsia"/>
          <w:sz w:val="24"/>
          <w:szCs w:val="24"/>
          <w:lang w:val="zh-CN"/>
        </w:rPr>
        <w:t>Denoising</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Score</w:t>
      </w:r>
      <w:r>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Matching</w:t>
      </w:r>
      <w:r>
        <w:rPr>
          <w:rFonts w:ascii="Times New Roman" w:hAnsi="Times New Roman" w:cs="Times New Roman" w:hint="eastAsia"/>
          <w:sz w:val="24"/>
          <w:szCs w:val="24"/>
          <w:lang w:val="zh-CN"/>
        </w:rPr>
        <w:t>）方法，</w:t>
      </w:r>
      <w:r w:rsidR="00067298">
        <w:rPr>
          <w:rFonts w:ascii="Times New Roman" w:hAnsi="Times New Roman" w:cs="Times New Roman" w:hint="eastAsia"/>
          <w:sz w:val="24"/>
          <w:szCs w:val="24"/>
          <w:lang w:val="zh-CN"/>
        </w:rPr>
        <w:t>在</w:t>
      </w:r>
      <w:ins w:id="35" w:author="changsheng zhang" w:date="2022-05-30T22:52:00Z">
        <w:r w:rsidR="0012717D">
          <w:rPr>
            <w:rFonts w:ascii="Times New Roman" w:hAnsi="Times New Roman" w:cs="Times New Roman" w:hint="eastAsia"/>
            <w:sz w:val="24"/>
            <w:szCs w:val="24"/>
            <w:lang w:val="zh-CN"/>
          </w:rPr>
          <w:t>天然</w:t>
        </w:r>
      </w:ins>
      <w:del w:id="36" w:author="changsheng zhang" w:date="2022-05-30T22:52:00Z">
        <w:r w:rsidR="00067298" w:rsidDel="0012717D">
          <w:rPr>
            <w:rFonts w:ascii="Times New Roman" w:hAnsi="Times New Roman" w:cs="Times New Roman" w:hint="eastAsia"/>
            <w:sz w:val="24"/>
            <w:szCs w:val="24"/>
            <w:lang w:val="zh-CN"/>
          </w:rPr>
          <w:delText>经过筛选的</w:delText>
        </w:r>
      </w:del>
      <w:r w:rsidR="00067298">
        <w:rPr>
          <w:rFonts w:ascii="Times New Roman" w:hAnsi="Times New Roman" w:cs="Times New Roman" w:hint="eastAsia"/>
          <w:sz w:val="24"/>
          <w:szCs w:val="24"/>
          <w:lang w:val="zh-CN"/>
        </w:rPr>
        <w:t>蛋白质结构数据集上</w:t>
      </w:r>
      <w:r w:rsidR="005F306D">
        <w:rPr>
          <w:rFonts w:ascii="Times New Roman" w:hAnsi="Times New Roman" w:cs="Times New Roman" w:hint="eastAsia"/>
          <w:sz w:val="24"/>
          <w:szCs w:val="24"/>
          <w:lang w:val="zh-CN"/>
        </w:rPr>
        <w:t>训练了能够实现侧链无关的</w:t>
      </w:r>
      <w:r w:rsidR="00067298">
        <w:rPr>
          <w:rFonts w:ascii="Times New Roman" w:hAnsi="Times New Roman" w:cs="Times New Roman" w:hint="eastAsia"/>
          <w:sz w:val="24"/>
          <w:szCs w:val="24"/>
          <w:lang w:val="zh-CN"/>
        </w:rPr>
        <w:t>蛋白质</w:t>
      </w:r>
      <w:r w:rsidR="005F306D">
        <w:rPr>
          <w:rFonts w:ascii="Times New Roman" w:hAnsi="Times New Roman" w:cs="Times New Roman" w:hint="eastAsia"/>
          <w:sz w:val="24"/>
          <w:szCs w:val="24"/>
          <w:lang w:val="zh-CN"/>
        </w:rPr>
        <w:t>主链结构</w:t>
      </w:r>
      <w:ins w:id="37" w:author="changsheng zhang" w:date="2022-05-31T00:42:00Z">
        <w:r w:rsidR="00083C8A" w:rsidRPr="00277CE6">
          <w:rPr>
            <w:rFonts w:ascii="Times New Roman" w:hAnsi="Times New Roman" w:cs="Times New Roman"/>
            <w:sz w:val="24"/>
            <w:szCs w:val="24"/>
          </w:rPr>
          <w:t>模拟退火朗之万动力学</w:t>
        </w:r>
      </w:ins>
      <w:r w:rsidR="005F306D">
        <w:rPr>
          <w:rFonts w:ascii="Times New Roman" w:hAnsi="Times New Roman" w:cs="Times New Roman" w:hint="eastAsia"/>
          <w:sz w:val="24"/>
          <w:szCs w:val="24"/>
          <w:lang w:val="zh-CN"/>
        </w:rPr>
        <w:t>优化</w:t>
      </w:r>
      <w:r w:rsidR="00067298">
        <w:rPr>
          <w:rFonts w:ascii="Times New Roman" w:hAnsi="Times New Roman" w:cs="Times New Roman" w:hint="eastAsia"/>
          <w:sz w:val="24"/>
          <w:szCs w:val="24"/>
          <w:lang w:val="zh-CN"/>
        </w:rPr>
        <w:t>的</w:t>
      </w:r>
      <w:r w:rsidR="005F306D">
        <w:rPr>
          <w:rFonts w:ascii="Times New Roman" w:hAnsi="Times New Roman" w:cs="Times New Roman" w:hint="eastAsia"/>
          <w:sz w:val="24"/>
          <w:szCs w:val="24"/>
          <w:lang w:val="zh-CN"/>
        </w:rPr>
        <w:t>模型</w:t>
      </w:r>
      <w:r w:rsidR="00067298">
        <w:rPr>
          <w:rFonts w:ascii="Times New Roman" w:hAnsi="Times New Roman" w:cs="Times New Roman" w:hint="eastAsia"/>
          <w:sz w:val="24"/>
          <w:szCs w:val="24"/>
          <w:lang w:val="zh-CN"/>
        </w:rPr>
        <w:t>，通过</w:t>
      </w:r>
      <w:del w:id="38" w:author="changsheng zhang" w:date="2022-05-30T23:12:00Z">
        <w:r w:rsidR="00067298" w:rsidDel="00440B41">
          <w:rPr>
            <w:rFonts w:ascii="Times New Roman" w:hAnsi="Times New Roman" w:cs="Times New Roman" w:hint="eastAsia"/>
            <w:sz w:val="24"/>
            <w:szCs w:val="24"/>
            <w:lang w:val="zh-CN"/>
          </w:rPr>
          <w:delText>模型</w:delText>
        </w:r>
      </w:del>
      <w:r w:rsidR="00067298">
        <w:rPr>
          <w:rFonts w:ascii="Times New Roman" w:hAnsi="Times New Roman" w:cs="Times New Roman" w:hint="eastAsia"/>
          <w:sz w:val="24"/>
          <w:szCs w:val="24"/>
          <w:lang w:val="zh-CN"/>
        </w:rPr>
        <w:t>对高斯噪声扰动后蛋白质主链结构</w:t>
      </w:r>
      <w:del w:id="39" w:author="changsheng zhang" w:date="2022-05-30T23:03:00Z">
        <w:r w:rsidR="00067298" w:rsidDel="00C44548">
          <w:rPr>
            <w:rFonts w:ascii="Times New Roman" w:hAnsi="Times New Roman" w:cs="Times New Roman" w:hint="eastAsia"/>
            <w:sz w:val="24"/>
            <w:szCs w:val="24"/>
            <w:lang w:val="zh-CN"/>
          </w:rPr>
          <w:delText>的优化表现对模型进行评估</w:delText>
        </w:r>
      </w:del>
      <w:ins w:id="40" w:author="changsheng zhang" w:date="2022-05-30T23:03:00Z">
        <w:r w:rsidR="00C44548">
          <w:rPr>
            <w:rFonts w:ascii="Times New Roman" w:hAnsi="Times New Roman" w:cs="Times New Roman" w:hint="eastAsia"/>
            <w:sz w:val="24"/>
            <w:szCs w:val="24"/>
            <w:lang w:val="zh-CN"/>
          </w:rPr>
          <w:t>的</w:t>
        </w:r>
        <w:r w:rsidR="00C44548">
          <w:rPr>
            <w:rFonts w:ascii="Times New Roman" w:hAnsi="Times New Roman" w:cs="Times New Roman" w:hint="eastAsia"/>
            <w:sz w:val="24"/>
            <w:szCs w:val="24"/>
          </w:rPr>
          <w:t>恢复</w:t>
        </w:r>
        <w:r w:rsidR="00C44548">
          <w:rPr>
            <w:rFonts w:ascii="Times New Roman" w:hAnsi="Times New Roman" w:cs="Times New Roman" w:hint="eastAsia"/>
            <w:sz w:val="24"/>
            <w:szCs w:val="24"/>
            <w:lang w:val="zh-CN"/>
          </w:rPr>
          <w:t>表现对</w:t>
        </w:r>
      </w:ins>
      <w:ins w:id="41" w:author="changsheng zhang" w:date="2022-05-30T23:12:00Z">
        <w:r w:rsidR="00440B41">
          <w:rPr>
            <w:rFonts w:ascii="Times New Roman" w:hAnsi="Times New Roman" w:cs="Times New Roman" w:hint="eastAsia"/>
            <w:sz w:val="24"/>
            <w:szCs w:val="24"/>
            <w:lang w:val="zh-CN"/>
          </w:rPr>
          <w:t>优化</w:t>
        </w:r>
      </w:ins>
      <w:ins w:id="42" w:author="changsheng zhang" w:date="2022-05-30T23:03:00Z">
        <w:r w:rsidR="00C44548">
          <w:rPr>
            <w:rFonts w:ascii="Times New Roman" w:hAnsi="Times New Roman" w:cs="Times New Roman" w:hint="eastAsia"/>
            <w:sz w:val="24"/>
            <w:szCs w:val="24"/>
            <w:lang w:val="zh-CN"/>
          </w:rPr>
          <w:t>模型进行评估</w:t>
        </w:r>
      </w:ins>
      <w:r w:rsidR="00067298">
        <w:rPr>
          <w:rFonts w:ascii="Times New Roman" w:hAnsi="Times New Roman" w:cs="Times New Roman" w:hint="eastAsia"/>
          <w:sz w:val="24"/>
          <w:szCs w:val="24"/>
          <w:lang w:val="zh-CN"/>
        </w:rPr>
        <w:t>。</w:t>
      </w:r>
      <w:del w:id="43" w:author="changsheng zhang" w:date="2022-05-30T23:13:00Z">
        <w:r w:rsidR="009C7F68" w:rsidDel="00576DFA">
          <w:rPr>
            <w:rFonts w:ascii="Times New Roman" w:hAnsi="Times New Roman" w:cs="Times New Roman" w:hint="eastAsia"/>
            <w:sz w:val="24"/>
            <w:szCs w:val="24"/>
            <w:lang w:val="zh-CN"/>
          </w:rPr>
          <w:delText>实验证明</w:delText>
        </w:r>
      </w:del>
      <w:ins w:id="44" w:author="changsheng zhang" w:date="2022-05-30T23:13:00Z">
        <w:r w:rsidR="00576DFA">
          <w:rPr>
            <w:rFonts w:ascii="Times New Roman" w:hAnsi="Times New Roman" w:cs="Times New Roman" w:hint="eastAsia"/>
            <w:sz w:val="24"/>
            <w:szCs w:val="24"/>
            <w:lang w:val="zh-CN"/>
          </w:rPr>
          <w:t>测试表明</w:t>
        </w:r>
      </w:ins>
      <w:r w:rsidR="009C7F68">
        <w:rPr>
          <w:rFonts w:ascii="Times New Roman" w:hAnsi="Times New Roman" w:cs="Times New Roman" w:hint="eastAsia"/>
          <w:sz w:val="24"/>
          <w:szCs w:val="24"/>
          <w:lang w:val="zh-CN"/>
        </w:rPr>
        <w:t>，</w:t>
      </w:r>
      <w:r w:rsidR="009C7F68">
        <w:rPr>
          <w:rFonts w:ascii="Times New Roman" w:hAnsi="Times New Roman" w:cs="Times New Roman" w:hint="eastAsia"/>
          <w:sz w:val="24"/>
          <w:szCs w:val="24"/>
        </w:rPr>
        <w:t>对于与真实结构偏差</w:t>
      </w:r>
      <w:r w:rsidR="009C7F68">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ins w:id="45" w:author="changsheng zhang" w:date="2022-05-30T23:23:00Z">
        <w:r w:rsidR="00987A88">
          <w:rPr>
            <w:rFonts w:ascii="Times New Roman" w:hAnsi="Times New Roman" w:cs="Times New Roman" w:hint="eastAsia"/>
            <w:color w:val="000000"/>
            <w:kern w:val="0"/>
            <w:sz w:val="24"/>
            <w:szCs w:val="24"/>
          </w:rPr>
          <w:t>高斯噪声</w:t>
        </w:r>
      </w:ins>
      <w:r w:rsidR="009C7F68">
        <w:rPr>
          <w:rFonts w:ascii="Times New Roman" w:hAnsi="Times New Roman" w:cs="Times New Roman" w:hint="eastAsia"/>
          <w:color w:val="000000"/>
          <w:kern w:val="0"/>
          <w:sz w:val="24"/>
          <w:szCs w:val="24"/>
        </w:rPr>
        <w:t>扰动后的结构，</w:t>
      </w:r>
      <w:commentRangeStart w:id="46"/>
      <w:r w:rsidR="009C7F68">
        <w:rPr>
          <w:rFonts w:ascii="Times New Roman" w:hAnsi="Times New Roman" w:cs="Times New Roman" w:hint="eastAsia"/>
          <w:color w:val="000000"/>
          <w:kern w:val="0"/>
          <w:sz w:val="24"/>
          <w:szCs w:val="24"/>
        </w:rPr>
        <w:t>模型能够实现</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9C7F68">
        <w:rPr>
          <w:rFonts w:ascii="Times New Roman" w:hAnsi="Times New Roman" w:cs="Times New Roman" w:hint="eastAsia"/>
          <w:color w:val="000000"/>
          <w:kern w:val="0"/>
          <w:sz w:val="24"/>
          <w:szCs w:val="24"/>
        </w:rPr>
        <w:t>RMSD</w:t>
      </w:r>
      <w:r w:rsidR="009C7F68">
        <w:rPr>
          <w:rFonts w:ascii="Times New Roman" w:hAnsi="Times New Roman" w:cs="Times New Roman" w:hint="eastAsia"/>
          <w:color w:val="000000"/>
          <w:kern w:val="0"/>
          <w:sz w:val="24"/>
          <w:szCs w:val="24"/>
        </w:rPr>
        <w:t>下降</w:t>
      </w:r>
      <w:commentRangeEnd w:id="46"/>
      <w:r w:rsidR="000360C2">
        <w:rPr>
          <w:rStyle w:val="CommentReference"/>
        </w:rPr>
        <w:commentReference w:id="46"/>
      </w:r>
      <w:r w:rsidR="009C7F68">
        <w:rPr>
          <w:rFonts w:ascii="Times New Roman" w:hAnsi="Times New Roman" w:cs="Times New Roman" w:hint="eastAsia"/>
          <w:color w:val="000000"/>
          <w:kern w:val="0"/>
          <w:sz w:val="24"/>
          <w:szCs w:val="24"/>
        </w:rPr>
        <w:t>，显著提升主链结构的质量。本课题对基础模型加以改进，</w:t>
      </w:r>
      <w:commentRangeStart w:id="47"/>
      <w:r w:rsidR="009C7F68">
        <w:rPr>
          <w:rFonts w:ascii="Times New Roman" w:hAnsi="Times New Roman" w:cs="Times New Roman" w:hint="eastAsia"/>
          <w:color w:val="000000"/>
          <w:kern w:val="0"/>
          <w:sz w:val="24"/>
          <w:szCs w:val="24"/>
        </w:rPr>
        <w:t>向模型中增加了基于蛋白质疏水核心周围残基侧链相互作用的信息</w:t>
      </w:r>
      <w:commentRangeEnd w:id="47"/>
      <w:r w:rsidR="00083733">
        <w:rPr>
          <w:rStyle w:val="CommentReference"/>
        </w:rPr>
        <w:commentReference w:id="47"/>
      </w:r>
      <w:r w:rsidR="009C7F68">
        <w:rPr>
          <w:rFonts w:ascii="Times New Roman" w:hAnsi="Times New Roman" w:cs="Times New Roman" w:hint="eastAsia"/>
          <w:color w:val="000000"/>
          <w:kern w:val="0"/>
          <w:sz w:val="24"/>
          <w:szCs w:val="24"/>
        </w:rPr>
        <w:t>，实验证明</w:t>
      </w:r>
      <w:r w:rsidR="009C7F68">
        <w:rPr>
          <w:rFonts w:ascii="Times New Roman" w:hAnsi="Times New Roman" w:cs="Times New Roman" w:hint="eastAsia"/>
          <w:sz w:val="24"/>
          <w:szCs w:val="24"/>
        </w:rPr>
        <w:t>能够</w:t>
      </w:r>
      <w:r w:rsidR="009C7F68">
        <w:rPr>
          <w:rFonts w:ascii="Times New Roman" w:hAnsi="Times New Roman" w:cs="Times New Roman" w:hint="eastAsia"/>
          <w:color w:val="000000"/>
          <w:kern w:val="0"/>
          <w:sz w:val="24"/>
          <w:szCs w:val="24"/>
        </w:rPr>
        <w:t>实现</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9C7F68">
        <w:rPr>
          <w:rFonts w:ascii="Times New Roman" w:hAnsi="Times New Roman" w:cs="Times New Roman" w:hint="eastAsia"/>
          <w:color w:val="000000"/>
          <w:kern w:val="0"/>
          <w:sz w:val="24"/>
          <w:szCs w:val="24"/>
        </w:rPr>
        <w:t>的</w:t>
      </w:r>
      <w:r w:rsidR="009C7F68">
        <w:rPr>
          <w:rFonts w:ascii="Times New Roman" w:hAnsi="Times New Roman" w:cs="Times New Roman" w:hint="eastAsia"/>
          <w:color w:val="000000"/>
          <w:kern w:val="0"/>
          <w:sz w:val="24"/>
          <w:szCs w:val="24"/>
        </w:rPr>
        <w:t>RMSD</w:t>
      </w:r>
      <w:r w:rsidR="009C7F68">
        <w:rPr>
          <w:rFonts w:ascii="Times New Roman" w:hAnsi="Times New Roman" w:cs="Times New Roman" w:hint="eastAsia"/>
          <w:color w:val="000000"/>
          <w:kern w:val="0"/>
          <w:sz w:val="24"/>
          <w:szCs w:val="24"/>
        </w:rPr>
        <w:t>下降，模型的表现得到进一步改善。本课题最后将模型应用于实际的蛋白质主链优化问题，使用</w:t>
      </w:r>
      <w:r w:rsidR="009C7F68">
        <w:rPr>
          <w:rFonts w:ascii="Times New Roman" w:hAnsi="Times New Roman" w:cs="Times New Roman" w:hint="eastAsia"/>
          <w:color w:val="000000"/>
          <w:kern w:val="0"/>
          <w:sz w:val="24"/>
          <w:szCs w:val="24"/>
        </w:rPr>
        <w:t>Rosetta</w:t>
      </w:r>
      <w:r w:rsidR="009C7F68">
        <w:rPr>
          <w:rFonts w:ascii="Times New Roman" w:hAnsi="Times New Roman" w:cs="Times New Roman" w:hint="eastAsia"/>
          <w:color w:val="000000"/>
          <w:kern w:val="0"/>
          <w:sz w:val="24"/>
          <w:szCs w:val="24"/>
        </w:rPr>
        <w:t>程序进行固定主链的序列设计，优化后的</w:t>
      </w:r>
      <w:commentRangeStart w:id="48"/>
      <w:del w:id="49" w:author="changsheng zhang" w:date="2022-05-30T23:36:00Z">
        <w:r w:rsidR="009C7F68" w:rsidDel="005E1FB7">
          <w:rPr>
            <w:rFonts w:ascii="Times New Roman" w:hAnsi="Times New Roman" w:cs="Times New Roman" w:hint="eastAsia"/>
            <w:color w:val="000000"/>
            <w:kern w:val="0"/>
            <w:sz w:val="24"/>
            <w:szCs w:val="24"/>
          </w:rPr>
          <w:delText>主链</w:delText>
        </w:r>
      </w:del>
      <w:ins w:id="50" w:author="changsheng zhang" w:date="2022-05-30T23:36:00Z">
        <w:r w:rsidR="005E1FB7">
          <w:rPr>
            <w:rFonts w:ascii="Times New Roman" w:hAnsi="Times New Roman" w:cs="Times New Roman" w:hint="eastAsia"/>
            <w:color w:val="000000"/>
            <w:kern w:val="0"/>
            <w:sz w:val="24"/>
            <w:szCs w:val="24"/>
          </w:rPr>
          <w:t>骨架</w:t>
        </w:r>
      </w:ins>
      <w:commentRangeEnd w:id="48"/>
      <w:ins w:id="51" w:author="changsheng zhang" w:date="2022-05-30T23:37:00Z">
        <w:r w:rsidR="005E1FB7">
          <w:rPr>
            <w:rStyle w:val="CommentReference"/>
          </w:rPr>
          <w:commentReference w:id="48"/>
        </w:r>
      </w:ins>
      <w:r w:rsidR="009C7F68">
        <w:rPr>
          <w:rFonts w:ascii="Times New Roman" w:hAnsi="Times New Roman" w:cs="Times New Roman" w:hint="eastAsia"/>
          <w:color w:val="000000"/>
          <w:kern w:val="0"/>
          <w:sz w:val="24"/>
          <w:szCs w:val="24"/>
        </w:rPr>
        <w:t>获得较低的打分，证明本课题开发的模型能够改善初始骨架结构的可设计性。</w:t>
      </w:r>
      <w:del w:id="52" w:author="changsheng zhang" w:date="2022-05-30T23:39:00Z">
        <w:r w:rsidR="009C7F68" w:rsidDel="005E1FB7">
          <w:rPr>
            <w:rFonts w:ascii="Times New Roman" w:hAnsi="Times New Roman" w:cs="Times New Roman" w:hint="eastAsia"/>
            <w:color w:val="000000"/>
            <w:kern w:val="0"/>
            <w:sz w:val="24"/>
            <w:szCs w:val="24"/>
          </w:rPr>
          <w:delText>本课题构建的模型尚有局限性，</w:delText>
        </w:r>
        <w:r w:rsidR="00AB5A39" w:rsidDel="005E1FB7">
          <w:rPr>
            <w:rFonts w:ascii="Times New Roman" w:hAnsi="Times New Roman" w:cs="Times New Roman" w:hint="eastAsia"/>
            <w:color w:val="000000"/>
            <w:kern w:val="0"/>
            <w:sz w:val="24"/>
            <w:szCs w:val="24"/>
          </w:rPr>
          <w:delText>将在后续研究中加以发展和完善。</w:delText>
        </w:r>
      </w:del>
    </w:p>
    <w:p w14:paraId="768986C1" w14:textId="77777777" w:rsidR="00FB566D" w:rsidRPr="00277CE6" w:rsidRDefault="00FB566D" w:rsidP="00FB566D">
      <w:pPr>
        <w:widowControl/>
        <w:spacing w:line="400" w:lineRule="exact"/>
        <w:ind w:firstLineChars="177" w:firstLine="425"/>
        <w:rPr>
          <w:rFonts w:ascii="Times New Roman" w:hAnsi="Times New Roman" w:cs="Times New Roman"/>
          <w:b/>
          <w:sz w:val="24"/>
        </w:rPr>
      </w:pPr>
    </w:p>
    <w:p w14:paraId="44585D36" w14:textId="5583D007" w:rsidR="00FB566D" w:rsidRPr="00277CE6" w:rsidRDefault="00FB566D" w:rsidP="00B97A17">
      <w:pPr>
        <w:widowControl/>
        <w:spacing w:line="400" w:lineRule="exact"/>
        <w:ind w:firstLineChars="177" w:firstLine="425"/>
        <w:rPr>
          <w:rFonts w:ascii="Times New Roman" w:hAnsi="Times New Roman" w:cs="Times New Roman"/>
        </w:rPr>
      </w:pPr>
      <w:r w:rsidRPr="00AB5A39">
        <w:rPr>
          <w:rFonts w:ascii="黑体" w:eastAsia="黑体" w:hAnsi="黑体" w:cs="Times New Roman"/>
          <w:sz w:val="24"/>
        </w:rPr>
        <w:t>关键词</w:t>
      </w:r>
      <w:r w:rsidRPr="00277CE6">
        <w:rPr>
          <w:rFonts w:ascii="Times New Roman" w:hAnsi="Times New Roman" w:cs="Times New Roman"/>
          <w:sz w:val="24"/>
        </w:rPr>
        <w:t>：</w:t>
      </w:r>
      <w:r w:rsidR="00866823">
        <w:rPr>
          <w:rFonts w:ascii="Times New Roman" w:hAnsi="Times New Roman" w:cs="Times New Roman" w:hint="eastAsia"/>
          <w:sz w:val="24"/>
        </w:rPr>
        <w:t>蛋白质计算设计，</w:t>
      </w:r>
      <w:r w:rsidR="00B97A17">
        <w:rPr>
          <w:rFonts w:ascii="Times New Roman" w:hAnsi="Times New Roman" w:cs="Times New Roman" w:hint="eastAsia"/>
          <w:sz w:val="24"/>
        </w:rPr>
        <w:t>主链</w:t>
      </w:r>
      <w:r w:rsidR="00C34057">
        <w:rPr>
          <w:rFonts w:ascii="Times New Roman" w:hAnsi="Times New Roman" w:cs="Times New Roman" w:hint="eastAsia"/>
          <w:sz w:val="24"/>
        </w:rPr>
        <w:t>结构</w:t>
      </w:r>
      <w:r w:rsidR="00B97A17">
        <w:rPr>
          <w:rFonts w:ascii="Times New Roman" w:hAnsi="Times New Roman" w:cs="Times New Roman" w:hint="eastAsia"/>
          <w:sz w:val="24"/>
        </w:rPr>
        <w:t>优化</w:t>
      </w:r>
      <w:r w:rsidRPr="00277CE6">
        <w:rPr>
          <w:rFonts w:ascii="Times New Roman" w:hAnsi="Times New Roman" w:cs="Times New Roman"/>
          <w:sz w:val="24"/>
        </w:rPr>
        <w:t>，</w:t>
      </w:r>
      <w:r w:rsidR="00B97A17">
        <w:rPr>
          <w:rFonts w:ascii="Times New Roman" w:hAnsi="Times New Roman" w:cs="Times New Roman" w:hint="eastAsia"/>
          <w:sz w:val="24"/>
        </w:rPr>
        <w:t>图神经网络</w:t>
      </w:r>
      <w:r w:rsidRPr="00277CE6">
        <w:rPr>
          <w:rFonts w:ascii="Times New Roman" w:hAnsi="Times New Roman" w:cs="Times New Roman"/>
          <w:sz w:val="24"/>
        </w:rPr>
        <w:t>，</w:t>
      </w:r>
      <w:r w:rsidR="000D1001">
        <w:rPr>
          <w:rFonts w:ascii="Times New Roman" w:hAnsi="Times New Roman" w:cs="Times New Roman" w:hint="eastAsia"/>
          <w:sz w:val="24"/>
        </w:rPr>
        <w:t>可设计性</w:t>
      </w:r>
    </w:p>
    <w:p w14:paraId="0CFCC82C" w14:textId="77777777" w:rsidR="00FB566D" w:rsidRPr="00277CE6" w:rsidRDefault="00FB566D" w:rsidP="00FB566D">
      <w:pPr>
        <w:widowControl/>
        <w:jc w:val="left"/>
        <w:rPr>
          <w:rFonts w:ascii="Times New Roman" w:hAnsi="Times New Roman" w:cs="Times New Roman"/>
          <w:sz w:val="32"/>
          <w:szCs w:val="32"/>
        </w:rPr>
      </w:pPr>
    </w:p>
    <w:p w14:paraId="5897F482" w14:textId="77777777" w:rsidR="00FB566D" w:rsidRPr="00277CE6" w:rsidRDefault="00FB566D">
      <w:pPr>
        <w:widowControl/>
        <w:jc w:val="left"/>
        <w:rPr>
          <w:rFonts w:ascii="Times New Roman" w:hAnsi="Times New Roman" w:cs="Times New Roman"/>
          <w:sz w:val="32"/>
          <w:szCs w:val="32"/>
        </w:rPr>
      </w:pPr>
      <w:r w:rsidRPr="00277CE6">
        <w:rPr>
          <w:rFonts w:ascii="Times New Roman" w:hAnsi="Times New Roman" w:cs="Times New Roman"/>
          <w:sz w:val="32"/>
          <w:szCs w:val="32"/>
        </w:rPr>
        <w:br w:type="page"/>
      </w:r>
    </w:p>
    <w:p w14:paraId="588C05BA" w14:textId="77777777" w:rsidR="00FB566D" w:rsidRPr="00277CE6" w:rsidRDefault="00FB566D" w:rsidP="003208B7">
      <w:pPr>
        <w:snapToGrid w:val="0"/>
        <w:spacing w:line="300" w:lineRule="auto"/>
        <w:jc w:val="center"/>
        <w:rPr>
          <w:rFonts w:ascii="Times New Roman" w:eastAsia="黑体" w:hAnsi="Times New Roman" w:cs="Times New Roman"/>
          <w:b/>
          <w:sz w:val="32"/>
          <w:szCs w:val="32"/>
        </w:rPr>
      </w:pPr>
      <w:bookmarkStart w:id="53" w:name="_Toc387132156"/>
      <w:bookmarkStart w:id="54" w:name="_Toc398804267"/>
      <w:r w:rsidRPr="00277CE6">
        <w:rPr>
          <w:rFonts w:ascii="Times New Roman" w:eastAsia="黑体" w:hAnsi="Times New Roman" w:cs="Times New Roman"/>
          <w:b/>
          <w:sz w:val="32"/>
          <w:szCs w:val="32"/>
        </w:rPr>
        <w:lastRenderedPageBreak/>
        <w:t>ABSTRACT</w:t>
      </w:r>
      <w:bookmarkEnd w:id="53"/>
      <w:bookmarkEnd w:id="54"/>
    </w:p>
    <w:p w14:paraId="3DE53293" w14:textId="693C44A4" w:rsidR="002B0C83" w:rsidRPr="002B0C83" w:rsidRDefault="002B0C83" w:rsidP="002B0C83">
      <w:pPr>
        <w:pStyle w:val="PlainText"/>
        <w:spacing w:line="400" w:lineRule="exact"/>
        <w:ind w:firstLine="420"/>
        <w:rPr>
          <w:rFonts w:ascii="Times New Roman" w:hAnsi="Times New Roman" w:cs="Times New Roman"/>
          <w:sz w:val="24"/>
          <w:szCs w:val="24"/>
        </w:rPr>
      </w:pPr>
      <w:r w:rsidRPr="002B0C83">
        <w:rPr>
          <w:rFonts w:ascii="Times New Roman" w:hAnsi="Times New Roman" w:cs="Times New Roman"/>
          <w:sz w:val="24"/>
          <w:szCs w:val="24"/>
        </w:rPr>
        <w:t xml:space="preserve">Computational protein design is an important topic in the field of computational biology. In the process of protein computational design, the optimization of the main chain structure can improve the designability of the initial backbone structure, which is of great significance for subsequent sequence design. Taking Rosetta software as an example, the existing structure optimization method uses the energy function </w:t>
      </w:r>
      <w:r>
        <w:rPr>
          <w:rFonts w:ascii="Times New Roman" w:hAnsi="Times New Roman" w:cs="Times New Roman"/>
          <w:sz w:val="24"/>
          <w:szCs w:val="24"/>
        </w:rPr>
        <w:t xml:space="preserve">that couples </w:t>
      </w:r>
      <w:r w:rsidRPr="002B0C83">
        <w:rPr>
          <w:rFonts w:ascii="Times New Roman" w:hAnsi="Times New Roman" w:cs="Times New Roman"/>
          <w:sz w:val="24"/>
          <w:szCs w:val="24"/>
        </w:rPr>
        <w:t>the main chain and side chain atoms, which increases the computational complexity and error</w:t>
      </w:r>
      <w:r>
        <w:rPr>
          <w:rFonts w:ascii="Times New Roman" w:hAnsi="Times New Roman" w:cs="Times New Roman"/>
          <w:sz w:val="24"/>
          <w:szCs w:val="24"/>
        </w:rPr>
        <w:t xml:space="preserve"> rate</w:t>
      </w:r>
      <w:r w:rsidRPr="002B0C83">
        <w:rPr>
          <w:rFonts w:ascii="Times New Roman" w:hAnsi="Times New Roman" w:cs="Times New Roman"/>
          <w:sz w:val="24"/>
          <w:szCs w:val="24"/>
        </w:rPr>
        <w:t>. Therefore, it is necessary to develop a protein main chain structure optimization method that is independent of the side chain.</w:t>
      </w:r>
    </w:p>
    <w:p w14:paraId="0EC49CFF" w14:textId="4BDC106B" w:rsidR="00FB566D" w:rsidRPr="00277CE6" w:rsidRDefault="002B0C83" w:rsidP="002B0C83">
      <w:pPr>
        <w:pStyle w:val="PlainText"/>
        <w:spacing w:line="400" w:lineRule="exact"/>
        <w:ind w:firstLine="420"/>
        <w:rPr>
          <w:rFonts w:ascii="Times New Roman" w:hAnsi="Times New Roman" w:cs="Times New Roman"/>
          <w:sz w:val="24"/>
          <w:szCs w:val="24"/>
        </w:rPr>
      </w:pPr>
      <w:r w:rsidRPr="002B0C83">
        <w:rPr>
          <w:rFonts w:ascii="Times New Roman" w:hAnsi="Times New Roman" w:cs="Times New Roman"/>
          <w:sz w:val="24"/>
          <w:szCs w:val="24"/>
        </w:rPr>
        <w:t xml:space="preserve">Based on the Equivariant Graph Neural Network and the Denoising Score Matching method, </w:t>
      </w:r>
      <w:r w:rsidR="00EA2745">
        <w:rPr>
          <w:rFonts w:ascii="Times New Roman" w:hAnsi="Times New Roman" w:cs="Times New Roman"/>
          <w:sz w:val="24"/>
          <w:szCs w:val="24"/>
        </w:rPr>
        <w:t>we</w:t>
      </w:r>
      <w:r w:rsidRPr="002B0C83">
        <w:rPr>
          <w:rFonts w:ascii="Times New Roman" w:hAnsi="Times New Roman" w:cs="Times New Roman"/>
          <w:sz w:val="24"/>
          <w:szCs w:val="24"/>
        </w:rPr>
        <w:t xml:space="preserve"> </w:t>
      </w:r>
      <w:r w:rsidR="00EA2745">
        <w:rPr>
          <w:rFonts w:ascii="Times New Roman" w:hAnsi="Times New Roman" w:cs="Times New Roman"/>
          <w:sz w:val="24"/>
          <w:szCs w:val="24"/>
        </w:rPr>
        <w:t>developed</w:t>
      </w:r>
      <w:r w:rsidRPr="002B0C83">
        <w:rPr>
          <w:rFonts w:ascii="Times New Roman" w:hAnsi="Times New Roman" w:cs="Times New Roman"/>
          <w:sz w:val="24"/>
          <w:szCs w:val="24"/>
        </w:rPr>
        <w:t xml:space="preserve"> a model that can optimize the structure of the protein main chain independent of the side chain on the screened protein structure data set.</w:t>
      </w:r>
      <w:r w:rsidR="00EA2745">
        <w:rPr>
          <w:rFonts w:ascii="Times New Roman" w:hAnsi="Times New Roman" w:cs="Times New Roman"/>
          <w:sz w:val="24"/>
          <w:szCs w:val="24"/>
        </w:rPr>
        <w:t xml:space="preserve"> T</w:t>
      </w:r>
      <w:r w:rsidRPr="002B0C83">
        <w:rPr>
          <w:rFonts w:ascii="Times New Roman" w:hAnsi="Times New Roman" w:cs="Times New Roman"/>
          <w:sz w:val="24"/>
          <w:szCs w:val="24"/>
        </w:rPr>
        <w:t xml:space="preserve">he model was evaluated by its </w:t>
      </w:r>
      <w:r w:rsidR="00EA2745">
        <w:rPr>
          <w:rFonts w:ascii="Times New Roman" w:hAnsi="Times New Roman" w:cs="Times New Roman" w:hint="eastAsia"/>
          <w:sz w:val="24"/>
          <w:szCs w:val="24"/>
        </w:rPr>
        <w:t>optimization</w:t>
      </w:r>
      <w:r w:rsidRPr="002B0C83">
        <w:rPr>
          <w:rFonts w:ascii="Times New Roman" w:hAnsi="Times New Roman" w:cs="Times New Roman"/>
          <w:sz w:val="24"/>
          <w:szCs w:val="24"/>
        </w:rPr>
        <w:t xml:space="preserve"> performance on the protein backbone structure after Gaussian noise perturbation. Experiments show</w:t>
      </w:r>
      <w:r w:rsidR="00EA2745">
        <w:rPr>
          <w:rFonts w:ascii="Times New Roman" w:hAnsi="Times New Roman" w:cs="Times New Roman" w:hint="eastAsia"/>
          <w:sz w:val="24"/>
          <w:szCs w:val="24"/>
        </w:rPr>
        <w:t>ed</w:t>
      </w:r>
      <w:r w:rsidRPr="002B0C83">
        <w:rPr>
          <w:rFonts w:ascii="Times New Roman" w:hAnsi="Times New Roman" w:cs="Times New Roman"/>
          <w:sz w:val="24"/>
          <w:szCs w:val="24"/>
        </w:rPr>
        <w:t xml:space="preserve"> that for the perturbed structure with </w:t>
      </w:r>
      <w:r>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from the real structure, the model can achieve </w:t>
      </w:r>
      <w:r w:rsidR="00EA2745">
        <w:rPr>
          <w:rFonts w:ascii="Times New Roman" w:hAnsi="Times New Roman" w:cs="Times New Roman"/>
          <w:sz w:val="24"/>
          <w:szCs w:val="24"/>
        </w:rPr>
        <w:t xml:space="preserve">an </w:t>
      </w:r>
      <w:r w:rsidR="00EA2745">
        <w:rPr>
          <w:rFonts w:ascii="Times New Roman" w:hAnsi="Times New Roman" w:cs="Times New Roman" w:hint="eastAsia"/>
          <w:sz w:val="24"/>
          <w:szCs w:val="24"/>
        </w:rPr>
        <w:t>average</w:t>
      </w:r>
      <w:r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Pr="002B0C83">
        <w:rPr>
          <w:rFonts w:ascii="Times New Roman" w:hAnsi="Times New Roman" w:cs="Times New Roman"/>
          <w:sz w:val="24"/>
          <w:szCs w:val="24"/>
        </w:rPr>
        <w:t xml:space="preserve">, significantly improving the quality of the main chain structure. </w:t>
      </w:r>
      <w:r w:rsidR="00EA2745">
        <w:rPr>
          <w:rFonts w:ascii="Times New Roman" w:hAnsi="Times New Roman" w:cs="Times New Roman" w:hint="eastAsia"/>
          <w:sz w:val="24"/>
          <w:szCs w:val="24"/>
        </w:rPr>
        <w:t>To</w:t>
      </w:r>
      <w:r w:rsidR="00EA2745">
        <w:rPr>
          <w:rFonts w:ascii="Times New Roman" w:hAnsi="Times New Roman" w:cs="Times New Roman"/>
          <w:sz w:val="24"/>
          <w:szCs w:val="24"/>
        </w:rPr>
        <w:t xml:space="preserve"> further improve the performance of the</w:t>
      </w:r>
      <w:r w:rsidRPr="002B0C83">
        <w:rPr>
          <w:rFonts w:ascii="Times New Roman" w:hAnsi="Times New Roman" w:cs="Times New Roman"/>
          <w:sz w:val="24"/>
          <w:szCs w:val="24"/>
        </w:rPr>
        <w:t xml:space="preserve"> basic model, the information based on the interaction of side chains </w:t>
      </w:r>
      <w:r w:rsidR="00EA2745">
        <w:rPr>
          <w:rFonts w:ascii="Times New Roman" w:hAnsi="Times New Roman" w:cs="Times New Roman"/>
          <w:sz w:val="24"/>
          <w:szCs w:val="24"/>
        </w:rPr>
        <w:t xml:space="preserve">of the residues </w:t>
      </w:r>
      <w:r w:rsidRPr="002B0C83">
        <w:rPr>
          <w:rFonts w:ascii="Times New Roman" w:hAnsi="Times New Roman" w:cs="Times New Roman"/>
          <w:sz w:val="24"/>
          <w:szCs w:val="24"/>
        </w:rPr>
        <w:t>around the hydrophobic core of the protein is added to the model</w:t>
      </w:r>
      <w:r w:rsidR="00EA2745">
        <w:rPr>
          <w:rFonts w:ascii="Times New Roman" w:hAnsi="Times New Roman" w:cs="Times New Roman"/>
          <w:sz w:val="24"/>
          <w:szCs w:val="24"/>
        </w:rPr>
        <w:t xml:space="preserve">, leading to a better </w:t>
      </w:r>
      <w:r w:rsidR="00EA2745">
        <w:rPr>
          <w:rFonts w:ascii="Times New Roman" w:hAnsi="Times New Roman" w:cs="Times New Roman" w:hint="eastAsia"/>
          <w:sz w:val="24"/>
          <w:szCs w:val="24"/>
        </w:rPr>
        <w:t>average</w:t>
      </w:r>
      <w:r w:rsidR="00EA2745" w:rsidRPr="002B0C83">
        <w:rPr>
          <w:rFonts w:ascii="Times New Roman" w:hAnsi="Times New Roman" w:cs="Times New Roman"/>
          <w:sz w:val="24"/>
          <w:szCs w:val="24"/>
        </w:rPr>
        <w:t xml:space="preserve"> RMSD reduction of </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A2745">
        <w:rPr>
          <w:rFonts w:ascii="Times New Roman" w:hAnsi="Times New Roman" w:cs="Times New Roman" w:hint="eastAsia"/>
          <w:color w:val="000000"/>
          <w:kern w:val="0"/>
          <w:sz w:val="24"/>
          <w:szCs w:val="24"/>
        </w:rPr>
        <w:t>.</w:t>
      </w:r>
      <w:r w:rsidRPr="002B0C83">
        <w:rPr>
          <w:rFonts w:ascii="Times New Roman" w:hAnsi="Times New Roman" w:cs="Times New Roman"/>
          <w:sz w:val="24"/>
          <w:szCs w:val="24"/>
        </w:rPr>
        <w:t xml:space="preserve"> Finally, the model is applied to the actual protein backbone optimization problem, and the sequence design of the fixed backbone is carried out using Rosetta program. The optimized backbone gets a lower score</w:t>
      </w:r>
      <w:r w:rsidR="009B6F85">
        <w:rPr>
          <w:rFonts w:ascii="Times New Roman" w:hAnsi="Times New Roman" w:cs="Times New Roman"/>
          <w:sz w:val="24"/>
          <w:szCs w:val="24"/>
        </w:rPr>
        <w:t xml:space="preserve"> in the fixed backbone design </w:t>
      </w:r>
      <w:r w:rsidR="009B6F85">
        <w:rPr>
          <w:rFonts w:ascii="Times New Roman" w:hAnsi="Times New Roman" w:cs="Times New Roman" w:hint="eastAsia"/>
          <w:sz w:val="24"/>
          <w:szCs w:val="24"/>
        </w:rPr>
        <w:t>procedure</w:t>
      </w:r>
      <w:r w:rsidRPr="002B0C83">
        <w:rPr>
          <w:rFonts w:ascii="Times New Roman" w:hAnsi="Times New Roman" w:cs="Times New Roman"/>
          <w:sz w:val="24"/>
          <w:szCs w:val="24"/>
        </w:rPr>
        <w:t xml:space="preserve">, which proves that the model </w:t>
      </w:r>
      <w:r w:rsidR="009B6F85">
        <w:rPr>
          <w:rFonts w:ascii="Times New Roman" w:hAnsi="Times New Roman" w:cs="Times New Roman"/>
          <w:sz w:val="24"/>
          <w:szCs w:val="24"/>
        </w:rPr>
        <w:t xml:space="preserve">we </w:t>
      </w:r>
      <w:r w:rsidRPr="002B0C83">
        <w:rPr>
          <w:rFonts w:ascii="Times New Roman" w:hAnsi="Times New Roman" w:cs="Times New Roman"/>
          <w:sz w:val="24"/>
          <w:szCs w:val="24"/>
        </w:rPr>
        <w:t xml:space="preserve">developed can improve the </w:t>
      </w:r>
      <w:r w:rsidR="0005414A">
        <w:rPr>
          <w:rFonts w:ascii="Times New Roman" w:hAnsi="Times New Roman" w:cs="Times New Roman" w:hint="eastAsia"/>
          <w:sz w:val="24"/>
          <w:szCs w:val="24"/>
        </w:rPr>
        <w:t>designability</w:t>
      </w:r>
      <w:r w:rsidRPr="002B0C83">
        <w:rPr>
          <w:rFonts w:ascii="Times New Roman" w:hAnsi="Times New Roman" w:cs="Times New Roman"/>
          <w:sz w:val="24"/>
          <w:szCs w:val="24"/>
        </w:rPr>
        <w:t xml:space="preserve"> of the initial backbone structure. The model constructed in this </w:t>
      </w:r>
      <w:r w:rsidR="007E7F08">
        <w:rPr>
          <w:rFonts w:ascii="Times New Roman" w:hAnsi="Times New Roman" w:cs="Times New Roman" w:hint="eastAsia"/>
          <w:sz w:val="24"/>
          <w:szCs w:val="24"/>
        </w:rPr>
        <w:t>project</w:t>
      </w:r>
      <w:r w:rsidRPr="002B0C83">
        <w:rPr>
          <w:rFonts w:ascii="Times New Roman" w:hAnsi="Times New Roman" w:cs="Times New Roman"/>
          <w:sz w:val="24"/>
          <w:szCs w:val="24"/>
        </w:rPr>
        <w:t xml:space="preserve"> has </w:t>
      </w:r>
      <w:r w:rsidR="007E7F08">
        <w:rPr>
          <w:rFonts w:ascii="Times New Roman" w:hAnsi="Times New Roman" w:cs="Times New Roman" w:hint="eastAsia"/>
          <w:sz w:val="24"/>
          <w:szCs w:val="24"/>
        </w:rPr>
        <w:t>several</w:t>
      </w:r>
      <w:r w:rsidR="007E7F08">
        <w:rPr>
          <w:rFonts w:ascii="Times New Roman" w:hAnsi="Times New Roman" w:cs="Times New Roman"/>
          <w:sz w:val="24"/>
          <w:szCs w:val="24"/>
        </w:rPr>
        <w:t xml:space="preserve"> </w:t>
      </w:r>
      <w:r w:rsidRPr="002B0C83">
        <w:rPr>
          <w:rFonts w:ascii="Times New Roman" w:hAnsi="Times New Roman" w:cs="Times New Roman"/>
          <w:sz w:val="24"/>
          <w:szCs w:val="24"/>
        </w:rPr>
        <w:t xml:space="preserve">limitations, which will be </w:t>
      </w:r>
      <w:r w:rsidR="00DA5C7B">
        <w:rPr>
          <w:rFonts w:ascii="Times New Roman" w:hAnsi="Times New Roman" w:cs="Times New Roman" w:hint="eastAsia"/>
          <w:sz w:val="24"/>
          <w:szCs w:val="24"/>
        </w:rPr>
        <w:t>improv</w:t>
      </w:r>
      <w:r w:rsidR="001014E2">
        <w:rPr>
          <w:rFonts w:ascii="Times New Roman" w:hAnsi="Times New Roman" w:cs="Times New Roman" w:hint="eastAsia"/>
          <w:sz w:val="24"/>
          <w:szCs w:val="24"/>
        </w:rPr>
        <w:t>ed</w:t>
      </w:r>
      <w:r w:rsidR="001014E2">
        <w:rPr>
          <w:rFonts w:ascii="Times New Roman" w:hAnsi="Times New Roman" w:cs="Times New Roman"/>
          <w:sz w:val="24"/>
          <w:szCs w:val="24"/>
        </w:rPr>
        <w:t xml:space="preserve"> </w:t>
      </w:r>
      <w:r w:rsidRPr="002B0C83">
        <w:rPr>
          <w:rFonts w:ascii="Times New Roman" w:hAnsi="Times New Roman" w:cs="Times New Roman"/>
          <w:sz w:val="24"/>
          <w:szCs w:val="24"/>
        </w:rPr>
        <w:t>in the follow-up research.</w:t>
      </w:r>
    </w:p>
    <w:p w14:paraId="6ECEA103" w14:textId="77777777" w:rsidR="00FB566D" w:rsidRPr="00277CE6" w:rsidRDefault="00FB566D" w:rsidP="00FB566D">
      <w:pPr>
        <w:pStyle w:val="PlainText"/>
        <w:spacing w:line="400" w:lineRule="exact"/>
        <w:ind w:firstLine="420"/>
        <w:rPr>
          <w:rFonts w:ascii="Times New Roman" w:hAnsi="Times New Roman" w:cs="Times New Roman"/>
          <w:sz w:val="24"/>
          <w:szCs w:val="24"/>
        </w:rPr>
      </w:pPr>
    </w:p>
    <w:p w14:paraId="0803E4D5" w14:textId="77777777" w:rsidR="00FB566D" w:rsidRPr="00277CE6" w:rsidRDefault="00FB566D" w:rsidP="00FB566D">
      <w:pPr>
        <w:pStyle w:val="PlainText"/>
        <w:spacing w:line="400" w:lineRule="exact"/>
        <w:ind w:firstLine="420"/>
        <w:rPr>
          <w:rFonts w:ascii="Times New Roman" w:hAnsi="Times New Roman" w:cs="Times New Roman"/>
          <w:sz w:val="24"/>
          <w:szCs w:val="24"/>
        </w:rPr>
      </w:pPr>
    </w:p>
    <w:p w14:paraId="186E72DB" w14:textId="47B8AB7B" w:rsidR="00FB566D" w:rsidRPr="00277CE6" w:rsidRDefault="00FB566D" w:rsidP="00FB566D">
      <w:pPr>
        <w:snapToGrid w:val="0"/>
        <w:spacing w:line="300" w:lineRule="auto"/>
        <w:rPr>
          <w:rFonts w:ascii="Times New Roman" w:hAnsi="Times New Roman" w:cs="Times New Roman"/>
          <w:color w:val="FF0000"/>
          <w:sz w:val="24"/>
          <w:szCs w:val="24"/>
        </w:rPr>
      </w:pPr>
      <w:r w:rsidRPr="00B76EAC">
        <w:rPr>
          <w:rFonts w:ascii="Times New Roman" w:hAnsi="Times New Roman" w:cs="Times New Roman"/>
          <w:b/>
          <w:sz w:val="24"/>
          <w:szCs w:val="24"/>
        </w:rPr>
        <w:t>KEY WORDS</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Computational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Protein</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Design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Backbone</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Structure</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Optimization</w:t>
      </w:r>
      <w:r w:rsidRPr="00277CE6">
        <w:rPr>
          <w:rFonts w:ascii="Times New Roman" w:hAnsi="Times New Roman" w:cs="Times New Roman"/>
          <w:sz w:val="24"/>
          <w:szCs w:val="24"/>
        </w:rPr>
        <w:t xml:space="preserve">, </w:t>
      </w:r>
      <w:r w:rsidR="00B76EAC">
        <w:rPr>
          <w:rFonts w:ascii="Times New Roman" w:hAnsi="Times New Roman" w:cs="Times New Roman" w:hint="eastAsia"/>
          <w:sz w:val="24"/>
          <w:szCs w:val="24"/>
        </w:rPr>
        <w:t>Graph</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Neural</w:t>
      </w:r>
      <w:r w:rsidR="00B76EAC">
        <w:rPr>
          <w:rFonts w:ascii="Times New Roman" w:hAnsi="Times New Roman" w:cs="Times New Roman"/>
          <w:sz w:val="24"/>
          <w:szCs w:val="24"/>
        </w:rPr>
        <w:t xml:space="preserve"> </w:t>
      </w:r>
      <w:r w:rsidR="00B76EAC">
        <w:rPr>
          <w:rFonts w:ascii="Times New Roman" w:hAnsi="Times New Roman" w:cs="Times New Roman" w:hint="eastAsia"/>
          <w:sz w:val="24"/>
          <w:szCs w:val="24"/>
        </w:rPr>
        <w:t>Network</w:t>
      </w:r>
      <w:r w:rsidR="00B76EAC">
        <w:rPr>
          <w:rFonts w:ascii="Times New Roman" w:hAnsi="Times New Roman" w:cs="Times New Roman"/>
          <w:sz w:val="24"/>
          <w:szCs w:val="24"/>
        </w:rPr>
        <w:t>, Designability</w:t>
      </w:r>
      <w:r w:rsidRPr="00277CE6">
        <w:rPr>
          <w:rFonts w:ascii="Times New Roman" w:hAnsi="Times New Roman" w:cs="Times New Roman"/>
          <w:sz w:val="24"/>
          <w:szCs w:val="24"/>
        </w:rPr>
        <w:t xml:space="preserve"> </w:t>
      </w:r>
    </w:p>
    <w:p w14:paraId="60390D3B" w14:textId="77777777" w:rsidR="00FB566D" w:rsidRPr="00277CE6" w:rsidRDefault="00FB566D" w:rsidP="00FB566D">
      <w:pPr>
        <w:snapToGrid w:val="0"/>
        <w:spacing w:line="300" w:lineRule="auto"/>
        <w:jc w:val="center"/>
        <w:rPr>
          <w:rFonts w:ascii="Times New Roman" w:hAnsi="Times New Roman" w:cs="Times New Roman"/>
          <w:sz w:val="24"/>
          <w:szCs w:val="24"/>
        </w:rPr>
      </w:pPr>
    </w:p>
    <w:p w14:paraId="07BD69D4" w14:textId="77777777" w:rsidR="00FB566D" w:rsidRPr="00277CE6" w:rsidRDefault="00FB566D">
      <w:pPr>
        <w:widowControl/>
        <w:jc w:val="left"/>
        <w:rPr>
          <w:rFonts w:ascii="Times New Roman" w:hAnsi="Times New Roman" w:cs="Times New Roman"/>
          <w:sz w:val="24"/>
          <w:szCs w:val="24"/>
        </w:rPr>
      </w:pPr>
      <w:r w:rsidRPr="00277CE6">
        <w:rPr>
          <w:rFonts w:ascii="Times New Roman" w:hAnsi="Times New Roman" w:cs="Times New Roman"/>
          <w:sz w:val="24"/>
          <w:szCs w:val="24"/>
        </w:rPr>
        <w:br w:type="page"/>
      </w:r>
    </w:p>
    <w:p w14:paraId="089191E2" w14:textId="77777777" w:rsidR="00286DF0" w:rsidRPr="00277CE6" w:rsidRDefault="009E07F5" w:rsidP="00FB566D">
      <w:pPr>
        <w:snapToGrid w:val="0"/>
        <w:spacing w:line="300" w:lineRule="auto"/>
        <w:jc w:val="center"/>
        <w:rPr>
          <w:rFonts w:ascii="Times New Roman" w:eastAsia="黑体" w:hAnsi="Times New Roman" w:cs="Times New Roman"/>
          <w:b/>
          <w:sz w:val="36"/>
          <w:szCs w:val="40"/>
        </w:rPr>
      </w:pPr>
      <w:r w:rsidRPr="00277CE6">
        <w:rPr>
          <w:rFonts w:ascii="Times New Roman" w:eastAsia="黑体" w:hAnsi="Times New Roman" w:cs="Times New Roman"/>
          <w:b/>
          <w:sz w:val="36"/>
          <w:szCs w:val="40"/>
        </w:rPr>
        <w:lastRenderedPageBreak/>
        <w:fldChar w:fldCharType="begin"/>
      </w:r>
      <w:r w:rsidRPr="00277CE6">
        <w:rPr>
          <w:rFonts w:ascii="Times New Roman" w:eastAsia="黑体" w:hAnsi="Times New Roman" w:cs="Times New Roman"/>
          <w:b/>
          <w:sz w:val="36"/>
          <w:szCs w:val="40"/>
        </w:rPr>
        <w:instrText xml:space="preserve"> TITLE  </w:instrText>
      </w:r>
      <w:r w:rsidRPr="00277CE6">
        <w:rPr>
          <w:rFonts w:ascii="Times New Roman" w:eastAsia="黑体" w:hAnsi="Times New Roman" w:cs="Times New Roman"/>
          <w:b/>
          <w:sz w:val="36"/>
          <w:szCs w:val="40"/>
        </w:rPr>
        <w:instrText>目录</w:instrText>
      </w:r>
      <w:r w:rsidRPr="00277CE6">
        <w:rPr>
          <w:rFonts w:ascii="Times New Roman" w:eastAsia="黑体" w:hAnsi="Times New Roman" w:cs="Times New Roman"/>
          <w:b/>
          <w:sz w:val="36"/>
          <w:szCs w:val="40"/>
        </w:rPr>
        <w:instrText xml:space="preserve">  \* MERGEFORMAT </w:instrText>
      </w:r>
      <w:r w:rsidRPr="00277CE6">
        <w:rPr>
          <w:rFonts w:ascii="Times New Roman" w:eastAsia="黑体" w:hAnsi="Times New Roman" w:cs="Times New Roman"/>
          <w:b/>
          <w:sz w:val="36"/>
          <w:szCs w:val="40"/>
        </w:rPr>
        <w:fldChar w:fldCharType="separate"/>
      </w:r>
      <w:r w:rsidRPr="00277CE6">
        <w:rPr>
          <w:rFonts w:ascii="Times New Roman" w:eastAsia="黑体" w:hAnsi="Times New Roman" w:cs="Times New Roman"/>
          <w:b/>
          <w:sz w:val="36"/>
          <w:szCs w:val="40"/>
        </w:rPr>
        <w:t>目</w:t>
      </w:r>
      <w:r w:rsidRPr="00277CE6">
        <w:rPr>
          <w:rFonts w:ascii="Times New Roman" w:eastAsia="黑体" w:hAnsi="Times New Roman" w:cs="Times New Roman"/>
          <w:b/>
          <w:sz w:val="36"/>
          <w:szCs w:val="40"/>
        </w:rPr>
        <w:t xml:space="preserve">  </w:t>
      </w:r>
      <w:r w:rsidRPr="00277CE6">
        <w:rPr>
          <w:rFonts w:ascii="Times New Roman" w:eastAsia="黑体" w:hAnsi="Times New Roman" w:cs="Times New Roman"/>
          <w:b/>
          <w:sz w:val="36"/>
          <w:szCs w:val="40"/>
        </w:rPr>
        <w:t>录</w:t>
      </w:r>
      <w:r w:rsidRPr="00277CE6">
        <w:rPr>
          <w:rFonts w:ascii="Times New Roman" w:eastAsia="黑体" w:hAnsi="Times New Roman" w:cs="Times New Roman"/>
          <w:b/>
          <w:sz w:val="36"/>
          <w:szCs w:val="40"/>
        </w:rPr>
        <w:fldChar w:fldCharType="end"/>
      </w:r>
    </w:p>
    <w:p w14:paraId="07CD4D41" w14:textId="0A003CCE" w:rsidR="00C32C50" w:rsidRDefault="00286DF0">
      <w:pPr>
        <w:pStyle w:val="TOC1"/>
        <w:tabs>
          <w:tab w:val="right" w:leader="dot" w:pos="9344"/>
        </w:tabs>
        <w:rPr>
          <w:noProof/>
          <w:kern w:val="2"/>
          <w:sz w:val="21"/>
        </w:rPr>
      </w:pPr>
      <w:r w:rsidRPr="00277CE6">
        <w:rPr>
          <w:rFonts w:ascii="Times New Roman" w:hAnsi="Times New Roman" w:cs="Times New Roman"/>
          <w:sz w:val="24"/>
          <w:szCs w:val="24"/>
        </w:rPr>
        <w:fldChar w:fldCharType="begin"/>
      </w:r>
      <w:r w:rsidRPr="00277CE6">
        <w:rPr>
          <w:rFonts w:ascii="Times New Roman" w:hAnsi="Times New Roman" w:cs="Times New Roman"/>
          <w:sz w:val="24"/>
          <w:szCs w:val="24"/>
        </w:rPr>
        <w:instrText xml:space="preserve"> TOC \o "1-3" \h \z \u </w:instrText>
      </w:r>
      <w:r w:rsidRPr="00277CE6">
        <w:rPr>
          <w:rFonts w:ascii="Times New Roman" w:hAnsi="Times New Roman" w:cs="Times New Roman"/>
          <w:sz w:val="24"/>
          <w:szCs w:val="24"/>
        </w:rPr>
        <w:fldChar w:fldCharType="separate"/>
      </w:r>
      <w:hyperlink w:anchor="_Toc104787972" w:history="1">
        <w:r w:rsidR="00C32C50" w:rsidRPr="007D7220">
          <w:rPr>
            <w:rStyle w:val="Hyperlink"/>
            <w:rFonts w:ascii="Times New Roman" w:eastAsia="黑体" w:hAnsi="Times New Roman" w:cs="Times New Roman"/>
            <w:noProof/>
          </w:rPr>
          <w:t>第一章</w:t>
        </w:r>
        <w:r w:rsidR="00C32C50" w:rsidRPr="007D7220">
          <w:rPr>
            <w:rStyle w:val="Hyperlink"/>
            <w:rFonts w:ascii="Times New Roman" w:eastAsia="黑体" w:hAnsi="Times New Roman" w:cs="Times New Roman"/>
            <w:noProof/>
          </w:rPr>
          <w:t xml:space="preserve"> </w:t>
        </w:r>
        <w:r w:rsidR="00C32C50" w:rsidRPr="007D7220">
          <w:rPr>
            <w:rStyle w:val="Hyperlink"/>
            <w:rFonts w:ascii="Times New Roman" w:eastAsia="黑体" w:hAnsi="Times New Roman" w:cs="Times New Roman"/>
            <w:noProof/>
          </w:rPr>
          <w:t>引言</w:t>
        </w:r>
        <w:r w:rsidR="00C32C50">
          <w:rPr>
            <w:noProof/>
            <w:webHidden/>
          </w:rPr>
          <w:tab/>
        </w:r>
        <w:r w:rsidR="00C32C50">
          <w:rPr>
            <w:noProof/>
            <w:webHidden/>
          </w:rPr>
          <w:fldChar w:fldCharType="begin"/>
        </w:r>
        <w:r w:rsidR="00C32C50">
          <w:rPr>
            <w:noProof/>
            <w:webHidden/>
          </w:rPr>
          <w:instrText xml:space="preserve"> PAGEREF _Toc104787972 \h </w:instrText>
        </w:r>
        <w:r w:rsidR="00C32C50">
          <w:rPr>
            <w:noProof/>
            <w:webHidden/>
          </w:rPr>
        </w:r>
        <w:r w:rsidR="00C32C50">
          <w:rPr>
            <w:noProof/>
            <w:webHidden/>
          </w:rPr>
          <w:fldChar w:fldCharType="separate"/>
        </w:r>
        <w:r w:rsidR="00C32C50">
          <w:rPr>
            <w:noProof/>
            <w:webHidden/>
          </w:rPr>
          <w:t>1</w:t>
        </w:r>
        <w:r w:rsidR="00C32C50">
          <w:rPr>
            <w:noProof/>
            <w:webHidden/>
          </w:rPr>
          <w:fldChar w:fldCharType="end"/>
        </w:r>
      </w:hyperlink>
    </w:p>
    <w:p w14:paraId="6A196A03" w14:textId="2660BED3" w:rsidR="00C32C50" w:rsidRDefault="007B4252">
      <w:pPr>
        <w:pStyle w:val="TOC2"/>
        <w:tabs>
          <w:tab w:val="right" w:leader="dot" w:pos="9344"/>
        </w:tabs>
        <w:rPr>
          <w:noProof/>
          <w:kern w:val="2"/>
          <w:sz w:val="21"/>
        </w:rPr>
      </w:pPr>
      <w:hyperlink w:anchor="_Toc104787973" w:history="1">
        <w:r w:rsidR="00C32C50" w:rsidRPr="007D7220">
          <w:rPr>
            <w:rStyle w:val="Hyperlink"/>
            <w:rFonts w:cs="Times New Roman"/>
            <w:noProof/>
          </w:rPr>
          <w:t xml:space="preserve">1.1 </w:t>
        </w:r>
        <w:r w:rsidR="00C32C50" w:rsidRPr="007D7220">
          <w:rPr>
            <w:rStyle w:val="Hyperlink"/>
            <w:rFonts w:cs="Times New Roman"/>
            <w:noProof/>
          </w:rPr>
          <w:t>蛋白质计算设计概述</w:t>
        </w:r>
        <w:r w:rsidR="00C32C50">
          <w:rPr>
            <w:noProof/>
            <w:webHidden/>
          </w:rPr>
          <w:tab/>
        </w:r>
        <w:r w:rsidR="00C32C50">
          <w:rPr>
            <w:noProof/>
            <w:webHidden/>
          </w:rPr>
          <w:fldChar w:fldCharType="begin"/>
        </w:r>
        <w:r w:rsidR="00C32C50">
          <w:rPr>
            <w:noProof/>
            <w:webHidden/>
          </w:rPr>
          <w:instrText xml:space="preserve"> PAGEREF _Toc104787973 \h </w:instrText>
        </w:r>
        <w:r w:rsidR="00C32C50">
          <w:rPr>
            <w:noProof/>
            <w:webHidden/>
          </w:rPr>
        </w:r>
        <w:r w:rsidR="00C32C50">
          <w:rPr>
            <w:noProof/>
            <w:webHidden/>
          </w:rPr>
          <w:fldChar w:fldCharType="separate"/>
        </w:r>
        <w:r w:rsidR="00C32C50">
          <w:rPr>
            <w:noProof/>
            <w:webHidden/>
          </w:rPr>
          <w:t>1</w:t>
        </w:r>
        <w:r w:rsidR="00C32C50">
          <w:rPr>
            <w:noProof/>
            <w:webHidden/>
          </w:rPr>
          <w:fldChar w:fldCharType="end"/>
        </w:r>
      </w:hyperlink>
    </w:p>
    <w:p w14:paraId="6C04E627" w14:textId="511B5904" w:rsidR="00C32C50" w:rsidRDefault="007B4252">
      <w:pPr>
        <w:pStyle w:val="TOC2"/>
        <w:tabs>
          <w:tab w:val="right" w:leader="dot" w:pos="9344"/>
        </w:tabs>
        <w:rPr>
          <w:noProof/>
          <w:kern w:val="2"/>
          <w:sz w:val="21"/>
        </w:rPr>
      </w:pPr>
      <w:hyperlink w:anchor="_Toc104787974" w:history="1">
        <w:r w:rsidR="00C32C50" w:rsidRPr="007D7220">
          <w:rPr>
            <w:rStyle w:val="Hyperlink"/>
            <w:rFonts w:cs="Times New Roman"/>
            <w:noProof/>
          </w:rPr>
          <w:t xml:space="preserve">1.2 </w:t>
        </w:r>
        <w:r w:rsidR="00C32C50" w:rsidRPr="007D7220">
          <w:rPr>
            <w:rStyle w:val="Hyperlink"/>
            <w:rFonts w:cs="Times New Roman"/>
            <w:noProof/>
          </w:rPr>
          <w:t>侧链无关的蛋白质主链优化</w:t>
        </w:r>
        <w:r w:rsidR="00C32C50">
          <w:rPr>
            <w:noProof/>
            <w:webHidden/>
          </w:rPr>
          <w:tab/>
        </w:r>
        <w:r w:rsidR="00C32C50">
          <w:rPr>
            <w:noProof/>
            <w:webHidden/>
          </w:rPr>
          <w:fldChar w:fldCharType="begin"/>
        </w:r>
        <w:r w:rsidR="00C32C50">
          <w:rPr>
            <w:noProof/>
            <w:webHidden/>
          </w:rPr>
          <w:instrText xml:space="preserve"> PAGEREF _Toc104787974 \h </w:instrText>
        </w:r>
        <w:r w:rsidR="00C32C50">
          <w:rPr>
            <w:noProof/>
            <w:webHidden/>
          </w:rPr>
        </w:r>
        <w:r w:rsidR="00C32C50">
          <w:rPr>
            <w:noProof/>
            <w:webHidden/>
          </w:rPr>
          <w:fldChar w:fldCharType="separate"/>
        </w:r>
        <w:r w:rsidR="00C32C50">
          <w:rPr>
            <w:noProof/>
            <w:webHidden/>
          </w:rPr>
          <w:t>3</w:t>
        </w:r>
        <w:r w:rsidR="00C32C50">
          <w:rPr>
            <w:noProof/>
            <w:webHidden/>
          </w:rPr>
          <w:fldChar w:fldCharType="end"/>
        </w:r>
      </w:hyperlink>
    </w:p>
    <w:p w14:paraId="12FE6A0B" w14:textId="6ED411DE" w:rsidR="00C32C50" w:rsidRDefault="007B4252">
      <w:pPr>
        <w:pStyle w:val="TOC2"/>
        <w:tabs>
          <w:tab w:val="right" w:leader="dot" w:pos="9344"/>
        </w:tabs>
        <w:rPr>
          <w:noProof/>
          <w:kern w:val="2"/>
          <w:sz w:val="21"/>
        </w:rPr>
      </w:pPr>
      <w:hyperlink w:anchor="_Toc104787975" w:history="1">
        <w:r w:rsidR="00C32C50" w:rsidRPr="007D7220">
          <w:rPr>
            <w:rStyle w:val="Hyperlink"/>
            <w:rFonts w:cs="Times New Roman"/>
            <w:noProof/>
          </w:rPr>
          <w:t xml:space="preserve">1.3 </w:t>
        </w:r>
        <w:r w:rsidR="00C32C50" w:rsidRPr="007D7220">
          <w:rPr>
            <w:rStyle w:val="Hyperlink"/>
            <w:rFonts w:cs="Times New Roman"/>
            <w:noProof/>
          </w:rPr>
          <w:t>基于图神经网络的构象生成</w:t>
        </w:r>
        <w:r w:rsidR="00C32C50">
          <w:rPr>
            <w:noProof/>
            <w:webHidden/>
          </w:rPr>
          <w:tab/>
        </w:r>
        <w:r w:rsidR="00C32C50">
          <w:rPr>
            <w:noProof/>
            <w:webHidden/>
          </w:rPr>
          <w:fldChar w:fldCharType="begin"/>
        </w:r>
        <w:r w:rsidR="00C32C50">
          <w:rPr>
            <w:noProof/>
            <w:webHidden/>
          </w:rPr>
          <w:instrText xml:space="preserve"> PAGEREF _Toc104787975 \h </w:instrText>
        </w:r>
        <w:r w:rsidR="00C32C50">
          <w:rPr>
            <w:noProof/>
            <w:webHidden/>
          </w:rPr>
        </w:r>
        <w:r w:rsidR="00C32C50">
          <w:rPr>
            <w:noProof/>
            <w:webHidden/>
          </w:rPr>
          <w:fldChar w:fldCharType="separate"/>
        </w:r>
        <w:r w:rsidR="00C32C50">
          <w:rPr>
            <w:noProof/>
            <w:webHidden/>
          </w:rPr>
          <w:t>6</w:t>
        </w:r>
        <w:r w:rsidR="00C32C50">
          <w:rPr>
            <w:noProof/>
            <w:webHidden/>
          </w:rPr>
          <w:fldChar w:fldCharType="end"/>
        </w:r>
      </w:hyperlink>
    </w:p>
    <w:p w14:paraId="4536F5D9" w14:textId="3F04DD61" w:rsidR="00C32C50" w:rsidRDefault="007B4252">
      <w:pPr>
        <w:pStyle w:val="TOC2"/>
        <w:tabs>
          <w:tab w:val="right" w:leader="dot" w:pos="9344"/>
        </w:tabs>
        <w:rPr>
          <w:noProof/>
          <w:kern w:val="2"/>
          <w:sz w:val="21"/>
        </w:rPr>
      </w:pPr>
      <w:hyperlink w:anchor="_Toc104787976" w:history="1">
        <w:r w:rsidR="00C32C50" w:rsidRPr="007D7220">
          <w:rPr>
            <w:rStyle w:val="Hyperlink"/>
            <w:rFonts w:cs="Times New Roman"/>
            <w:noProof/>
          </w:rPr>
          <w:t xml:space="preserve">1.4 </w:t>
        </w:r>
        <w:r w:rsidR="00C32C50" w:rsidRPr="007D7220">
          <w:rPr>
            <w:rStyle w:val="Hyperlink"/>
            <w:rFonts w:cs="Times New Roman"/>
            <w:noProof/>
          </w:rPr>
          <w:t>课题目的与研究思路</w:t>
        </w:r>
        <w:r w:rsidR="00C32C50">
          <w:rPr>
            <w:noProof/>
            <w:webHidden/>
          </w:rPr>
          <w:tab/>
        </w:r>
        <w:r w:rsidR="00C32C50">
          <w:rPr>
            <w:noProof/>
            <w:webHidden/>
          </w:rPr>
          <w:fldChar w:fldCharType="begin"/>
        </w:r>
        <w:r w:rsidR="00C32C50">
          <w:rPr>
            <w:noProof/>
            <w:webHidden/>
          </w:rPr>
          <w:instrText xml:space="preserve"> PAGEREF _Toc104787976 \h </w:instrText>
        </w:r>
        <w:r w:rsidR="00C32C50">
          <w:rPr>
            <w:noProof/>
            <w:webHidden/>
          </w:rPr>
        </w:r>
        <w:r w:rsidR="00C32C50">
          <w:rPr>
            <w:noProof/>
            <w:webHidden/>
          </w:rPr>
          <w:fldChar w:fldCharType="separate"/>
        </w:r>
        <w:r w:rsidR="00C32C50">
          <w:rPr>
            <w:noProof/>
            <w:webHidden/>
          </w:rPr>
          <w:t>8</w:t>
        </w:r>
        <w:r w:rsidR="00C32C50">
          <w:rPr>
            <w:noProof/>
            <w:webHidden/>
          </w:rPr>
          <w:fldChar w:fldCharType="end"/>
        </w:r>
      </w:hyperlink>
    </w:p>
    <w:p w14:paraId="6882551B" w14:textId="470C1363" w:rsidR="00C32C50" w:rsidRDefault="007B4252">
      <w:pPr>
        <w:pStyle w:val="TOC1"/>
        <w:tabs>
          <w:tab w:val="right" w:leader="dot" w:pos="9344"/>
        </w:tabs>
        <w:rPr>
          <w:noProof/>
          <w:kern w:val="2"/>
          <w:sz w:val="21"/>
        </w:rPr>
      </w:pPr>
      <w:hyperlink w:anchor="_Toc104787977" w:history="1">
        <w:r w:rsidR="00C32C50" w:rsidRPr="007D7220">
          <w:rPr>
            <w:rStyle w:val="Hyperlink"/>
            <w:rFonts w:ascii="Times New Roman" w:eastAsia="黑体" w:hAnsi="Times New Roman" w:cs="Times New Roman"/>
            <w:noProof/>
          </w:rPr>
          <w:t>第二章</w:t>
        </w:r>
        <w:r w:rsidR="00C32C50" w:rsidRPr="007D7220">
          <w:rPr>
            <w:rStyle w:val="Hyperlink"/>
            <w:rFonts w:ascii="Times New Roman" w:eastAsia="黑体" w:hAnsi="Times New Roman" w:cs="Times New Roman"/>
            <w:noProof/>
          </w:rPr>
          <w:t xml:space="preserve"> </w:t>
        </w:r>
        <w:r w:rsidR="00C32C50" w:rsidRPr="007D7220">
          <w:rPr>
            <w:rStyle w:val="Hyperlink"/>
            <w:rFonts w:ascii="Times New Roman" w:eastAsia="黑体" w:hAnsi="Times New Roman" w:cs="Times New Roman"/>
            <w:noProof/>
          </w:rPr>
          <w:t>材料与方法</w:t>
        </w:r>
        <w:r w:rsidR="00C32C50">
          <w:rPr>
            <w:noProof/>
            <w:webHidden/>
          </w:rPr>
          <w:tab/>
        </w:r>
        <w:r w:rsidR="00C32C50">
          <w:rPr>
            <w:noProof/>
            <w:webHidden/>
          </w:rPr>
          <w:fldChar w:fldCharType="begin"/>
        </w:r>
        <w:r w:rsidR="00C32C50">
          <w:rPr>
            <w:noProof/>
            <w:webHidden/>
          </w:rPr>
          <w:instrText xml:space="preserve"> PAGEREF _Toc104787977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6B07CD64" w14:textId="5A340FCE" w:rsidR="00C32C50" w:rsidRDefault="007B4252">
      <w:pPr>
        <w:pStyle w:val="TOC2"/>
        <w:tabs>
          <w:tab w:val="right" w:leader="dot" w:pos="9344"/>
        </w:tabs>
        <w:rPr>
          <w:noProof/>
          <w:kern w:val="2"/>
          <w:sz w:val="21"/>
        </w:rPr>
      </w:pPr>
      <w:hyperlink w:anchor="_Toc104787978" w:history="1">
        <w:r w:rsidR="00C32C50" w:rsidRPr="007D7220">
          <w:rPr>
            <w:rStyle w:val="Hyperlink"/>
            <w:rFonts w:cs="Times New Roman"/>
            <w:noProof/>
          </w:rPr>
          <w:t xml:space="preserve">2.1 </w:t>
        </w:r>
        <w:r w:rsidR="00C32C50" w:rsidRPr="007D7220">
          <w:rPr>
            <w:rStyle w:val="Hyperlink"/>
            <w:rFonts w:cs="Times New Roman"/>
            <w:noProof/>
          </w:rPr>
          <w:t>数据集的建立</w:t>
        </w:r>
        <w:r w:rsidR="00C32C50">
          <w:rPr>
            <w:noProof/>
            <w:webHidden/>
          </w:rPr>
          <w:tab/>
        </w:r>
        <w:r w:rsidR="00C32C50">
          <w:rPr>
            <w:noProof/>
            <w:webHidden/>
          </w:rPr>
          <w:fldChar w:fldCharType="begin"/>
        </w:r>
        <w:r w:rsidR="00C32C50">
          <w:rPr>
            <w:noProof/>
            <w:webHidden/>
          </w:rPr>
          <w:instrText xml:space="preserve"> PAGEREF _Toc104787978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255F5457" w14:textId="3E28D482" w:rsidR="00C32C50" w:rsidRDefault="007B4252">
      <w:pPr>
        <w:pStyle w:val="TOC3"/>
        <w:tabs>
          <w:tab w:val="right" w:leader="dot" w:pos="9344"/>
        </w:tabs>
        <w:rPr>
          <w:noProof/>
          <w:kern w:val="2"/>
          <w:sz w:val="21"/>
        </w:rPr>
      </w:pPr>
      <w:hyperlink w:anchor="_Toc104787979" w:history="1">
        <w:r w:rsidR="00C32C50" w:rsidRPr="007D7220">
          <w:rPr>
            <w:rStyle w:val="Hyperlink"/>
            <w:rFonts w:cs="Times New Roman"/>
            <w:noProof/>
          </w:rPr>
          <w:t xml:space="preserve">2.1.1 </w:t>
        </w:r>
        <w:r w:rsidR="00C32C50" w:rsidRPr="007D7220">
          <w:rPr>
            <w:rStyle w:val="Hyperlink"/>
            <w:rFonts w:cs="Times New Roman"/>
            <w:noProof/>
          </w:rPr>
          <w:t>蛋白质结构数据的收集</w:t>
        </w:r>
        <w:r w:rsidR="00C32C50">
          <w:rPr>
            <w:noProof/>
            <w:webHidden/>
          </w:rPr>
          <w:tab/>
        </w:r>
        <w:r w:rsidR="00C32C50">
          <w:rPr>
            <w:noProof/>
            <w:webHidden/>
          </w:rPr>
          <w:fldChar w:fldCharType="begin"/>
        </w:r>
        <w:r w:rsidR="00C32C50">
          <w:rPr>
            <w:noProof/>
            <w:webHidden/>
          </w:rPr>
          <w:instrText xml:space="preserve"> PAGEREF _Toc104787979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55334D5E" w14:textId="308CBEED" w:rsidR="00C32C50" w:rsidRDefault="007B4252">
      <w:pPr>
        <w:pStyle w:val="TOC3"/>
        <w:tabs>
          <w:tab w:val="right" w:leader="dot" w:pos="9344"/>
        </w:tabs>
        <w:rPr>
          <w:noProof/>
          <w:kern w:val="2"/>
          <w:sz w:val="21"/>
        </w:rPr>
      </w:pPr>
      <w:hyperlink w:anchor="_Toc104787980" w:history="1">
        <w:r w:rsidR="00C32C50" w:rsidRPr="007D7220">
          <w:rPr>
            <w:rStyle w:val="Hyperlink"/>
            <w:rFonts w:cs="Times New Roman"/>
            <w:noProof/>
          </w:rPr>
          <w:t xml:space="preserve">2.1.2 </w:t>
        </w:r>
        <w:r w:rsidR="00C32C50" w:rsidRPr="007D7220">
          <w:rPr>
            <w:rStyle w:val="Hyperlink"/>
            <w:rFonts w:cs="Times New Roman"/>
            <w:noProof/>
          </w:rPr>
          <w:t>蛋白质结构数据的预处理</w:t>
        </w:r>
        <w:r w:rsidR="00C32C50">
          <w:rPr>
            <w:noProof/>
            <w:webHidden/>
          </w:rPr>
          <w:tab/>
        </w:r>
        <w:r w:rsidR="00C32C50">
          <w:rPr>
            <w:noProof/>
            <w:webHidden/>
          </w:rPr>
          <w:fldChar w:fldCharType="begin"/>
        </w:r>
        <w:r w:rsidR="00C32C50">
          <w:rPr>
            <w:noProof/>
            <w:webHidden/>
          </w:rPr>
          <w:instrText xml:space="preserve"> PAGEREF _Toc104787980 \h </w:instrText>
        </w:r>
        <w:r w:rsidR="00C32C50">
          <w:rPr>
            <w:noProof/>
            <w:webHidden/>
          </w:rPr>
        </w:r>
        <w:r w:rsidR="00C32C50">
          <w:rPr>
            <w:noProof/>
            <w:webHidden/>
          </w:rPr>
          <w:fldChar w:fldCharType="separate"/>
        </w:r>
        <w:r w:rsidR="00C32C50">
          <w:rPr>
            <w:noProof/>
            <w:webHidden/>
          </w:rPr>
          <w:t>9</w:t>
        </w:r>
        <w:r w:rsidR="00C32C50">
          <w:rPr>
            <w:noProof/>
            <w:webHidden/>
          </w:rPr>
          <w:fldChar w:fldCharType="end"/>
        </w:r>
      </w:hyperlink>
    </w:p>
    <w:p w14:paraId="2C2BFF18" w14:textId="586DE78D" w:rsidR="00C32C50" w:rsidRDefault="007B4252">
      <w:pPr>
        <w:pStyle w:val="TOC3"/>
        <w:tabs>
          <w:tab w:val="right" w:leader="dot" w:pos="9344"/>
        </w:tabs>
        <w:rPr>
          <w:noProof/>
          <w:kern w:val="2"/>
          <w:sz w:val="21"/>
        </w:rPr>
      </w:pPr>
      <w:hyperlink w:anchor="_Toc104787981" w:history="1">
        <w:r w:rsidR="00C32C50" w:rsidRPr="007D7220">
          <w:rPr>
            <w:rStyle w:val="Hyperlink"/>
            <w:rFonts w:cs="Times New Roman"/>
            <w:noProof/>
          </w:rPr>
          <w:t xml:space="preserve">2.1.3 </w:t>
        </w:r>
        <w:r w:rsidR="00C32C50" w:rsidRPr="007D7220">
          <w:rPr>
            <w:rStyle w:val="Hyperlink"/>
            <w:rFonts w:cs="Times New Roman"/>
            <w:noProof/>
          </w:rPr>
          <w:t>数据集的划分</w:t>
        </w:r>
        <w:r w:rsidR="00C32C50">
          <w:rPr>
            <w:noProof/>
            <w:webHidden/>
          </w:rPr>
          <w:tab/>
        </w:r>
        <w:r w:rsidR="00C32C50">
          <w:rPr>
            <w:noProof/>
            <w:webHidden/>
          </w:rPr>
          <w:fldChar w:fldCharType="begin"/>
        </w:r>
        <w:r w:rsidR="00C32C50">
          <w:rPr>
            <w:noProof/>
            <w:webHidden/>
          </w:rPr>
          <w:instrText xml:space="preserve"> PAGEREF _Toc104787981 \h </w:instrText>
        </w:r>
        <w:r w:rsidR="00C32C50">
          <w:rPr>
            <w:noProof/>
            <w:webHidden/>
          </w:rPr>
        </w:r>
        <w:r w:rsidR="00C32C50">
          <w:rPr>
            <w:noProof/>
            <w:webHidden/>
          </w:rPr>
          <w:fldChar w:fldCharType="separate"/>
        </w:r>
        <w:r w:rsidR="00C32C50">
          <w:rPr>
            <w:noProof/>
            <w:webHidden/>
          </w:rPr>
          <w:t>10</w:t>
        </w:r>
        <w:r w:rsidR="00C32C50">
          <w:rPr>
            <w:noProof/>
            <w:webHidden/>
          </w:rPr>
          <w:fldChar w:fldCharType="end"/>
        </w:r>
      </w:hyperlink>
    </w:p>
    <w:p w14:paraId="2EE5FD6F" w14:textId="52F6755F" w:rsidR="00C32C50" w:rsidRDefault="007B4252">
      <w:pPr>
        <w:pStyle w:val="TOC2"/>
        <w:tabs>
          <w:tab w:val="right" w:leader="dot" w:pos="9344"/>
        </w:tabs>
        <w:rPr>
          <w:noProof/>
          <w:kern w:val="2"/>
          <w:sz w:val="21"/>
        </w:rPr>
      </w:pPr>
      <w:hyperlink w:anchor="_Toc104787982" w:history="1">
        <w:r w:rsidR="00C32C50" w:rsidRPr="007D7220">
          <w:rPr>
            <w:rStyle w:val="Hyperlink"/>
            <w:rFonts w:cs="Times New Roman"/>
            <w:noProof/>
          </w:rPr>
          <w:t xml:space="preserve">2.2 </w:t>
        </w:r>
        <w:r w:rsidR="00C32C50" w:rsidRPr="007D7220">
          <w:rPr>
            <w:rStyle w:val="Hyperlink"/>
            <w:rFonts w:cs="Times New Roman"/>
            <w:noProof/>
          </w:rPr>
          <w:t>开发环境与硬件</w:t>
        </w:r>
        <w:r w:rsidR="00C32C50">
          <w:rPr>
            <w:noProof/>
            <w:webHidden/>
          </w:rPr>
          <w:tab/>
        </w:r>
        <w:r w:rsidR="00C32C50">
          <w:rPr>
            <w:noProof/>
            <w:webHidden/>
          </w:rPr>
          <w:fldChar w:fldCharType="begin"/>
        </w:r>
        <w:r w:rsidR="00C32C50">
          <w:rPr>
            <w:noProof/>
            <w:webHidden/>
          </w:rPr>
          <w:instrText xml:space="preserve"> PAGEREF _Toc104787982 \h </w:instrText>
        </w:r>
        <w:r w:rsidR="00C32C50">
          <w:rPr>
            <w:noProof/>
            <w:webHidden/>
          </w:rPr>
        </w:r>
        <w:r w:rsidR="00C32C50">
          <w:rPr>
            <w:noProof/>
            <w:webHidden/>
          </w:rPr>
          <w:fldChar w:fldCharType="separate"/>
        </w:r>
        <w:r w:rsidR="00C32C50">
          <w:rPr>
            <w:noProof/>
            <w:webHidden/>
          </w:rPr>
          <w:t>10</w:t>
        </w:r>
        <w:r w:rsidR="00C32C50">
          <w:rPr>
            <w:noProof/>
            <w:webHidden/>
          </w:rPr>
          <w:fldChar w:fldCharType="end"/>
        </w:r>
      </w:hyperlink>
    </w:p>
    <w:p w14:paraId="48384A44" w14:textId="7E7D6BA8" w:rsidR="00C32C50" w:rsidRDefault="007B4252">
      <w:pPr>
        <w:pStyle w:val="TOC2"/>
        <w:tabs>
          <w:tab w:val="right" w:leader="dot" w:pos="9344"/>
        </w:tabs>
        <w:rPr>
          <w:noProof/>
          <w:kern w:val="2"/>
          <w:sz w:val="21"/>
        </w:rPr>
      </w:pPr>
      <w:hyperlink w:anchor="_Toc104787983" w:history="1">
        <w:r w:rsidR="00C32C50" w:rsidRPr="007D7220">
          <w:rPr>
            <w:rStyle w:val="Hyperlink"/>
            <w:rFonts w:cs="Times New Roman"/>
            <w:noProof/>
          </w:rPr>
          <w:t xml:space="preserve">2.3 </w:t>
        </w:r>
        <w:r w:rsidR="00C32C50" w:rsidRPr="007D7220">
          <w:rPr>
            <w:rStyle w:val="Hyperlink"/>
            <w:rFonts w:cs="Times New Roman"/>
            <w:noProof/>
          </w:rPr>
          <w:t>模型的构建</w:t>
        </w:r>
        <w:r w:rsidR="00C32C50">
          <w:rPr>
            <w:noProof/>
            <w:webHidden/>
          </w:rPr>
          <w:tab/>
        </w:r>
        <w:r w:rsidR="00C32C50">
          <w:rPr>
            <w:noProof/>
            <w:webHidden/>
          </w:rPr>
          <w:fldChar w:fldCharType="begin"/>
        </w:r>
        <w:r w:rsidR="00C32C50">
          <w:rPr>
            <w:noProof/>
            <w:webHidden/>
          </w:rPr>
          <w:instrText xml:space="preserve"> PAGEREF _Toc104787983 \h </w:instrText>
        </w:r>
        <w:r w:rsidR="00C32C50">
          <w:rPr>
            <w:noProof/>
            <w:webHidden/>
          </w:rPr>
        </w:r>
        <w:r w:rsidR="00C32C50">
          <w:rPr>
            <w:noProof/>
            <w:webHidden/>
          </w:rPr>
          <w:fldChar w:fldCharType="separate"/>
        </w:r>
        <w:r w:rsidR="00C32C50">
          <w:rPr>
            <w:noProof/>
            <w:webHidden/>
          </w:rPr>
          <w:t>11</w:t>
        </w:r>
        <w:r w:rsidR="00C32C50">
          <w:rPr>
            <w:noProof/>
            <w:webHidden/>
          </w:rPr>
          <w:fldChar w:fldCharType="end"/>
        </w:r>
      </w:hyperlink>
    </w:p>
    <w:p w14:paraId="3285DC5C" w14:textId="6B7AA709" w:rsidR="00C32C50" w:rsidRDefault="007B4252">
      <w:pPr>
        <w:pStyle w:val="TOC3"/>
        <w:tabs>
          <w:tab w:val="right" w:leader="dot" w:pos="9344"/>
        </w:tabs>
        <w:rPr>
          <w:noProof/>
          <w:kern w:val="2"/>
          <w:sz w:val="21"/>
        </w:rPr>
      </w:pPr>
      <w:hyperlink w:anchor="_Toc104787984" w:history="1">
        <w:r w:rsidR="00C32C50" w:rsidRPr="007D7220">
          <w:rPr>
            <w:rStyle w:val="Hyperlink"/>
            <w:rFonts w:cs="Times New Roman"/>
            <w:noProof/>
          </w:rPr>
          <w:t xml:space="preserve">2.3.1 </w:t>
        </w:r>
        <w:r w:rsidR="00C32C50" w:rsidRPr="007D7220">
          <w:rPr>
            <w:rStyle w:val="Hyperlink"/>
            <w:rFonts w:cs="Times New Roman"/>
            <w:noProof/>
          </w:rPr>
          <w:t>基于蛋白质结构数据的图的构建</w:t>
        </w:r>
        <w:r w:rsidR="00C32C50">
          <w:rPr>
            <w:noProof/>
            <w:webHidden/>
          </w:rPr>
          <w:tab/>
        </w:r>
        <w:r w:rsidR="00C32C50">
          <w:rPr>
            <w:noProof/>
            <w:webHidden/>
          </w:rPr>
          <w:fldChar w:fldCharType="begin"/>
        </w:r>
        <w:r w:rsidR="00C32C50">
          <w:rPr>
            <w:noProof/>
            <w:webHidden/>
          </w:rPr>
          <w:instrText xml:space="preserve"> PAGEREF _Toc104787984 \h </w:instrText>
        </w:r>
        <w:r w:rsidR="00C32C50">
          <w:rPr>
            <w:noProof/>
            <w:webHidden/>
          </w:rPr>
        </w:r>
        <w:r w:rsidR="00C32C50">
          <w:rPr>
            <w:noProof/>
            <w:webHidden/>
          </w:rPr>
          <w:fldChar w:fldCharType="separate"/>
        </w:r>
        <w:r w:rsidR="00C32C50">
          <w:rPr>
            <w:noProof/>
            <w:webHidden/>
          </w:rPr>
          <w:t>11</w:t>
        </w:r>
        <w:r w:rsidR="00C32C50">
          <w:rPr>
            <w:noProof/>
            <w:webHidden/>
          </w:rPr>
          <w:fldChar w:fldCharType="end"/>
        </w:r>
      </w:hyperlink>
    </w:p>
    <w:p w14:paraId="54637E1A" w14:textId="5E137D79" w:rsidR="00C32C50" w:rsidRDefault="007B4252">
      <w:pPr>
        <w:pStyle w:val="TOC3"/>
        <w:tabs>
          <w:tab w:val="right" w:leader="dot" w:pos="9344"/>
        </w:tabs>
        <w:rPr>
          <w:noProof/>
          <w:kern w:val="2"/>
          <w:sz w:val="21"/>
        </w:rPr>
      </w:pPr>
      <w:hyperlink w:anchor="_Toc104787985" w:history="1">
        <w:r w:rsidR="00C32C50" w:rsidRPr="007D7220">
          <w:rPr>
            <w:rStyle w:val="Hyperlink"/>
            <w:rFonts w:cs="Times New Roman"/>
            <w:noProof/>
          </w:rPr>
          <w:t xml:space="preserve">2.3.2 </w:t>
        </w:r>
        <w:r w:rsidR="00C32C50" w:rsidRPr="007D7220">
          <w:rPr>
            <w:rStyle w:val="Hyperlink"/>
            <w:rFonts w:cs="Times New Roman"/>
            <w:noProof/>
          </w:rPr>
          <w:t>模型参数的确定</w:t>
        </w:r>
        <w:r w:rsidR="00C32C50">
          <w:rPr>
            <w:noProof/>
            <w:webHidden/>
          </w:rPr>
          <w:tab/>
        </w:r>
        <w:r w:rsidR="00C32C50">
          <w:rPr>
            <w:noProof/>
            <w:webHidden/>
          </w:rPr>
          <w:fldChar w:fldCharType="begin"/>
        </w:r>
        <w:r w:rsidR="00C32C50">
          <w:rPr>
            <w:noProof/>
            <w:webHidden/>
          </w:rPr>
          <w:instrText xml:space="preserve"> PAGEREF _Toc104787985 \h </w:instrText>
        </w:r>
        <w:r w:rsidR="00C32C50">
          <w:rPr>
            <w:noProof/>
            <w:webHidden/>
          </w:rPr>
        </w:r>
        <w:r w:rsidR="00C32C50">
          <w:rPr>
            <w:noProof/>
            <w:webHidden/>
          </w:rPr>
          <w:fldChar w:fldCharType="separate"/>
        </w:r>
        <w:r w:rsidR="00C32C50">
          <w:rPr>
            <w:noProof/>
            <w:webHidden/>
          </w:rPr>
          <w:t>12</w:t>
        </w:r>
        <w:r w:rsidR="00C32C50">
          <w:rPr>
            <w:noProof/>
            <w:webHidden/>
          </w:rPr>
          <w:fldChar w:fldCharType="end"/>
        </w:r>
      </w:hyperlink>
    </w:p>
    <w:p w14:paraId="07E98CA2" w14:textId="5EA3A6BF" w:rsidR="00C32C50" w:rsidRDefault="007B4252">
      <w:pPr>
        <w:pStyle w:val="TOC3"/>
        <w:tabs>
          <w:tab w:val="right" w:leader="dot" w:pos="9344"/>
        </w:tabs>
        <w:rPr>
          <w:noProof/>
          <w:kern w:val="2"/>
          <w:sz w:val="21"/>
        </w:rPr>
      </w:pPr>
      <w:hyperlink w:anchor="_Toc104787986" w:history="1">
        <w:r w:rsidR="00C32C50" w:rsidRPr="007D7220">
          <w:rPr>
            <w:rStyle w:val="Hyperlink"/>
            <w:rFonts w:cs="Times New Roman"/>
            <w:noProof/>
          </w:rPr>
          <w:t xml:space="preserve">2.3.3 </w:t>
        </w:r>
        <w:r w:rsidR="00C32C50" w:rsidRPr="007D7220">
          <w:rPr>
            <w:rStyle w:val="Hyperlink"/>
            <w:rFonts w:cs="Times New Roman"/>
            <w:noProof/>
          </w:rPr>
          <w:t>模型性能的研究</w:t>
        </w:r>
        <w:r w:rsidR="00C32C50">
          <w:rPr>
            <w:noProof/>
            <w:webHidden/>
          </w:rPr>
          <w:tab/>
        </w:r>
        <w:r w:rsidR="00C32C50">
          <w:rPr>
            <w:noProof/>
            <w:webHidden/>
          </w:rPr>
          <w:fldChar w:fldCharType="begin"/>
        </w:r>
        <w:r w:rsidR="00C32C50">
          <w:rPr>
            <w:noProof/>
            <w:webHidden/>
          </w:rPr>
          <w:instrText xml:space="preserve"> PAGEREF _Toc104787986 \h </w:instrText>
        </w:r>
        <w:r w:rsidR="00C32C50">
          <w:rPr>
            <w:noProof/>
            <w:webHidden/>
          </w:rPr>
        </w:r>
        <w:r w:rsidR="00C32C50">
          <w:rPr>
            <w:noProof/>
            <w:webHidden/>
          </w:rPr>
          <w:fldChar w:fldCharType="separate"/>
        </w:r>
        <w:r w:rsidR="00C32C50">
          <w:rPr>
            <w:noProof/>
            <w:webHidden/>
          </w:rPr>
          <w:t>13</w:t>
        </w:r>
        <w:r w:rsidR="00C32C50">
          <w:rPr>
            <w:noProof/>
            <w:webHidden/>
          </w:rPr>
          <w:fldChar w:fldCharType="end"/>
        </w:r>
      </w:hyperlink>
    </w:p>
    <w:p w14:paraId="25C4C685" w14:textId="7B55F20D" w:rsidR="00C32C50" w:rsidRDefault="007B4252">
      <w:pPr>
        <w:pStyle w:val="TOC2"/>
        <w:tabs>
          <w:tab w:val="right" w:leader="dot" w:pos="9344"/>
        </w:tabs>
        <w:rPr>
          <w:noProof/>
          <w:kern w:val="2"/>
          <w:sz w:val="21"/>
        </w:rPr>
      </w:pPr>
      <w:hyperlink w:anchor="_Toc104787987" w:history="1">
        <w:r w:rsidR="00C32C50" w:rsidRPr="007D7220">
          <w:rPr>
            <w:rStyle w:val="Hyperlink"/>
            <w:rFonts w:cs="Times New Roman"/>
            <w:noProof/>
          </w:rPr>
          <w:t xml:space="preserve">2.4 </w:t>
        </w:r>
        <w:r w:rsidR="00C32C50" w:rsidRPr="007D7220">
          <w:rPr>
            <w:rStyle w:val="Hyperlink"/>
            <w:rFonts w:cs="Times New Roman"/>
            <w:noProof/>
          </w:rPr>
          <w:t>模型的训练与评估</w:t>
        </w:r>
        <w:r w:rsidR="00C32C50">
          <w:rPr>
            <w:noProof/>
            <w:webHidden/>
          </w:rPr>
          <w:tab/>
        </w:r>
        <w:r w:rsidR="00C32C50">
          <w:rPr>
            <w:noProof/>
            <w:webHidden/>
          </w:rPr>
          <w:fldChar w:fldCharType="begin"/>
        </w:r>
        <w:r w:rsidR="00C32C50">
          <w:rPr>
            <w:noProof/>
            <w:webHidden/>
          </w:rPr>
          <w:instrText xml:space="preserve"> PAGEREF _Toc104787987 \h </w:instrText>
        </w:r>
        <w:r w:rsidR="00C32C50">
          <w:rPr>
            <w:noProof/>
            <w:webHidden/>
          </w:rPr>
        </w:r>
        <w:r w:rsidR="00C32C50">
          <w:rPr>
            <w:noProof/>
            <w:webHidden/>
          </w:rPr>
          <w:fldChar w:fldCharType="separate"/>
        </w:r>
        <w:r w:rsidR="00C32C50">
          <w:rPr>
            <w:noProof/>
            <w:webHidden/>
          </w:rPr>
          <w:t>14</w:t>
        </w:r>
        <w:r w:rsidR="00C32C50">
          <w:rPr>
            <w:noProof/>
            <w:webHidden/>
          </w:rPr>
          <w:fldChar w:fldCharType="end"/>
        </w:r>
      </w:hyperlink>
    </w:p>
    <w:p w14:paraId="0900A17B" w14:textId="44C3ACA1" w:rsidR="00C32C50" w:rsidRDefault="007B4252">
      <w:pPr>
        <w:pStyle w:val="TOC2"/>
        <w:tabs>
          <w:tab w:val="right" w:leader="dot" w:pos="9344"/>
        </w:tabs>
        <w:rPr>
          <w:noProof/>
          <w:kern w:val="2"/>
          <w:sz w:val="21"/>
        </w:rPr>
      </w:pPr>
      <w:hyperlink w:anchor="_Toc104787988" w:history="1">
        <w:r w:rsidR="00C32C50" w:rsidRPr="007D7220">
          <w:rPr>
            <w:rStyle w:val="Hyperlink"/>
            <w:rFonts w:cs="Times New Roman"/>
            <w:noProof/>
          </w:rPr>
          <w:t xml:space="preserve">2.5 </w:t>
        </w:r>
        <w:r w:rsidR="00C32C50" w:rsidRPr="007D7220">
          <w:rPr>
            <w:rStyle w:val="Hyperlink"/>
            <w:rFonts w:cs="Times New Roman"/>
            <w:noProof/>
          </w:rPr>
          <w:t>模型的改进</w:t>
        </w:r>
        <w:r w:rsidR="00C32C50">
          <w:rPr>
            <w:noProof/>
            <w:webHidden/>
          </w:rPr>
          <w:tab/>
        </w:r>
        <w:r w:rsidR="00C32C50">
          <w:rPr>
            <w:noProof/>
            <w:webHidden/>
          </w:rPr>
          <w:fldChar w:fldCharType="begin"/>
        </w:r>
        <w:r w:rsidR="00C32C50">
          <w:rPr>
            <w:noProof/>
            <w:webHidden/>
          </w:rPr>
          <w:instrText xml:space="preserve"> PAGEREF _Toc104787988 \h </w:instrText>
        </w:r>
        <w:r w:rsidR="00C32C50">
          <w:rPr>
            <w:noProof/>
            <w:webHidden/>
          </w:rPr>
        </w:r>
        <w:r w:rsidR="00C32C50">
          <w:rPr>
            <w:noProof/>
            <w:webHidden/>
          </w:rPr>
          <w:fldChar w:fldCharType="separate"/>
        </w:r>
        <w:r w:rsidR="00C32C50">
          <w:rPr>
            <w:noProof/>
            <w:webHidden/>
          </w:rPr>
          <w:t>15</w:t>
        </w:r>
        <w:r w:rsidR="00C32C50">
          <w:rPr>
            <w:noProof/>
            <w:webHidden/>
          </w:rPr>
          <w:fldChar w:fldCharType="end"/>
        </w:r>
      </w:hyperlink>
    </w:p>
    <w:p w14:paraId="783F91E5" w14:textId="151F33E7" w:rsidR="00C32C50" w:rsidRDefault="007B4252">
      <w:pPr>
        <w:pStyle w:val="TOC2"/>
        <w:tabs>
          <w:tab w:val="right" w:leader="dot" w:pos="9344"/>
        </w:tabs>
        <w:rPr>
          <w:noProof/>
          <w:kern w:val="2"/>
          <w:sz w:val="21"/>
        </w:rPr>
      </w:pPr>
      <w:hyperlink w:anchor="_Toc104787989" w:history="1">
        <w:r w:rsidR="00C32C50" w:rsidRPr="007D7220">
          <w:rPr>
            <w:rStyle w:val="Hyperlink"/>
            <w:rFonts w:cs="Times New Roman"/>
            <w:noProof/>
          </w:rPr>
          <w:t xml:space="preserve">2.6 </w:t>
        </w:r>
        <w:r w:rsidR="00C32C50" w:rsidRPr="007D7220">
          <w:rPr>
            <w:rStyle w:val="Hyperlink"/>
            <w:rFonts w:cs="Times New Roman"/>
            <w:noProof/>
          </w:rPr>
          <w:t>模型的应用</w:t>
        </w:r>
        <w:r w:rsidR="00C32C50">
          <w:rPr>
            <w:noProof/>
            <w:webHidden/>
          </w:rPr>
          <w:tab/>
        </w:r>
        <w:r w:rsidR="00C32C50">
          <w:rPr>
            <w:noProof/>
            <w:webHidden/>
          </w:rPr>
          <w:fldChar w:fldCharType="begin"/>
        </w:r>
        <w:r w:rsidR="00C32C50">
          <w:rPr>
            <w:noProof/>
            <w:webHidden/>
          </w:rPr>
          <w:instrText xml:space="preserve"> PAGEREF _Toc104787989 \h </w:instrText>
        </w:r>
        <w:r w:rsidR="00C32C50">
          <w:rPr>
            <w:noProof/>
            <w:webHidden/>
          </w:rPr>
        </w:r>
        <w:r w:rsidR="00C32C50">
          <w:rPr>
            <w:noProof/>
            <w:webHidden/>
          </w:rPr>
          <w:fldChar w:fldCharType="separate"/>
        </w:r>
        <w:r w:rsidR="00C32C50">
          <w:rPr>
            <w:noProof/>
            <w:webHidden/>
          </w:rPr>
          <w:t>15</w:t>
        </w:r>
        <w:r w:rsidR="00C32C50">
          <w:rPr>
            <w:noProof/>
            <w:webHidden/>
          </w:rPr>
          <w:fldChar w:fldCharType="end"/>
        </w:r>
      </w:hyperlink>
    </w:p>
    <w:p w14:paraId="39CCF075" w14:textId="0D525F17" w:rsidR="00C32C50" w:rsidRDefault="007B4252">
      <w:pPr>
        <w:pStyle w:val="TOC1"/>
        <w:tabs>
          <w:tab w:val="right" w:leader="dot" w:pos="9344"/>
        </w:tabs>
        <w:rPr>
          <w:noProof/>
          <w:kern w:val="2"/>
          <w:sz w:val="21"/>
        </w:rPr>
      </w:pPr>
      <w:hyperlink w:anchor="_Toc104787990" w:history="1">
        <w:r w:rsidR="00C32C50" w:rsidRPr="007D7220">
          <w:rPr>
            <w:rStyle w:val="Hyperlink"/>
            <w:rFonts w:ascii="Times New Roman" w:eastAsia="黑体" w:hAnsi="Times New Roman" w:cs="Times New Roman"/>
            <w:noProof/>
          </w:rPr>
          <w:t>第三章</w:t>
        </w:r>
        <w:r w:rsidR="00C32C50" w:rsidRPr="007D7220">
          <w:rPr>
            <w:rStyle w:val="Hyperlink"/>
            <w:rFonts w:ascii="Times New Roman" w:eastAsia="黑体" w:hAnsi="Times New Roman" w:cs="Times New Roman"/>
            <w:noProof/>
          </w:rPr>
          <w:t xml:space="preserve"> </w:t>
        </w:r>
        <w:r w:rsidR="00C32C50" w:rsidRPr="007D7220">
          <w:rPr>
            <w:rStyle w:val="Hyperlink"/>
            <w:rFonts w:ascii="Times New Roman" w:eastAsia="黑体" w:hAnsi="Times New Roman" w:cs="Times New Roman"/>
            <w:noProof/>
          </w:rPr>
          <w:t>结果与讨论</w:t>
        </w:r>
        <w:r w:rsidR="00C32C50">
          <w:rPr>
            <w:noProof/>
            <w:webHidden/>
          </w:rPr>
          <w:tab/>
        </w:r>
        <w:r w:rsidR="00C32C50">
          <w:rPr>
            <w:noProof/>
            <w:webHidden/>
          </w:rPr>
          <w:fldChar w:fldCharType="begin"/>
        </w:r>
        <w:r w:rsidR="00C32C50">
          <w:rPr>
            <w:noProof/>
            <w:webHidden/>
          </w:rPr>
          <w:instrText xml:space="preserve"> PAGEREF _Toc104787990 \h </w:instrText>
        </w:r>
        <w:r w:rsidR="00C32C50">
          <w:rPr>
            <w:noProof/>
            <w:webHidden/>
          </w:rPr>
        </w:r>
        <w:r w:rsidR="00C32C50">
          <w:rPr>
            <w:noProof/>
            <w:webHidden/>
          </w:rPr>
          <w:fldChar w:fldCharType="separate"/>
        </w:r>
        <w:r w:rsidR="00C32C50">
          <w:rPr>
            <w:noProof/>
            <w:webHidden/>
          </w:rPr>
          <w:t>18</w:t>
        </w:r>
        <w:r w:rsidR="00C32C50">
          <w:rPr>
            <w:noProof/>
            <w:webHidden/>
          </w:rPr>
          <w:fldChar w:fldCharType="end"/>
        </w:r>
      </w:hyperlink>
    </w:p>
    <w:p w14:paraId="0631927F" w14:textId="76BAB6F7" w:rsidR="00C32C50" w:rsidRDefault="007B4252">
      <w:pPr>
        <w:pStyle w:val="TOC2"/>
        <w:tabs>
          <w:tab w:val="right" w:leader="dot" w:pos="9344"/>
        </w:tabs>
        <w:rPr>
          <w:noProof/>
          <w:kern w:val="2"/>
          <w:sz w:val="21"/>
        </w:rPr>
      </w:pPr>
      <w:hyperlink w:anchor="_Toc104787991" w:history="1">
        <w:r w:rsidR="00C32C50" w:rsidRPr="007D7220">
          <w:rPr>
            <w:rStyle w:val="Hyperlink"/>
            <w:rFonts w:cs="Times New Roman"/>
            <w:noProof/>
          </w:rPr>
          <w:t xml:space="preserve">3.1 </w:t>
        </w:r>
        <w:r w:rsidR="00C32C50" w:rsidRPr="007D7220">
          <w:rPr>
            <w:rStyle w:val="Hyperlink"/>
            <w:rFonts w:cs="Times New Roman"/>
            <w:noProof/>
          </w:rPr>
          <w:t>模型训练与评估结果</w:t>
        </w:r>
        <w:r w:rsidR="00C32C50">
          <w:rPr>
            <w:noProof/>
            <w:webHidden/>
          </w:rPr>
          <w:tab/>
        </w:r>
        <w:r w:rsidR="00C32C50">
          <w:rPr>
            <w:noProof/>
            <w:webHidden/>
          </w:rPr>
          <w:fldChar w:fldCharType="begin"/>
        </w:r>
        <w:r w:rsidR="00C32C50">
          <w:rPr>
            <w:noProof/>
            <w:webHidden/>
          </w:rPr>
          <w:instrText xml:space="preserve"> PAGEREF _Toc104787991 \h </w:instrText>
        </w:r>
        <w:r w:rsidR="00C32C50">
          <w:rPr>
            <w:noProof/>
            <w:webHidden/>
          </w:rPr>
        </w:r>
        <w:r w:rsidR="00C32C50">
          <w:rPr>
            <w:noProof/>
            <w:webHidden/>
          </w:rPr>
          <w:fldChar w:fldCharType="separate"/>
        </w:r>
        <w:r w:rsidR="00C32C50">
          <w:rPr>
            <w:noProof/>
            <w:webHidden/>
          </w:rPr>
          <w:t>18</w:t>
        </w:r>
        <w:r w:rsidR="00C32C50">
          <w:rPr>
            <w:noProof/>
            <w:webHidden/>
          </w:rPr>
          <w:fldChar w:fldCharType="end"/>
        </w:r>
      </w:hyperlink>
    </w:p>
    <w:p w14:paraId="36CDCB62" w14:textId="3DCD1307" w:rsidR="00C32C50" w:rsidRDefault="007B4252">
      <w:pPr>
        <w:pStyle w:val="TOC3"/>
        <w:tabs>
          <w:tab w:val="right" w:leader="dot" w:pos="9344"/>
        </w:tabs>
        <w:rPr>
          <w:noProof/>
          <w:kern w:val="2"/>
          <w:sz w:val="21"/>
        </w:rPr>
      </w:pPr>
      <w:hyperlink w:anchor="_Toc104787992" w:history="1">
        <w:r w:rsidR="00C32C50" w:rsidRPr="007D7220">
          <w:rPr>
            <w:rStyle w:val="Hyperlink"/>
            <w:rFonts w:cs="Times New Roman"/>
            <w:noProof/>
          </w:rPr>
          <w:t xml:space="preserve">3.1.1 </w:t>
        </w:r>
        <w:r w:rsidR="00C32C50" w:rsidRPr="007D7220">
          <w:rPr>
            <w:rStyle w:val="Hyperlink"/>
            <w:rFonts w:cs="Times New Roman"/>
            <w:noProof/>
          </w:rPr>
          <w:t>基础模型的训练与评估</w:t>
        </w:r>
        <w:r w:rsidR="00C32C50">
          <w:rPr>
            <w:noProof/>
            <w:webHidden/>
          </w:rPr>
          <w:tab/>
        </w:r>
        <w:r w:rsidR="00C32C50">
          <w:rPr>
            <w:noProof/>
            <w:webHidden/>
          </w:rPr>
          <w:fldChar w:fldCharType="begin"/>
        </w:r>
        <w:r w:rsidR="00C32C50">
          <w:rPr>
            <w:noProof/>
            <w:webHidden/>
          </w:rPr>
          <w:instrText xml:space="preserve"> PAGEREF _Toc104787992 \h </w:instrText>
        </w:r>
        <w:r w:rsidR="00C32C50">
          <w:rPr>
            <w:noProof/>
            <w:webHidden/>
          </w:rPr>
        </w:r>
        <w:r w:rsidR="00C32C50">
          <w:rPr>
            <w:noProof/>
            <w:webHidden/>
          </w:rPr>
          <w:fldChar w:fldCharType="separate"/>
        </w:r>
        <w:r w:rsidR="00C32C50">
          <w:rPr>
            <w:noProof/>
            <w:webHidden/>
          </w:rPr>
          <w:t>18</w:t>
        </w:r>
        <w:r w:rsidR="00C32C50">
          <w:rPr>
            <w:noProof/>
            <w:webHidden/>
          </w:rPr>
          <w:fldChar w:fldCharType="end"/>
        </w:r>
      </w:hyperlink>
    </w:p>
    <w:p w14:paraId="10003FC1" w14:textId="1A58B6A4" w:rsidR="00C32C50" w:rsidRDefault="007B4252">
      <w:pPr>
        <w:pStyle w:val="TOC3"/>
        <w:tabs>
          <w:tab w:val="right" w:leader="dot" w:pos="9344"/>
        </w:tabs>
        <w:rPr>
          <w:noProof/>
          <w:kern w:val="2"/>
          <w:sz w:val="21"/>
        </w:rPr>
      </w:pPr>
      <w:hyperlink w:anchor="_Toc104787993" w:history="1">
        <w:r w:rsidR="00C32C50" w:rsidRPr="007D7220">
          <w:rPr>
            <w:rStyle w:val="Hyperlink"/>
            <w:rFonts w:cs="Times New Roman"/>
            <w:noProof/>
          </w:rPr>
          <w:t xml:space="preserve">3.1.2 </w:t>
        </w:r>
        <w:r w:rsidR="00C32C50" w:rsidRPr="007D7220">
          <w:rPr>
            <w:rStyle w:val="Hyperlink"/>
            <w:rFonts w:cs="Times New Roman"/>
            <w:noProof/>
          </w:rPr>
          <w:t>改进模型的训练与评估</w:t>
        </w:r>
        <w:r w:rsidR="00C32C50">
          <w:rPr>
            <w:noProof/>
            <w:webHidden/>
          </w:rPr>
          <w:tab/>
        </w:r>
        <w:r w:rsidR="00C32C50">
          <w:rPr>
            <w:noProof/>
            <w:webHidden/>
          </w:rPr>
          <w:fldChar w:fldCharType="begin"/>
        </w:r>
        <w:r w:rsidR="00C32C50">
          <w:rPr>
            <w:noProof/>
            <w:webHidden/>
          </w:rPr>
          <w:instrText xml:space="preserve"> PAGEREF _Toc104787993 \h </w:instrText>
        </w:r>
        <w:r w:rsidR="00C32C50">
          <w:rPr>
            <w:noProof/>
            <w:webHidden/>
          </w:rPr>
        </w:r>
        <w:r w:rsidR="00C32C50">
          <w:rPr>
            <w:noProof/>
            <w:webHidden/>
          </w:rPr>
          <w:fldChar w:fldCharType="separate"/>
        </w:r>
        <w:r w:rsidR="00C32C50">
          <w:rPr>
            <w:noProof/>
            <w:webHidden/>
          </w:rPr>
          <w:t>20</w:t>
        </w:r>
        <w:r w:rsidR="00C32C50">
          <w:rPr>
            <w:noProof/>
            <w:webHidden/>
          </w:rPr>
          <w:fldChar w:fldCharType="end"/>
        </w:r>
      </w:hyperlink>
    </w:p>
    <w:p w14:paraId="749A77B9" w14:textId="21D98BD7" w:rsidR="00C32C50" w:rsidRDefault="007B4252">
      <w:pPr>
        <w:pStyle w:val="TOC2"/>
        <w:tabs>
          <w:tab w:val="right" w:leader="dot" w:pos="9344"/>
        </w:tabs>
        <w:rPr>
          <w:noProof/>
          <w:kern w:val="2"/>
          <w:sz w:val="21"/>
        </w:rPr>
      </w:pPr>
      <w:hyperlink w:anchor="_Toc104787994" w:history="1">
        <w:r w:rsidR="00C32C50" w:rsidRPr="007D7220">
          <w:rPr>
            <w:rStyle w:val="Hyperlink"/>
            <w:rFonts w:cs="Times New Roman"/>
            <w:noProof/>
          </w:rPr>
          <w:t xml:space="preserve">3.2 </w:t>
        </w:r>
        <w:r w:rsidR="00C32C50" w:rsidRPr="007D7220">
          <w:rPr>
            <w:rStyle w:val="Hyperlink"/>
            <w:rFonts w:cs="Times New Roman"/>
            <w:noProof/>
          </w:rPr>
          <w:t>蛋白质主链结构优化与序列设计结果</w:t>
        </w:r>
        <w:r w:rsidR="00C32C50">
          <w:rPr>
            <w:noProof/>
            <w:webHidden/>
          </w:rPr>
          <w:tab/>
        </w:r>
        <w:r w:rsidR="00C32C50">
          <w:rPr>
            <w:noProof/>
            <w:webHidden/>
          </w:rPr>
          <w:fldChar w:fldCharType="begin"/>
        </w:r>
        <w:r w:rsidR="00C32C50">
          <w:rPr>
            <w:noProof/>
            <w:webHidden/>
          </w:rPr>
          <w:instrText xml:space="preserve"> PAGEREF _Toc104787994 \h </w:instrText>
        </w:r>
        <w:r w:rsidR="00C32C50">
          <w:rPr>
            <w:noProof/>
            <w:webHidden/>
          </w:rPr>
        </w:r>
        <w:r w:rsidR="00C32C50">
          <w:rPr>
            <w:noProof/>
            <w:webHidden/>
          </w:rPr>
          <w:fldChar w:fldCharType="separate"/>
        </w:r>
        <w:r w:rsidR="00C32C50">
          <w:rPr>
            <w:noProof/>
            <w:webHidden/>
          </w:rPr>
          <w:t>21</w:t>
        </w:r>
        <w:r w:rsidR="00C32C50">
          <w:rPr>
            <w:noProof/>
            <w:webHidden/>
          </w:rPr>
          <w:fldChar w:fldCharType="end"/>
        </w:r>
      </w:hyperlink>
    </w:p>
    <w:p w14:paraId="64EFDF47" w14:textId="3C35C776" w:rsidR="00C32C50" w:rsidRDefault="007B4252">
      <w:pPr>
        <w:pStyle w:val="TOC1"/>
        <w:tabs>
          <w:tab w:val="right" w:leader="dot" w:pos="9344"/>
        </w:tabs>
        <w:rPr>
          <w:noProof/>
          <w:kern w:val="2"/>
          <w:sz w:val="21"/>
        </w:rPr>
      </w:pPr>
      <w:hyperlink w:anchor="_Toc104787995" w:history="1">
        <w:r w:rsidR="00C32C50" w:rsidRPr="007D7220">
          <w:rPr>
            <w:rStyle w:val="Hyperlink"/>
            <w:rFonts w:ascii="Times New Roman" w:eastAsia="黑体" w:hAnsi="Times New Roman" w:cs="Times New Roman"/>
            <w:noProof/>
          </w:rPr>
          <w:t>第四章</w:t>
        </w:r>
        <w:r w:rsidR="00C32C50" w:rsidRPr="007D7220">
          <w:rPr>
            <w:rStyle w:val="Hyperlink"/>
            <w:rFonts w:ascii="Times New Roman" w:eastAsia="黑体" w:hAnsi="Times New Roman" w:cs="Times New Roman"/>
            <w:noProof/>
          </w:rPr>
          <w:t xml:space="preserve"> </w:t>
        </w:r>
        <w:r w:rsidR="00C32C50" w:rsidRPr="007D7220">
          <w:rPr>
            <w:rStyle w:val="Hyperlink"/>
            <w:rFonts w:ascii="Times New Roman" w:eastAsia="黑体" w:hAnsi="Times New Roman" w:cs="Times New Roman"/>
            <w:noProof/>
          </w:rPr>
          <w:t>结论与展望</w:t>
        </w:r>
        <w:r w:rsidR="00C32C50">
          <w:rPr>
            <w:noProof/>
            <w:webHidden/>
          </w:rPr>
          <w:tab/>
        </w:r>
        <w:r w:rsidR="00C32C50">
          <w:rPr>
            <w:noProof/>
            <w:webHidden/>
          </w:rPr>
          <w:fldChar w:fldCharType="begin"/>
        </w:r>
        <w:r w:rsidR="00C32C50">
          <w:rPr>
            <w:noProof/>
            <w:webHidden/>
          </w:rPr>
          <w:instrText xml:space="preserve"> PAGEREF _Toc104787995 \h </w:instrText>
        </w:r>
        <w:r w:rsidR="00C32C50">
          <w:rPr>
            <w:noProof/>
            <w:webHidden/>
          </w:rPr>
        </w:r>
        <w:r w:rsidR="00C32C50">
          <w:rPr>
            <w:noProof/>
            <w:webHidden/>
          </w:rPr>
          <w:fldChar w:fldCharType="separate"/>
        </w:r>
        <w:r w:rsidR="00C32C50">
          <w:rPr>
            <w:noProof/>
            <w:webHidden/>
          </w:rPr>
          <w:t>23</w:t>
        </w:r>
        <w:r w:rsidR="00C32C50">
          <w:rPr>
            <w:noProof/>
            <w:webHidden/>
          </w:rPr>
          <w:fldChar w:fldCharType="end"/>
        </w:r>
      </w:hyperlink>
    </w:p>
    <w:p w14:paraId="6155965C" w14:textId="1FC72121" w:rsidR="00C32C50" w:rsidRDefault="007B4252">
      <w:pPr>
        <w:pStyle w:val="TOC1"/>
        <w:tabs>
          <w:tab w:val="right" w:leader="dot" w:pos="9344"/>
        </w:tabs>
        <w:rPr>
          <w:noProof/>
          <w:kern w:val="2"/>
          <w:sz w:val="21"/>
        </w:rPr>
      </w:pPr>
      <w:hyperlink w:anchor="_Toc104787996" w:history="1">
        <w:r w:rsidR="00C32C50" w:rsidRPr="007D7220">
          <w:rPr>
            <w:rStyle w:val="Hyperlink"/>
            <w:rFonts w:ascii="Times New Roman" w:eastAsia="黑体" w:hAnsi="Times New Roman" w:cs="Times New Roman"/>
            <w:noProof/>
          </w:rPr>
          <w:t>参考文献</w:t>
        </w:r>
        <w:r w:rsidR="00C32C50">
          <w:rPr>
            <w:noProof/>
            <w:webHidden/>
          </w:rPr>
          <w:tab/>
        </w:r>
        <w:r w:rsidR="00C32C50">
          <w:rPr>
            <w:noProof/>
            <w:webHidden/>
          </w:rPr>
          <w:fldChar w:fldCharType="begin"/>
        </w:r>
        <w:r w:rsidR="00C32C50">
          <w:rPr>
            <w:noProof/>
            <w:webHidden/>
          </w:rPr>
          <w:instrText xml:space="preserve"> PAGEREF _Toc104787996 \h </w:instrText>
        </w:r>
        <w:r w:rsidR="00C32C50">
          <w:rPr>
            <w:noProof/>
            <w:webHidden/>
          </w:rPr>
        </w:r>
        <w:r w:rsidR="00C32C50">
          <w:rPr>
            <w:noProof/>
            <w:webHidden/>
          </w:rPr>
          <w:fldChar w:fldCharType="separate"/>
        </w:r>
        <w:r w:rsidR="00C32C50">
          <w:rPr>
            <w:noProof/>
            <w:webHidden/>
          </w:rPr>
          <w:t>24</w:t>
        </w:r>
        <w:r w:rsidR="00C32C50">
          <w:rPr>
            <w:noProof/>
            <w:webHidden/>
          </w:rPr>
          <w:fldChar w:fldCharType="end"/>
        </w:r>
      </w:hyperlink>
    </w:p>
    <w:p w14:paraId="2B763305" w14:textId="077C096D" w:rsidR="00C32C50" w:rsidRDefault="007B4252">
      <w:pPr>
        <w:pStyle w:val="TOC1"/>
        <w:tabs>
          <w:tab w:val="right" w:leader="dot" w:pos="9344"/>
        </w:tabs>
        <w:rPr>
          <w:noProof/>
          <w:kern w:val="2"/>
          <w:sz w:val="21"/>
        </w:rPr>
      </w:pPr>
      <w:hyperlink w:anchor="_Toc104787997" w:history="1">
        <w:r w:rsidR="00C32C50" w:rsidRPr="007D7220">
          <w:rPr>
            <w:rStyle w:val="Hyperlink"/>
            <w:rFonts w:ascii="Times New Roman" w:eastAsia="黑体" w:hAnsi="Times New Roman" w:cs="Times New Roman"/>
            <w:noProof/>
          </w:rPr>
          <w:t>致谢</w:t>
        </w:r>
        <w:r w:rsidR="00C32C50">
          <w:rPr>
            <w:noProof/>
            <w:webHidden/>
          </w:rPr>
          <w:tab/>
        </w:r>
        <w:r w:rsidR="00C32C50">
          <w:rPr>
            <w:noProof/>
            <w:webHidden/>
          </w:rPr>
          <w:fldChar w:fldCharType="begin"/>
        </w:r>
        <w:r w:rsidR="00C32C50">
          <w:rPr>
            <w:noProof/>
            <w:webHidden/>
          </w:rPr>
          <w:instrText xml:space="preserve"> PAGEREF _Toc104787997 \h </w:instrText>
        </w:r>
        <w:r w:rsidR="00C32C50">
          <w:rPr>
            <w:noProof/>
            <w:webHidden/>
          </w:rPr>
        </w:r>
        <w:r w:rsidR="00C32C50">
          <w:rPr>
            <w:noProof/>
            <w:webHidden/>
          </w:rPr>
          <w:fldChar w:fldCharType="separate"/>
        </w:r>
        <w:r w:rsidR="00C32C50">
          <w:rPr>
            <w:noProof/>
            <w:webHidden/>
          </w:rPr>
          <w:t>26</w:t>
        </w:r>
        <w:r w:rsidR="00C32C50">
          <w:rPr>
            <w:noProof/>
            <w:webHidden/>
          </w:rPr>
          <w:fldChar w:fldCharType="end"/>
        </w:r>
      </w:hyperlink>
    </w:p>
    <w:p w14:paraId="70901A5C" w14:textId="324B4C8F" w:rsidR="00C32C50" w:rsidRDefault="007B4252">
      <w:pPr>
        <w:pStyle w:val="TOC1"/>
        <w:tabs>
          <w:tab w:val="right" w:leader="dot" w:pos="9344"/>
        </w:tabs>
        <w:rPr>
          <w:noProof/>
          <w:kern w:val="2"/>
          <w:sz w:val="21"/>
        </w:rPr>
      </w:pPr>
      <w:hyperlink w:anchor="_Toc104787998" w:history="1">
        <w:r w:rsidR="00C32C50" w:rsidRPr="007D7220">
          <w:rPr>
            <w:rStyle w:val="Hyperlink"/>
            <w:rFonts w:ascii="Times New Roman" w:eastAsia="黑体" w:hAnsi="Times New Roman" w:cs="Times New Roman"/>
            <w:noProof/>
          </w:rPr>
          <w:t>北京大学学位论文原创性声明和使用授权说明</w:t>
        </w:r>
        <w:r w:rsidR="00C32C50">
          <w:rPr>
            <w:noProof/>
            <w:webHidden/>
          </w:rPr>
          <w:tab/>
        </w:r>
        <w:r w:rsidR="00C32C50">
          <w:rPr>
            <w:noProof/>
            <w:webHidden/>
          </w:rPr>
          <w:fldChar w:fldCharType="begin"/>
        </w:r>
        <w:r w:rsidR="00C32C50">
          <w:rPr>
            <w:noProof/>
            <w:webHidden/>
          </w:rPr>
          <w:instrText xml:space="preserve"> PAGEREF _Toc104787998 \h </w:instrText>
        </w:r>
        <w:r w:rsidR="00C32C50">
          <w:rPr>
            <w:noProof/>
            <w:webHidden/>
          </w:rPr>
        </w:r>
        <w:r w:rsidR="00C32C50">
          <w:rPr>
            <w:noProof/>
            <w:webHidden/>
          </w:rPr>
          <w:fldChar w:fldCharType="separate"/>
        </w:r>
        <w:r w:rsidR="00C32C50">
          <w:rPr>
            <w:noProof/>
            <w:webHidden/>
          </w:rPr>
          <w:t>27</w:t>
        </w:r>
        <w:r w:rsidR="00C32C50">
          <w:rPr>
            <w:noProof/>
            <w:webHidden/>
          </w:rPr>
          <w:fldChar w:fldCharType="end"/>
        </w:r>
      </w:hyperlink>
    </w:p>
    <w:p w14:paraId="69384660" w14:textId="07CABD50" w:rsidR="00C27332" w:rsidRPr="00277CE6" w:rsidRDefault="00286DF0" w:rsidP="00AD555E">
      <w:pPr>
        <w:spacing w:line="300" w:lineRule="auto"/>
        <w:rPr>
          <w:rFonts w:ascii="Times New Roman" w:hAnsi="Times New Roman" w:cs="Times New Roman"/>
        </w:rPr>
      </w:pPr>
      <w:r w:rsidRPr="00277CE6">
        <w:rPr>
          <w:rFonts w:ascii="Times New Roman" w:hAnsi="Times New Roman" w:cs="Times New Roman"/>
          <w:sz w:val="24"/>
          <w:szCs w:val="24"/>
        </w:rPr>
        <w:fldChar w:fldCharType="end"/>
      </w:r>
    </w:p>
    <w:p w14:paraId="5FF17D19" w14:textId="77777777" w:rsidR="00A3511C" w:rsidRPr="00277CE6" w:rsidRDefault="00A3511C" w:rsidP="00C27332">
      <w:pPr>
        <w:snapToGrid w:val="0"/>
        <w:spacing w:line="300" w:lineRule="auto"/>
        <w:jc w:val="center"/>
        <w:rPr>
          <w:rFonts w:ascii="Times New Roman" w:eastAsia="黑体" w:hAnsi="Times New Roman" w:cs="Times New Roman"/>
          <w:b/>
          <w:sz w:val="40"/>
          <w:szCs w:val="40"/>
        </w:rPr>
        <w:sectPr w:rsidR="00A3511C" w:rsidRPr="00277CE6" w:rsidSect="00293502">
          <w:footerReference w:type="default" r:id="rId13"/>
          <w:headerReference w:type="first" r:id="rId14"/>
          <w:footnotePr>
            <w:numFmt w:val="decimalEnclosedCircleChinese"/>
            <w:numRestart w:val="eachPage"/>
          </w:footnotePr>
          <w:pgSz w:w="11906" w:h="16838"/>
          <w:pgMar w:top="1418" w:right="1134" w:bottom="1418" w:left="1134" w:header="556" w:footer="992" w:gutter="284"/>
          <w:pgNumType w:start="1"/>
          <w:cols w:space="425"/>
          <w:titlePg/>
          <w:docGrid w:type="lines" w:linePitch="312"/>
        </w:sectPr>
      </w:pPr>
    </w:p>
    <w:p w14:paraId="6E6E43F5" w14:textId="5CD6C5F0" w:rsidR="006F696E" w:rsidRPr="00277CE6" w:rsidRDefault="00506ACB" w:rsidP="00C61FD3">
      <w:pPr>
        <w:pStyle w:val="Heading1"/>
        <w:rPr>
          <w:rFonts w:ascii="Times New Roman" w:hAnsi="Times New Roman" w:cs="Times New Roman"/>
        </w:rPr>
      </w:pPr>
      <w:bookmarkStart w:id="55" w:name="_Toc104787972"/>
      <w:r w:rsidRPr="00277CE6">
        <w:rPr>
          <w:rFonts w:ascii="Times New Roman" w:eastAsia="黑体" w:hAnsi="Times New Roman" w:cs="Times New Roman"/>
          <w:b w:val="0"/>
          <w:sz w:val="32"/>
          <w:szCs w:val="32"/>
        </w:rPr>
        <w:lastRenderedPageBreak/>
        <w:t>第一章</w:t>
      </w:r>
      <w:r w:rsidRPr="00277CE6">
        <w:rPr>
          <w:rFonts w:ascii="Times New Roman" w:eastAsia="黑体" w:hAnsi="Times New Roman" w:cs="Times New Roman"/>
          <w:b w:val="0"/>
          <w:sz w:val="32"/>
          <w:szCs w:val="32"/>
        </w:rPr>
        <w:t xml:space="preserve"> </w:t>
      </w:r>
      <w:r w:rsidRPr="00277CE6">
        <w:rPr>
          <w:rFonts w:ascii="Times New Roman" w:eastAsia="黑体" w:hAnsi="Times New Roman" w:cs="Times New Roman"/>
          <w:b w:val="0"/>
          <w:sz w:val="32"/>
          <w:szCs w:val="32"/>
        </w:rPr>
        <w:t>引言</w:t>
      </w:r>
      <w:bookmarkEnd w:id="55"/>
    </w:p>
    <w:p w14:paraId="344DB782" w14:textId="22BA7D47" w:rsidR="00634CFE" w:rsidRPr="00277CE6" w:rsidRDefault="00634CFE" w:rsidP="00634CFE">
      <w:pPr>
        <w:pStyle w:val="Heading2"/>
        <w:rPr>
          <w:rFonts w:eastAsiaTheme="minorEastAsia" w:cs="Times New Roman"/>
          <w:sz w:val="28"/>
          <w:szCs w:val="28"/>
        </w:rPr>
      </w:pPr>
      <w:bookmarkStart w:id="56" w:name="_Toc104787973"/>
      <w:r w:rsidRPr="00277CE6">
        <w:rPr>
          <w:rFonts w:eastAsiaTheme="minorEastAsia" w:cs="Times New Roman"/>
          <w:sz w:val="28"/>
          <w:szCs w:val="28"/>
        </w:rPr>
        <w:t xml:space="preserve">1.1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456E4C" w:rsidRPr="00277CE6">
        <w:rPr>
          <w:rFonts w:eastAsiaTheme="minorEastAsia" w:cs="Times New Roman"/>
          <w:sz w:val="28"/>
          <w:szCs w:val="28"/>
        </w:rPr>
        <w:t>蛋白质计算设计概</w:t>
      </w:r>
      <w:r w:rsidR="00067C35" w:rsidRPr="00277CE6">
        <w:rPr>
          <w:rFonts w:eastAsiaTheme="minorEastAsia" w:cs="Times New Roman"/>
          <w:sz w:val="28"/>
          <w:szCs w:val="28"/>
        </w:rPr>
        <w:t>述</w:t>
      </w:r>
      <w:bookmarkEnd w:id="56"/>
      <w:r w:rsidRPr="00277CE6">
        <w:rPr>
          <w:rFonts w:eastAsiaTheme="minorEastAsia" w:cs="Times New Roman"/>
          <w:sz w:val="28"/>
          <w:szCs w:val="28"/>
        </w:rPr>
        <w:fldChar w:fldCharType="end"/>
      </w:r>
    </w:p>
    <w:p w14:paraId="5AFCEF00" w14:textId="4B597857" w:rsidR="00C61FD3" w:rsidRPr="00277CE6" w:rsidRDefault="00681581"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蛋白质是</w:t>
      </w:r>
      <w:r w:rsidR="006523E1" w:rsidRPr="00277CE6">
        <w:rPr>
          <w:rFonts w:ascii="Times New Roman" w:eastAsia="宋体" w:hAnsi="Times New Roman" w:cs="Times New Roman"/>
          <w:sz w:val="24"/>
          <w:szCs w:val="24"/>
        </w:rPr>
        <w:t>生物体</w:t>
      </w:r>
      <w:r w:rsidR="001C2A58" w:rsidRPr="00277CE6">
        <w:rPr>
          <w:rFonts w:ascii="Times New Roman" w:eastAsia="宋体" w:hAnsi="Times New Roman" w:cs="Times New Roman"/>
          <w:sz w:val="24"/>
          <w:szCs w:val="24"/>
        </w:rPr>
        <w:t>内</w:t>
      </w:r>
      <w:r w:rsidR="00AA2444" w:rsidRPr="00277CE6">
        <w:rPr>
          <w:rFonts w:ascii="Times New Roman" w:eastAsia="宋体" w:hAnsi="Times New Roman" w:cs="Times New Roman"/>
          <w:sz w:val="24"/>
          <w:szCs w:val="24"/>
        </w:rPr>
        <w:t>执行催化、</w:t>
      </w:r>
      <w:r w:rsidR="009E27BB" w:rsidRPr="00277CE6">
        <w:rPr>
          <w:rFonts w:ascii="Times New Roman" w:eastAsia="宋体" w:hAnsi="Times New Roman" w:cs="Times New Roman"/>
          <w:sz w:val="24"/>
          <w:szCs w:val="24"/>
        </w:rPr>
        <w:t>免疫、</w:t>
      </w:r>
      <w:r w:rsidR="00AA2444" w:rsidRPr="00277CE6">
        <w:rPr>
          <w:rFonts w:ascii="Times New Roman" w:eastAsia="宋体" w:hAnsi="Times New Roman" w:cs="Times New Roman"/>
          <w:sz w:val="24"/>
          <w:szCs w:val="24"/>
        </w:rPr>
        <w:t>信号转导等</w:t>
      </w:r>
      <w:r w:rsidR="003423CA" w:rsidRPr="00277CE6">
        <w:rPr>
          <w:rFonts w:ascii="Times New Roman" w:eastAsia="宋体" w:hAnsi="Times New Roman" w:cs="Times New Roman"/>
          <w:sz w:val="24"/>
          <w:szCs w:val="24"/>
        </w:rPr>
        <w:t>大量</w:t>
      </w:r>
      <w:r w:rsidR="00AA2444" w:rsidRPr="00277CE6">
        <w:rPr>
          <w:rFonts w:ascii="Times New Roman" w:eastAsia="宋体" w:hAnsi="Times New Roman" w:cs="Times New Roman"/>
          <w:sz w:val="24"/>
          <w:szCs w:val="24"/>
        </w:rPr>
        <w:t>生命活动的主要</w:t>
      </w:r>
      <w:r w:rsidR="009E27BB" w:rsidRPr="00277CE6">
        <w:rPr>
          <w:rFonts w:ascii="Times New Roman" w:eastAsia="宋体" w:hAnsi="Times New Roman" w:cs="Times New Roman"/>
          <w:sz w:val="24"/>
          <w:szCs w:val="24"/>
        </w:rPr>
        <w:t>生物大分子</w:t>
      </w:r>
      <w:r w:rsidR="00456714" w:rsidRPr="00277CE6">
        <w:rPr>
          <w:rFonts w:ascii="Times New Roman" w:eastAsia="宋体" w:hAnsi="Times New Roman" w:cs="Times New Roman"/>
          <w:sz w:val="24"/>
          <w:szCs w:val="24"/>
        </w:rPr>
        <w:t>，</w:t>
      </w:r>
      <w:r w:rsidR="00367C20" w:rsidRPr="00277CE6">
        <w:rPr>
          <w:rFonts w:ascii="Times New Roman" w:eastAsia="宋体" w:hAnsi="Times New Roman" w:cs="Times New Roman"/>
          <w:sz w:val="24"/>
          <w:szCs w:val="24"/>
        </w:rPr>
        <w:t>特定蛋白质的</w:t>
      </w:r>
      <w:r w:rsidR="00781382" w:rsidRPr="00277CE6">
        <w:rPr>
          <w:rFonts w:ascii="Times New Roman" w:eastAsia="宋体" w:hAnsi="Times New Roman" w:cs="Times New Roman"/>
          <w:sz w:val="24"/>
          <w:szCs w:val="24"/>
        </w:rPr>
        <w:t>功能与</w:t>
      </w:r>
      <w:r w:rsidR="00526B6D" w:rsidRPr="00277CE6">
        <w:rPr>
          <w:rFonts w:ascii="Times New Roman" w:eastAsia="宋体" w:hAnsi="Times New Roman" w:cs="Times New Roman"/>
          <w:sz w:val="24"/>
          <w:szCs w:val="24"/>
        </w:rPr>
        <w:t>其</w:t>
      </w:r>
      <w:r w:rsidR="00012A60" w:rsidRPr="00277CE6">
        <w:rPr>
          <w:rFonts w:ascii="Times New Roman" w:eastAsia="宋体" w:hAnsi="Times New Roman" w:cs="Times New Roman"/>
          <w:sz w:val="24"/>
          <w:szCs w:val="24"/>
        </w:rPr>
        <w:t>空间</w:t>
      </w:r>
      <w:r w:rsidR="00526B6D" w:rsidRPr="00277CE6">
        <w:rPr>
          <w:rFonts w:ascii="Times New Roman" w:eastAsia="宋体" w:hAnsi="Times New Roman" w:cs="Times New Roman"/>
          <w:sz w:val="24"/>
          <w:szCs w:val="24"/>
        </w:rPr>
        <w:t>结构</w:t>
      </w:r>
      <w:r w:rsidR="00205368" w:rsidRPr="00277CE6">
        <w:rPr>
          <w:rFonts w:ascii="Times New Roman" w:eastAsia="宋体" w:hAnsi="Times New Roman" w:cs="Times New Roman"/>
          <w:sz w:val="24"/>
          <w:szCs w:val="24"/>
        </w:rPr>
        <w:t>密切</w:t>
      </w:r>
      <w:r w:rsidR="00481BE9" w:rsidRPr="00277CE6">
        <w:rPr>
          <w:rFonts w:ascii="Times New Roman" w:eastAsia="宋体" w:hAnsi="Times New Roman" w:cs="Times New Roman"/>
          <w:sz w:val="24"/>
          <w:szCs w:val="24"/>
        </w:rPr>
        <w:t>关联</w:t>
      </w:r>
      <w:r w:rsidR="00F85681" w:rsidRPr="00277CE6">
        <w:rPr>
          <w:rFonts w:ascii="Times New Roman" w:eastAsia="宋体" w:hAnsi="Times New Roman" w:cs="Times New Roman"/>
          <w:sz w:val="24"/>
          <w:szCs w:val="24"/>
        </w:rPr>
        <w:t>，</w:t>
      </w:r>
      <w:r w:rsidR="00600ED2" w:rsidRPr="00277CE6">
        <w:rPr>
          <w:rFonts w:ascii="Times New Roman" w:eastAsia="宋体" w:hAnsi="Times New Roman" w:cs="Times New Roman"/>
          <w:sz w:val="24"/>
          <w:szCs w:val="24"/>
        </w:rPr>
        <w:t>而</w:t>
      </w:r>
      <w:r w:rsidR="001E55A1" w:rsidRPr="00277CE6">
        <w:rPr>
          <w:rFonts w:ascii="Times New Roman" w:eastAsia="宋体" w:hAnsi="Times New Roman" w:cs="Times New Roman"/>
          <w:sz w:val="24"/>
          <w:szCs w:val="24"/>
        </w:rPr>
        <w:t>蛋白质的</w:t>
      </w:r>
      <w:r w:rsidR="00A76F57" w:rsidRPr="00277CE6">
        <w:rPr>
          <w:rFonts w:ascii="Times New Roman" w:eastAsia="宋体" w:hAnsi="Times New Roman" w:cs="Times New Roman"/>
          <w:sz w:val="24"/>
          <w:szCs w:val="24"/>
        </w:rPr>
        <w:t>空间</w:t>
      </w:r>
      <w:r w:rsidR="001E55A1" w:rsidRPr="00277CE6">
        <w:rPr>
          <w:rFonts w:ascii="Times New Roman" w:eastAsia="宋体" w:hAnsi="Times New Roman" w:cs="Times New Roman"/>
          <w:sz w:val="24"/>
          <w:szCs w:val="24"/>
        </w:rPr>
        <w:t>结构</w:t>
      </w:r>
      <w:r w:rsidR="00A012DA" w:rsidRPr="00277CE6">
        <w:rPr>
          <w:rFonts w:ascii="Times New Roman" w:eastAsia="宋体" w:hAnsi="Times New Roman" w:cs="Times New Roman"/>
          <w:sz w:val="24"/>
          <w:szCs w:val="24"/>
        </w:rPr>
        <w:t>被</w:t>
      </w:r>
      <w:r w:rsidR="00C0269B" w:rsidRPr="00277CE6">
        <w:rPr>
          <w:rFonts w:ascii="Times New Roman" w:eastAsia="宋体" w:hAnsi="Times New Roman" w:cs="Times New Roman"/>
          <w:sz w:val="24"/>
          <w:szCs w:val="24"/>
        </w:rPr>
        <w:t>其</w:t>
      </w:r>
      <w:r w:rsidR="001E55A1" w:rsidRPr="00277CE6">
        <w:rPr>
          <w:rFonts w:ascii="Times New Roman" w:eastAsia="宋体" w:hAnsi="Times New Roman" w:cs="Times New Roman"/>
          <w:sz w:val="24"/>
          <w:szCs w:val="24"/>
        </w:rPr>
        <w:t>氨基酸序列</w:t>
      </w:r>
      <w:r w:rsidR="00F57D1D" w:rsidRPr="00277CE6">
        <w:rPr>
          <w:rFonts w:ascii="Times New Roman" w:eastAsia="宋体" w:hAnsi="Times New Roman" w:cs="Times New Roman"/>
          <w:sz w:val="24"/>
          <w:szCs w:val="24"/>
        </w:rPr>
        <w:t>所</w:t>
      </w:r>
      <w:r w:rsidR="00A36242" w:rsidRPr="00277CE6">
        <w:rPr>
          <w:rFonts w:ascii="Times New Roman" w:eastAsia="宋体" w:hAnsi="Times New Roman" w:cs="Times New Roman"/>
          <w:sz w:val="24"/>
          <w:szCs w:val="24"/>
        </w:rPr>
        <w:t>确</w:t>
      </w:r>
      <w:r w:rsidR="00AA4733" w:rsidRPr="00277CE6">
        <w:rPr>
          <w:rFonts w:ascii="Times New Roman" w:eastAsia="宋体" w:hAnsi="Times New Roman" w:cs="Times New Roman"/>
          <w:sz w:val="24"/>
          <w:szCs w:val="24"/>
        </w:rPr>
        <w:t>定</w:t>
      </w:r>
      <w:r w:rsidR="00F64B3B" w:rsidRPr="00277CE6">
        <w:rPr>
          <w:rFonts w:ascii="Times New Roman" w:eastAsia="宋体" w:hAnsi="Times New Roman" w:cs="Times New Roman"/>
          <w:sz w:val="24"/>
          <w:szCs w:val="24"/>
        </w:rPr>
        <w:t>。</w:t>
      </w:r>
      <w:r w:rsidR="005F2528" w:rsidRPr="00277CE6">
        <w:rPr>
          <w:rFonts w:ascii="Times New Roman" w:eastAsia="宋体" w:hAnsi="Times New Roman" w:cs="Times New Roman"/>
          <w:sz w:val="24"/>
          <w:szCs w:val="24"/>
        </w:rPr>
        <w:t>在所有可能的氨基酸序列中，</w:t>
      </w:r>
      <w:r w:rsidR="00B043C1" w:rsidRPr="00277CE6">
        <w:rPr>
          <w:rFonts w:ascii="Times New Roman" w:eastAsia="宋体" w:hAnsi="Times New Roman" w:cs="Times New Roman"/>
          <w:sz w:val="24"/>
          <w:szCs w:val="24"/>
        </w:rPr>
        <w:t>自然进化所</w:t>
      </w:r>
      <w:r w:rsidR="00517AB2" w:rsidRPr="00277CE6">
        <w:rPr>
          <w:rFonts w:ascii="Times New Roman" w:eastAsia="宋体" w:hAnsi="Times New Roman" w:cs="Times New Roman"/>
          <w:sz w:val="24"/>
          <w:szCs w:val="24"/>
        </w:rPr>
        <w:t>产生的天然蛋白质的氨基酸序列</w:t>
      </w:r>
      <w:r w:rsidR="00C93392" w:rsidRPr="00277CE6">
        <w:rPr>
          <w:rFonts w:ascii="Times New Roman" w:eastAsia="宋体" w:hAnsi="Times New Roman" w:cs="Times New Roman"/>
          <w:sz w:val="24"/>
          <w:szCs w:val="24"/>
        </w:rPr>
        <w:t>所占比例很小，</w:t>
      </w:r>
      <w:r w:rsidR="000345E6" w:rsidRPr="00277CE6">
        <w:rPr>
          <w:rFonts w:ascii="Times New Roman" w:eastAsia="宋体" w:hAnsi="Times New Roman" w:cs="Times New Roman"/>
          <w:sz w:val="24"/>
          <w:szCs w:val="24"/>
        </w:rPr>
        <w:t>而</w:t>
      </w:r>
      <w:r w:rsidR="004C15D0" w:rsidRPr="00277CE6">
        <w:rPr>
          <w:rFonts w:ascii="Times New Roman" w:eastAsia="宋体" w:hAnsi="Times New Roman" w:cs="Times New Roman"/>
          <w:sz w:val="24"/>
          <w:szCs w:val="24"/>
        </w:rPr>
        <w:t>天然蛋白质的</w:t>
      </w:r>
      <w:r w:rsidR="004D0C6D" w:rsidRPr="00277CE6">
        <w:rPr>
          <w:rFonts w:ascii="Times New Roman" w:eastAsia="宋体" w:hAnsi="Times New Roman" w:cs="Times New Roman"/>
          <w:sz w:val="24"/>
          <w:szCs w:val="24"/>
        </w:rPr>
        <w:t>结构也是极其有限的</w:t>
      </w:r>
      <w:r w:rsidR="00536744" w:rsidRPr="00277CE6">
        <w:rPr>
          <w:rFonts w:ascii="Times New Roman" w:eastAsia="宋体" w:hAnsi="Times New Roman" w:cs="Times New Roman"/>
          <w:sz w:val="24"/>
          <w:szCs w:val="24"/>
        </w:rPr>
        <w:t>，难以满足</w:t>
      </w:r>
      <w:r w:rsidR="00B90355" w:rsidRPr="00277CE6">
        <w:rPr>
          <w:rFonts w:ascii="Times New Roman" w:eastAsia="宋体" w:hAnsi="Times New Roman" w:cs="Times New Roman"/>
          <w:sz w:val="24"/>
          <w:szCs w:val="24"/>
        </w:rPr>
        <w:t>生物医学</w:t>
      </w:r>
      <w:r w:rsidR="00435C2B" w:rsidRPr="00277CE6">
        <w:rPr>
          <w:rFonts w:ascii="Times New Roman" w:eastAsia="宋体" w:hAnsi="Times New Roman" w:cs="Times New Roman"/>
          <w:sz w:val="24"/>
          <w:szCs w:val="24"/>
        </w:rPr>
        <w:t>等领域</w:t>
      </w:r>
      <w:r w:rsidR="001F169C" w:rsidRPr="00277CE6">
        <w:rPr>
          <w:rFonts w:ascii="Times New Roman" w:eastAsia="宋体" w:hAnsi="Times New Roman" w:cs="Times New Roman"/>
          <w:sz w:val="24"/>
          <w:szCs w:val="24"/>
        </w:rPr>
        <w:t>对</w:t>
      </w:r>
      <w:r w:rsidR="00C6614E" w:rsidRPr="00277CE6">
        <w:rPr>
          <w:rFonts w:ascii="Times New Roman" w:eastAsia="宋体" w:hAnsi="Times New Roman" w:cs="Times New Roman"/>
          <w:sz w:val="24"/>
          <w:szCs w:val="24"/>
        </w:rPr>
        <w:t>于具有</w:t>
      </w:r>
      <w:r w:rsidR="001F169C" w:rsidRPr="00277CE6">
        <w:rPr>
          <w:rFonts w:ascii="Times New Roman" w:eastAsia="宋体" w:hAnsi="Times New Roman" w:cs="Times New Roman"/>
          <w:sz w:val="24"/>
          <w:szCs w:val="24"/>
        </w:rPr>
        <w:t>特定功能蛋白质的需求</w:t>
      </w:r>
      <w:r w:rsidR="00C4381C" w:rsidRPr="00277CE6">
        <w:rPr>
          <w:rFonts w:ascii="Times New Roman" w:eastAsia="宋体" w:hAnsi="Times New Roman" w:cs="Times New Roman"/>
          <w:sz w:val="24"/>
          <w:szCs w:val="24"/>
        </w:rPr>
        <w:t>。因此，</w:t>
      </w:r>
      <w:r w:rsidR="00E33391" w:rsidRPr="00277CE6">
        <w:rPr>
          <w:rFonts w:ascii="Times New Roman" w:eastAsia="宋体" w:hAnsi="Times New Roman" w:cs="Times New Roman"/>
          <w:sz w:val="24"/>
          <w:szCs w:val="24"/>
        </w:rPr>
        <w:t>通过</w:t>
      </w:r>
      <w:r w:rsidR="00DC2260" w:rsidRPr="00277CE6">
        <w:rPr>
          <w:rFonts w:ascii="Times New Roman" w:eastAsia="宋体" w:hAnsi="Times New Roman" w:cs="Times New Roman"/>
          <w:sz w:val="24"/>
          <w:szCs w:val="24"/>
        </w:rPr>
        <w:t>对天然蛋白质</w:t>
      </w:r>
      <w:r w:rsidR="007F1499" w:rsidRPr="00277CE6">
        <w:rPr>
          <w:rFonts w:ascii="Times New Roman" w:eastAsia="宋体" w:hAnsi="Times New Roman" w:cs="Times New Roman"/>
          <w:sz w:val="24"/>
          <w:szCs w:val="24"/>
        </w:rPr>
        <w:t>已知</w:t>
      </w:r>
      <w:r w:rsidR="00DC2260" w:rsidRPr="00277CE6">
        <w:rPr>
          <w:rFonts w:ascii="Times New Roman" w:eastAsia="宋体" w:hAnsi="Times New Roman" w:cs="Times New Roman"/>
          <w:sz w:val="24"/>
          <w:szCs w:val="24"/>
        </w:rPr>
        <w:t>的氨基酸序列进行改造</w:t>
      </w:r>
      <w:r w:rsidR="00E01609" w:rsidRPr="00277CE6">
        <w:rPr>
          <w:rFonts w:ascii="Times New Roman" w:eastAsia="宋体" w:hAnsi="Times New Roman" w:cs="Times New Roman"/>
          <w:sz w:val="24"/>
          <w:szCs w:val="24"/>
        </w:rPr>
        <w:t>或从头</w:t>
      </w:r>
      <w:r w:rsidR="00E33391" w:rsidRPr="00277CE6">
        <w:rPr>
          <w:rFonts w:ascii="Times New Roman" w:eastAsia="宋体" w:hAnsi="Times New Roman" w:cs="Times New Roman"/>
          <w:sz w:val="24"/>
          <w:szCs w:val="24"/>
        </w:rPr>
        <w:t>设计全新的氨基酸序列</w:t>
      </w:r>
      <w:r w:rsidR="006C5FDF" w:rsidRPr="00277CE6">
        <w:rPr>
          <w:rFonts w:ascii="Times New Roman" w:eastAsia="宋体" w:hAnsi="Times New Roman" w:cs="Times New Roman"/>
          <w:sz w:val="24"/>
          <w:szCs w:val="24"/>
        </w:rPr>
        <w:t>、</w:t>
      </w:r>
      <w:r w:rsidR="0091406F" w:rsidRPr="00277CE6">
        <w:rPr>
          <w:rFonts w:ascii="Times New Roman" w:eastAsia="宋体" w:hAnsi="Times New Roman" w:cs="Times New Roman"/>
          <w:sz w:val="24"/>
          <w:szCs w:val="24"/>
        </w:rPr>
        <w:t>从而设计具有全新功能的</w:t>
      </w:r>
      <w:r w:rsidR="00EB06D6" w:rsidRPr="00277CE6">
        <w:rPr>
          <w:rFonts w:ascii="Times New Roman" w:eastAsia="宋体" w:hAnsi="Times New Roman" w:cs="Times New Roman"/>
          <w:sz w:val="24"/>
          <w:szCs w:val="24"/>
        </w:rPr>
        <w:t>蛋白质</w:t>
      </w:r>
      <w:r w:rsidR="00012267" w:rsidRPr="00277CE6">
        <w:rPr>
          <w:rFonts w:ascii="Times New Roman" w:eastAsia="宋体" w:hAnsi="Times New Roman" w:cs="Times New Roman"/>
          <w:sz w:val="24"/>
          <w:szCs w:val="24"/>
        </w:rPr>
        <w:t>对于</w:t>
      </w:r>
      <w:r w:rsidR="00DD5C28" w:rsidRPr="00277CE6">
        <w:rPr>
          <w:rFonts w:ascii="Times New Roman" w:eastAsia="宋体" w:hAnsi="Times New Roman" w:cs="Times New Roman"/>
          <w:sz w:val="24"/>
          <w:szCs w:val="24"/>
        </w:rPr>
        <w:t>合成生物学有着</w:t>
      </w:r>
      <w:r w:rsidR="00FE3945" w:rsidRPr="00277CE6">
        <w:rPr>
          <w:rFonts w:ascii="Times New Roman" w:eastAsia="宋体" w:hAnsi="Times New Roman" w:cs="Times New Roman"/>
          <w:sz w:val="24"/>
          <w:szCs w:val="24"/>
        </w:rPr>
        <w:t>极为</w:t>
      </w:r>
      <w:r w:rsidR="00DD5C28" w:rsidRPr="00277CE6">
        <w:rPr>
          <w:rFonts w:ascii="Times New Roman" w:eastAsia="宋体" w:hAnsi="Times New Roman" w:cs="Times New Roman"/>
          <w:sz w:val="24"/>
          <w:szCs w:val="24"/>
        </w:rPr>
        <w:t>重要的意义。</w:t>
      </w:r>
    </w:p>
    <w:p w14:paraId="64D01011" w14:textId="0D86CC00" w:rsidR="00596443" w:rsidRPr="00277CE6" w:rsidRDefault="00E36D98" w:rsidP="004E713B">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967124" w:rsidRPr="00277CE6">
        <w:rPr>
          <w:rFonts w:ascii="Times New Roman" w:eastAsia="宋体" w:hAnsi="Times New Roman" w:cs="Times New Roman"/>
          <w:sz w:val="24"/>
          <w:szCs w:val="24"/>
        </w:rPr>
        <w:t>定向进化（</w:t>
      </w:r>
      <w:r w:rsidR="00A41D14" w:rsidRPr="00277CE6">
        <w:rPr>
          <w:rFonts w:ascii="Times New Roman" w:eastAsia="宋体" w:hAnsi="Times New Roman" w:cs="Times New Roman"/>
          <w:sz w:val="24"/>
          <w:szCs w:val="24"/>
        </w:rPr>
        <w:t>D</w:t>
      </w:r>
      <w:r w:rsidRPr="00277CE6">
        <w:rPr>
          <w:rFonts w:ascii="Times New Roman" w:eastAsia="宋体" w:hAnsi="Times New Roman" w:cs="Times New Roman"/>
          <w:sz w:val="24"/>
          <w:szCs w:val="24"/>
        </w:rPr>
        <w:t xml:space="preserve">irected </w:t>
      </w:r>
      <w:r w:rsidR="00A41D14"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volution</w:t>
      </w:r>
      <w:r w:rsidR="00967124"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为代表的</w:t>
      </w:r>
      <w:r w:rsidR="00D8447B" w:rsidRPr="00277CE6">
        <w:rPr>
          <w:rFonts w:ascii="Times New Roman" w:eastAsia="宋体" w:hAnsi="Times New Roman" w:cs="Times New Roman"/>
          <w:sz w:val="24"/>
          <w:szCs w:val="24"/>
        </w:rPr>
        <w:t>传统的</w:t>
      </w:r>
      <w:r w:rsidR="009C5974" w:rsidRPr="00277CE6">
        <w:rPr>
          <w:rFonts w:ascii="Times New Roman" w:eastAsia="宋体" w:hAnsi="Times New Roman" w:cs="Times New Roman"/>
          <w:sz w:val="24"/>
          <w:szCs w:val="24"/>
        </w:rPr>
        <w:t>蛋白质工程技术</w:t>
      </w:r>
      <w:r w:rsidR="00E6564E" w:rsidRPr="00277CE6">
        <w:rPr>
          <w:rFonts w:ascii="Times New Roman" w:eastAsia="宋体" w:hAnsi="Times New Roman" w:cs="Times New Roman"/>
          <w:sz w:val="24"/>
          <w:szCs w:val="24"/>
        </w:rPr>
        <w:t>通过</w:t>
      </w:r>
      <w:r w:rsidR="00260956" w:rsidRPr="00277CE6">
        <w:rPr>
          <w:rFonts w:ascii="Times New Roman" w:eastAsia="宋体" w:hAnsi="Times New Roman" w:cs="Times New Roman"/>
          <w:sz w:val="24"/>
          <w:szCs w:val="24"/>
        </w:rPr>
        <w:t>物理或化学</w:t>
      </w:r>
      <w:r w:rsidR="004D6C67" w:rsidRPr="00277CE6">
        <w:rPr>
          <w:rFonts w:ascii="Times New Roman" w:eastAsia="宋体" w:hAnsi="Times New Roman" w:cs="Times New Roman"/>
          <w:sz w:val="24"/>
          <w:szCs w:val="24"/>
        </w:rPr>
        <w:t>手段诱导</w:t>
      </w:r>
      <w:r w:rsidR="00B36F4A" w:rsidRPr="00277CE6">
        <w:rPr>
          <w:rFonts w:ascii="Times New Roman" w:eastAsia="宋体" w:hAnsi="Times New Roman" w:cs="Times New Roman"/>
          <w:sz w:val="24"/>
          <w:szCs w:val="24"/>
        </w:rPr>
        <w:t>基因</w:t>
      </w:r>
      <w:r w:rsidR="004D6C67" w:rsidRPr="00277CE6">
        <w:rPr>
          <w:rFonts w:ascii="Times New Roman" w:eastAsia="宋体" w:hAnsi="Times New Roman" w:cs="Times New Roman"/>
          <w:sz w:val="24"/>
          <w:szCs w:val="24"/>
        </w:rPr>
        <w:t>突变</w:t>
      </w:r>
      <w:r w:rsidR="00B36F4A" w:rsidRPr="00277CE6">
        <w:rPr>
          <w:rFonts w:ascii="Times New Roman" w:eastAsia="宋体" w:hAnsi="Times New Roman" w:cs="Times New Roman"/>
          <w:sz w:val="24"/>
          <w:szCs w:val="24"/>
        </w:rPr>
        <w:t>，</w:t>
      </w:r>
      <w:r w:rsidR="002B76FA" w:rsidRPr="00277CE6">
        <w:rPr>
          <w:rFonts w:ascii="Times New Roman" w:eastAsia="宋体" w:hAnsi="Times New Roman" w:cs="Times New Roman"/>
          <w:sz w:val="24"/>
          <w:szCs w:val="24"/>
        </w:rPr>
        <w:t>再对所产生的蛋白质结构进行</w:t>
      </w:r>
      <w:r w:rsidR="00985963" w:rsidRPr="00277CE6">
        <w:rPr>
          <w:rFonts w:ascii="Times New Roman" w:eastAsia="宋体" w:hAnsi="Times New Roman" w:cs="Times New Roman"/>
          <w:sz w:val="24"/>
          <w:szCs w:val="24"/>
        </w:rPr>
        <w:t>实验</w:t>
      </w:r>
      <w:r w:rsidR="002B76FA" w:rsidRPr="00277CE6">
        <w:rPr>
          <w:rFonts w:ascii="Times New Roman" w:eastAsia="宋体" w:hAnsi="Times New Roman" w:cs="Times New Roman"/>
          <w:sz w:val="24"/>
          <w:szCs w:val="24"/>
        </w:rPr>
        <w:t>筛选</w:t>
      </w:r>
      <w:r w:rsidR="007F79F5" w:rsidRPr="00277CE6">
        <w:rPr>
          <w:rFonts w:ascii="Times New Roman" w:eastAsia="宋体" w:hAnsi="Times New Roman" w:cs="Times New Roman"/>
          <w:sz w:val="24"/>
          <w:szCs w:val="24"/>
        </w:rPr>
        <w:fldChar w:fldCharType="begin"/>
      </w:r>
      <w:r w:rsidR="007F79F5" w:rsidRPr="00277CE6">
        <w:rPr>
          <w:rFonts w:ascii="Times New Roman" w:eastAsia="宋体" w:hAnsi="Times New Roman" w:cs="Times New Roman"/>
          <w:sz w:val="24"/>
          <w:szCs w:val="24"/>
        </w:rPr>
        <w:instrText xml:space="preserve"> ADDIN ZOTERO_ITEM CSL_CITATION {"citationID":"ZwrCQLwf","properties":{"formattedCitation":"\\super 1\\nosupersub{}","plainCitation":"1","noteIndex":0},"citationItems":[{"id":199,"uris":["http://zotero.org/users/9340884/items/7ACLEM2F"],"itemData":{"id":199,"type":"article-journal","abstract":"Directed evolution has proved to be an effective strategy for improving or altering the activity of biomolecules for industrial, research and therapeutic applications. The evolution of proteins in the laboratory requires methods for generating genetic diversity and for identifying protein variants with desired properties. This Review describes some of the tools used to diversify genes, as well as informative examples of screening and selection methods that identify or isolate evolved proteins. We highlight recent cases in which directed evolution generated enzymatic activities and substrate specificities not known to exist in nature.","container-title":"Nature Reviews Genetics","DOI":"10.1038/nrg3927","ISSN":"1471-0056, 1471-0064","issue":"7","journalAbbreviation":"Nat Rev Genet","language":"en","page":"379-394","source":"DOI.org (Crossref)","title":"Methods for the directed evolution of proteins","volume":"16","author":[{"family":"Packer","given":"Michael S."},{"family":"Liu","given":"David R."}],"issued":{"date-parts":[["2015",7]]}}}],"schema":"https://github.com/citation-style-language/schema/raw/master/csl-citation.json"} </w:instrText>
      </w:r>
      <w:r w:rsidR="007F79F5" w:rsidRPr="00277CE6">
        <w:rPr>
          <w:rFonts w:ascii="Times New Roman" w:eastAsia="宋体" w:hAnsi="Times New Roman" w:cs="Times New Roman"/>
          <w:sz w:val="24"/>
          <w:szCs w:val="24"/>
        </w:rPr>
        <w:fldChar w:fldCharType="separate"/>
      </w:r>
      <w:r w:rsidR="009E6FF7" w:rsidRPr="00277CE6">
        <w:rPr>
          <w:rFonts w:ascii="Times New Roman" w:hAnsi="Times New Roman" w:cs="Times New Roman"/>
          <w:kern w:val="0"/>
          <w:sz w:val="24"/>
          <w:szCs w:val="24"/>
          <w:vertAlign w:val="superscript"/>
        </w:rPr>
        <w:t>1</w:t>
      </w:r>
      <w:r w:rsidR="007F79F5" w:rsidRPr="00277CE6">
        <w:rPr>
          <w:rFonts w:ascii="Times New Roman" w:eastAsia="宋体" w:hAnsi="Times New Roman" w:cs="Times New Roman"/>
          <w:sz w:val="24"/>
          <w:szCs w:val="24"/>
        </w:rPr>
        <w:fldChar w:fldCharType="end"/>
      </w:r>
      <w:r w:rsidR="002B76FA" w:rsidRPr="00277CE6">
        <w:rPr>
          <w:rFonts w:ascii="Times New Roman" w:eastAsia="宋体" w:hAnsi="Times New Roman" w:cs="Times New Roman"/>
          <w:sz w:val="24"/>
          <w:szCs w:val="24"/>
        </w:rPr>
        <w:t>。</w:t>
      </w:r>
      <w:r w:rsidR="00690A8B" w:rsidRPr="00277CE6">
        <w:rPr>
          <w:rFonts w:ascii="Times New Roman" w:eastAsia="宋体" w:hAnsi="Times New Roman" w:cs="Times New Roman"/>
          <w:sz w:val="24"/>
          <w:szCs w:val="24"/>
        </w:rPr>
        <w:t>在不采用</w:t>
      </w:r>
      <w:r w:rsidR="00BC34AE" w:rsidRPr="00277CE6">
        <w:rPr>
          <w:rFonts w:ascii="Times New Roman" w:eastAsia="宋体" w:hAnsi="Times New Roman" w:cs="Times New Roman"/>
          <w:sz w:val="24"/>
          <w:szCs w:val="24"/>
        </w:rPr>
        <w:t>高通量筛选</w:t>
      </w:r>
      <w:r w:rsidR="008819B3" w:rsidRPr="00277CE6">
        <w:rPr>
          <w:rFonts w:ascii="Times New Roman" w:eastAsia="宋体" w:hAnsi="Times New Roman" w:cs="Times New Roman"/>
          <w:sz w:val="24"/>
          <w:szCs w:val="24"/>
        </w:rPr>
        <w:t>手段</w:t>
      </w:r>
      <w:r w:rsidR="00BC34AE" w:rsidRPr="00277CE6">
        <w:rPr>
          <w:rFonts w:ascii="Times New Roman" w:eastAsia="宋体" w:hAnsi="Times New Roman" w:cs="Times New Roman"/>
          <w:sz w:val="24"/>
          <w:szCs w:val="24"/>
        </w:rPr>
        <w:t>时</w:t>
      </w:r>
      <w:r w:rsidR="00A55B76" w:rsidRPr="00277CE6">
        <w:rPr>
          <w:rFonts w:ascii="Times New Roman" w:eastAsia="宋体" w:hAnsi="Times New Roman" w:cs="Times New Roman"/>
          <w:sz w:val="24"/>
          <w:szCs w:val="24"/>
        </w:rPr>
        <w:t>，上述</w:t>
      </w:r>
      <w:r w:rsidR="003D718A" w:rsidRPr="00277CE6">
        <w:rPr>
          <w:rFonts w:ascii="Times New Roman" w:eastAsia="宋体" w:hAnsi="Times New Roman" w:cs="Times New Roman"/>
          <w:sz w:val="24"/>
          <w:szCs w:val="24"/>
        </w:rPr>
        <w:t>基于实验的</w:t>
      </w:r>
      <w:r w:rsidR="00A55B76" w:rsidRPr="00277CE6">
        <w:rPr>
          <w:rFonts w:ascii="Times New Roman" w:eastAsia="宋体" w:hAnsi="Times New Roman" w:cs="Times New Roman"/>
          <w:sz w:val="24"/>
          <w:szCs w:val="24"/>
        </w:rPr>
        <w:t>方法</w:t>
      </w:r>
      <w:r w:rsidR="00D15CE8" w:rsidRPr="00277CE6">
        <w:rPr>
          <w:rFonts w:ascii="Times New Roman" w:eastAsia="宋体" w:hAnsi="Times New Roman" w:cs="Times New Roman"/>
          <w:sz w:val="24"/>
          <w:szCs w:val="24"/>
        </w:rPr>
        <w:t>效率</w:t>
      </w:r>
      <w:r w:rsidR="008161CB" w:rsidRPr="00277CE6">
        <w:rPr>
          <w:rFonts w:ascii="Times New Roman" w:eastAsia="宋体" w:hAnsi="Times New Roman" w:cs="Times New Roman"/>
          <w:sz w:val="24"/>
          <w:szCs w:val="24"/>
        </w:rPr>
        <w:t>很低</w:t>
      </w:r>
      <w:r w:rsidR="00C77880" w:rsidRPr="00277CE6">
        <w:rPr>
          <w:rFonts w:ascii="Times New Roman" w:eastAsia="宋体" w:hAnsi="Times New Roman" w:cs="Times New Roman"/>
          <w:sz w:val="24"/>
          <w:szCs w:val="24"/>
        </w:rPr>
        <w:t>，</w:t>
      </w:r>
      <w:r w:rsidR="00973E79" w:rsidRPr="00277CE6">
        <w:rPr>
          <w:rFonts w:ascii="Times New Roman" w:eastAsia="宋体" w:hAnsi="Times New Roman" w:cs="Times New Roman"/>
          <w:sz w:val="24"/>
          <w:szCs w:val="24"/>
        </w:rPr>
        <w:t>且对</w:t>
      </w:r>
      <w:r w:rsidR="00494912" w:rsidRPr="00277CE6">
        <w:rPr>
          <w:rFonts w:ascii="Times New Roman" w:eastAsia="宋体" w:hAnsi="Times New Roman" w:cs="Times New Roman"/>
          <w:sz w:val="24"/>
          <w:szCs w:val="24"/>
        </w:rPr>
        <w:t>氨基酸序列的化学空间的采样极不完全。</w:t>
      </w:r>
      <w:r w:rsidR="00890AD7" w:rsidRPr="00277CE6">
        <w:rPr>
          <w:rFonts w:ascii="Times New Roman" w:eastAsia="宋体" w:hAnsi="Times New Roman" w:cs="Times New Roman"/>
          <w:sz w:val="24"/>
          <w:szCs w:val="24"/>
        </w:rPr>
        <w:t>自</w:t>
      </w:r>
      <w:r w:rsidR="00890AD7" w:rsidRPr="00277CE6">
        <w:rPr>
          <w:rFonts w:ascii="Times New Roman" w:eastAsia="宋体" w:hAnsi="Times New Roman" w:cs="Times New Roman"/>
          <w:sz w:val="24"/>
          <w:szCs w:val="24"/>
        </w:rPr>
        <w:t>20</w:t>
      </w:r>
      <w:r w:rsidR="00890AD7" w:rsidRPr="00277CE6">
        <w:rPr>
          <w:rFonts w:ascii="Times New Roman" w:eastAsia="宋体" w:hAnsi="Times New Roman" w:cs="Times New Roman"/>
          <w:sz w:val="24"/>
          <w:szCs w:val="24"/>
        </w:rPr>
        <w:t>世纪</w:t>
      </w:r>
      <w:r w:rsidR="00890AD7" w:rsidRPr="00277CE6">
        <w:rPr>
          <w:rFonts w:ascii="Times New Roman" w:eastAsia="宋体" w:hAnsi="Times New Roman" w:cs="Times New Roman"/>
          <w:sz w:val="24"/>
          <w:szCs w:val="24"/>
        </w:rPr>
        <w:t>80</w:t>
      </w:r>
      <w:r w:rsidR="00890AD7" w:rsidRPr="00277CE6">
        <w:rPr>
          <w:rFonts w:ascii="Times New Roman" w:eastAsia="宋体" w:hAnsi="Times New Roman" w:cs="Times New Roman"/>
          <w:sz w:val="24"/>
          <w:szCs w:val="24"/>
        </w:rPr>
        <w:t>年代以来，</w:t>
      </w:r>
      <w:r w:rsidR="008161CB" w:rsidRPr="00277CE6">
        <w:rPr>
          <w:rFonts w:ascii="Times New Roman" w:eastAsia="宋体" w:hAnsi="Times New Roman" w:cs="Times New Roman"/>
          <w:sz w:val="24"/>
          <w:szCs w:val="24"/>
        </w:rPr>
        <w:t>蛋白质计算设计（</w:t>
      </w:r>
      <w:r w:rsidR="00A41D14" w:rsidRPr="00277CE6">
        <w:rPr>
          <w:rFonts w:ascii="Times New Roman" w:eastAsia="宋体" w:hAnsi="Times New Roman" w:cs="Times New Roman"/>
          <w:sz w:val="24"/>
          <w:szCs w:val="24"/>
        </w:rPr>
        <w:t>C</w:t>
      </w:r>
      <w:r w:rsidR="008161CB" w:rsidRPr="00277CE6">
        <w:rPr>
          <w:rFonts w:ascii="Times New Roman" w:eastAsia="宋体" w:hAnsi="Times New Roman" w:cs="Times New Roman"/>
          <w:sz w:val="24"/>
          <w:szCs w:val="24"/>
        </w:rPr>
        <w:t xml:space="preserve">omputational </w:t>
      </w:r>
      <w:r w:rsidR="00A41D14" w:rsidRPr="00277CE6">
        <w:rPr>
          <w:rFonts w:ascii="Times New Roman" w:eastAsia="宋体" w:hAnsi="Times New Roman" w:cs="Times New Roman"/>
          <w:sz w:val="24"/>
          <w:szCs w:val="24"/>
        </w:rPr>
        <w:t>P</w:t>
      </w:r>
      <w:r w:rsidR="008161CB" w:rsidRPr="00277CE6">
        <w:rPr>
          <w:rFonts w:ascii="Times New Roman" w:eastAsia="宋体" w:hAnsi="Times New Roman" w:cs="Times New Roman"/>
          <w:sz w:val="24"/>
          <w:szCs w:val="24"/>
        </w:rPr>
        <w:t xml:space="preserve">rotein </w:t>
      </w:r>
      <w:r w:rsidR="00F7642B" w:rsidRPr="00277CE6">
        <w:rPr>
          <w:rFonts w:ascii="Times New Roman" w:eastAsia="宋体" w:hAnsi="Times New Roman" w:cs="Times New Roman"/>
          <w:sz w:val="24"/>
          <w:szCs w:val="24"/>
        </w:rPr>
        <w:t>D</w:t>
      </w:r>
      <w:r w:rsidR="008161CB" w:rsidRPr="00277CE6">
        <w:rPr>
          <w:rFonts w:ascii="Times New Roman" w:eastAsia="宋体" w:hAnsi="Times New Roman" w:cs="Times New Roman"/>
          <w:sz w:val="24"/>
          <w:szCs w:val="24"/>
        </w:rPr>
        <w:t>esign</w:t>
      </w:r>
      <w:r w:rsidR="008161CB" w:rsidRPr="00277CE6">
        <w:rPr>
          <w:rFonts w:ascii="Times New Roman" w:eastAsia="宋体" w:hAnsi="Times New Roman" w:cs="Times New Roman"/>
          <w:sz w:val="24"/>
          <w:szCs w:val="24"/>
        </w:rPr>
        <w:t>）</w:t>
      </w:r>
      <w:r w:rsidR="00157CFA" w:rsidRPr="00277CE6">
        <w:rPr>
          <w:rFonts w:ascii="Times New Roman" w:eastAsia="宋体" w:hAnsi="Times New Roman" w:cs="Times New Roman"/>
          <w:sz w:val="24"/>
          <w:szCs w:val="24"/>
        </w:rPr>
        <w:t>逐渐发展起来，</w:t>
      </w:r>
      <w:r w:rsidR="00AB1660" w:rsidRPr="00277CE6">
        <w:rPr>
          <w:rFonts w:ascii="Times New Roman" w:eastAsia="宋体" w:hAnsi="Times New Roman" w:cs="Times New Roman"/>
          <w:sz w:val="24"/>
          <w:szCs w:val="24"/>
        </w:rPr>
        <w:t>这种方法</w:t>
      </w:r>
      <w:r w:rsidR="00157CFA" w:rsidRPr="00277CE6">
        <w:rPr>
          <w:rFonts w:ascii="Times New Roman" w:eastAsia="宋体" w:hAnsi="Times New Roman" w:cs="Times New Roman"/>
          <w:sz w:val="24"/>
          <w:szCs w:val="24"/>
        </w:rPr>
        <w:t>根据已有的蛋白质结构信息，通过适当的算法</w:t>
      </w:r>
      <w:r w:rsidR="00F12B62" w:rsidRPr="00277CE6">
        <w:rPr>
          <w:rFonts w:ascii="Times New Roman" w:eastAsia="宋体" w:hAnsi="Times New Roman" w:cs="Times New Roman"/>
          <w:sz w:val="24"/>
          <w:szCs w:val="24"/>
        </w:rPr>
        <w:t>确定</w:t>
      </w:r>
      <w:r w:rsidR="00113BA9" w:rsidRPr="00277CE6">
        <w:rPr>
          <w:rFonts w:ascii="Times New Roman" w:eastAsia="宋体" w:hAnsi="Times New Roman" w:cs="Times New Roman"/>
          <w:sz w:val="24"/>
          <w:szCs w:val="24"/>
        </w:rPr>
        <w:t>蛋白质的</w:t>
      </w:r>
      <w:r w:rsidR="00D32165" w:rsidRPr="00277CE6">
        <w:rPr>
          <w:rFonts w:ascii="Times New Roman" w:eastAsia="宋体" w:hAnsi="Times New Roman" w:cs="Times New Roman"/>
          <w:sz w:val="24"/>
          <w:szCs w:val="24"/>
        </w:rPr>
        <w:t>氨基酸序列，</w:t>
      </w:r>
      <w:r w:rsidR="00F8735E" w:rsidRPr="00277CE6">
        <w:rPr>
          <w:rFonts w:ascii="Times New Roman" w:eastAsia="宋体" w:hAnsi="Times New Roman" w:cs="Times New Roman"/>
          <w:sz w:val="24"/>
          <w:szCs w:val="24"/>
        </w:rPr>
        <w:t>既可以应用于</w:t>
      </w:r>
      <w:r w:rsidR="00DB456B" w:rsidRPr="00277CE6">
        <w:rPr>
          <w:rFonts w:ascii="Times New Roman" w:eastAsia="宋体" w:hAnsi="Times New Roman" w:cs="Times New Roman"/>
          <w:sz w:val="24"/>
          <w:szCs w:val="24"/>
        </w:rPr>
        <w:t>蛋白质的从头设计（</w:t>
      </w:r>
      <w:r w:rsidR="00DB456B" w:rsidRPr="00277CE6">
        <w:rPr>
          <w:rFonts w:ascii="Times New Roman" w:eastAsia="宋体" w:hAnsi="Times New Roman" w:cs="Times New Roman"/>
          <w:i/>
          <w:sz w:val="24"/>
          <w:szCs w:val="24"/>
        </w:rPr>
        <w:t xml:space="preserve">de novo </w:t>
      </w:r>
      <w:r w:rsidR="00F7642B" w:rsidRPr="00277CE6">
        <w:rPr>
          <w:rFonts w:ascii="Times New Roman" w:eastAsia="宋体" w:hAnsi="Times New Roman" w:cs="Times New Roman"/>
          <w:sz w:val="24"/>
          <w:szCs w:val="24"/>
        </w:rPr>
        <w:t>D</w:t>
      </w:r>
      <w:r w:rsidR="00DB456B" w:rsidRPr="00277CE6">
        <w:rPr>
          <w:rFonts w:ascii="Times New Roman" w:eastAsia="宋体" w:hAnsi="Times New Roman" w:cs="Times New Roman"/>
          <w:sz w:val="24"/>
          <w:szCs w:val="24"/>
        </w:rPr>
        <w:t>esign</w:t>
      </w:r>
      <w:r w:rsidR="00DB456B" w:rsidRPr="00277CE6">
        <w:rPr>
          <w:rFonts w:ascii="Times New Roman" w:eastAsia="宋体" w:hAnsi="Times New Roman" w:cs="Times New Roman"/>
          <w:sz w:val="24"/>
          <w:szCs w:val="24"/>
        </w:rPr>
        <w:t>），也可以</w:t>
      </w:r>
      <w:r w:rsidR="00087762" w:rsidRPr="00277CE6">
        <w:rPr>
          <w:rFonts w:ascii="Times New Roman" w:eastAsia="宋体" w:hAnsi="Times New Roman" w:cs="Times New Roman"/>
          <w:sz w:val="24"/>
          <w:szCs w:val="24"/>
        </w:rPr>
        <w:t>对</w:t>
      </w:r>
      <w:r w:rsidR="008B6AAE" w:rsidRPr="00277CE6">
        <w:rPr>
          <w:rFonts w:ascii="Times New Roman" w:eastAsia="宋体" w:hAnsi="Times New Roman" w:cs="Times New Roman"/>
          <w:sz w:val="24"/>
          <w:szCs w:val="24"/>
        </w:rPr>
        <w:t>已有</w:t>
      </w:r>
      <w:r w:rsidR="00A434E8" w:rsidRPr="00277CE6">
        <w:rPr>
          <w:rFonts w:ascii="Times New Roman" w:eastAsia="宋体" w:hAnsi="Times New Roman" w:cs="Times New Roman"/>
          <w:sz w:val="24"/>
          <w:szCs w:val="24"/>
        </w:rPr>
        <w:t>的</w:t>
      </w:r>
      <w:r w:rsidR="00DB456B" w:rsidRPr="00277CE6">
        <w:rPr>
          <w:rFonts w:ascii="Times New Roman" w:eastAsia="宋体" w:hAnsi="Times New Roman" w:cs="Times New Roman"/>
          <w:sz w:val="24"/>
          <w:szCs w:val="24"/>
        </w:rPr>
        <w:t>蛋白质</w:t>
      </w:r>
      <w:r w:rsidR="00AD6962" w:rsidRPr="00277CE6">
        <w:rPr>
          <w:rFonts w:ascii="Times New Roman" w:eastAsia="宋体" w:hAnsi="Times New Roman" w:cs="Times New Roman"/>
          <w:sz w:val="24"/>
          <w:szCs w:val="24"/>
        </w:rPr>
        <w:t>进行</w:t>
      </w:r>
      <w:r w:rsidR="00A434E8" w:rsidRPr="00277CE6">
        <w:rPr>
          <w:rFonts w:ascii="Times New Roman" w:eastAsia="宋体" w:hAnsi="Times New Roman" w:cs="Times New Roman"/>
          <w:sz w:val="24"/>
          <w:szCs w:val="24"/>
        </w:rPr>
        <w:t>改进</w:t>
      </w:r>
      <w:r w:rsidR="00AD6962" w:rsidRPr="00277CE6">
        <w:rPr>
          <w:rFonts w:ascii="Times New Roman" w:eastAsia="宋体" w:hAnsi="Times New Roman" w:cs="Times New Roman"/>
          <w:sz w:val="24"/>
          <w:szCs w:val="24"/>
        </w:rPr>
        <w:t>，</w:t>
      </w:r>
      <w:r w:rsidR="00A434E8" w:rsidRPr="00277CE6">
        <w:rPr>
          <w:rFonts w:ascii="Times New Roman" w:eastAsia="宋体" w:hAnsi="Times New Roman" w:cs="Times New Roman"/>
          <w:sz w:val="24"/>
          <w:szCs w:val="24"/>
        </w:rPr>
        <w:t>以实现特定的</w:t>
      </w:r>
      <w:r w:rsidR="00FE1B74" w:rsidRPr="00277CE6">
        <w:rPr>
          <w:rFonts w:ascii="Times New Roman" w:eastAsia="宋体" w:hAnsi="Times New Roman" w:cs="Times New Roman"/>
          <w:sz w:val="24"/>
          <w:szCs w:val="24"/>
        </w:rPr>
        <w:t>生物</w:t>
      </w:r>
      <w:r w:rsidR="00A434E8" w:rsidRPr="00277CE6">
        <w:rPr>
          <w:rFonts w:ascii="Times New Roman" w:eastAsia="宋体" w:hAnsi="Times New Roman" w:cs="Times New Roman"/>
          <w:sz w:val="24"/>
          <w:szCs w:val="24"/>
        </w:rPr>
        <w:t>功能</w:t>
      </w:r>
      <w:r w:rsidR="00B37FC8" w:rsidRPr="00277CE6">
        <w:rPr>
          <w:rFonts w:ascii="Times New Roman" w:eastAsia="宋体" w:hAnsi="Times New Roman" w:cs="Times New Roman"/>
          <w:sz w:val="24"/>
          <w:szCs w:val="24"/>
        </w:rPr>
        <w:t>。</w:t>
      </w:r>
      <w:r w:rsidR="008F2CB5" w:rsidRPr="00277CE6">
        <w:rPr>
          <w:rFonts w:ascii="Times New Roman" w:eastAsia="宋体" w:hAnsi="Times New Roman" w:cs="Times New Roman"/>
          <w:sz w:val="24"/>
          <w:szCs w:val="24"/>
        </w:rPr>
        <w:t>随着</w:t>
      </w:r>
      <w:r w:rsidR="008B1849" w:rsidRPr="00277CE6">
        <w:rPr>
          <w:rFonts w:ascii="Times New Roman" w:eastAsia="宋体" w:hAnsi="Times New Roman" w:cs="Times New Roman"/>
          <w:sz w:val="24"/>
          <w:szCs w:val="24"/>
        </w:rPr>
        <w:t>算法的</w:t>
      </w:r>
      <w:r w:rsidR="00450E53" w:rsidRPr="00277CE6">
        <w:rPr>
          <w:rFonts w:ascii="Times New Roman" w:eastAsia="宋体" w:hAnsi="Times New Roman" w:cs="Times New Roman"/>
          <w:sz w:val="24"/>
          <w:szCs w:val="24"/>
        </w:rPr>
        <w:t>不断</w:t>
      </w:r>
      <w:r w:rsidR="008B1849" w:rsidRPr="00277CE6">
        <w:rPr>
          <w:rFonts w:ascii="Times New Roman" w:eastAsia="宋体" w:hAnsi="Times New Roman" w:cs="Times New Roman"/>
          <w:sz w:val="24"/>
          <w:szCs w:val="24"/>
        </w:rPr>
        <w:t>改进和计算能力的提高</w:t>
      </w:r>
      <w:r w:rsidR="00450E53" w:rsidRPr="00277CE6">
        <w:rPr>
          <w:rFonts w:ascii="Times New Roman" w:eastAsia="宋体" w:hAnsi="Times New Roman" w:cs="Times New Roman"/>
          <w:sz w:val="24"/>
          <w:szCs w:val="24"/>
        </w:rPr>
        <w:t>，</w:t>
      </w:r>
      <w:r w:rsidR="00721BB2" w:rsidRPr="00277CE6">
        <w:rPr>
          <w:rFonts w:ascii="Times New Roman" w:eastAsia="宋体" w:hAnsi="Times New Roman" w:cs="Times New Roman"/>
          <w:sz w:val="24"/>
          <w:szCs w:val="24"/>
        </w:rPr>
        <w:t>蛋白质计算设计</w:t>
      </w:r>
      <w:r w:rsidR="00537EAD" w:rsidRPr="00277CE6">
        <w:rPr>
          <w:rFonts w:ascii="Times New Roman" w:eastAsia="宋体" w:hAnsi="Times New Roman" w:cs="Times New Roman"/>
          <w:sz w:val="24"/>
          <w:szCs w:val="24"/>
        </w:rPr>
        <w:t>被越来越广泛地应用于</w:t>
      </w:r>
      <w:r w:rsidR="007E7236" w:rsidRPr="00277CE6">
        <w:rPr>
          <w:rFonts w:ascii="Times New Roman" w:eastAsia="宋体" w:hAnsi="Times New Roman" w:cs="Times New Roman"/>
          <w:sz w:val="24"/>
          <w:szCs w:val="24"/>
        </w:rPr>
        <w:t>实际的</w:t>
      </w:r>
      <w:r w:rsidR="00995327" w:rsidRPr="00277CE6">
        <w:rPr>
          <w:rFonts w:ascii="Times New Roman" w:eastAsia="宋体" w:hAnsi="Times New Roman" w:cs="Times New Roman"/>
          <w:sz w:val="24"/>
          <w:szCs w:val="24"/>
        </w:rPr>
        <w:t>蛋白质工程</w:t>
      </w:r>
      <w:r w:rsidR="005F0D7E" w:rsidRPr="00277CE6">
        <w:rPr>
          <w:rFonts w:ascii="Times New Roman" w:eastAsia="宋体" w:hAnsi="Times New Roman" w:cs="Times New Roman"/>
          <w:sz w:val="24"/>
          <w:szCs w:val="24"/>
        </w:rPr>
        <w:t>中</w:t>
      </w:r>
      <w:r w:rsidR="00B97C29" w:rsidRPr="00277CE6">
        <w:rPr>
          <w:rFonts w:ascii="Times New Roman" w:eastAsia="宋体" w:hAnsi="Times New Roman" w:cs="Times New Roman"/>
          <w:sz w:val="24"/>
          <w:szCs w:val="24"/>
        </w:rPr>
        <w:t>，</w:t>
      </w:r>
      <w:r w:rsidR="00551ED9" w:rsidRPr="00277CE6">
        <w:rPr>
          <w:rFonts w:ascii="Times New Roman" w:eastAsia="宋体" w:hAnsi="Times New Roman" w:cs="Times New Roman"/>
          <w:sz w:val="24"/>
          <w:szCs w:val="24"/>
        </w:rPr>
        <w:t>极大地提升了</w:t>
      </w:r>
      <w:r w:rsidR="00781985" w:rsidRPr="00277CE6">
        <w:rPr>
          <w:rFonts w:ascii="Times New Roman" w:eastAsia="宋体" w:hAnsi="Times New Roman" w:cs="Times New Roman"/>
          <w:sz w:val="24"/>
          <w:szCs w:val="24"/>
        </w:rPr>
        <w:t>蛋白质</w:t>
      </w:r>
      <w:r w:rsidR="00202358" w:rsidRPr="00277CE6">
        <w:rPr>
          <w:rFonts w:ascii="Times New Roman" w:eastAsia="宋体" w:hAnsi="Times New Roman" w:cs="Times New Roman"/>
          <w:sz w:val="24"/>
          <w:szCs w:val="24"/>
        </w:rPr>
        <w:t>工程</w:t>
      </w:r>
      <w:r w:rsidR="00933167" w:rsidRPr="00277CE6">
        <w:rPr>
          <w:rFonts w:ascii="Times New Roman" w:eastAsia="宋体" w:hAnsi="Times New Roman" w:cs="Times New Roman"/>
          <w:sz w:val="24"/>
          <w:szCs w:val="24"/>
        </w:rPr>
        <w:t>设计</w:t>
      </w:r>
      <w:r w:rsidR="00781985" w:rsidRPr="00277CE6">
        <w:rPr>
          <w:rFonts w:ascii="Times New Roman" w:eastAsia="宋体" w:hAnsi="Times New Roman" w:cs="Times New Roman"/>
          <w:sz w:val="24"/>
          <w:szCs w:val="24"/>
        </w:rPr>
        <w:t>的效率，</w:t>
      </w:r>
      <w:r w:rsidR="008E01F5" w:rsidRPr="00277CE6">
        <w:rPr>
          <w:rFonts w:ascii="Times New Roman" w:eastAsia="宋体" w:hAnsi="Times New Roman" w:cs="Times New Roman"/>
          <w:sz w:val="24"/>
          <w:szCs w:val="24"/>
        </w:rPr>
        <w:t>例如</w:t>
      </w:r>
      <w:r w:rsidR="004E74F1" w:rsidRPr="00277CE6">
        <w:rPr>
          <w:rFonts w:ascii="Times New Roman" w:eastAsia="宋体" w:hAnsi="Times New Roman" w:cs="Times New Roman"/>
          <w:sz w:val="24"/>
          <w:szCs w:val="24"/>
        </w:rPr>
        <w:t>Sun</w:t>
      </w:r>
      <w:r w:rsidR="004E74F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{"citationID":"SOl79vBG","properties":{"formattedCitation":"\\super 2\\nosupersub{}","plainCitation":"2","noteIndex":0},"citationItems":[{"id":211,"uris":["http://zotero.org/users/9340884/items/2TYH56QR"],"itemData":{"id":211,"type":"article-journal","abstract":"Combining the power of combinatorial screening and computational design for optimal protein engineering.\n          , \n            Current combinatorial selection strategies for protein engineering have been successful at generating binders against a range of targets; however, the combinatorial nature of the libraries and their vast undersampling of sequence space inherently limit these methods due to the difficulty in finely controlling protein properties of the engineered region. Meanwhile, great advances in computational protein design that can address these issues have largely been underutilized. We describe an integrated approach that computationally designs thousands of individual protein binders for high-throughput synthesis and selection to engineer high-affinity binders. We show that a computationally designed library enriches for tight-binding variants by many orders of magnitude as compared to conventional randomization strategies. We thus demonstrate the feasibility of our approach in a proof-of-concept study and successfully obtain low-nanomolar binders using in vitro and in vivo selection systems.","container-title":"Science Advances","DOI":"10.1126/sciadv.1600692","ISSN":"2375-2548","issue":"7","journalAbbreviation":"Sci. Adv.","language":"en","page":"e1600692","source":"DOI.org (Crossref)","title":"Protein engineering by highly parallel screening of computationally designed variants","volume":"2","author":[{"family":"Sun","given":"Mark G. F."},{"family":"Seo","given":"Moon-Hyeong"},{"family":"Nim","given":"Satra"},{"family":"Corbi-Verge","given":"Carles"},{"family":"Kim","given":"Philip M."}],"issued":{"date-parts":[["2016",7]]}}}],"schema":"https://github.com/citation-style-language/schema/raw/master/csl-citation.json"}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2</w:t>
      </w:r>
      <w:r w:rsidR="002D213A" w:rsidRPr="00277CE6">
        <w:rPr>
          <w:rFonts w:ascii="Times New Roman" w:eastAsia="宋体" w:hAnsi="Times New Roman" w:cs="Times New Roman"/>
          <w:sz w:val="24"/>
          <w:szCs w:val="24"/>
        </w:rPr>
        <w:fldChar w:fldCharType="end"/>
      </w:r>
      <w:r w:rsidR="006661BD" w:rsidRPr="00277CE6">
        <w:rPr>
          <w:rFonts w:ascii="Times New Roman" w:eastAsia="宋体" w:hAnsi="Times New Roman" w:cs="Times New Roman"/>
          <w:sz w:val="24"/>
          <w:szCs w:val="24"/>
        </w:rPr>
        <w:t>运用计算</w:t>
      </w:r>
      <w:r w:rsidR="009802AF" w:rsidRPr="00277CE6">
        <w:rPr>
          <w:rFonts w:ascii="Times New Roman" w:eastAsia="宋体" w:hAnsi="Times New Roman" w:cs="Times New Roman"/>
          <w:sz w:val="24"/>
          <w:szCs w:val="24"/>
        </w:rPr>
        <w:t>和实验相结合</w:t>
      </w:r>
      <w:r w:rsidR="006E75B3" w:rsidRPr="00277CE6">
        <w:rPr>
          <w:rFonts w:ascii="Times New Roman" w:eastAsia="宋体" w:hAnsi="Times New Roman" w:cs="Times New Roman"/>
          <w:sz w:val="24"/>
          <w:szCs w:val="24"/>
        </w:rPr>
        <w:t>的</w:t>
      </w:r>
      <w:r w:rsidR="006661BD" w:rsidRPr="00277CE6">
        <w:rPr>
          <w:rFonts w:ascii="Times New Roman" w:eastAsia="宋体" w:hAnsi="Times New Roman" w:cs="Times New Roman"/>
          <w:sz w:val="24"/>
          <w:szCs w:val="24"/>
        </w:rPr>
        <w:t>方法</w:t>
      </w:r>
      <w:r w:rsidR="00844909" w:rsidRPr="00277CE6">
        <w:rPr>
          <w:rFonts w:ascii="Times New Roman" w:eastAsia="宋体" w:hAnsi="Times New Roman" w:cs="Times New Roman"/>
          <w:sz w:val="24"/>
          <w:szCs w:val="24"/>
        </w:rPr>
        <w:t>对</w:t>
      </w:r>
      <w:r w:rsidR="004C38C4" w:rsidRPr="00277CE6">
        <w:rPr>
          <w:rFonts w:ascii="Times New Roman" w:eastAsia="宋体" w:hAnsi="Times New Roman" w:cs="Times New Roman"/>
          <w:sz w:val="24"/>
          <w:szCs w:val="24"/>
        </w:rPr>
        <w:t>蛋白</w:t>
      </w:r>
      <w:r w:rsidR="004C38C4" w:rsidRPr="00277CE6">
        <w:rPr>
          <w:rFonts w:ascii="Times New Roman" w:eastAsia="宋体" w:hAnsi="Times New Roman" w:cs="Times New Roman"/>
          <w:sz w:val="24"/>
          <w:szCs w:val="24"/>
        </w:rPr>
        <w:t>-</w:t>
      </w:r>
      <w:r w:rsidR="004C38C4" w:rsidRPr="00277CE6">
        <w:rPr>
          <w:rFonts w:ascii="Times New Roman" w:eastAsia="宋体" w:hAnsi="Times New Roman" w:cs="Times New Roman"/>
          <w:sz w:val="24"/>
          <w:szCs w:val="24"/>
        </w:rPr>
        <w:t>蛋白相互作用界面</w:t>
      </w:r>
      <w:r w:rsidR="00B52591" w:rsidRPr="00277CE6">
        <w:rPr>
          <w:rFonts w:ascii="Times New Roman" w:eastAsia="宋体" w:hAnsi="Times New Roman" w:cs="Times New Roman"/>
          <w:sz w:val="24"/>
          <w:szCs w:val="24"/>
        </w:rPr>
        <w:t>进行改造</w:t>
      </w:r>
      <w:r w:rsidR="00B50CB2" w:rsidRPr="00277CE6">
        <w:rPr>
          <w:rFonts w:ascii="Times New Roman" w:eastAsia="宋体" w:hAnsi="Times New Roman" w:cs="Times New Roman"/>
          <w:sz w:val="24"/>
          <w:szCs w:val="24"/>
        </w:rPr>
        <w:t>的研究表</w:t>
      </w:r>
      <w:r w:rsidR="009E6FF7" w:rsidRPr="00277CE6">
        <w:rPr>
          <w:rFonts w:ascii="Times New Roman" w:eastAsia="宋体" w:hAnsi="Times New Roman" w:cs="Times New Roman"/>
          <w:sz w:val="24"/>
          <w:szCs w:val="24"/>
        </w:rPr>
        <w:t>明</w:t>
      </w:r>
      <w:r w:rsidR="008E3329" w:rsidRPr="00277CE6">
        <w:rPr>
          <w:rFonts w:ascii="Times New Roman" w:eastAsia="宋体" w:hAnsi="Times New Roman" w:cs="Times New Roman"/>
          <w:sz w:val="24"/>
          <w:szCs w:val="24"/>
        </w:rPr>
        <w:t>，通过</w:t>
      </w:r>
      <w:r w:rsidR="007305FB" w:rsidRPr="00277CE6">
        <w:rPr>
          <w:rFonts w:ascii="Times New Roman" w:eastAsia="宋体" w:hAnsi="Times New Roman" w:cs="Times New Roman"/>
          <w:sz w:val="24"/>
          <w:szCs w:val="24"/>
        </w:rPr>
        <w:t>适当运用</w:t>
      </w:r>
      <w:r w:rsidR="006B2DEA" w:rsidRPr="00277CE6">
        <w:rPr>
          <w:rFonts w:ascii="Times New Roman" w:eastAsia="宋体" w:hAnsi="Times New Roman" w:cs="Times New Roman"/>
          <w:sz w:val="24"/>
          <w:szCs w:val="24"/>
        </w:rPr>
        <w:t>蛋白质计算设计</w:t>
      </w:r>
      <w:r w:rsidR="00B91FC0" w:rsidRPr="00277CE6">
        <w:rPr>
          <w:rFonts w:ascii="Times New Roman" w:eastAsia="宋体" w:hAnsi="Times New Roman" w:cs="Times New Roman"/>
          <w:sz w:val="24"/>
          <w:szCs w:val="24"/>
        </w:rPr>
        <w:t>的相关方法，可以将</w:t>
      </w:r>
      <w:r w:rsidR="00BB0DE2" w:rsidRPr="00277CE6">
        <w:rPr>
          <w:rFonts w:ascii="Times New Roman" w:eastAsia="宋体" w:hAnsi="Times New Roman" w:cs="Times New Roman"/>
          <w:sz w:val="24"/>
          <w:szCs w:val="24"/>
        </w:rPr>
        <w:t>湿</w:t>
      </w:r>
      <w:r w:rsidR="00B91FC0" w:rsidRPr="00277CE6">
        <w:rPr>
          <w:rFonts w:ascii="Times New Roman" w:eastAsia="宋体" w:hAnsi="Times New Roman" w:cs="Times New Roman"/>
          <w:sz w:val="24"/>
          <w:szCs w:val="24"/>
        </w:rPr>
        <w:t>实验</w:t>
      </w:r>
      <w:r w:rsidR="007D38B2" w:rsidRPr="00277CE6">
        <w:rPr>
          <w:rFonts w:ascii="Times New Roman" w:eastAsia="宋体" w:hAnsi="Times New Roman" w:cs="Times New Roman"/>
          <w:sz w:val="24"/>
          <w:szCs w:val="24"/>
        </w:rPr>
        <w:t>的</w:t>
      </w:r>
      <w:r w:rsidR="005C1D9F" w:rsidRPr="00277CE6">
        <w:rPr>
          <w:rFonts w:ascii="Times New Roman" w:eastAsia="宋体" w:hAnsi="Times New Roman" w:cs="Times New Roman"/>
          <w:sz w:val="24"/>
          <w:szCs w:val="24"/>
        </w:rPr>
        <w:t>工作量</w:t>
      </w:r>
      <w:r w:rsidR="000B19CD" w:rsidRPr="00277CE6">
        <w:rPr>
          <w:rFonts w:ascii="Times New Roman" w:eastAsia="宋体" w:hAnsi="Times New Roman" w:cs="Times New Roman"/>
          <w:sz w:val="24"/>
          <w:szCs w:val="24"/>
        </w:rPr>
        <w:t>减</w:t>
      </w:r>
      <w:r w:rsidR="005C1D9F" w:rsidRPr="00277CE6">
        <w:rPr>
          <w:rFonts w:ascii="Times New Roman" w:eastAsia="宋体" w:hAnsi="Times New Roman" w:cs="Times New Roman"/>
          <w:sz w:val="24"/>
          <w:szCs w:val="24"/>
        </w:rPr>
        <w:t>小</w:t>
      </w:r>
      <w:r w:rsidR="005C1D9F" w:rsidRPr="00277CE6">
        <w:rPr>
          <w:rFonts w:ascii="Times New Roman" w:eastAsia="宋体" w:hAnsi="Times New Roman" w:cs="Times New Roman"/>
          <w:sz w:val="24"/>
          <w:szCs w:val="24"/>
        </w:rPr>
        <w:t>3~4</w:t>
      </w:r>
      <w:r w:rsidR="005C1D9F" w:rsidRPr="00277CE6">
        <w:rPr>
          <w:rFonts w:ascii="Times New Roman" w:eastAsia="宋体" w:hAnsi="Times New Roman" w:cs="Times New Roman"/>
          <w:sz w:val="24"/>
          <w:szCs w:val="24"/>
        </w:rPr>
        <w:t>个数量级</w:t>
      </w:r>
      <w:r w:rsidR="009E6FF7" w:rsidRPr="00277CE6">
        <w:rPr>
          <w:rFonts w:ascii="Times New Roman" w:eastAsia="宋体" w:hAnsi="Times New Roman" w:cs="Times New Roman"/>
          <w:sz w:val="24"/>
          <w:szCs w:val="24"/>
        </w:rPr>
        <w:t>。</w:t>
      </w:r>
    </w:p>
    <w:p w14:paraId="3961CED5" w14:textId="77777777" w:rsidR="00CB79C9" w:rsidRPr="00277CE6" w:rsidRDefault="00CB79C9" w:rsidP="00CB79C9">
      <w:pPr>
        <w:spacing w:line="300" w:lineRule="auto"/>
        <w:ind w:firstLineChars="200" w:firstLine="480"/>
        <w:rPr>
          <w:rFonts w:ascii="Times New Roman" w:eastAsia="宋体" w:hAnsi="Times New Roman" w:cs="Times New Roman"/>
          <w:sz w:val="24"/>
          <w:szCs w:val="24"/>
        </w:rPr>
      </w:pPr>
    </w:p>
    <w:p w14:paraId="7848A328" w14:textId="77777777" w:rsidR="00CB79C9" w:rsidRPr="00277CE6" w:rsidRDefault="00CB79C9" w:rsidP="00CB79C9">
      <w:pPr>
        <w:spacing w:line="300" w:lineRule="auto"/>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715E9C40" wp14:editId="6E9506AA">
            <wp:extent cx="5939790" cy="1426845"/>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586_2016_Article_BFnature19946_Fig1_HTML.web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1426845"/>
                    </a:xfrm>
                    <a:prstGeom prst="rect">
                      <a:avLst/>
                    </a:prstGeom>
                  </pic:spPr>
                </pic:pic>
              </a:graphicData>
            </a:graphic>
          </wp:inline>
        </w:drawing>
      </w:r>
    </w:p>
    <w:p w14:paraId="15A8374F" w14:textId="703BBA82" w:rsidR="00CB79C9" w:rsidRPr="00277CE6" w:rsidRDefault="00CB79C9" w:rsidP="00CB79C9">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1.1 </w:t>
      </w:r>
      <w:r w:rsidRPr="00277CE6">
        <w:rPr>
          <w:rFonts w:ascii="Times New Roman" w:eastAsia="宋体" w:hAnsi="Times New Roman" w:cs="Times New Roman"/>
        </w:rPr>
        <w:t>蛋白质结构预测、</w:t>
      </w:r>
      <w:r w:rsidR="00E54E3B" w:rsidRPr="00277CE6">
        <w:rPr>
          <w:rFonts w:ascii="Times New Roman" w:eastAsia="宋体" w:hAnsi="Times New Roman" w:cs="Times New Roman"/>
        </w:rPr>
        <w:t>d</w:t>
      </w:r>
      <w:r w:rsidRPr="00277CE6">
        <w:rPr>
          <w:rFonts w:ascii="Times New Roman" w:eastAsia="宋体" w:hAnsi="Times New Roman" w:cs="Times New Roman"/>
        </w:rPr>
        <w:t>设计和从头设计流程比较</w:t>
      </w:r>
      <w:r w:rsidRPr="00277CE6">
        <w:rPr>
          <w:rFonts w:ascii="Times New Roman" w:eastAsia="宋体" w:hAnsi="Times New Roman" w:cs="Times New Roman"/>
        </w:rPr>
        <w:fldChar w:fldCharType="begin"/>
      </w:r>
      <w:r w:rsidR="003714F9" w:rsidRPr="00277CE6">
        <w:rPr>
          <w:rFonts w:ascii="Times New Roman" w:eastAsia="宋体" w:hAnsi="Times New Roman" w:cs="Times New Roman"/>
        </w:rPr>
        <w:instrText xml:space="preserve"> ADDIN ZOTERO_ITEM CSL_CITATION {"citationID":"vyBIFAnI","properties":{"formattedCitation":"\\super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Pr="00277CE6">
        <w:rPr>
          <w:rFonts w:ascii="Times New Roman" w:eastAsia="宋体" w:hAnsi="Times New Roman" w:cs="Times New Roman"/>
        </w:rPr>
        <w:fldChar w:fldCharType="separate"/>
      </w:r>
      <w:r w:rsidR="003714F9" w:rsidRPr="00277CE6">
        <w:rPr>
          <w:rFonts w:ascii="Times New Roman" w:hAnsi="Times New Roman" w:cs="Times New Roman"/>
          <w:kern w:val="0"/>
          <w:szCs w:val="24"/>
          <w:vertAlign w:val="superscript"/>
        </w:rPr>
        <w:t>3</w:t>
      </w:r>
      <w:r w:rsidRPr="00277CE6">
        <w:rPr>
          <w:rFonts w:ascii="Times New Roman" w:eastAsia="宋体" w:hAnsi="Times New Roman" w:cs="Times New Roman"/>
        </w:rPr>
        <w:fldChar w:fldCharType="end"/>
      </w:r>
    </w:p>
    <w:p w14:paraId="144515CB" w14:textId="77777777" w:rsidR="00CB79C9" w:rsidRPr="00277CE6" w:rsidRDefault="00CB79C9" w:rsidP="004E713B">
      <w:pPr>
        <w:spacing w:line="300" w:lineRule="auto"/>
        <w:ind w:firstLineChars="200" w:firstLine="480"/>
        <w:rPr>
          <w:rFonts w:ascii="Times New Roman" w:eastAsia="宋体" w:hAnsi="Times New Roman" w:cs="Times New Roman"/>
          <w:sz w:val="24"/>
          <w:szCs w:val="24"/>
        </w:rPr>
      </w:pPr>
    </w:p>
    <w:p w14:paraId="6122744B" w14:textId="6D2CD997" w:rsidR="0020368F" w:rsidRPr="00277CE6" w:rsidRDefault="00596443"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下文简要介绍蛋白质计算设计的基本原理。与蛋白质结构预测问题相类似，蛋白质设计基于蛋白质的折叠能量景观（</w:t>
      </w:r>
      <w:r w:rsidR="00F7642B" w:rsidRPr="00277CE6">
        <w:rPr>
          <w:rFonts w:ascii="Times New Roman" w:eastAsia="宋体" w:hAnsi="Times New Roman" w:cs="Times New Roman"/>
          <w:sz w:val="24"/>
          <w:szCs w:val="24"/>
        </w:rPr>
        <w:t>F</w:t>
      </w:r>
      <w:r w:rsidRPr="00277CE6">
        <w:rPr>
          <w:rFonts w:ascii="Times New Roman" w:eastAsia="宋体" w:hAnsi="Times New Roman" w:cs="Times New Roman"/>
          <w:sz w:val="24"/>
          <w:szCs w:val="24"/>
        </w:rPr>
        <w:t xml:space="preserve">olding </w:t>
      </w:r>
      <w:r w:rsidR="00F7642B" w:rsidRPr="00277CE6">
        <w:rPr>
          <w:rFonts w:ascii="Times New Roman" w:eastAsia="宋体" w:hAnsi="Times New Roman" w:cs="Times New Roman"/>
          <w:sz w:val="24"/>
          <w:szCs w:val="24"/>
        </w:rPr>
        <w:t>E</w:t>
      </w:r>
      <w:r w:rsidRPr="00277CE6">
        <w:rPr>
          <w:rFonts w:ascii="Times New Roman" w:eastAsia="宋体" w:hAnsi="Times New Roman" w:cs="Times New Roman"/>
          <w:sz w:val="24"/>
          <w:szCs w:val="24"/>
        </w:rPr>
        <w:t xml:space="preserve">nergy </w:t>
      </w:r>
      <w:r w:rsidR="00F7642B" w:rsidRPr="00277CE6">
        <w:rPr>
          <w:rFonts w:ascii="Times New Roman" w:eastAsia="宋体" w:hAnsi="Times New Roman" w:cs="Times New Roman"/>
          <w:sz w:val="24"/>
          <w:szCs w:val="24"/>
        </w:rPr>
        <w:t>L</w:t>
      </w:r>
      <w:r w:rsidRPr="00277CE6">
        <w:rPr>
          <w:rFonts w:ascii="Times New Roman" w:eastAsia="宋体" w:hAnsi="Times New Roman" w:cs="Times New Roman"/>
          <w:sz w:val="24"/>
          <w:szCs w:val="24"/>
        </w:rPr>
        <w:t>andscape</w:t>
      </w:r>
      <w:r w:rsidRPr="00277CE6">
        <w:rPr>
          <w:rFonts w:ascii="Times New Roman" w:eastAsia="宋体" w:hAnsi="Times New Roman" w:cs="Times New Roman"/>
          <w:sz w:val="24"/>
          <w:szCs w:val="24"/>
        </w:rPr>
        <w:t>），</w:t>
      </w:r>
      <w:r w:rsidR="00BA0B4B" w:rsidRPr="00277CE6">
        <w:rPr>
          <w:rFonts w:ascii="Times New Roman" w:eastAsia="宋体" w:hAnsi="Times New Roman" w:cs="Times New Roman"/>
          <w:sz w:val="24"/>
          <w:szCs w:val="24"/>
        </w:rPr>
        <w:t>具体地</w:t>
      </w:r>
      <w:r w:rsidR="00057E51" w:rsidRPr="00277CE6">
        <w:rPr>
          <w:rFonts w:ascii="Times New Roman" w:eastAsia="宋体" w:hAnsi="Times New Roman" w:cs="Times New Roman"/>
          <w:sz w:val="24"/>
          <w:szCs w:val="24"/>
        </w:rPr>
        <w:t>，根据</w:t>
      </w:r>
      <w:r w:rsidR="00057E51" w:rsidRPr="00277CE6">
        <w:rPr>
          <w:rFonts w:ascii="Times New Roman" w:eastAsia="宋体" w:hAnsi="Times New Roman" w:cs="Times New Roman"/>
          <w:sz w:val="24"/>
          <w:szCs w:val="24"/>
        </w:rPr>
        <w:t>Anfinsen</w:t>
      </w:r>
      <w:r w:rsidR="00057E51"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{"citationID":"6xx2pHp6","properties":{"formattedCitation":"\\super 4\\nosupersub{}","plainCitation":"4","noteIndex":0},"citationItems":[{"id":212,"uris":["http://zotero.org/users/9340884/items/XH3VUND5"],"itemData":{"id":212,"type":"article-journal","abstract":"Excerpt\nHYPOTHESIS CONCERNING DETERMINATION OF PROTEIN CONFIGURATION\nAt the present time it is generally assumed that most, if not all, proteins possess well-defined structures. This assumption is based on several kinds of evidence: (1) the finding that many proteins have unique amino acid sequences, with specific intrachain disulfide bonds; (2) the ability to determine the three-dimensional configuration (tertiary structure) and, in some instances, even portions of the amino acid sequence of proteins such as myoglobin and hemoglobin by X-ray crystallographic methods; (3) the highly reproducible physical-chemical properties of a large number of proteins; and (4) the great degree of configurational specificity which appears necessary for enzymic activity. When one considers the complexity of the tertiary structure of a “native” protein, it seems reasonable to inquire into how a newly-made protein arrives at its three-dimensional configuration.\nThe current theories of protein biosynthesis implicate linear macromolecules for storing and transmitting genetic information. Information...","container-title":"Cold Spring Harbor Symposia on Quantitative Biology","DOI":"10.1101/SQB.1963.028.01.060","ISSN":"0091-7451, 1943-4456","journalAbbreviation":"Cold Spring Harb Symp Quant Biol","language":"en","note":"publisher: Cold Spring Harbor Laboratory Press","page":"439-449","source":"symposium.cshlp.org","title":"The Genetic Control of Tertiary Protein Structure: Studies With Model Systems","title-short":"The Genetic Control of Tertiary Protein Structure","volume":"28","author":[{"family":"Epstein","given":"Charles J."},{"family":"Goldberger","given":"Robert F."},{"family":"Anfinsen","given":"Christian B."}],"issued":{"date-parts":[["1963",1,1]]}}}],"schema":"https://github.com/citation-style-language/schema/raw/master/csl-citation.json"}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4</w:t>
      </w:r>
      <w:r w:rsidR="002D213A" w:rsidRPr="00277CE6">
        <w:rPr>
          <w:rFonts w:ascii="Times New Roman" w:eastAsia="宋体" w:hAnsi="Times New Roman" w:cs="Times New Roman"/>
          <w:sz w:val="24"/>
          <w:szCs w:val="24"/>
        </w:rPr>
        <w:fldChar w:fldCharType="end"/>
      </w:r>
      <w:r w:rsidR="00057E51" w:rsidRPr="00277CE6">
        <w:rPr>
          <w:rFonts w:ascii="Times New Roman" w:eastAsia="宋体" w:hAnsi="Times New Roman" w:cs="Times New Roman"/>
          <w:sz w:val="24"/>
          <w:szCs w:val="24"/>
        </w:rPr>
        <w:t>的假说，</w:t>
      </w:r>
      <w:r w:rsidR="00BA0B4B" w:rsidRPr="00277CE6">
        <w:rPr>
          <w:rFonts w:ascii="Times New Roman" w:eastAsia="宋体" w:hAnsi="Times New Roman" w:cs="Times New Roman"/>
          <w:sz w:val="24"/>
          <w:szCs w:val="24"/>
        </w:rPr>
        <w:t>蛋白质折叠</w:t>
      </w:r>
      <w:r w:rsidR="00516F4E" w:rsidRPr="00277CE6">
        <w:rPr>
          <w:rFonts w:ascii="Times New Roman" w:eastAsia="宋体" w:hAnsi="Times New Roman" w:cs="Times New Roman"/>
          <w:sz w:val="24"/>
          <w:szCs w:val="24"/>
        </w:rPr>
        <w:t>成</w:t>
      </w:r>
      <w:r w:rsidR="00BA0B4B" w:rsidRPr="00277CE6">
        <w:rPr>
          <w:rFonts w:ascii="Times New Roman" w:eastAsia="宋体" w:hAnsi="Times New Roman" w:cs="Times New Roman"/>
          <w:sz w:val="24"/>
          <w:szCs w:val="24"/>
        </w:rPr>
        <w:t>其氨基酸序列所可以达到的最低能量构象</w:t>
      </w:r>
      <w:r w:rsidR="00B82A22" w:rsidRPr="00277CE6">
        <w:rPr>
          <w:rFonts w:ascii="Times New Roman" w:eastAsia="宋体" w:hAnsi="Times New Roman" w:cs="Times New Roman"/>
          <w:sz w:val="24"/>
          <w:szCs w:val="24"/>
        </w:rPr>
        <w:t>；</w:t>
      </w:r>
      <w:r w:rsidR="00A86360" w:rsidRPr="00277CE6">
        <w:rPr>
          <w:rFonts w:ascii="Times New Roman" w:eastAsia="宋体" w:hAnsi="Times New Roman" w:cs="Times New Roman"/>
          <w:sz w:val="24"/>
          <w:szCs w:val="24"/>
        </w:rPr>
        <w:t>但</w:t>
      </w:r>
      <w:r w:rsidR="00EB3E28" w:rsidRPr="00277CE6">
        <w:rPr>
          <w:rFonts w:ascii="Times New Roman" w:eastAsia="宋体" w:hAnsi="Times New Roman" w:cs="Times New Roman"/>
          <w:sz w:val="24"/>
          <w:szCs w:val="24"/>
        </w:rPr>
        <w:t>蛋白质结构预测的</w:t>
      </w:r>
      <w:r w:rsidR="004E713B" w:rsidRPr="00277CE6">
        <w:rPr>
          <w:rFonts w:ascii="Times New Roman" w:eastAsia="宋体" w:hAnsi="Times New Roman" w:cs="Times New Roman"/>
          <w:sz w:val="24"/>
          <w:szCs w:val="24"/>
        </w:rPr>
        <w:t>目的是寻找</w:t>
      </w:r>
      <w:r w:rsidR="00162E46" w:rsidRPr="00277CE6">
        <w:rPr>
          <w:rFonts w:ascii="Times New Roman" w:eastAsia="宋体" w:hAnsi="Times New Roman" w:cs="Times New Roman"/>
          <w:sz w:val="24"/>
          <w:szCs w:val="24"/>
        </w:rPr>
        <w:t>给定氨基酸序列的最低能量构象</w:t>
      </w:r>
      <w:r w:rsidR="000A71E4" w:rsidRPr="00277CE6">
        <w:rPr>
          <w:rFonts w:ascii="Times New Roman" w:eastAsia="宋体" w:hAnsi="Times New Roman" w:cs="Times New Roman"/>
          <w:sz w:val="24"/>
          <w:szCs w:val="24"/>
        </w:rPr>
        <w:t>，而</w:t>
      </w:r>
      <w:r w:rsidR="00B07591" w:rsidRPr="00277CE6">
        <w:rPr>
          <w:rFonts w:ascii="Times New Roman" w:eastAsia="宋体" w:hAnsi="Times New Roman" w:cs="Times New Roman"/>
          <w:sz w:val="24"/>
          <w:szCs w:val="24"/>
        </w:rPr>
        <w:t>蛋白质设计</w:t>
      </w:r>
      <w:r w:rsidR="00041131" w:rsidRPr="00277CE6">
        <w:rPr>
          <w:rFonts w:ascii="Times New Roman" w:eastAsia="宋体" w:hAnsi="Times New Roman" w:cs="Times New Roman"/>
          <w:sz w:val="24"/>
          <w:szCs w:val="24"/>
        </w:rPr>
        <w:t>的目的是确定氨基酸序列</w:t>
      </w:r>
      <w:r w:rsidR="00254C3E" w:rsidRPr="00277CE6">
        <w:rPr>
          <w:rFonts w:ascii="Times New Roman" w:eastAsia="宋体" w:hAnsi="Times New Roman" w:cs="Times New Roman"/>
          <w:sz w:val="24"/>
          <w:szCs w:val="24"/>
        </w:rPr>
        <w:t>使得</w:t>
      </w:r>
      <w:r w:rsidR="006D01AE" w:rsidRPr="00277CE6">
        <w:rPr>
          <w:rFonts w:ascii="Times New Roman" w:eastAsia="宋体" w:hAnsi="Times New Roman" w:cs="Times New Roman"/>
          <w:sz w:val="24"/>
          <w:szCs w:val="24"/>
        </w:rPr>
        <w:t>所需的</w:t>
      </w:r>
      <w:r w:rsidR="00986722" w:rsidRPr="00277CE6">
        <w:rPr>
          <w:rFonts w:ascii="Times New Roman" w:eastAsia="宋体" w:hAnsi="Times New Roman" w:cs="Times New Roman"/>
          <w:sz w:val="24"/>
          <w:szCs w:val="24"/>
        </w:rPr>
        <w:t>蛋白质</w:t>
      </w:r>
      <w:r w:rsidR="00DA554E" w:rsidRPr="00277CE6">
        <w:rPr>
          <w:rFonts w:ascii="Times New Roman" w:eastAsia="宋体" w:hAnsi="Times New Roman" w:cs="Times New Roman"/>
          <w:sz w:val="24"/>
          <w:szCs w:val="24"/>
        </w:rPr>
        <w:t>结构</w:t>
      </w:r>
      <w:r w:rsidR="00986722" w:rsidRPr="00277CE6">
        <w:rPr>
          <w:rFonts w:ascii="Times New Roman" w:eastAsia="宋体" w:hAnsi="Times New Roman" w:cs="Times New Roman"/>
          <w:sz w:val="24"/>
          <w:szCs w:val="24"/>
        </w:rPr>
        <w:t>稳定</w:t>
      </w:r>
      <w:r w:rsidR="007E26C1" w:rsidRPr="00277CE6">
        <w:rPr>
          <w:rFonts w:ascii="Times New Roman" w:eastAsia="宋体" w:hAnsi="Times New Roman" w:cs="Times New Roman"/>
          <w:sz w:val="24"/>
          <w:szCs w:val="24"/>
        </w:rPr>
        <w:t>，也即</w:t>
      </w:r>
      <w:r w:rsidR="00086723" w:rsidRPr="00277CE6">
        <w:rPr>
          <w:rFonts w:ascii="Times New Roman" w:eastAsia="宋体" w:hAnsi="Times New Roman" w:cs="Times New Roman"/>
          <w:sz w:val="24"/>
          <w:szCs w:val="24"/>
        </w:rPr>
        <w:t>寻找</w:t>
      </w:r>
      <w:r w:rsidR="000F3BE4" w:rsidRPr="00277CE6">
        <w:rPr>
          <w:rFonts w:ascii="Times New Roman" w:eastAsia="宋体" w:hAnsi="Times New Roman" w:cs="Times New Roman"/>
          <w:sz w:val="24"/>
          <w:szCs w:val="24"/>
        </w:rPr>
        <w:t>与</w:t>
      </w:r>
      <w:r w:rsidR="00632AB1" w:rsidRPr="00277CE6">
        <w:rPr>
          <w:rFonts w:ascii="Times New Roman" w:eastAsia="宋体" w:hAnsi="Times New Roman" w:cs="Times New Roman"/>
          <w:sz w:val="24"/>
          <w:szCs w:val="24"/>
        </w:rPr>
        <w:t>所需</w:t>
      </w:r>
      <w:r w:rsidR="00350043" w:rsidRPr="00277CE6">
        <w:rPr>
          <w:rFonts w:ascii="Times New Roman" w:eastAsia="宋体" w:hAnsi="Times New Roman" w:cs="Times New Roman"/>
          <w:sz w:val="24"/>
          <w:szCs w:val="24"/>
        </w:rPr>
        <w:t>蛋白质结构</w:t>
      </w:r>
      <w:r w:rsidR="00F92D1B" w:rsidRPr="00277CE6">
        <w:rPr>
          <w:rFonts w:ascii="Times New Roman" w:eastAsia="宋体" w:hAnsi="Times New Roman" w:cs="Times New Roman"/>
          <w:sz w:val="24"/>
          <w:szCs w:val="24"/>
        </w:rPr>
        <w:t>相近</w:t>
      </w:r>
      <w:r w:rsidR="005B5522" w:rsidRPr="00277CE6">
        <w:rPr>
          <w:rFonts w:ascii="Times New Roman" w:eastAsia="宋体" w:hAnsi="Times New Roman" w:cs="Times New Roman"/>
          <w:sz w:val="24"/>
          <w:szCs w:val="24"/>
        </w:rPr>
        <w:t>的低能量构象</w:t>
      </w:r>
      <w:r w:rsidR="007E1354" w:rsidRPr="00277CE6">
        <w:rPr>
          <w:rFonts w:ascii="Times New Roman" w:eastAsia="宋体" w:hAnsi="Times New Roman" w:cs="Times New Roman"/>
          <w:sz w:val="24"/>
          <w:szCs w:val="24"/>
        </w:rPr>
        <w:t>所对应</w:t>
      </w:r>
      <w:r w:rsidR="00791BB0" w:rsidRPr="00277CE6">
        <w:rPr>
          <w:rFonts w:ascii="Times New Roman" w:eastAsia="宋体" w:hAnsi="Times New Roman" w:cs="Times New Roman"/>
          <w:sz w:val="24"/>
          <w:szCs w:val="24"/>
        </w:rPr>
        <w:t>的</w:t>
      </w:r>
      <w:r w:rsidR="007B7920" w:rsidRPr="00277CE6">
        <w:rPr>
          <w:rFonts w:ascii="Times New Roman" w:eastAsia="宋体" w:hAnsi="Times New Roman" w:cs="Times New Roman"/>
          <w:sz w:val="24"/>
          <w:szCs w:val="24"/>
        </w:rPr>
        <w:t>氨基酸序列，</w:t>
      </w:r>
      <w:r w:rsidR="00D823F7" w:rsidRPr="00277CE6">
        <w:rPr>
          <w:rFonts w:ascii="Times New Roman" w:eastAsia="宋体" w:hAnsi="Times New Roman" w:cs="Times New Roman"/>
          <w:sz w:val="24"/>
          <w:szCs w:val="24"/>
        </w:rPr>
        <w:t>因此</w:t>
      </w:r>
      <w:r w:rsidR="008E7D3F" w:rsidRPr="00277CE6">
        <w:rPr>
          <w:rFonts w:ascii="Times New Roman" w:eastAsia="宋体" w:hAnsi="Times New Roman" w:cs="Times New Roman"/>
          <w:sz w:val="24"/>
          <w:szCs w:val="24"/>
        </w:rPr>
        <w:t>蛋白质设计</w:t>
      </w:r>
      <w:r w:rsidR="006123A0" w:rsidRPr="00277CE6">
        <w:rPr>
          <w:rFonts w:ascii="Times New Roman" w:eastAsia="宋体" w:hAnsi="Times New Roman" w:cs="Times New Roman"/>
          <w:sz w:val="24"/>
          <w:szCs w:val="24"/>
        </w:rPr>
        <w:t>也被称为逆向</w:t>
      </w:r>
      <w:r w:rsidR="00B5772C" w:rsidRPr="00277CE6">
        <w:rPr>
          <w:rFonts w:ascii="Times New Roman" w:eastAsia="宋体" w:hAnsi="Times New Roman" w:cs="Times New Roman"/>
          <w:sz w:val="24"/>
          <w:szCs w:val="24"/>
        </w:rPr>
        <w:t>的</w:t>
      </w:r>
      <w:r w:rsidR="006123A0" w:rsidRPr="00277CE6">
        <w:rPr>
          <w:rFonts w:ascii="Times New Roman" w:eastAsia="宋体" w:hAnsi="Times New Roman" w:cs="Times New Roman"/>
          <w:sz w:val="24"/>
          <w:szCs w:val="24"/>
        </w:rPr>
        <w:t>蛋白</w:t>
      </w:r>
      <w:r w:rsidR="00F00468" w:rsidRPr="00277CE6">
        <w:rPr>
          <w:rFonts w:ascii="Times New Roman" w:eastAsia="宋体" w:hAnsi="Times New Roman" w:cs="Times New Roman"/>
          <w:sz w:val="24"/>
          <w:szCs w:val="24"/>
        </w:rPr>
        <w:t>质</w:t>
      </w:r>
      <w:r w:rsidR="006123A0" w:rsidRPr="00277CE6">
        <w:rPr>
          <w:rFonts w:ascii="Times New Roman" w:eastAsia="宋体" w:hAnsi="Times New Roman" w:cs="Times New Roman"/>
          <w:sz w:val="24"/>
          <w:szCs w:val="24"/>
        </w:rPr>
        <w:t>折叠问题</w:t>
      </w:r>
      <w:r w:rsidR="00910BDE" w:rsidRPr="00277CE6">
        <w:rPr>
          <w:rFonts w:ascii="Times New Roman" w:eastAsia="宋体" w:hAnsi="Times New Roman" w:cs="Times New Roman"/>
          <w:sz w:val="24"/>
          <w:szCs w:val="24"/>
        </w:rPr>
        <w:fldChar w:fldCharType="begin"/>
      </w:r>
      <w:r w:rsidR="0080498D" w:rsidRPr="00277CE6">
        <w:rPr>
          <w:rFonts w:ascii="Times New Roman" w:eastAsia="宋体" w:hAnsi="Times New Roman" w:cs="Times New Roman"/>
          <w:sz w:val="24"/>
          <w:szCs w:val="24"/>
        </w:rPr>
        <w:instrText xml:space="preserve"> ADDIN ZOTERO_ITEM CSL_CITATION {"citationID":"J6zBuePs","properties":{"formattedCitation":"\\super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910BDE" w:rsidRPr="00277CE6">
        <w:rPr>
          <w:rFonts w:ascii="Times New Roman" w:eastAsia="宋体" w:hAnsi="Times New Roman" w:cs="Times New Roman"/>
          <w:sz w:val="24"/>
          <w:szCs w:val="24"/>
        </w:rPr>
        <w:fldChar w:fldCharType="separate"/>
      </w:r>
      <w:r w:rsidR="0080498D" w:rsidRPr="00277CE6">
        <w:rPr>
          <w:rFonts w:ascii="Times New Roman" w:hAnsi="Times New Roman" w:cs="Times New Roman"/>
          <w:kern w:val="0"/>
          <w:sz w:val="24"/>
          <w:szCs w:val="24"/>
          <w:vertAlign w:val="superscript"/>
        </w:rPr>
        <w:t>5</w:t>
      </w:r>
      <w:r w:rsidR="00910BDE" w:rsidRPr="00277CE6">
        <w:rPr>
          <w:rFonts w:ascii="Times New Roman" w:eastAsia="宋体" w:hAnsi="Times New Roman" w:cs="Times New Roman"/>
          <w:sz w:val="24"/>
          <w:szCs w:val="24"/>
        </w:rPr>
        <w:fldChar w:fldCharType="end"/>
      </w:r>
      <w:r w:rsidR="00910BDE" w:rsidRPr="00277CE6">
        <w:rPr>
          <w:rFonts w:ascii="Times New Roman" w:eastAsia="宋体" w:hAnsi="Times New Roman" w:cs="Times New Roman"/>
          <w:sz w:val="24"/>
          <w:szCs w:val="24"/>
        </w:rPr>
        <w:t>。</w:t>
      </w:r>
      <w:r w:rsidR="00D33060" w:rsidRPr="00277CE6">
        <w:rPr>
          <w:rFonts w:ascii="Times New Roman" w:eastAsia="宋体" w:hAnsi="Times New Roman" w:cs="Times New Roman"/>
          <w:sz w:val="24"/>
          <w:szCs w:val="24"/>
        </w:rPr>
        <w:t>Baker</w:t>
      </w:r>
      <w:r w:rsidR="00002D32"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{"citationID":"5KVnIec7","properties":{"formattedCitation":"\\super 3\\nosupersub{}","plainCitation":"3","noteIndex":0},"citationItems":[{"id":196,"uris":["http://zotero.org/users/9340884/items/VCPVUBEL"],"itemData":{"id":196,"type":"article-journal","container-title":"Nature","DOI":"10.1038/nature19946","ISSN":"0028-0836, 1476-4687","issue":"7620","journalAbbreviation":"Nature","language":"en","page":"320-327","source":"DOI.org (Crossref)","title":"The coming of age of de novo protein design","volume":"537","author":[{"family":"Huang","given":"Po-Ssu"},{"family":"Boyken","given":"Scott E."},{"family":"Baker","given":"David"}],"issued":{"date-parts":[["2016",9]]}}}],"schema":"https://github.com/citation-style-language/schema/raw/master/csl-citation.json"}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3</w:t>
      </w:r>
      <w:r w:rsidR="002D213A" w:rsidRPr="00277CE6">
        <w:rPr>
          <w:rFonts w:ascii="Times New Roman" w:eastAsia="宋体" w:hAnsi="Times New Roman" w:cs="Times New Roman"/>
          <w:sz w:val="24"/>
          <w:szCs w:val="24"/>
        </w:rPr>
        <w:fldChar w:fldCharType="end"/>
      </w:r>
      <w:r w:rsidR="00D33060" w:rsidRPr="00277CE6">
        <w:rPr>
          <w:rFonts w:ascii="Times New Roman" w:eastAsia="宋体" w:hAnsi="Times New Roman" w:cs="Times New Roman"/>
          <w:sz w:val="24"/>
          <w:szCs w:val="24"/>
        </w:rPr>
        <w:t>对</w:t>
      </w:r>
      <w:r w:rsidR="009B3575" w:rsidRPr="00277CE6">
        <w:rPr>
          <w:rFonts w:ascii="Times New Roman" w:eastAsia="宋体" w:hAnsi="Times New Roman" w:cs="Times New Roman"/>
          <w:sz w:val="24"/>
          <w:szCs w:val="24"/>
        </w:rPr>
        <w:t>蛋白质结构预测和</w:t>
      </w:r>
      <w:r w:rsidR="00FF7037" w:rsidRPr="00277CE6">
        <w:rPr>
          <w:rFonts w:ascii="Times New Roman" w:eastAsia="宋体" w:hAnsi="Times New Roman" w:cs="Times New Roman"/>
          <w:sz w:val="24"/>
          <w:szCs w:val="24"/>
        </w:rPr>
        <w:t>计算设计</w:t>
      </w:r>
      <w:r w:rsidR="004B2F60" w:rsidRPr="00277CE6">
        <w:rPr>
          <w:rFonts w:ascii="Times New Roman" w:eastAsia="宋体" w:hAnsi="Times New Roman" w:cs="Times New Roman"/>
          <w:sz w:val="24"/>
          <w:szCs w:val="24"/>
        </w:rPr>
        <w:t>的工作流程进行了比较</w:t>
      </w:r>
      <w:r w:rsidR="00CB79C9" w:rsidRPr="00277CE6">
        <w:rPr>
          <w:rFonts w:ascii="Times New Roman" w:eastAsia="宋体" w:hAnsi="Times New Roman" w:cs="Times New Roman"/>
          <w:sz w:val="24"/>
          <w:szCs w:val="24"/>
        </w:rPr>
        <w:t>，</w:t>
      </w:r>
      <w:r w:rsidR="00EA69F8" w:rsidRPr="00277CE6">
        <w:rPr>
          <w:rFonts w:ascii="Times New Roman" w:eastAsia="宋体" w:hAnsi="Times New Roman" w:cs="Times New Roman"/>
          <w:sz w:val="24"/>
          <w:szCs w:val="24"/>
        </w:rPr>
        <w:t>如图</w:t>
      </w:r>
      <w:r w:rsidR="00EA69F8" w:rsidRPr="00277CE6">
        <w:rPr>
          <w:rFonts w:ascii="Times New Roman" w:eastAsia="宋体" w:hAnsi="Times New Roman" w:cs="Times New Roman"/>
          <w:sz w:val="24"/>
          <w:szCs w:val="24"/>
        </w:rPr>
        <w:t>1.1</w:t>
      </w:r>
      <w:r w:rsidR="00EA69F8" w:rsidRPr="00277CE6">
        <w:rPr>
          <w:rFonts w:ascii="Times New Roman" w:eastAsia="宋体" w:hAnsi="Times New Roman" w:cs="Times New Roman"/>
          <w:sz w:val="24"/>
          <w:szCs w:val="24"/>
        </w:rPr>
        <w:t>所示，</w:t>
      </w:r>
      <w:r w:rsidR="003714F9" w:rsidRPr="00277CE6">
        <w:rPr>
          <w:rFonts w:ascii="Times New Roman" w:eastAsia="宋体" w:hAnsi="Times New Roman" w:cs="Times New Roman"/>
          <w:sz w:val="24"/>
          <w:szCs w:val="24"/>
        </w:rPr>
        <w:t>蛋白质</w:t>
      </w:r>
      <w:r w:rsidR="00BD3132" w:rsidRPr="00277CE6">
        <w:rPr>
          <w:rFonts w:ascii="Times New Roman" w:eastAsia="宋体" w:hAnsi="Times New Roman" w:cs="Times New Roman"/>
          <w:sz w:val="24"/>
          <w:szCs w:val="24"/>
        </w:rPr>
        <w:t>结构预测</w:t>
      </w:r>
      <w:r w:rsidR="00AD4BFC" w:rsidRPr="00277CE6">
        <w:rPr>
          <w:rFonts w:ascii="Times New Roman" w:eastAsia="宋体" w:hAnsi="Times New Roman" w:cs="Times New Roman"/>
          <w:sz w:val="24"/>
          <w:szCs w:val="24"/>
        </w:rPr>
        <w:t>输入已知的</w:t>
      </w:r>
      <w:r w:rsidR="000F739A" w:rsidRPr="00277CE6">
        <w:rPr>
          <w:rFonts w:ascii="Times New Roman" w:eastAsia="宋体" w:hAnsi="Times New Roman" w:cs="Times New Roman"/>
          <w:sz w:val="24"/>
          <w:szCs w:val="24"/>
        </w:rPr>
        <w:t>氨基酸序列，</w:t>
      </w:r>
      <w:r w:rsidR="005D6168" w:rsidRPr="00277CE6">
        <w:rPr>
          <w:rFonts w:ascii="Times New Roman" w:eastAsia="宋体" w:hAnsi="Times New Roman" w:cs="Times New Roman"/>
          <w:sz w:val="24"/>
          <w:szCs w:val="24"/>
        </w:rPr>
        <w:t>通过</w:t>
      </w:r>
      <w:r w:rsidR="0080498D" w:rsidRPr="00277CE6">
        <w:rPr>
          <w:rFonts w:ascii="Times New Roman" w:eastAsia="宋体" w:hAnsi="Times New Roman" w:cs="Times New Roman"/>
          <w:sz w:val="24"/>
          <w:szCs w:val="24"/>
        </w:rPr>
        <w:lastRenderedPageBreak/>
        <w:t>基于已知结构的片段组装进行</w:t>
      </w:r>
      <w:r w:rsidR="00AC1E96" w:rsidRPr="00277CE6">
        <w:rPr>
          <w:rFonts w:ascii="Times New Roman" w:eastAsia="宋体" w:hAnsi="Times New Roman" w:cs="Times New Roman"/>
          <w:sz w:val="24"/>
          <w:szCs w:val="24"/>
        </w:rPr>
        <w:t>主链构象</w:t>
      </w:r>
      <w:r w:rsidR="006634D0" w:rsidRPr="00277CE6">
        <w:rPr>
          <w:rFonts w:ascii="Times New Roman" w:eastAsia="宋体" w:hAnsi="Times New Roman" w:cs="Times New Roman"/>
          <w:sz w:val="24"/>
          <w:szCs w:val="24"/>
        </w:rPr>
        <w:t>采样</w:t>
      </w:r>
      <w:r w:rsidR="0080498D" w:rsidRPr="00277CE6">
        <w:rPr>
          <w:rFonts w:ascii="Times New Roman" w:eastAsia="宋体" w:hAnsi="Times New Roman" w:cs="Times New Roman"/>
          <w:sz w:val="24"/>
          <w:szCs w:val="24"/>
        </w:rPr>
        <w:t>，再对侧链构象进行采样，不断进行上述过程，最终得到预测的蛋白质结构；而对于蛋白质设计问题，固定骨架设计（</w:t>
      </w:r>
      <w:r w:rsidR="00F7642B" w:rsidRPr="00277CE6">
        <w:rPr>
          <w:rFonts w:ascii="Times New Roman" w:eastAsia="宋体" w:hAnsi="Times New Roman" w:cs="Times New Roman"/>
          <w:sz w:val="24"/>
          <w:szCs w:val="24"/>
        </w:rPr>
        <w:t>F</w:t>
      </w:r>
      <w:r w:rsidR="0080498D" w:rsidRPr="00277CE6">
        <w:rPr>
          <w:rFonts w:ascii="Times New Roman" w:eastAsia="宋体" w:hAnsi="Times New Roman" w:cs="Times New Roman"/>
          <w:sz w:val="24"/>
          <w:szCs w:val="24"/>
        </w:rPr>
        <w:t xml:space="preserve">ixed-backbone </w:t>
      </w:r>
      <w:r w:rsidR="00F7642B" w:rsidRPr="00277CE6">
        <w:rPr>
          <w:rFonts w:ascii="Times New Roman" w:eastAsia="宋体" w:hAnsi="Times New Roman" w:cs="Times New Roman"/>
          <w:sz w:val="24"/>
          <w:szCs w:val="24"/>
        </w:rPr>
        <w:t>D</w:t>
      </w:r>
      <w:r w:rsidR="0080498D" w:rsidRPr="00277CE6">
        <w:rPr>
          <w:rFonts w:ascii="Times New Roman" w:eastAsia="宋体" w:hAnsi="Times New Roman" w:cs="Times New Roman"/>
          <w:sz w:val="24"/>
          <w:szCs w:val="24"/>
        </w:rPr>
        <w:t>esign</w:t>
      </w:r>
      <w:r w:rsidR="0080498D" w:rsidRPr="00277CE6">
        <w:rPr>
          <w:rFonts w:ascii="Times New Roman" w:eastAsia="宋体" w:hAnsi="Times New Roman" w:cs="Times New Roman"/>
          <w:sz w:val="24"/>
          <w:szCs w:val="24"/>
        </w:rPr>
        <w:t>）固定蛋白质的主链结构，通过侧链构象采样确定氨基酸序列使得能量较低，</w:t>
      </w:r>
      <w:commentRangeStart w:id="57"/>
      <w:r w:rsidR="0080498D" w:rsidRPr="00277CE6">
        <w:rPr>
          <w:rFonts w:ascii="Times New Roman" w:eastAsia="宋体" w:hAnsi="Times New Roman" w:cs="Times New Roman"/>
          <w:sz w:val="24"/>
          <w:szCs w:val="24"/>
        </w:rPr>
        <w:t>而从头设计给定对所需蛋白质的描述，</w:t>
      </w:r>
      <w:commentRangeEnd w:id="57"/>
      <w:r w:rsidR="00B14D13">
        <w:rPr>
          <w:rStyle w:val="CommentReference"/>
        </w:rPr>
        <w:commentReference w:id="57"/>
      </w:r>
      <w:r w:rsidR="00A27CB2" w:rsidRPr="00277CE6">
        <w:rPr>
          <w:rFonts w:ascii="Times New Roman" w:eastAsia="宋体" w:hAnsi="Times New Roman" w:cs="Times New Roman"/>
          <w:sz w:val="24"/>
          <w:szCs w:val="24"/>
        </w:rPr>
        <w:t>既需要进行侧链独立的主链构象优化，又需要在主链构象初步确定的前提下进行侧链采样以确定氨基酸序列，上述过程不断重复进行</w:t>
      </w:r>
      <w:r w:rsidR="001E0636" w:rsidRPr="00277CE6">
        <w:rPr>
          <w:rFonts w:ascii="Times New Roman" w:eastAsia="宋体" w:hAnsi="Times New Roman" w:cs="Times New Roman"/>
          <w:sz w:val="24"/>
          <w:szCs w:val="24"/>
        </w:rPr>
        <w:t>，从而设计</w:t>
      </w:r>
      <w:r w:rsidR="0003767C" w:rsidRPr="00277CE6">
        <w:rPr>
          <w:rFonts w:ascii="Times New Roman" w:eastAsia="宋体" w:hAnsi="Times New Roman" w:cs="Times New Roman"/>
          <w:sz w:val="24"/>
          <w:szCs w:val="24"/>
        </w:rPr>
        <w:t>出</w:t>
      </w:r>
      <w:r w:rsidR="001E0636" w:rsidRPr="00277CE6">
        <w:rPr>
          <w:rFonts w:ascii="Times New Roman" w:eastAsia="宋体" w:hAnsi="Times New Roman" w:cs="Times New Roman"/>
          <w:sz w:val="24"/>
          <w:szCs w:val="24"/>
        </w:rPr>
        <w:t>所需的蛋白质</w:t>
      </w:r>
      <w:r w:rsidR="00A27CB2" w:rsidRPr="00277CE6">
        <w:rPr>
          <w:rFonts w:ascii="Times New Roman" w:eastAsia="宋体" w:hAnsi="Times New Roman" w:cs="Times New Roman"/>
          <w:sz w:val="24"/>
          <w:szCs w:val="24"/>
        </w:rPr>
        <w:t>。</w:t>
      </w:r>
      <w:r w:rsidR="000D3519" w:rsidRPr="00277CE6">
        <w:rPr>
          <w:rFonts w:ascii="Times New Roman" w:eastAsia="宋体" w:hAnsi="Times New Roman" w:cs="Times New Roman"/>
          <w:sz w:val="24"/>
          <w:szCs w:val="24"/>
        </w:rPr>
        <w:t>可见，对于蛋白质结构预测和蛋白质设计问题，</w:t>
      </w:r>
      <w:r w:rsidR="008B5D19" w:rsidRPr="00277CE6">
        <w:rPr>
          <w:rFonts w:ascii="Times New Roman" w:eastAsia="宋体" w:hAnsi="Times New Roman" w:cs="Times New Roman"/>
          <w:sz w:val="24"/>
          <w:szCs w:val="24"/>
        </w:rPr>
        <w:t>对</w:t>
      </w:r>
      <w:r w:rsidR="00AC4BC4" w:rsidRPr="00277CE6">
        <w:rPr>
          <w:rFonts w:ascii="Times New Roman" w:eastAsia="宋体" w:hAnsi="Times New Roman" w:cs="Times New Roman"/>
          <w:sz w:val="24"/>
          <w:szCs w:val="24"/>
        </w:rPr>
        <w:t>初始结构进行</w:t>
      </w:r>
      <w:commentRangeStart w:id="58"/>
      <w:del w:id="59" w:author="changsheng zhang" w:date="2022-05-30T23:45:00Z">
        <w:r w:rsidR="00AC4BC4" w:rsidRPr="00277CE6" w:rsidDel="00B14D13">
          <w:rPr>
            <w:rFonts w:ascii="Times New Roman" w:eastAsia="宋体" w:hAnsi="Times New Roman" w:cs="Times New Roman"/>
            <w:sz w:val="24"/>
            <w:szCs w:val="24"/>
          </w:rPr>
          <w:delText>能量</w:delText>
        </w:r>
      </w:del>
      <w:r w:rsidR="00AC4BC4" w:rsidRPr="00277CE6">
        <w:rPr>
          <w:rFonts w:ascii="Times New Roman" w:eastAsia="宋体" w:hAnsi="Times New Roman" w:cs="Times New Roman"/>
          <w:sz w:val="24"/>
          <w:szCs w:val="24"/>
        </w:rPr>
        <w:t>优化</w:t>
      </w:r>
      <w:commentRangeEnd w:id="58"/>
      <w:r w:rsidR="00D40725">
        <w:rPr>
          <w:rStyle w:val="CommentReference"/>
        </w:rPr>
        <w:commentReference w:id="58"/>
      </w:r>
      <w:r w:rsidR="00AC4BC4" w:rsidRPr="00277CE6">
        <w:rPr>
          <w:rFonts w:ascii="Times New Roman" w:eastAsia="宋体" w:hAnsi="Times New Roman" w:cs="Times New Roman"/>
          <w:sz w:val="24"/>
          <w:szCs w:val="24"/>
        </w:rPr>
        <w:t>都</w:t>
      </w:r>
      <w:r w:rsidR="00CD29EF" w:rsidRPr="00277CE6">
        <w:rPr>
          <w:rFonts w:ascii="Times New Roman" w:eastAsia="宋体" w:hAnsi="Times New Roman" w:cs="Times New Roman"/>
          <w:sz w:val="24"/>
          <w:szCs w:val="24"/>
        </w:rPr>
        <w:t>是</w:t>
      </w:r>
      <w:r w:rsidR="000127B2" w:rsidRPr="00277CE6">
        <w:rPr>
          <w:rFonts w:ascii="Times New Roman" w:eastAsia="宋体" w:hAnsi="Times New Roman" w:cs="Times New Roman"/>
          <w:sz w:val="24"/>
          <w:szCs w:val="24"/>
        </w:rPr>
        <w:t>必要</w:t>
      </w:r>
      <w:r w:rsidR="00CD29EF" w:rsidRPr="00277CE6">
        <w:rPr>
          <w:rFonts w:ascii="Times New Roman" w:eastAsia="宋体" w:hAnsi="Times New Roman" w:cs="Times New Roman"/>
          <w:sz w:val="24"/>
          <w:szCs w:val="24"/>
        </w:rPr>
        <w:t>的，</w:t>
      </w:r>
      <w:r w:rsidR="000127B2" w:rsidRPr="00277CE6">
        <w:rPr>
          <w:rFonts w:ascii="Times New Roman" w:eastAsia="宋体" w:hAnsi="Times New Roman" w:cs="Times New Roman"/>
          <w:sz w:val="24"/>
          <w:szCs w:val="24"/>
        </w:rPr>
        <w:t>因此需要</w:t>
      </w:r>
      <w:r w:rsidR="00862D92" w:rsidRPr="00277CE6">
        <w:rPr>
          <w:rFonts w:ascii="Times New Roman" w:eastAsia="宋体" w:hAnsi="Times New Roman" w:cs="Times New Roman"/>
          <w:sz w:val="24"/>
          <w:szCs w:val="24"/>
        </w:rPr>
        <w:t>确定</w:t>
      </w:r>
      <w:r w:rsidR="000127B2" w:rsidRPr="00277CE6">
        <w:rPr>
          <w:rFonts w:ascii="Times New Roman" w:eastAsia="宋体" w:hAnsi="Times New Roman" w:cs="Times New Roman"/>
          <w:sz w:val="24"/>
          <w:szCs w:val="24"/>
        </w:rPr>
        <w:t>蛋白质的能量函数。</w:t>
      </w:r>
    </w:p>
    <w:p w14:paraId="27FE686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4C7107C2" w14:textId="7D1ED5EA" w:rsidR="00514630" w:rsidRPr="00277CE6" w:rsidRDefault="00B4723F" w:rsidP="00B4723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0C6EC20" wp14:editId="7E1D9D59">
            <wp:extent cx="2867498" cy="3492500"/>
            <wp:effectExtent l="0" t="0" r="9525" b="0"/>
            <wp:docPr id="4" name="图片 4" descr="C:\Users\22102\AppData\Local\Temp\WeChat Files\1934512659c8c804d8bf26f0d4f93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1934512659c8c804d8bf26f0d4f936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1383" cy="3509412"/>
                    </a:xfrm>
                    <a:prstGeom prst="rect">
                      <a:avLst/>
                    </a:prstGeom>
                    <a:noFill/>
                    <a:ln>
                      <a:noFill/>
                    </a:ln>
                  </pic:spPr>
                </pic:pic>
              </a:graphicData>
            </a:graphic>
          </wp:inline>
        </w:drawing>
      </w:r>
    </w:p>
    <w:p w14:paraId="23015CC8" w14:textId="29A1EED7" w:rsidR="00B4723F" w:rsidRPr="00277CE6" w:rsidRDefault="00B4723F" w:rsidP="00B4723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w:t>
      </w:r>
      <w:r w:rsidR="0090639C" w:rsidRPr="00277CE6">
        <w:rPr>
          <w:rFonts w:ascii="Times New Roman" w:eastAsia="宋体" w:hAnsi="Times New Roman" w:cs="Times New Roman"/>
        </w:rPr>
        <w:t>.</w:t>
      </w:r>
      <w:r w:rsidRPr="00277CE6">
        <w:rPr>
          <w:rFonts w:ascii="Times New Roman" w:eastAsia="宋体" w:hAnsi="Times New Roman" w:cs="Times New Roman"/>
        </w:rPr>
        <w:t xml:space="preserve">2 </w:t>
      </w:r>
      <w:r w:rsidRPr="00277CE6">
        <w:rPr>
          <w:rFonts w:ascii="Times New Roman" w:eastAsia="宋体" w:hAnsi="Times New Roman" w:cs="Times New Roman"/>
        </w:rPr>
        <w:t>蛋白质</w:t>
      </w:r>
      <w:r w:rsidR="00B03F30" w:rsidRPr="00277CE6">
        <w:rPr>
          <w:rFonts w:ascii="Times New Roman" w:eastAsia="宋体" w:hAnsi="Times New Roman" w:cs="Times New Roman"/>
        </w:rPr>
        <w:t>能量函数</w:t>
      </w:r>
      <w:r w:rsidRPr="00277CE6">
        <w:rPr>
          <w:rFonts w:ascii="Times New Roman" w:eastAsia="宋体" w:hAnsi="Times New Roman" w:cs="Times New Roman"/>
        </w:rPr>
        <w:t>的</w:t>
      </w:r>
      <w:r w:rsidR="00DD647B" w:rsidRPr="00277CE6">
        <w:rPr>
          <w:rFonts w:ascii="Times New Roman" w:eastAsia="宋体" w:hAnsi="Times New Roman" w:cs="Times New Roman"/>
        </w:rPr>
        <w:t>典型</w:t>
      </w:r>
      <w:r w:rsidRPr="00277CE6">
        <w:rPr>
          <w:rFonts w:ascii="Times New Roman" w:eastAsia="宋体" w:hAnsi="Times New Roman" w:cs="Times New Roman"/>
        </w:rPr>
        <w:t>能量项</w:t>
      </w:r>
      <w:r w:rsidR="00DD647B" w:rsidRPr="00277CE6">
        <w:rPr>
          <w:rFonts w:ascii="Times New Roman" w:eastAsia="宋体" w:hAnsi="Times New Roman" w:cs="Times New Roman"/>
        </w:rPr>
        <w:fldChar w:fldCharType="begin"/>
      </w:r>
      <w:r w:rsidR="00DD647B" w:rsidRPr="00277CE6">
        <w:rPr>
          <w:rFonts w:ascii="Times New Roman" w:eastAsia="宋体" w:hAnsi="Times New Roman" w:cs="Times New Roman"/>
        </w:rPr>
        <w:instrText xml:space="preserve"> ADDIN ZOTERO_ITEM CSL_CITATION {"citationID":"qTpPCBZ9","properties":{"formattedCitation":"\\super 5\\nosupersub{}","plainCitation":"5","noteIndex":0},"citationItems":[{"id":197,"uris":["http://zotero.org/users/9340884/items/HKJT6BRZ"],"itemData":{"id":197,"type":"article-journal","abstract":"The prediction of protein three-dimensional structure from amino acid sequence has been a grand challenge problem in computational biophysics for decades, owing to its intrinsic scientific interest and also to the many potential applications for robust protein structure prediction algorithms, from genome interpretation to protein function prediction. More recently , the inverse problem — designing an amino acid sequence that will fold into a specified three-dimensional structure — has attracted growing attention as a potential route to the rational engineering of proteins with functions useful in biotechnology and medicine. Methods for the prediction and design of protein structures have advanced dramatically in the past decade. Increases in computing power and the rapid growth in protein sequence and structure databases have fuelled the development of new data-intensive and computationally demanding approaches for structure prediction. New algorithms for designing protein folds and protein–protein interfaces have been used to engineer novel high-order assemblies and to design from scratch fluorescent proteins with novel or enhanced properties, as well as signalling proteins with therapeutic potential. In this Review , we describe current approaches for protein structure prediction and design and highlight a selection of the successful applications they have enabled.","container-title":"Nature Reviews Molecular Cell Biology","DOI":"10.1038/s41580-019-0163-x","ISSN":"1471-0072, 1471-0080","issue":"11","journalAbbreviation":"Nat Rev Mol Cell Biol","language":"en","page":"681-697","source":"DOI.org (Crossref)","title":"Advances in protein structure prediction and design","volume":"20","author":[{"family":"Kuhlman","given":"Brian"},{"family":"Bradley","given":"Philip"}],"issued":{"date-parts":[["2019",11]]}}}],"schema":"https://github.com/citation-style-language/schema/raw/master/csl-citation.json"} </w:instrText>
      </w:r>
      <w:r w:rsidR="00DD647B" w:rsidRPr="00277CE6">
        <w:rPr>
          <w:rFonts w:ascii="Times New Roman" w:eastAsia="宋体" w:hAnsi="Times New Roman" w:cs="Times New Roman"/>
        </w:rPr>
        <w:fldChar w:fldCharType="separate"/>
      </w:r>
      <w:r w:rsidR="00DD647B" w:rsidRPr="00277CE6">
        <w:rPr>
          <w:rFonts w:ascii="Times New Roman" w:hAnsi="Times New Roman" w:cs="Times New Roman"/>
          <w:kern w:val="0"/>
          <w:szCs w:val="24"/>
          <w:vertAlign w:val="superscript"/>
        </w:rPr>
        <w:t>5</w:t>
      </w:r>
      <w:r w:rsidR="00DD647B" w:rsidRPr="00277CE6">
        <w:rPr>
          <w:rFonts w:ascii="Times New Roman" w:eastAsia="宋体" w:hAnsi="Times New Roman" w:cs="Times New Roman"/>
        </w:rPr>
        <w:fldChar w:fldCharType="end"/>
      </w:r>
    </w:p>
    <w:p w14:paraId="4818CEC6" w14:textId="77777777" w:rsidR="00B4723F" w:rsidRPr="00277CE6" w:rsidRDefault="00B4723F" w:rsidP="00C61FD3">
      <w:pPr>
        <w:spacing w:line="300" w:lineRule="auto"/>
        <w:ind w:firstLineChars="200" w:firstLine="480"/>
        <w:rPr>
          <w:rFonts w:ascii="Times New Roman" w:eastAsia="宋体" w:hAnsi="Times New Roman" w:cs="Times New Roman"/>
          <w:sz w:val="24"/>
          <w:szCs w:val="24"/>
        </w:rPr>
      </w:pPr>
    </w:p>
    <w:p w14:paraId="52675DC1" w14:textId="66273FCE" w:rsidR="00A41D14" w:rsidRPr="00277CE6" w:rsidRDefault="00DD647B" w:rsidP="00C61FD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如图</w:t>
      </w:r>
      <w:r w:rsidRPr="00277CE6">
        <w:rPr>
          <w:rFonts w:ascii="Times New Roman" w:eastAsia="宋体" w:hAnsi="Times New Roman" w:cs="Times New Roman"/>
          <w:sz w:val="24"/>
          <w:szCs w:val="24"/>
        </w:rPr>
        <w:t>1</w:t>
      </w:r>
      <w:r w:rsidR="00BD08A1" w:rsidRPr="00277CE6">
        <w:rPr>
          <w:rFonts w:ascii="Times New Roman" w:eastAsia="宋体" w:hAnsi="Times New Roman" w:cs="Times New Roman"/>
          <w:sz w:val="24"/>
          <w:szCs w:val="24"/>
        </w:rPr>
        <w:t>.</w:t>
      </w:r>
      <w:r w:rsidRPr="00277CE6">
        <w:rPr>
          <w:rFonts w:ascii="Times New Roman" w:eastAsia="宋体" w:hAnsi="Times New Roman" w:cs="Times New Roman"/>
          <w:sz w:val="24"/>
          <w:szCs w:val="24"/>
        </w:rPr>
        <w:t>2</w:t>
      </w:r>
      <w:r w:rsidRPr="00277CE6">
        <w:rPr>
          <w:rFonts w:ascii="Times New Roman" w:eastAsia="宋体" w:hAnsi="Times New Roman" w:cs="Times New Roman"/>
          <w:sz w:val="24"/>
          <w:szCs w:val="24"/>
        </w:rPr>
        <w:t>所示，</w:t>
      </w:r>
      <w:r w:rsidR="00514630" w:rsidRPr="00277CE6">
        <w:rPr>
          <w:rFonts w:ascii="Times New Roman" w:eastAsia="宋体" w:hAnsi="Times New Roman" w:cs="Times New Roman"/>
          <w:sz w:val="24"/>
          <w:szCs w:val="24"/>
        </w:rPr>
        <w:t>蛋白质</w:t>
      </w:r>
      <w:r w:rsidRPr="00277CE6">
        <w:rPr>
          <w:rFonts w:ascii="Times New Roman" w:eastAsia="宋体" w:hAnsi="Times New Roman" w:cs="Times New Roman"/>
          <w:sz w:val="24"/>
          <w:szCs w:val="24"/>
        </w:rPr>
        <w:t>的能量函数</w:t>
      </w:r>
      <w:r w:rsidR="00114F53" w:rsidRPr="00277CE6">
        <w:rPr>
          <w:rFonts w:ascii="Times New Roman" w:eastAsia="宋体" w:hAnsi="Times New Roman" w:cs="Times New Roman"/>
          <w:sz w:val="24"/>
          <w:szCs w:val="24"/>
        </w:rPr>
        <w:t>是</w:t>
      </w:r>
      <w:r w:rsidR="00A670D5" w:rsidRPr="00277CE6">
        <w:rPr>
          <w:rFonts w:ascii="Times New Roman" w:eastAsia="宋体" w:hAnsi="Times New Roman" w:cs="Times New Roman"/>
          <w:sz w:val="24"/>
          <w:szCs w:val="24"/>
        </w:rPr>
        <w:t>疏水相互作用、</w:t>
      </w:r>
      <w:r w:rsidR="00CD0DEA" w:rsidRPr="00277CE6">
        <w:rPr>
          <w:rFonts w:ascii="Times New Roman" w:eastAsia="宋体" w:hAnsi="Times New Roman" w:cs="Times New Roman"/>
          <w:sz w:val="24"/>
          <w:szCs w:val="24"/>
        </w:rPr>
        <w:t>主链和侧链氢键、侧链堆积、主链和侧链扭转</w:t>
      </w:r>
      <w:r w:rsidR="0077792A" w:rsidRPr="00277CE6">
        <w:rPr>
          <w:rFonts w:ascii="Times New Roman" w:eastAsia="宋体" w:hAnsi="Times New Roman" w:cs="Times New Roman"/>
          <w:sz w:val="24"/>
          <w:szCs w:val="24"/>
        </w:rPr>
        <w:t>偏好</w:t>
      </w:r>
      <w:r w:rsidR="00A10DAF" w:rsidRPr="00277CE6">
        <w:rPr>
          <w:rFonts w:ascii="Times New Roman" w:eastAsia="宋体" w:hAnsi="Times New Roman" w:cs="Times New Roman"/>
          <w:sz w:val="24"/>
          <w:szCs w:val="24"/>
        </w:rPr>
        <w:t>等典型能量项</w:t>
      </w:r>
      <w:r w:rsidR="00114F53" w:rsidRPr="00277CE6">
        <w:rPr>
          <w:rFonts w:ascii="Times New Roman" w:eastAsia="宋体" w:hAnsi="Times New Roman" w:cs="Times New Roman"/>
          <w:sz w:val="24"/>
          <w:szCs w:val="24"/>
        </w:rPr>
        <w:t>的线性组合</w:t>
      </w:r>
      <w:r w:rsidR="00A10DAF" w:rsidRPr="00277CE6">
        <w:rPr>
          <w:rFonts w:ascii="Times New Roman" w:eastAsia="宋体" w:hAnsi="Times New Roman" w:cs="Times New Roman"/>
          <w:sz w:val="24"/>
          <w:szCs w:val="24"/>
        </w:rPr>
        <w:t>，</w:t>
      </w:r>
      <w:r w:rsidR="008F05F7" w:rsidRPr="00277CE6">
        <w:rPr>
          <w:rFonts w:ascii="Times New Roman" w:eastAsia="宋体" w:hAnsi="Times New Roman" w:cs="Times New Roman"/>
          <w:sz w:val="24"/>
          <w:szCs w:val="24"/>
        </w:rPr>
        <w:t>蛋白质计算设计</w:t>
      </w:r>
      <w:r w:rsidR="00114F53" w:rsidRPr="00277CE6">
        <w:rPr>
          <w:rFonts w:ascii="Times New Roman" w:eastAsia="宋体" w:hAnsi="Times New Roman" w:cs="Times New Roman"/>
          <w:sz w:val="24"/>
          <w:szCs w:val="24"/>
        </w:rPr>
        <w:t>的</w:t>
      </w:r>
      <w:r w:rsidR="00FC5FA7" w:rsidRPr="00277CE6">
        <w:rPr>
          <w:rFonts w:ascii="Times New Roman" w:eastAsia="宋体" w:hAnsi="Times New Roman" w:cs="Times New Roman"/>
          <w:sz w:val="24"/>
          <w:szCs w:val="24"/>
        </w:rPr>
        <w:t>主流策略也即</w:t>
      </w:r>
      <w:r w:rsidR="008F05F7" w:rsidRPr="00277CE6">
        <w:rPr>
          <w:rFonts w:ascii="Times New Roman" w:eastAsia="宋体" w:hAnsi="Times New Roman" w:cs="Times New Roman"/>
          <w:sz w:val="24"/>
          <w:szCs w:val="24"/>
        </w:rPr>
        <w:t>通过对能量函数进行</w:t>
      </w:r>
      <w:r w:rsidR="007F7150" w:rsidRPr="00277CE6">
        <w:rPr>
          <w:rFonts w:ascii="Times New Roman" w:eastAsia="宋体" w:hAnsi="Times New Roman" w:cs="Times New Roman"/>
          <w:sz w:val="24"/>
          <w:szCs w:val="24"/>
        </w:rPr>
        <w:t>自动</w:t>
      </w:r>
      <w:r w:rsidR="008F05F7" w:rsidRPr="00277CE6">
        <w:rPr>
          <w:rFonts w:ascii="Times New Roman" w:eastAsia="宋体" w:hAnsi="Times New Roman" w:cs="Times New Roman"/>
          <w:sz w:val="24"/>
          <w:szCs w:val="24"/>
        </w:rPr>
        <w:t>优化</w:t>
      </w:r>
      <w:r w:rsidR="00FC5FA7" w:rsidRPr="00277CE6">
        <w:rPr>
          <w:rFonts w:ascii="Times New Roman" w:eastAsia="宋体" w:hAnsi="Times New Roman" w:cs="Times New Roman"/>
          <w:sz w:val="24"/>
          <w:szCs w:val="24"/>
        </w:rPr>
        <w:t>，</w:t>
      </w:r>
      <w:r w:rsidR="007F7150" w:rsidRPr="00277CE6">
        <w:rPr>
          <w:rFonts w:ascii="Times New Roman" w:eastAsia="宋体" w:hAnsi="Times New Roman" w:cs="Times New Roman"/>
          <w:sz w:val="24"/>
          <w:szCs w:val="24"/>
        </w:rPr>
        <w:t>得到</w:t>
      </w:r>
      <w:r w:rsidR="001F6A95" w:rsidRPr="00277CE6">
        <w:rPr>
          <w:rFonts w:ascii="Times New Roman" w:eastAsia="宋体" w:hAnsi="Times New Roman" w:cs="Times New Roman"/>
          <w:sz w:val="24"/>
          <w:szCs w:val="24"/>
        </w:rPr>
        <w:t>能量最低的</w:t>
      </w:r>
      <w:r w:rsidR="008A4E01" w:rsidRPr="00277CE6">
        <w:rPr>
          <w:rFonts w:ascii="Times New Roman" w:eastAsia="宋体" w:hAnsi="Times New Roman" w:cs="Times New Roman"/>
          <w:sz w:val="24"/>
          <w:szCs w:val="24"/>
        </w:rPr>
        <w:t>主链结构</w:t>
      </w:r>
      <w:r w:rsidR="00FC5FA7" w:rsidRPr="00277CE6">
        <w:rPr>
          <w:rFonts w:ascii="Times New Roman" w:eastAsia="宋体" w:hAnsi="Times New Roman" w:cs="Times New Roman"/>
          <w:sz w:val="24"/>
          <w:szCs w:val="24"/>
        </w:rPr>
        <w:t>及</w:t>
      </w:r>
      <w:r w:rsidR="008A4E01" w:rsidRPr="00277CE6">
        <w:rPr>
          <w:rFonts w:ascii="Times New Roman" w:eastAsia="宋体" w:hAnsi="Times New Roman" w:cs="Times New Roman"/>
          <w:sz w:val="24"/>
          <w:szCs w:val="24"/>
        </w:rPr>
        <w:t>氨基酸</w:t>
      </w:r>
      <w:r w:rsidR="001F6A95" w:rsidRPr="00277CE6">
        <w:rPr>
          <w:rFonts w:ascii="Times New Roman" w:eastAsia="宋体" w:hAnsi="Times New Roman" w:cs="Times New Roman"/>
          <w:sz w:val="24"/>
          <w:szCs w:val="24"/>
        </w:rPr>
        <w:t>序列</w:t>
      </w:r>
      <w:r w:rsidR="002D213A" w:rsidRPr="00277CE6">
        <w:rPr>
          <w:rFonts w:ascii="Times New Roman" w:eastAsia="宋体" w:hAnsi="Times New Roman" w:cs="Times New Roman"/>
          <w:sz w:val="24"/>
          <w:szCs w:val="24"/>
        </w:rPr>
        <w:t>。</w:t>
      </w:r>
      <w:r w:rsidR="002D213A" w:rsidRPr="00277CE6">
        <w:rPr>
          <w:rFonts w:ascii="Times New Roman" w:eastAsia="宋体" w:hAnsi="Times New Roman" w:cs="Times New Roman"/>
          <w:sz w:val="24"/>
          <w:szCs w:val="24"/>
        </w:rPr>
        <w:t>20</w:t>
      </w:r>
      <w:r w:rsidR="002D213A" w:rsidRPr="00277CE6">
        <w:rPr>
          <w:rFonts w:ascii="Times New Roman" w:eastAsia="宋体" w:hAnsi="Times New Roman" w:cs="Times New Roman"/>
          <w:sz w:val="24"/>
          <w:szCs w:val="24"/>
        </w:rPr>
        <w:t>世纪</w:t>
      </w:r>
      <w:r w:rsidR="002D213A" w:rsidRPr="00277CE6">
        <w:rPr>
          <w:rFonts w:ascii="Times New Roman" w:eastAsia="宋体" w:hAnsi="Times New Roman" w:cs="Times New Roman"/>
          <w:sz w:val="24"/>
          <w:szCs w:val="24"/>
        </w:rPr>
        <w:t>90</w:t>
      </w:r>
      <w:r w:rsidR="002D213A" w:rsidRPr="00277CE6">
        <w:rPr>
          <w:rFonts w:ascii="Times New Roman" w:eastAsia="宋体" w:hAnsi="Times New Roman" w:cs="Times New Roman"/>
          <w:sz w:val="24"/>
          <w:szCs w:val="24"/>
        </w:rPr>
        <w:t>年代，</w:t>
      </w:r>
      <w:proofErr w:type="spellStart"/>
      <w:r w:rsidR="002D213A" w:rsidRPr="00277CE6">
        <w:rPr>
          <w:rFonts w:ascii="Times New Roman" w:eastAsia="宋体" w:hAnsi="Times New Roman" w:cs="Times New Roman"/>
          <w:sz w:val="24"/>
          <w:szCs w:val="24"/>
        </w:rPr>
        <w:t>Dahiyat</w:t>
      </w:r>
      <w:proofErr w:type="spellEnd"/>
      <w:r w:rsidR="002D213A" w:rsidRPr="00277CE6">
        <w:rPr>
          <w:rFonts w:ascii="Times New Roman" w:eastAsia="宋体" w:hAnsi="Times New Roman" w:cs="Times New Roman"/>
          <w:sz w:val="24"/>
          <w:szCs w:val="24"/>
        </w:rPr>
        <w:t>等</w:t>
      </w:r>
      <w:r w:rsidR="002D213A" w:rsidRPr="00277CE6">
        <w:rPr>
          <w:rFonts w:ascii="Times New Roman" w:eastAsia="宋体" w:hAnsi="Times New Roman" w:cs="Times New Roman"/>
          <w:sz w:val="24"/>
          <w:szCs w:val="24"/>
        </w:rPr>
        <w:fldChar w:fldCharType="begin"/>
      </w:r>
      <w:r w:rsidR="002D213A" w:rsidRPr="00277CE6">
        <w:rPr>
          <w:rFonts w:ascii="Times New Roman" w:eastAsia="宋体" w:hAnsi="Times New Roman" w:cs="Times New Roman"/>
          <w:sz w:val="24"/>
          <w:szCs w:val="24"/>
        </w:rPr>
        <w:instrText xml:space="preserve"> ADDIN ZOTERO_ITEM CSL_CITATION {"citationID":"8Inv9rnY","properties":{"formattedCitation":"\\super 6\\nosupersub{}","plainCitation":"6","noteIndex":0},"citationItems":[{"id":216,"uris":["http://zotero.org/users/9340884/items/22CQQ3NX"],"itemData":{"id":216,"type":"article-journal","abstract":"Several groups have applied and experimentally tested systematic, quantitative methods to protein design with the goal of developing general design algorithms. We have sought to expand the range of computational protein design by developing quantitative design methods for residues of all parts of a protein: the buried core, the solvent exposed surface, and the boundary between core and surface. Our goal is an objective, quantitative design algorithm that is based on the physical properties that determine protein structure and stability and which is not limited to specific folds or motifs. We chose the ββα motif typified by the zinc finger DNA binding module to test our design methodology. Using previously published sequence scoring functions developed with a combined experimental and computational approach and the Dead-End Elimination theorem to search for the optimal sequence, we designed 20 out of 28 positions in the test motif. The resulting sequence has less than 40% homology to any known sequence and does not contain any metal binding sites or cysteine residues. The resulting peptide, pda8d, is highly soluble and monomeric and circular dichroism measurements showed it to be folded with a weakly cooperative thermal unfolding transition. The NMR solution structure of pda8d was solved and shows that it is well-defined with a backbone ensemble rms deviation of 0.55 Å. Pda8d folds into the desired ββα motif with well-defined elements of secondary structure and tertiary organization. Superposition of the pda8d backbone to the design target is excellent, with an atomic rms deviation of 1.04 Å.","container-title":"Journal of Molecular Biology","DOI":"10.1006/jmbi.1997.1341","ISSN":"0022-2836","issue":"4","journalAbbreviation":"Journal of Molecular Biology","language":"en","page":"789-796","source":"ScienceDirect","title":"De Novo protein design: towards fully automated sequence selection11Edited by P. E. Wright","title-short":"De Novo protein design","volume":"273","author":[{"family":"Dahiyat","given":"Bassil I"},{"family":"Sarisky","given":"Catherine A"},{"family":"Mayo","given":"Stephen L"}],"issued":{"date-parts":[["1997",11,7]]}}}],"schema":"https://github.com/citation-style-language/schema/raw/master/csl-citation.json"} </w:instrText>
      </w:r>
      <w:r w:rsidR="002D213A" w:rsidRPr="00277CE6">
        <w:rPr>
          <w:rFonts w:ascii="Times New Roman" w:eastAsia="宋体" w:hAnsi="Times New Roman" w:cs="Times New Roman"/>
          <w:sz w:val="24"/>
          <w:szCs w:val="24"/>
        </w:rPr>
        <w:fldChar w:fldCharType="separate"/>
      </w:r>
      <w:r w:rsidR="002D213A" w:rsidRPr="00277CE6">
        <w:rPr>
          <w:rFonts w:ascii="Times New Roman" w:hAnsi="Times New Roman" w:cs="Times New Roman"/>
          <w:kern w:val="0"/>
          <w:sz w:val="24"/>
          <w:szCs w:val="24"/>
          <w:vertAlign w:val="superscript"/>
        </w:rPr>
        <w:t>6</w:t>
      </w:r>
      <w:r w:rsidR="002D213A" w:rsidRPr="00277CE6">
        <w:rPr>
          <w:rFonts w:ascii="Times New Roman" w:eastAsia="宋体" w:hAnsi="Times New Roman" w:cs="Times New Roman"/>
          <w:sz w:val="24"/>
          <w:szCs w:val="24"/>
        </w:rPr>
        <w:fldChar w:fldCharType="end"/>
      </w:r>
      <w:r w:rsidR="00F521C6" w:rsidRPr="00277CE6">
        <w:rPr>
          <w:rFonts w:ascii="Times New Roman" w:eastAsia="宋体" w:hAnsi="Times New Roman" w:cs="Times New Roman"/>
          <w:sz w:val="24"/>
          <w:szCs w:val="24"/>
        </w:rPr>
        <w:t>通过经验拟合的能量函数和适当的侧链选择算法</w:t>
      </w:r>
      <w:r w:rsidR="00113BE7" w:rsidRPr="00277CE6">
        <w:rPr>
          <w:rFonts w:ascii="Times New Roman" w:eastAsia="宋体" w:hAnsi="Times New Roman" w:cs="Times New Roman"/>
          <w:sz w:val="24"/>
          <w:szCs w:val="24"/>
        </w:rPr>
        <w:t>首次实现了</w:t>
      </w:r>
      <w:r w:rsidR="00F521C6" w:rsidRPr="00277CE6">
        <w:rPr>
          <w:rFonts w:ascii="Times New Roman" w:eastAsia="宋体" w:hAnsi="Times New Roman" w:cs="Times New Roman"/>
          <w:sz w:val="24"/>
          <w:szCs w:val="24"/>
        </w:rPr>
        <w:t>固定主链的氨基酸序列设计的自动优化方法。</w:t>
      </w:r>
      <w:r w:rsidR="00A302CE" w:rsidRPr="00277CE6">
        <w:rPr>
          <w:rFonts w:ascii="Times New Roman" w:eastAsia="宋体" w:hAnsi="Times New Roman" w:cs="Times New Roman"/>
          <w:sz w:val="24"/>
          <w:szCs w:val="24"/>
        </w:rPr>
        <w:t>在过去近</w:t>
      </w:r>
      <w:r w:rsidR="00A302CE" w:rsidRPr="00277CE6">
        <w:rPr>
          <w:rFonts w:ascii="Times New Roman" w:eastAsia="宋体" w:hAnsi="Times New Roman" w:cs="Times New Roman"/>
          <w:sz w:val="24"/>
          <w:szCs w:val="24"/>
        </w:rPr>
        <w:t>30</w:t>
      </w:r>
      <w:r w:rsidR="00A302CE" w:rsidRPr="00277CE6">
        <w:rPr>
          <w:rFonts w:ascii="Times New Roman" w:eastAsia="宋体" w:hAnsi="Times New Roman" w:cs="Times New Roman"/>
          <w:sz w:val="24"/>
          <w:szCs w:val="24"/>
        </w:rPr>
        <w:t>年</w:t>
      </w:r>
      <w:r w:rsidR="006C7783" w:rsidRPr="00277CE6">
        <w:rPr>
          <w:rFonts w:ascii="Times New Roman" w:eastAsia="宋体" w:hAnsi="Times New Roman" w:cs="Times New Roman"/>
          <w:sz w:val="24"/>
          <w:szCs w:val="24"/>
        </w:rPr>
        <w:t>内</w:t>
      </w:r>
      <w:r w:rsidR="00A302CE" w:rsidRPr="00277CE6">
        <w:rPr>
          <w:rFonts w:ascii="Times New Roman" w:eastAsia="宋体" w:hAnsi="Times New Roman" w:cs="Times New Roman"/>
          <w:sz w:val="24"/>
          <w:szCs w:val="24"/>
        </w:rPr>
        <w:t>，蛋白质计算设计的</w:t>
      </w:r>
      <w:r w:rsidR="00602978" w:rsidRPr="00277CE6">
        <w:rPr>
          <w:rFonts w:ascii="Times New Roman" w:eastAsia="宋体" w:hAnsi="Times New Roman" w:cs="Times New Roman"/>
          <w:sz w:val="24"/>
          <w:szCs w:val="24"/>
        </w:rPr>
        <w:t>能量函数和</w:t>
      </w:r>
      <w:r w:rsidR="00A302CE" w:rsidRPr="00277CE6">
        <w:rPr>
          <w:rFonts w:ascii="Times New Roman" w:eastAsia="宋体" w:hAnsi="Times New Roman" w:cs="Times New Roman"/>
          <w:sz w:val="24"/>
          <w:szCs w:val="24"/>
        </w:rPr>
        <w:t>优化算法不断发展，</w:t>
      </w:r>
      <w:r w:rsidR="009B35A8" w:rsidRPr="00277CE6">
        <w:rPr>
          <w:rFonts w:ascii="Times New Roman" w:eastAsia="宋体" w:hAnsi="Times New Roman" w:cs="Times New Roman"/>
          <w:sz w:val="24"/>
          <w:szCs w:val="24"/>
        </w:rPr>
        <w:t>基于</w:t>
      </w:r>
      <w:r w:rsidR="009B35A8" w:rsidRPr="00277CE6">
        <w:rPr>
          <w:rFonts w:ascii="Times New Roman" w:eastAsia="宋体" w:hAnsi="Times New Roman" w:cs="Times New Roman"/>
          <w:sz w:val="24"/>
          <w:szCs w:val="24"/>
        </w:rPr>
        <w:t>Rosetta</w:t>
      </w:r>
      <w:r w:rsidR="009B35A8" w:rsidRPr="00277CE6">
        <w:rPr>
          <w:rFonts w:ascii="Times New Roman" w:eastAsia="宋体" w:hAnsi="Times New Roman" w:cs="Times New Roman"/>
          <w:sz w:val="24"/>
          <w:szCs w:val="24"/>
        </w:rPr>
        <w:t>能量函数的</w:t>
      </w:r>
      <w:r w:rsidR="00D97E60" w:rsidRPr="00277CE6">
        <w:rPr>
          <w:rFonts w:ascii="Times New Roman" w:eastAsia="宋体" w:hAnsi="Times New Roman" w:cs="Times New Roman"/>
          <w:sz w:val="24"/>
          <w:szCs w:val="24"/>
        </w:rPr>
        <w:t>软件</w:t>
      </w:r>
      <w:r w:rsidR="00D97E60" w:rsidRPr="00277CE6">
        <w:rPr>
          <w:rFonts w:ascii="Times New Roman" w:eastAsia="宋体" w:hAnsi="Times New Roman" w:cs="Times New Roman"/>
          <w:sz w:val="24"/>
          <w:szCs w:val="24"/>
        </w:rPr>
        <w:t>Rosetta</w:t>
      </w:r>
      <w:r w:rsidR="00D97E60" w:rsidRPr="00277CE6">
        <w:rPr>
          <w:rFonts w:ascii="Times New Roman" w:eastAsia="宋体" w:hAnsi="Times New Roman" w:cs="Times New Roman"/>
          <w:sz w:val="24"/>
          <w:szCs w:val="24"/>
        </w:rPr>
        <w:fldChar w:fldCharType="begin"/>
      </w:r>
      <w:r w:rsidR="00D97E60" w:rsidRPr="00277CE6">
        <w:rPr>
          <w:rFonts w:ascii="Times New Roman" w:eastAsia="宋体" w:hAnsi="Times New Roman" w:cs="Times New Roman"/>
          <w:sz w:val="24"/>
          <w:szCs w:val="24"/>
        </w:rPr>
        <w:instrText xml:space="preserve"> ADDIN ZOTERO_ITEM CSL_CITATION {"citationID":"4IFEFXGo","properties":{"formattedCitation":"\\super 7\\nosupersub{}","plainCitation":"7","noteIndex":0},"citationItems":[{"id":228,"uris":["http://zotero.org/users/9340884/items/XCCF3GUR"],"itemData":{"id":228,"type":"article-journal","abstract":"Over the past decade, the Rosetta biomolecular modeling suite has informed diverse biological questions and engineering challenges ranging from interpretation of low-resolution structural data to design of nanomaterials, protein therapeutics, and vaccines. Central to Rosetta’s success is the energy function: a model parametrized from small-molecule and X-ray crystal structure data used to approximate the energy associated with each biomolecule conformation. This paper describes the mathematical models and physical concepts that underlie the latest Rosetta energy function, called the Rosetta Energy Function 2015 (REF15). Applying these concepts, we explain how to use Rosetta energies to identify and analyze the features of biomolecular models. Finally, we discuss the latest advances in the energy function that extend its capabilities from soluble proteins to also include membrane proteins, peptides containing noncanonical amino acids, small molecules, carbohydrates, nucleic acids, and other macromolecules.","container-title":"Journal of Chemical Theory and Computation","DOI":"10.1021/acs.jctc.7b00125","ISSN":"1549-9618, 1549-9626","issue":"6","journalAbbreviation":"J. Chem. Theory Comput.","language":"en","page":"3031-3048","source":"DOI.org (Crossref)","title":"The Rosetta All-Atom Energy Function for Macromolecular Modeling and Design","volume":"13","author":[{"family":"Alford","given":"Rebecca F."},{"family":"Leaver-Fay","given":"Andrew"},{"family":"Jeliazkov","given":"Jeliazko R."},{"family":"O’Meara","given":"Matthew J."},{"family":"DiMaio","given":"Frank P."},{"family":"Park","given":"Hahnbeom"},{"family":"Shapovalov","given":"Maxim V."},{"family":"Renfrew","given":"P. Douglas"},{"family":"Mulligan","given":"Vikram K."},{"family":"Kappel","given":"Kalli"},{"family":"Labonte","given":"Jason W."},{"family":"Pacella","given":"Michael S."},{"family":"Bonneau","given":"Richard"},{"family":"Bradley","given":"Philip"},{"family":"Dunbrack","given":"Roland L."},{"family":"Das","given":"Rhiju"},{"family":"Baker","given":"David"},{"family":"Kuhlman","given":"Brian"},{"family":"Kortemme","given":"Tanja"},{"family":"Gray","given":"Jeffrey J."}],"issued":{"date-parts":[["2017",6,13]]}}}],"schema":"https://github.com/citation-style-language/schema/raw/master/csl-citation.json"} </w:instrText>
      </w:r>
      <w:r w:rsidR="00D97E60" w:rsidRPr="00277CE6">
        <w:rPr>
          <w:rFonts w:ascii="Times New Roman" w:eastAsia="宋体" w:hAnsi="Times New Roman" w:cs="Times New Roman"/>
          <w:sz w:val="24"/>
          <w:szCs w:val="24"/>
        </w:rPr>
        <w:fldChar w:fldCharType="separate"/>
      </w:r>
      <w:r w:rsidR="00D97E60" w:rsidRPr="00277CE6">
        <w:rPr>
          <w:rFonts w:ascii="Times New Roman" w:hAnsi="Times New Roman" w:cs="Times New Roman"/>
          <w:kern w:val="0"/>
          <w:sz w:val="24"/>
          <w:szCs w:val="24"/>
          <w:vertAlign w:val="superscript"/>
        </w:rPr>
        <w:t>7</w:t>
      </w:r>
      <w:r w:rsidR="00D97E60" w:rsidRPr="00277CE6">
        <w:rPr>
          <w:rFonts w:ascii="Times New Roman" w:eastAsia="宋体" w:hAnsi="Times New Roman" w:cs="Times New Roman"/>
          <w:sz w:val="24"/>
          <w:szCs w:val="24"/>
        </w:rPr>
        <w:fldChar w:fldCharType="end"/>
      </w:r>
      <w:r w:rsidR="00D97E60" w:rsidRPr="00277CE6">
        <w:rPr>
          <w:rFonts w:ascii="Times New Roman" w:eastAsia="宋体" w:hAnsi="Times New Roman" w:cs="Times New Roman"/>
          <w:sz w:val="24"/>
          <w:szCs w:val="24"/>
        </w:rPr>
        <w:t>已经被广泛应用于蛋白质</w:t>
      </w:r>
      <w:r w:rsidR="00374CFA" w:rsidRPr="00277CE6">
        <w:rPr>
          <w:rFonts w:ascii="Times New Roman" w:eastAsia="宋体" w:hAnsi="Times New Roman" w:cs="Times New Roman"/>
          <w:sz w:val="24"/>
          <w:szCs w:val="24"/>
        </w:rPr>
        <w:t>计算设计领域，</w:t>
      </w:r>
      <w:r w:rsidR="00007A6D" w:rsidRPr="00277CE6">
        <w:rPr>
          <w:rFonts w:ascii="Times New Roman" w:eastAsia="宋体" w:hAnsi="Times New Roman" w:cs="Times New Roman"/>
          <w:sz w:val="24"/>
          <w:szCs w:val="24"/>
        </w:rPr>
        <w:t>在氨基酸序列从头设计任务上具有极高的成功率。</w:t>
      </w:r>
      <w:proofErr w:type="spellStart"/>
      <w:r w:rsidR="000D5B7D" w:rsidRPr="00277CE6">
        <w:rPr>
          <w:rFonts w:ascii="Times New Roman" w:eastAsia="宋体" w:hAnsi="Times New Roman" w:cs="Times New Roman"/>
          <w:sz w:val="24"/>
          <w:szCs w:val="24"/>
        </w:rPr>
        <w:t>Xiong</w:t>
      </w:r>
      <w:proofErr w:type="spellEnd"/>
      <w:r w:rsidR="00007A6D" w:rsidRPr="00277CE6">
        <w:rPr>
          <w:rFonts w:ascii="Times New Roman" w:eastAsia="宋体" w:hAnsi="Times New Roman" w:cs="Times New Roman"/>
          <w:sz w:val="24"/>
          <w:szCs w:val="24"/>
        </w:rPr>
        <w:t>等</w:t>
      </w:r>
      <w:r w:rsidR="00007A6D" w:rsidRPr="00277CE6">
        <w:rPr>
          <w:rFonts w:ascii="Times New Roman" w:eastAsia="宋体" w:hAnsi="Times New Roman" w:cs="Times New Roman"/>
          <w:sz w:val="24"/>
          <w:szCs w:val="24"/>
        </w:rPr>
        <w:fldChar w:fldCharType="begin"/>
      </w:r>
      <w:r w:rsidR="00007A6D" w:rsidRPr="00277CE6">
        <w:rPr>
          <w:rFonts w:ascii="Times New Roman" w:eastAsia="宋体" w:hAnsi="Times New Roman" w:cs="Times New Roman"/>
          <w:sz w:val="24"/>
          <w:szCs w:val="24"/>
        </w:rPr>
        <w:instrText xml:space="preserve"> ADDIN ZOTERO_ITEM CSL_CITATION {"citationID":"eoSX0s0o","properties":{"formattedCitation":"\\super 8\\nosupersub{}","plainCitation":"8","noteIndex":0},"citationItems":[{"id":235,"uris":["http://zotero.org/users/9340884/items/XRYFJHA9"],"itemData":{"id":235,"type":"article-journal","container-title":"Nature Communications","DOI":"10.1038/ncomms6330","ISSN":"2041-1723","issue":"1","journalAbbreviation":"Nat Commun","language":"en","page":"5330","source":"DOI.org (Crossref)","title":"Protein design with a comprehensive statistical energy function and boosted by experimental selection for foldability","volume":"5","author":[{"family":"Xiong","given":"Peng"},{"family":"Wang","given":"Meng"},{"family":"Zhou","given":"Xiaoqun"},{"family":"Zhang","given":"Tongchuan"},{"family":"Zhang","given":"Jiahai"},{"family":"Chen","given":"Quan"},{"family":"Liu","given":"Haiyan"}],"issued":{"date-parts":[["2014",12]]}}}],"schema":"https://github.com/citation-style-language/schema/raw/master/csl-citation.json"} </w:instrText>
      </w:r>
      <w:r w:rsidR="00007A6D" w:rsidRPr="00277CE6">
        <w:rPr>
          <w:rFonts w:ascii="Times New Roman" w:eastAsia="宋体" w:hAnsi="Times New Roman" w:cs="Times New Roman"/>
          <w:sz w:val="24"/>
          <w:szCs w:val="24"/>
        </w:rPr>
        <w:fldChar w:fldCharType="separate"/>
      </w:r>
      <w:r w:rsidR="00007A6D" w:rsidRPr="00277CE6">
        <w:rPr>
          <w:rFonts w:ascii="Times New Roman" w:hAnsi="Times New Roman" w:cs="Times New Roman"/>
          <w:kern w:val="0"/>
          <w:sz w:val="24"/>
          <w:szCs w:val="24"/>
          <w:vertAlign w:val="superscript"/>
        </w:rPr>
        <w:t>8</w:t>
      </w:r>
      <w:r w:rsidR="00007A6D" w:rsidRPr="00277CE6">
        <w:rPr>
          <w:rFonts w:ascii="Times New Roman" w:eastAsia="宋体" w:hAnsi="Times New Roman" w:cs="Times New Roman"/>
          <w:sz w:val="24"/>
          <w:szCs w:val="24"/>
        </w:rPr>
        <w:fldChar w:fldCharType="end"/>
      </w:r>
      <w:r w:rsidR="003458C6" w:rsidRPr="00277CE6">
        <w:rPr>
          <w:rFonts w:ascii="Times New Roman" w:eastAsia="宋体" w:hAnsi="Times New Roman" w:cs="Times New Roman"/>
          <w:sz w:val="24"/>
          <w:szCs w:val="24"/>
        </w:rPr>
        <w:t>建立了</w:t>
      </w:r>
      <w:r w:rsidR="00007A6D" w:rsidRPr="00277CE6">
        <w:rPr>
          <w:rFonts w:ascii="Times New Roman" w:eastAsia="宋体" w:hAnsi="Times New Roman" w:cs="Times New Roman"/>
          <w:sz w:val="24"/>
          <w:szCs w:val="24"/>
        </w:rPr>
        <w:t>ABACUS</w:t>
      </w:r>
      <w:r w:rsidR="00007A6D" w:rsidRPr="00277CE6">
        <w:rPr>
          <w:rFonts w:ascii="Times New Roman" w:eastAsia="宋体" w:hAnsi="Times New Roman" w:cs="Times New Roman"/>
          <w:sz w:val="24"/>
          <w:szCs w:val="24"/>
        </w:rPr>
        <w:t>统计能量函数，</w:t>
      </w:r>
      <w:r w:rsidR="00601FC5" w:rsidRPr="00277CE6">
        <w:rPr>
          <w:rFonts w:ascii="Times New Roman" w:eastAsia="宋体" w:hAnsi="Times New Roman" w:cs="Times New Roman"/>
          <w:sz w:val="24"/>
          <w:szCs w:val="24"/>
        </w:rPr>
        <w:t>并</w:t>
      </w:r>
      <w:r w:rsidR="008D61B5" w:rsidRPr="00277CE6">
        <w:rPr>
          <w:rFonts w:ascii="Times New Roman" w:eastAsia="宋体" w:hAnsi="Times New Roman" w:cs="Times New Roman"/>
          <w:sz w:val="24"/>
          <w:szCs w:val="24"/>
        </w:rPr>
        <w:t>通过实验验证了基于</w:t>
      </w:r>
      <w:r w:rsidR="008D61B5" w:rsidRPr="00277CE6">
        <w:rPr>
          <w:rFonts w:ascii="Times New Roman" w:eastAsia="宋体" w:hAnsi="Times New Roman" w:cs="Times New Roman"/>
          <w:sz w:val="24"/>
          <w:szCs w:val="24"/>
        </w:rPr>
        <w:t>ABACUS</w:t>
      </w:r>
      <w:r w:rsidR="008D61B5" w:rsidRPr="00277CE6">
        <w:rPr>
          <w:rFonts w:ascii="Times New Roman" w:eastAsia="宋体" w:hAnsi="Times New Roman" w:cs="Times New Roman"/>
          <w:sz w:val="24"/>
          <w:szCs w:val="24"/>
        </w:rPr>
        <w:t>的蛋白质计算设计可以得到远超天然蛋白质的热稳定性的人工蛋白质。</w:t>
      </w:r>
      <w:r w:rsidR="00127D5A" w:rsidRPr="00277CE6">
        <w:rPr>
          <w:rFonts w:ascii="Times New Roman" w:eastAsia="宋体" w:hAnsi="Times New Roman" w:cs="Times New Roman"/>
          <w:sz w:val="24"/>
          <w:szCs w:val="24"/>
        </w:rPr>
        <w:t>能量函数中</w:t>
      </w:r>
      <w:r w:rsidR="001C2D61" w:rsidRPr="00277CE6">
        <w:rPr>
          <w:rFonts w:ascii="Times New Roman" w:eastAsia="宋体" w:hAnsi="Times New Roman" w:cs="Times New Roman"/>
          <w:sz w:val="24"/>
          <w:szCs w:val="24"/>
        </w:rPr>
        <w:t>拟合得到的</w:t>
      </w:r>
      <w:r w:rsidR="00127D5A" w:rsidRPr="00277CE6">
        <w:rPr>
          <w:rFonts w:ascii="Times New Roman" w:eastAsia="宋体" w:hAnsi="Times New Roman" w:cs="Times New Roman"/>
          <w:sz w:val="24"/>
          <w:szCs w:val="24"/>
        </w:rPr>
        <w:t>各能量项</w:t>
      </w:r>
      <w:r w:rsidR="00772AC4" w:rsidRPr="00277CE6">
        <w:rPr>
          <w:rFonts w:ascii="Times New Roman" w:eastAsia="宋体" w:hAnsi="Times New Roman" w:cs="Times New Roman"/>
          <w:sz w:val="24"/>
          <w:szCs w:val="24"/>
        </w:rPr>
        <w:t>主要分为物理能量项和统计能量项</w:t>
      </w:r>
      <w:r w:rsidR="001C2D61" w:rsidRPr="00277CE6">
        <w:rPr>
          <w:rFonts w:ascii="Times New Roman" w:eastAsia="宋体" w:hAnsi="Times New Roman" w:cs="Times New Roman"/>
          <w:sz w:val="24"/>
          <w:szCs w:val="24"/>
        </w:rPr>
        <w:t>两类</w:t>
      </w:r>
      <w:r w:rsidR="00772AC4" w:rsidRPr="00277CE6">
        <w:rPr>
          <w:rFonts w:ascii="Times New Roman" w:eastAsia="宋体" w:hAnsi="Times New Roman" w:cs="Times New Roman"/>
          <w:sz w:val="24"/>
          <w:szCs w:val="24"/>
        </w:rPr>
        <w:t>，</w:t>
      </w:r>
      <w:r w:rsidR="001C2D61" w:rsidRPr="00277CE6">
        <w:rPr>
          <w:rFonts w:ascii="Times New Roman" w:eastAsia="宋体" w:hAnsi="Times New Roman" w:cs="Times New Roman"/>
          <w:sz w:val="24"/>
          <w:szCs w:val="24"/>
        </w:rPr>
        <w:t>例如</w:t>
      </w:r>
      <w:r w:rsidR="001C2D61" w:rsidRPr="00277CE6">
        <w:rPr>
          <w:rFonts w:ascii="Times New Roman" w:eastAsia="宋体" w:hAnsi="Times New Roman" w:cs="Times New Roman"/>
          <w:sz w:val="24"/>
          <w:szCs w:val="24"/>
        </w:rPr>
        <w:t>Rosetta</w:t>
      </w:r>
      <w:r w:rsidR="001C2D61" w:rsidRPr="00277CE6">
        <w:rPr>
          <w:rFonts w:ascii="Times New Roman" w:eastAsia="宋体" w:hAnsi="Times New Roman" w:cs="Times New Roman"/>
          <w:sz w:val="24"/>
          <w:szCs w:val="24"/>
        </w:rPr>
        <w:t>使用物理方法对</w:t>
      </w:r>
      <w:r w:rsidR="00D234A6" w:rsidRPr="00277CE6">
        <w:rPr>
          <w:rFonts w:ascii="Times New Roman" w:eastAsia="宋体" w:hAnsi="Times New Roman" w:cs="Times New Roman"/>
          <w:sz w:val="24"/>
          <w:szCs w:val="24"/>
        </w:rPr>
        <w:t>范德华相互作用、静电相互作用、溶剂化作用和氢键相互作用的势函数进行拟合和线性组合</w:t>
      </w:r>
      <w:r w:rsidR="003D0894" w:rsidRPr="00277CE6">
        <w:rPr>
          <w:rFonts w:ascii="Times New Roman" w:eastAsia="宋体" w:hAnsi="Times New Roman" w:cs="Times New Roman"/>
          <w:sz w:val="24"/>
          <w:szCs w:val="24"/>
        </w:rPr>
        <w:t>，</w:t>
      </w:r>
      <w:r w:rsidR="00D234A6" w:rsidRPr="00277CE6">
        <w:rPr>
          <w:rFonts w:ascii="Times New Roman" w:eastAsia="宋体" w:hAnsi="Times New Roman" w:cs="Times New Roman"/>
          <w:sz w:val="24"/>
          <w:szCs w:val="24"/>
        </w:rPr>
        <w:t>而</w:t>
      </w:r>
      <w:r w:rsidR="00D234A6" w:rsidRPr="00277CE6">
        <w:rPr>
          <w:rFonts w:ascii="Times New Roman" w:eastAsia="宋体" w:hAnsi="Times New Roman" w:cs="Times New Roman"/>
          <w:sz w:val="24"/>
          <w:szCs w:val="24"/>
        </w:rPr>
        <w:t>ABACUS</w:t>
      </w:r>
      <w:r w:rsidR="00D234A6" w:rsidRPr="00277CE6">
        <w:rPr>
          <w:rFonts w:ascii="Times New Roman" w:eastAsia="宋体" w:hAnsi="Times New Roman" w:cs="Times New Roman"/>
          <w:sz w:val="24"/>
          <w:szCs w:val="24"/>
        </w:rPr>
        <w:t>通过对天然蛋白的侧链构象和原子距离等进行统</w:t>
      </w:r>
      <w:r w:rsidR="00D234A6" w:rsidRPr="00277CE6">
        <w:rPr>
          <w:rFonts w:ascii="Times New Roman" w:eastAsia="宋体" w:hAnsi="Times New Roman" w:cs="Times New Roman"/>
          <w:sz w:val="24"/>
          <w:szCs w:val="24"/>
        </w:rPr>
        <w:lastRenderedPageBreak/>
        <w:t>计，把不同的结构特征进行组合，</w:t>
      </w:r>
      <w:r w:rsidR="00A41D14" w:rsidRPr="00277CE6">
        <w:rPr>
          <w:rFonts w:ascii="Times New Roman" w:eastAsia="宋体" w:hAnsi="Times New Roman" w:cs="Times New Roman"/>
          <w:sz w:val="24"/>
          <w:szCs w:val="24"/>
        </w:rPr>
        <w:t>根据玻尔兹曼分布（</w:t>
      </w:r>
      <w:r w:rsidR="00A41D14" w:rsidRPr="00277CE6">
        <w:rPr>
          <w:rFonts w:ascii="Times New Roman" w:eastAsia="宋体" w:hAnsi="Times New Roman" w:cs="Times New Roman"/>
          <w:sz w:val="24"/>
          <w:szCs w:val="24"/>
        </w:rPr>
        <w:t xml:space="preserve">Boltzmann </w:t>
      </w:r>
      <w:r w:rsidR="00F7642B" w:rsidRPr="00277CE6">
        <w:rPr>
          <w:rFonts w:ascii="Times New Roman" w:eastAsia="宋体" w:hAnsi="Times New Roman" w:cs="Times New Roman"/>
          <w:sz w:val="24"/>
          <w:szCs w:val="24"/>
        </w:rPr>
        <w:t>D</w:t>
      </w:r>
      <w:r w:rsidR="00A41D14" w:rsidRPr="00277CE6">
        <w:rPr>
          <w:rFonts w:ascii="Times New Roman" w:eastAsia="宋体" w:hAnsi="Times New Roman" w:cs="Times New Roman"/>
          <w:sz w:val="24"/>
          <w:szCs w:val="24"/>
        </w:rPr>
        <w:t>istribution</w:t>
      </w:r>
      <w:r w:rsidR="00A41D14" w:rsidRPr="00277CE6">
        <w:rPr>
          <w:rFonts w:ascii="Times New Roman" w:eastAsia="宋体" w:hAnsi="Times New Roman" w:cs="Times New Roman"/>
          <w:sz w:val="24"/>
          <w:szCs w:val="24"/>
        </w:rPr>
        <w:t>）</w:t>
      </w:r>
    </w:p>
    <w:p w14:paraId="1604CEEE" w14:textId="31C87F69" w:rsidR="00A41D14" w:rsidRPr="00277CE6" w:rsidRDefault="00F01CB0" w:rsidP="00A41D14">
      <w:pPr>
        <w:spacing w:line="300" w:lineRule="auto"/>
        <w:rPr>
          <w:rFonts w:ascii="Times New Roman" w:eastAsia="宋体" w:hAnsi="Times New Roman" w:cs="Times New Roman"/>
          <w:i/>
          <w:sz w:val="24"/>
          <w:szCs w:val="24"/>
        </w:rPr>
      </w:pPr>
      <m:oMathPara>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m:t>
          </m:r>
          <m:r>
            <m:rPr>
              <m:sty m:val="p"/>
            </m:rPr>
            <w:rPr>
              <w:rFonts w:ascii="Cambria Math" w:eastAsia="宋体" w:hAnsi="Cambria Math" w:cs="Times New Roman"/>
              <w:sz w:val="24"/>
              <w:szCs w:val="24"/>
            </w:rPr>
            <m:t>exp</m:t>
          </m:r>
          <m:d>
            <m:dPr>
              <m:ctrlPr>
                <w:rPr>
                  <w:rFonts w:ascii="Cambria Math" w:eastAsia="宋体" w:hAnsi="Cambria Math" w:cs="Times New Roman"/>
                  <w:i/>
                  <w:sz w:val="24"/>
                  <w:szCs w:val="24"/>
                </w:rPr>
              </m:ctrlPr>
            </m:d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m:t>
                      </m:r>
                    </m:e>
                    <m:sub>
                      <m:r>
                        <w:rPr>
                          <w:rFonts w:ascii="Cambria Math" w:eastAsia="宋体" w:hAnsi="Cambria Math" w:cs="Times New Roman"/>
                          <w:sz w:val="24"/>
                          <w:szCs w:val="24"/>
                        </w:rPr>
                        <m:t>B</m:t>
                      </m:r>
                    </m:sub>
                  </m:sSub>
                  <m:r>
                    <w:rPr>
                      <w:rFonts w:ascii="Cambria Math" w:eastAsia="宋体" w:hAnsi="Cambria Math" w:cs="Times New Roman"/>
                      <w:sz w:val="24"/>
                      <w:szCs w:val="24"/>
                    </w:rPr>
                    <m:t>T</m:t>
                  </m:r>
                </m:den>
              </m:f>
            </m:e>
          </m:d>
        </m:oMath>
      </m:oMathPara>
    </w:p>
    <w:p w14:paraId="64955574" w14:textId="76C6BFBF" w:rsidR="00514630" w:rsidRPr="00277CE6" w:rsidRDefault="00A41D14" w:rsidP="00A41D14">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从</w:t>
      </w:r>
      <w:r w:rsidR="00D234A6" w:rsidRPr="00277CE6">
        <w:rPr>
          <w:rFonts w:ascii="Times New Roman" w:eastAsia="宋体" w:hAnsi="Times New Roman" w:cs="Times New Roman"/>
          <w:sz w:val="24"/>
          <w:szCs w:val="24"/>
        </w:rPr>
        <w:t>统计热力学的角度</w:t>
      </w:r>
      <w:r w:rsidRPr="00277CE6">
        <w:rPr>
          <w:rFonts w:ascii="Times New Roman" w:eastAsia="宋体" w:hAnsi="Times New Roman" w:cs="Times New Roman"/>
          <w:sz w:val="24"/>
          <w:szCs w:val="24"/>
        </w:rPr>
        <w:t>由统计得到的概率分布</w:t>
      </w:r>
      <m:oMath>
        <m:r>
          <w:rPr>
            <w:rFonts w:ascii="Cambria Math" w:eastAsia="宋体" w:hAnsi="Cambria Math" w:cs="Times New Roman"/>
            <w:sz w:val="24"/>
            <w:szCs w:val="24"/>
          </w:rPr>
          <m:t>P</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得到能量分布</w:t>
      </w:r>
      <m:oMath>
        <m:r>
          <w:rPr>
            <w:rFonts w:ascii="Cambria Math" w:eastAsia="宋体" w:hAnsi="Cambria Math" w:cs="Times New Roman"/>
            <w:sz w:val="24"/>
            <w:szCs w:val="24"/>
          </w:rPr>
          <m:t>E</m:t>
        </m:r>
        <m:d>
          <m:dPr>
            <m:ctrlPr>
              <w:rPr>
                <w:rFonts w:ascii="Cambria Math" w:eastAsia="宋体" w:hAnsi="Cambria Math" w:cs="Times New Roman"/>
                <w:i/>
                <w:sz w:val="24"/>
                <w:szCs w:val="24"/>
              </w:rPr>
            </m:ctrlPr>
          </m:dPr>
          <m:e>
            <m:r>
              <w:rPr>
                <w:rFonts w:ascii="Cambria Math" w:eastAsia="宋体" w:hAnsi="Cambria Math" w:cs="Times New Roman"/>
                <w:sz w:val="24"/>
                <w:szCs w:val="24"/>
              </w:rPr>
              <m:t>r</m:t>
            </m:r>
          </m:e>
        </m:d>
      </m:oMath>
      <w:r w:rsidRPr="00277CE6">
        <w:rPr>
          <w:rFonts w:ascii="Times New Roman" w:eastAsia="宋体" w:hAnsi="Times New Roman" w:cs="Times New Roman"/>
          <w:sz w:val="24"/>
          <w:szCs w:val="24"/>
        </w:rPr>
        <w:t>，其中</w:t>
      </w:r>
      <m:oMath>
        <m:r>
          <w:rPr>
            <w:rFonts w:ascii="Cambria Math" w:eastAsia="宋体" w:hAnsi="Cambria Math" w:cs="Times New Roman"/>
            <w:sz w:val="24"/>
            <w:szCs w:val="24"/>
          </w:rPr>
          <m:t>r</m:t>
        </m:r>
      </m:oMath>
      <w:r w:rsidRPr="00277CE6">
        <w:rPr>
          <w:rFonts w:ascii="Times New Roman" w:eastAsia="宋体" w:hAnsi="Times New Roman" w:cs="Times New Roman"/>
          <w:sz w:val="24"/>
          <w:szCs w:val="24"/>
        </w:rPr>
        <w:t>为微观状态的坐标。</w:t>
      </w:r>
    </w:p>
    <w:p w14:paraId="02D78FB8" w14:textId="25237842" w:rsidR="00A41D14" w:rsidRPr="00277CE6" w:rsidRDefault="00A41D14" w:rsidP="00A41D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随着计算机技术的</w:t>
      </w:r>
      <w:r w:rsidR="003D0894" w:rsidRPr="00277CE6">
        <w:rPr>
          <w:rFonts w:ascii="Times New Roman" w:eastAsia="宋体" w:hAnsi="Times New Roman" w:cs="Times New Roman"/>
          <w:sz w:val="24"/>
          <w:szCs w:val="24"/>
        </w:rPr>
        <w:t>进步</w:t>
      </w:r>
      <w:r w:rsidRPr="00277CE6">
        <w:rPr>
          <w:rFonts w:ascii="Times New Roman" w:eastAsia="宋体" w:hAnsi="Times New Roman" w:cs="Times New Roman"/>
          <w:sz w:val="24"/>
          <w:szCs w:val="24"/>
        </w:rPr>
        <w:t>，人工智能（</w:t>
      </w:r>
      <w:r w:rsidRPr="00277CE6">
        <w:rPr>
          <w:rFonts w:ascii="Times New Roman" w:eastAsia="宋体" w:hAnsi="Times New Roman" w:cs="Times New Roman"/>
          <w:sz w:val="24"/>
          <w:szCs w:val="24"/>
        </w:rPr>
        <w:t>Artificial Intelligence, AI</w:t>
      </w:r>
      <w:r w:rsidRPr="00277CE6">
        <w:rPr>
          <w:rFonts w:ascii="Times New Roman" w:eastAsia="宋体" w:hAnsi="Times New Roman" w:cs="Times New Roman"/>
          <w:sz w:val="24"/>
          <w:szCs w:val="24"/>
        </w:rPr>
        <w:t>）</w:t>
      </w:r>
      <w:r w:rsidR="00F7642B" w:rsidRPr="00277CE6">
        <w:rPr>
          <w:rFonts w:ascii="Times New Roman" w:eastAsia="宋体" w:hAnsi="Times New Roman" w:cs="Times New Roman"/>
          <w:sz w:val="24"/>
          <w:szCs w:val="24"/>
        </w:rPr>
        <w:t>技术和深度神经网络（</w:t>
      </w:r>
      <w:r w:rsidR="00F7642B" w:rsidRPr="00277CE6">
        <w:rPr>
          <w:rFonts w:ascii="Times New Roman" w:eastAsia="宋体" w:hAnsi="Times New Roman" w:cs="Times New Roman"/>
          <w:sz w:val="24"/>
          <w:szCs w:val="24"/>
        </w:rPr>
        <w:t>Deep Neural Network, DNN</w:t>
      </w:r>
      <w:r w:rsidR="00F7642B" w:rsidRPr="00277CE6">
        <w:rPr>
          <w:rFonts w:ascii="Times New Roman" w:eastAsia="宋体" w:hAnsi="Times New Roman" w:cs="Times New Roman"/>
          <w:sz w:val="24"/>
          <w:szCs w:val="24"/>
        </w:rPr>
        <w:t>）的发展</w:t>
      </w:r>
      <w:r w:rsidR="003D0894" w:rsidRPr="00277CE6">
        <w:rPr>
          <w:rFonts w:ascii="Times New Roman" w:eastAsia="宋体" w:hAnsi="Times New Roman" w:cs="Times New Roman"/>
          <w:sz w:val="24"/>
          <w:szCs w:val="24"/>
        </w:rPr>
        <w:t>为蛋白质计算设计的能量函数拟合和</w:t>
      </w:r>
      <w:r w:rsidR="002C7FFA" w:rsidRPr="00277CE6">
        <w:rPr>
          <w:rFonts w:ascii="Times New Roman" w:eastAsia="宋体" w:hAnsi="Times New Roman" w:cs="Times New Roman"/>
          <w:sz w:val="24"/>
          <w:szCs w:val="24"/>
        </w:rPr>
        <w:t>能量优化过程</w:t>
      </w:r>
      <w:r w:rsidR="003D0894" w:rsidRPr="00277CE6">
        <w:rPr>
          <w:rFonts w:ascii="Times New Roman" w:eastAsia="宋体" w:hAnsi="Times New Roman" w:cs="Times New Roman"/>
          <w:sz w:val="24"/>
          <w:szCs w:val="24"/>
        </w:rPr>
        <w:t>提供了全新的途径</w:t>
      </w:r>
      <w:r w:rsidR="002C7FFA"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例如，</w:t>
      </w:r>
      <w:r w:rsidR="000D5B7D" w:rsidRPr="00277CE6">
        <w:rPr>
          <w:rFonts w:ascii="Times New Roman" w:eastAsia="宋体" w:hAnsi="Times New Roman" w:cs="Times New Roman"/>
          <w:sz w:val="24"/>
          <w:szCs w:val="24"/>
        </w:rPr>
        <w:t>Huang</w:t>
      </w:r>
      <w:r w:rsidR="00D435BD" w:rsidRPr="00277CE6">
        <w:rPr>
          <w:rFonts w:ascii="Times New Roman" w:eastAsia="宋体" w:hAnsi="Times New Roman" w:cs="Times New Roman"/>
          <w:sz w:val="24"/>
          <w:szCs w:val="24"/>
        </w:rPr>
        <w:t>等</w:t>
      </w:r>
      <w:r w:rsidR="00D435BD" w:rsidRPr="00277CE6">
        <w:rPr>
          <w:rFonts w:ascii="Times New Roman" w:eastAsia="宋体" w:hAnsi="Times New Roman" w:cs="Times New Roman"/>
          <w:sz w:val="24"/>
          <w:szCs w:val="24"/>
        </w:rPr>
        <w:fldChar w:fldCharType="begin"/>
      </w:r>
      <w:r w:rsidR="00D435BD" w:rsidRPr="00277CE6">
        <w:rPr>
          <w:rFonts w:ascii="Times New Roman" w:eastAsia="宋体" w:hAnsi="Times New Roman" w:cs="Times New Roman"/>
          <w:sz w:val="24"/>
          <w:szCs w:val="24"/>
        </w:rPr>
        <w:instrText xml:space="preserve"> ADDIN ZOTERO_ITEM CSL_CITATION {"citationID":"qXaLnZVL","properties":{"formattedCitation":"\\super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D435BD" w:rsidRPr="00277CE6">
        <w:rPr>
          <w:rFonts w:ascii="Times New Roman" w:eastAsia="宋体" w:hAnsi="Times New Roman" w:cs="Times New Roman"/>
          <w:sz w:val="24"/>
          <w:szCs w:val="24"/>
        </w:rPr>
        <w:fldChar w:fldCharType="separate"/>
      </w:r>
      <w:r w:rsidR="00D435BD" w:rsidRPr="00277CE6">
        <w:rPr>
          <w:rFonts w:ascii="Times New Roman" w:hAnsi="Times New Roman" w:cs="Times New Roman"/>
          <w:kern w:val="0"/>
          <w:sz w:val="24"/>
          <w:szCs w:val="24"/>
          <w:vertAlign w:val="superscript"/>
        </w:rPr>
        <w:t>9</w:t>
      </w:r>
      <w:r w:rsidR="00D435BD" w:rsidRPr="00277CE6">
        <w:rPr>
          <w:rFonts w:ascii="Times New Roman" w:eastAsia="宋体" w:hAnsi="Times New Roman" w:cs="Times New Roman"/>
          <w:sz w:val="24"/>
          <w:szCs w:val="24"/>
        </w:rPr>
        <w:fldChar w:fldCharType="end"/>
      </w:r>
      <w:r w:rsidR="00D435BD" w:rsidRPr="00277CE6">
        <w:rPr>
          <w:rFonts w:ascii="Times New Roman" w:eastAsia="宋体" w:hAnsi="Times New Roman" w:cs="Times New Roman"/>
          <w:sz w:val="24"/>
          <w:szCs w:val="24"/>
        </w:rPr>
        <w:t>提出的</w:t>
      </w:r>
      <w:r w:rsidR="00D435BD" w:rsidRPr="00277CE6">
        <w:rPr>
          <w:rFonts w:ascii="Times New Roman" w:eastAsia="宋体" w:hAnsi="Times New Roman" w:cs="Times New Roman"/>
          <w:sz w:val="24"/>
          <w:szCs w:val="24"/>
        </w:rPr>
        <w:t>SCUBA</w:t>
      </w:r>
      <w:r w:rsidR="00D435BD" w:rsidRPr="00277CE6">
        <w:rPr>
          <w:rFonts w:ascii="Times New Roman" w:eastAsia="宋体" w:hAnsi="Times New Roman" w:cs="Times New Roman"/>
          <w:sz w:val="24"/>
          <w:szCs w:val="24"/>
        </w:rPr>
        <w:t>（</w:t>
      </w:r>
      <w:r w:rsidR="00D435BD" w:rsidRPr="00277CE6">
        <w:rPr>
          <w:rFonts w:ascii="Times New Roman" w:eastAsia="宋体" w:hAnsi="Times New Roman" w:cs="Times New Roman"/>
          <w:sz w:val="24"/>
          <w:szCs w:val="24"/>
        </w:rPr>
        <w:t>Side Chain Unspecialized Backbone Arrangement</w:t>
      </w:r>
      <w:r w:rsidR="00D435BD" w:rsidRPr="00277CE6">
        <w:rPr>
          <w:rFonts w:ascii="Times New Roman" w:eastAsia="宋体" w:hAnsi="Times New Roman" w:cs="Times New Roman"/>
          <w:sz w:val="24"/>
          <w:szCs w:val="24"/>
        </w:rPr>
        <w:t>）模型使用神经网络对</w:t>
      </w:r>
      <w:r w:rsidR="004C4FCB" w:rsidRPr="00277CE6">
        <w:rPr>
          <w:rFonts w:ascii="Times New Roman" w:eastAsia="宋体" w:hAnsi="Times New Roman" w:cs="Times New Roman"/>
          <w:sz w:val="24"/>
          <w:szCs w:val="24"/>
        </w:rPr>
        <w:t>各能量项进行拟合，</w:t>
      </w:r>
      <w:r w:rsidR="00E90D20" w:rsidRPr="00277CE6">
        <w:rPr>
          <w:rFonts w:ascii="Times New Roman" w:eastAsia="宋体" w:hAnsi="Times New Roman" w:cs="Times New Roman"/>
          <w:sz w:val="24"/>
          <w:szCs w:val="24"/>
        </w:rPr>
        <w:t>高效率</w:t>
      </w:r>
      <w:r w:rsidR="00465DBE" w:rsidRPr="00277CE6">
        <w:rPr>
          <w:rFonts w:ascii="Times New Roman" w:eastAsia="宋体" w:hAnsi="Times New Roman" w:cs="Times New Roman"/>
          <w:sz w:val="24"/>
          <w:szCs w:val="24"/>
        </w:rPr>
        <w:t>地</w:t>
      </w:r>
      <w:r w:rsidR="006F6B43" w:rsidRPr="00277CE6">
        <w:rPr>
          <w:rFonts w:ascii="Times New Roman" w:eastAsia="宋体" w:hAnsi="Times New Roman" w:cs="Times New Roman"/>
          <w:sz w:val="24"/>
          <w:szCs w:val="24"/>
        </w:rPr>
        <w:t>实现</w:t>
      </w:r>
      <w:r w:rsidR="00F50BFA" w:rsidRPr="00277CE6">
        <w:rPr>
          <w:rFonts w:ascii="Times New Roman" w:eastAsia="宋体" w:hAnsi="Times New Roman" w:cs="Times New Roman"/>
          <w:sz w:val="24"/>
          <w:szCs w:val="24"/>
        </w:rPr>
        <w:t>了</w:t>
      </w:r>
      <w:r w:rsidR="00E90D20" w:rsidRPr="00277CE6">
        <w:rPr>
          <w:rFonts w:ascii="Times New Roman" w:eastAsia="宋体" w:hAnsi="Times New Roman" w:cs="Times New Roman"/>
          <w:sz w:val="24"/>
          <w:szCs w:val="24"/>
        </w:rPr>
        <w:t>较高</w:t>
      </w:r>
      <w:r w:rsidR="005C195A" w:rsidRPr="00277CE6">
        <w:rPr>
          <w:rFonts w:ascii="Times New Roman" w:eastAsia="宋体" w:hAnsi="Times New Roman" w:cs="Times New Roman"/>
          <w:sz w:val="24"/>
          <w:szCs w:val="24"/>
        </w:rPr>
        <w:t>的</w:t>
      </w:r>
      <w:r w:rsidR="00624C3F" w:rsidRPr="00277CE6">
        <w:rPr>
          <w:rFonts w:ascii="Times New Roman" w:eastAsia="宋体" w:hAnsi="Times New Roman" w:cs="Times New Roman"/>
          <w:sz w:val="24"/>
          <w:szCs w:val="24"/>
        </w:rPr>
        <w:t>拟合</w:t>
      </w:r>
      <w:r w:rsidR="004C4FCB" w:rsidRPr="00277CE6">
        <w:rPr>
          <w:rFonts w:ascii="Times New Roman" w:eastAsia="宋体" w:hAnsi="Times New Roman" w:cs="Times New Roman"/>
          <w:sz w:val="24"/>
          <w:szCs w:val="24"/>
        </w:rPr>
        <w:t>准确度</w:t>
      </w:r>
      <w:r w:rsidR="00E70049"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此外，</w:t>
      </w:r>
      <w:r w:rsidR="007B7276" w:rsidRPr="00277CE6">
        <w:rPr>
          <w:rFonts w:ascii="Times New Roman" w:eastAsia="宋体" w:hAnsi="Times New Roman" w:cs="Times New Roman"/>
          <w:sz w:val="24"/>
          <w:szCs w:val="24"/>
        </w:rPr>
        <w:t>借助</w:t>
      </w:r>
      <w:r w:rsidR="0080676F" w:rsidRPr="00277CE6">
        <w:rPr>
          <w:rFonts w:ascii="Times New Roman" w:eastAsia="宋体" w:hAnsi="Times New Roman" w:cs="Times New Roman"/>
          <w:sz w:val="24"/>
          <w:szCs w:val="24"/>
        </w:rPr>
        <w:t>神经网络</w:t>
      </w:r>
      <w:r w:rsidR="00214637" w:rsidRPr="00277CE6">
        <w:rPr>
          <w:rFonts w:ascii="Times New Roman" w:eastAsia="宋体" w:hAnsi="Times New Roman" w:cs="Times New Roman"/>
          <w:sz w:val="24"/>
          <w:szCs w:val="24"/>
        </w:rPr>
        <w:t>直接</w:t>
      </w:r>
      <w:r w:rsidR="0080676F" w:rsidRPr="00277CE6">
        <w:rPr>
          <w:rFonts w:ascii="Times New Roman" w:eastAsia="宋体" w:hAnsi="Times New Roman" w:cs="Times New Roman"/>
          <w:sz w:val="24"/>
          <w:szCs w:val="24"/>
        </w:rPr>
        <w:t>拟合可用于结构优化的梯度场（</w:t>
      </w:r>
      <w:r w:rsidR="0080676F" w:rsidRPr="00277CE6">
        <w:rPr>
          <w:rFonts w:ascii="Times New Roman" w:eastAsia="宋体" w:hAnsi="Times New Roman" w:cs="Times New Roman"/>
          <w:sz w:val="24"/>
          <w:szCs w:val="24"/>
        </w:rPr>
        <w:t>Gradient Field</w:t>
      </w:r>
      <w:r w:rsidR="0080676F" w:rsidRPr="00277CE6">
        <w:rPr>
          <w:rFonts w:ascii="Times New Roman" w:eastAsia="宋体" w:hAnsi="Times New Roman" w:cs="Times New Roman"/>
          <w:sz w:val="24"/>
          <w:szCs w:val="24"/>
        </w:rPr>
        <w:t>）也是当下</w:t>
      </w:r>
      <w:r w:rsidR="00246362" w:rsidRPr="00277CE6">
        <w:rPr>
          <w:rFonts w:ascii="Times New Roman" w:eastAsia="宋体" w:hAnsi="Times New Roman" w:cs="Times New Roman"/>
          <w:sz w:val="24"/>
          <w:szCs w:val="24"/>
        </w:rPr>
        <w:t>化学信息学</w:t>
      </w:r>
      <w:r w:rsidR="0080676F" w:rsidRPr="00277CE6">
        <w:rPr>
          <w:rFonts w:ascii="Times New Roman" w:eastAsia="宋体" w:hAnsi="Times New Roman" w:cs="Times New Roman"/>
          <w:sz w:val="24"/>
          <w:szCs w:val="24"/>
        </w:rPr>
        <w:t>领域的热点</w:t>
      </w:r>
      <w:r w:rsidR="001D20A5" w:rsidRPr="00277CE6">
        <w:rPr>
          <w:rFonts w:ascii="Times New Roman" w:eastAsia="宋体" w:hAnsi="Times New Roman" w:cs="Times New Roman"/>
          <w:sz w:val="24"/>
          <w:szCs w:val="24"/>
        </w:rPr>
        <w:t>课题</w:t>
      </w:r>
      <w:r w:rsidR="0080676F" w:rsidRPr="00277CE6">
        <w:rPr>
          <w:rFonts w:ascii="Times New Roman" w:eastAsia="宋体" w:hAnsi="Times New Roman" w:cs="Times New Roman"/>
          <w:sz w:val="24"/>
          <w:szCs w:val="24"/>
        </w:rPr>
        <w:t>，</w:t>
      </w:r>
      <w:r w:rsidR="00D27F3C" w:rsidRPr="00277CE6">
        <w:rPr>
          <w:rFonts w:ascii="Times New Roman" w:eastAsia="宋体" w:hAnsi="Times New Roman" w:cs="Times New Roman"/>
          <w:sz w:val="24"/>
          <w:szCs w:val="24"/>
        </w:rPr>
        <w:t>该方法对于蛋白质的结构优化具有重要的启发</w:t>
      </w:r>
      <w:r w:rsidR="00F7015C" w:rsidRPr="00277CE6">
        <w:rPr>
          <w:rFonts w:ascii="Times New Roman" w:eastAsia="宋体" w:hAnsi="Times New Roman" w:cs="Times New Roman"/>
          <w:sz w:val="24"/>
          <w:szCs w:val="24"/>
        </w:rPr>
        <w:t>意义</w:t>
      </w:r>
      <w:r w:rsidR="00D27F3C" w:rsidRPr="00277CE6">
        <w:rPr>
          <w:rFonts w:ascii="Times New Roman" w:eastAsia="宋体" w:hAnsi="Times New Roman" w:cs="Times New Roman"/>
          <w:sz w:val="24"/>
          <w:szCs w:val="24"/>
        </w:rPr>
        <w:t>，</w:t>
      </w:r>
      <w:r w:rsidR="0080676F" w:rsidRPr="00277CE6">
        <w:rPr>
          <w:rFonts w:ascii="Times New Roman" w:eastAsia="宋体" w:hAnsi="Times New Roman" w:cs="Times New Roman"/>
          <w:sz w:val="24"/>
          <w:szCs w:val="24"/>
        </w:rPr>
        <w:t>具体将在</w:t>
      </w:r>
      <w:r w:rsidR="00CA286F" w:rsidRPr="00277CE6">
        <w:rPr>
          <w:rFonts w:ascii="Times New Roman" w:eastAsia="宋体" w:hAnsi="Times New Roman" w:cs="Times New Roman"/>
          <w:sz w:val="24"/>
          <w:szCs w:val="24"/>
        </w:rPr>
        <w:t>本文</w:t>
      </w:r>
      <w:r w:rsidR="0080676F" w:rsidRPr="00277CE6">
        <w:rPr>
          <w:rFonts w:ascii="Times New Roman" w:eastAsia="宋体" w:hAnsi="Times New Roman" w:cs="Times New Roman"/>
          <w:sz w:val="24"/>
          <w:szCs w:val="24"/>
        </w:rPr>
        <w:t>1.3</w:t>
      </w:r>
      <w:r w:rsidR="0080676F" w:rsidRPr="00277CE6">
        <w:rPr>
          <w:rFonts w:ascii="Times New Roman" w:eastAsia="宋体" w:hAnsi="Times New Roman" w:cs="Times New Roman"/>
          <w:sz w:val="24"/>
          <w:szCs w:val="24"/>
        </w:rPr>
        <w:t>节</w:t>
      </w:r>
      <w:r w:rsidR="002D529B" w:rsidRPr="00277CE6">
        <w:rPr>
          <w:rFonts w:ascii="Times New Roman" w:eastAsia="宋体" w:hAnsi="Times New Roman" w:cs="Times New Roman"/>
          <w:sz w:val="24"/>
          <w:szCs w:val="24"/>
        </w:rPr>
        <w:t>进行</w:t>
      </w:r>
      <w:r w:rsidR="0080676F" w:rsidRPr="00277CE6">
        <w:rPr>
          <w:rFonts w:ascii="Times New Roman" w:eastAsia="宋体" w:hAnsi="Times New Roman" w:cs="Times New Roman"/>
          <w:sz w:val="24"/>
          <w:szCs w:val="24"/>
        </w:rPr>
        <w:t>介绍</w:t>
      </w:r>
      <w:r w:rsidR="002D529B" w:rsidRPr="00277CE6">
        <w:rPr>
          <w:rFonts w:ascii="Times New Roman" w:eastAsia="宋体" w:hAnsi="Times New Roman" w:cs="Times New Roman"/>
          <w:sz w:val="24"/>
          <w:szCs w:val="24"/>
        </w:rPr>
        <w:t>。</w:t>
      </w:r>
    </w:p>
    <w:p w14:paraId="380BBE22" w14:textId="0BF2BA00" w:rsidR="006F696E" w:rsidRPr="00277CE6" w:rsidRDefault="00C61FD3" w:rsidP="006F696E">
      <w:pPr>
        <w:pStyle w:val="Heading2"/>
        <w:rPr>
          <w:rFonts w:eastAsiaTheme="minorEastAsia" w:cs="Times New Roman"/>
          <w:sz w:val="28"/>
          <w:szCs w:val="28"/>
        </w:rPr>
      </w:pPr>
      <w:bookmarkStart w:id="60" w:name="_Toc104787974"/>
      <w:r w:rsidRPr="00277CE6">
        <w:rPr>
          <w:rFonts w:eastAsiaTheme="minorEastAsia" w:cs="Times New Roman"/>
          <w:sz w:val="28"/>
          <w:szCs w:val="28"/>
        </w:rPr>
        <w:t>1.</w:t>
      </w:r>
      <w:r w:rsidR="00634CFE" w:rsidRPr="00277CE6">
        <w:rPr>
          <w:rFonts w:eastAsiaTheme="minorEastAsia" w:cs="Times New Roman"/>
          <w:sz w:val="28"/>
          <w:szCs w:val="28"/>
        </w:rPr>
        <w:t>2</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641F2F" w:rsidRPr="00277CE6">
        <w:rPr>
          <w:rFonts w:eastAsiaTheme="minorEastAsia" w:cs="Times New Roman"/>
          <w:sz w:val="28"/>
          <w:szCs w:val="28"/>
        </w:rPr>
        <w:t>侧链无关的蛋白质</w:t>
      </w:r>
      <w:r w:rsidR="005F1628" w:rsidRPr="00277CE6">
        <w:rPr>
          <w:rFonts w:eastAsiaTheme="minorEastAsia" w:cs="Times New Roman"/>
          <w:sz w:val="28"/>
          <w:szCs w:val="28"/>
        </w:rPr>
        <w:t>主链</w:t>
      </w:r>
      <w:r w:rsidR="00EA2E6C" w:rsidRPr="00277CE6">
        <w:rPr>
          <w:rFonts w:eastAsiaTheme="minorEastAsia" w:cs="Times New Roman"/>
          <w:sz w:val="28"/>
          <w:szCs w:val="28"/>
        </w:rPr>
        <w:t>优化</w:t>
      </w:r>
      <w:bookmarkEnd w:id="60"/>
      <w:r w:rsidRPr="00277CE6">
        <w:rPr>
          <w:rFonts w:eastAsiaTheme="minorEastAsia" w:cs="Times New Roman"/>
          <w:sz w:val="28"/>
          <w:szCs w:val="28"/>
        </w:rPr>
        <w:fldChar w:fldCharType="end"/>
      </w:r>
    </w:p>
    <w:p w14:paraId="79D6538F" w14:textId="77777777" w:rsidR="0029386C" w:rsidRPr="00277CE6" w:rsidRDefault="0029386C" w:rsidP="0029386C">
      <w:pPr>
        <w:rPr>
          <w:rFonts w:ascii="Times New Roman" w:hAnsi="Times New Roman" w:cs="Times New Roman"/>
        </w:rPr>
      </w:pPr>
    </w:p>
    <w:p w14:paraId="5E668032" w14:textId="77777777" w:rsidR="0029386C" w:rsidRPr="00277CE6" w:rsidRDefault="0029386C" w:rsidP="0029386C">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1647112" wp14:editId="4F03A40D">
            <wp:extent cx="4513990" cy="2990850"/>
            <wp:effectExtent l="0" t="0" r="1270" b="0"/>
            <wp:docPr id="5" name="图片 5" descr="C:\Users\22102\AppData\Local\Temp\WeChat Files\6c9a2a8a6cc1279f2c5fd1a5c8bb1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6c9a2a8a6cc1279f2c5fd1a5c8bb14b.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705"/>
                    <a:stretch/>
                  </pic:blipFill>
                  <pic:spPr bwMode="auto">
                    <a:xfrm>
                      <a:off x="0" y="0"/>
                      <a:ext cx="451399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1D50D768" w14:textId="77777777" w:rsidR="0029386C" w:rsidRPr="00277CE6" w:rsidRDefault="0029386C" w:rsidP="0029386C">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1.3 </w:t>
      </w:r>
      <w:r w:rsidRPr="00277CE6">
        <w:rPr>
          <w:rFonts w:ascii="Times New Roman" w:eastAsia="宋体" w:hAnsi="Times New Roman" w:cs="Times New Roman"/>
        </w:rPr>
        <w:t>侧链相关与侧链无关的蛋白质能量景观的对应关系</w:t>
      </w:r>
      <w:r w:rsidRPr="00277CE6">
        <w:rPr>
          <w:rFonts w:ascii="Times New Roman" w:eastAsia="宋体" w:hAnsi="Times New Roman" w:cs="Times New Roman"/>
        </w:rPr>
        <w:fldChar w:fldCharType="begin"/>
      </w:r>
      <w:r w:rsidRPr="00277CE6">
        <w:rPr>
          <w:rFonts w:ascii="Times New Roman" w:eastAsia="宋体" w:hAnsi="Times New Roman" w:cs="Times New Roman"/>
        </w:rPr>
        <w:instrText xml:space="preserve"> ADDIN ZOTERO_ITEM CSL_CITATION {"citationID":"BhE53Oqk","properties":{"formattedCitation":"\\super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rPr>
        <w:fldChar w:fldCharType="separate"/>
      </w:r>
      <w:r w:rsidRPr="00277CE6">
        <w:rPr>
          <w:rFonts w:ascii="Times New Roman" w:hAnsi="Times New Roman" w:cs="Times New Roman"/>
          <w:kern w:val="0"/>
          <w:szCs w:val="24"/>
          <w:vertAlign w:val="superscript"/>
        </w:rPr>
        <w:t>9</w:t>
      </w:r>
      <w:r w:rsidRPr="00277CE6">
        <w:rPr>
          <w:rFonts w:ascii="Times New Roman" w:eastAsia="宋体" w:hAnsi="Times New Roman" w:cs="Times New Roman"/>
        </w:rPr>
        <w:fldChar w:fldCharType="end"/>
      </w:r>
    </w:p>
    <w:p w14:paraId="6FEFD25F" w14:textId="77777777" w:rsidR="0029386C" w:rsidRPr="00277CE6" w:rsidRDefault="0029386C" w:rsidP="0029386C">
      <w:pPr>
        <w:rPr>
          <w:rFonts w:ascii="Times New Roman" w:hAnsi="Times New Roman" w:cs="Times New Roman"/>
        </w:rPr>
      </w:pPr>
    </w:p>
    <w:p w14:paraId="244D7F52" w14:textId="2680D9F8" w:rsidR="00296239" w:rsidRPr="00277CE6" w:rsidRDefault="005F0CD4" w:rsidP="0029386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在蛋白质</w:t>
      </w:r>
      <w:r w:rsidR="00186DFB" w:rsidRPr="00277CE6">
        <w:rPr>
          <w:rFonts w:ascii="Times New Roman" w:eastAsia="宋体" w:hAnsi="Times New Roman" w:cs="Times New Roman"/>
          <w:sz w:val="24"/>
          <w:szCs w:val="24"/>
        </w:rPr>
        <w:t>计算</w:t>
      </w:r>
      <w:r w:rsidRPr="00277CE6">
        <w:rPr>
          <w:rFonts w:ascii="Times New Roman" w:eastAsia="宋体" w:hAnsi="Times New Roman" w:cs="Times New Roman"/>
          <w:sz w:val="24"/>
          <w:szCs w:val="24"/>
        </w:rPr>
        <w:t>设计</w:t>
      </w:r>
      <w:r w:rsidR="006A1A3D" w:rsidRPr="00277CE6">
        <w:rPr>
          <w:rFonts w:ascii="Times New Roman" w:eastAsia="宋体" w:hAnsi="Times New Roman" w:cs="Times New Roman"/>
          <w:sz w:val="24"/>
          <w:szCs w:val="24"/>
        </w:rPr>
        <w:t>的</w:t>
      </w:r>
      <w:r w:rsidR="00D56474" w:rsidRPr="00277CE6">
        <w:rPr>
          <w:rFonts w:ascii="Times New Roman" w:eastAsia="宋体" w:hAnsi="Times New Roman" w:cs="Times New Roman"/>
          <w:sz w:val="24"/>
          <w:szCs w:val="24"/>
        </w:rPr>
        <w:t>过程</w:t>
      </w:r>
      <w:r w:rsidRPr="00277CE6">
        <w:rPr>
          <w:rFonts w:ascii="Times New Roman" w:eastAsia="宋体" w:hAnsi="Times New Roman" w:cs="Times New Roman"/>
          <w:sz w:val="24"/>
          <w:szCs w:val="24"/>
        </w:rPr>
        <w:t>中，</w:t>
      </w:r>
      <w:r w:rsidR="00056921" w:rsidRPr="00277CE6">
        <w:rPr>
          <w:rFonts w:ascii="Times New Roman" w:eastAsia="宋体" w:hAnsi="Times New Roman" w:cs="Times New Roman"/>
          <w:sz w:val="24"/>
          <w:szCs w:val="24"/>
        </w:rPr>
        <w:t>主链结构的优化具有</w:t>
      </w:r>
      <w:r w:rsidR="00DD6688" w:rsidRPr="00277CE6">
        <w:rPr>
          <w:rFonts w:ascii="Times New Roman" w:eastAsia="宋体" w:hAnsi="Times New Roman" w:cs="Times New Roman"/>
          <w:sz w:val="24"/>
          <w:szCs w:val="24"/>
        </w:rPr>
        <w:t>重要</w:t>
      </w:r>
      <w:r w:rsidR="00AC1844" w:rsidRPr="00277CE6">
        <w:rPr>
          <w:rFonts w:ascii="Times New Roman" w:eastAsia="宋体" w:hAnsi="Times New Roman" w:cs="Times New Roman"/>
          <w:sz w:val="24"/>
          <w:szCs w:val="24"/>
        </w:rPr>
        <w:t>的</w:t>
      </w:r>
      <w:r w:rsidR="00DD6688" w:rsidRPr="00277CE6">
        <w:rPr>
          <w:rFonts w:ascii="Times New Roman" w:eastAsia="宋体" w:hAnsi="Times New Roman" w:cs="Times New Roman"/>
          <w:sz w:val="24"/>
          <w:szCs w:val="24"/>
        </w:rPr>
        <w:t>意义。</w:t>
      </w:r>
      <w:r w:rsidR="00573F5A" w:rsidRPr="00277CE6">
        <w:rPr>
          <w:rFonts w:ascii="Times New Roman" w:eastAsia="宋体" w:hAnsi="Times New Roman" w:cs="Times New Roman"/>
          <w:sz w:val="24"/>
          <w:szCs w:val="24"/>
        </w:rPr>
        <w:t>具体地，</w:t>
      </w:r>
      <w:r w:rsidR="00D74FA8" w:rsidRPr="00277CE6">
        <w:rPr>
          <w:rFonts w:ascii="Times New Roman" w:eastAsia="宋体" w:hAnsi="Times New Roman" w:cs="Times New Roman"/>
          <w:sz w:val="24"/>
          <w:szCs w:val="24"/>
        </w:rPr>
        <w:t>在蛋白质主链</w:t>
      </w:r>
      <w:r w:rsidR="00B04266" w:rsidRPr="00277CE6">
        <w:rPr>
          <w:rFonts w:ascii="Times New Roman" w:eastAsia="宋体" w:hAnsi="Times New Roman" w:cs="Times New Roman"/>
          <w:sz w:val="24"/>
          <w:szCs w:val="24"/>
        </w:rPr>
        <w:t>构象空间中，只有</w:t>
      </w:r>
      <w:r w:rsidR="002940AC" w:rsidRPr="00277CE6">
        <w:rPr>
          <w:rFonts w:ascii="Times New Roman" w:eastAsia="宋体" w:hAnsi="Times New Roman" w:cs="Times New Roman"/>
          <w:sz w:val="24"/>
          <w:szCs w:val="24"/>
        </w:rPr>
        <w:t>占比极小的构象</w:t>
      </w:r>
      <w:r w:rsidR="000803E6" w:rsidRPr="00277CE6">
        <w:rPr>
          <w:rFonts w:ascii="Times New Roman" w:eastAsia="宋体" w:hAnsi="Times New Roman" w:cs="Times New Roman"/>
          <w:sz w:val="24"/>
          <w:szCs w:val="24"/>
        </w:rPr>
        <w:t>具有相对较高的可设计性（</w:t>
      </w:r>
      <w:r w:rsidR="000803E6" w:rsidRPr="00277CE6">
        <w:rPr>
          <w:rFonts w:ascii="Times New Roman" w:eastAsia="宋体" w:hAnsi="Times New Roman" w:cs="Times New Roman"/>
          <w:sz w:val="24"/>
          <w:szCs w:val="24"/>
        </w:rPr>
        <w:t>Designability</w:t>
      </w:r>
      <w:r w:rsidR="000803E6" w:rsidRPr="00277CE6">
        <w:rPr>
          <w:rFonts w:ascii="Times New Roman" w:eastAsia="宋体" w:hAnsi="Times New Roman" w:cs="Times New Roman"/>
          <w:sz w:val="24"/>
          <w:szCs w:val="24"/>
        </w:rPr>
        <w:t>），即</w:t>
      </w:r>
      <w:r w:rsidR="0050549D" w:rsidRPr="00277CE6">
        <w:rPr>
          <w:rFonts w:ascii="Times New Roman" w:eastAsia="宋体" w:hAnsi="Times New Roman" w:cs="Times New Roman"/>
          <w:sz w:val="24"/>
          <w:szCs w:val="24"/>
        </w:rPr>
        <w:t>存在氨基酸序列能够自发</w:t>
      </w:r>
      <w:r w:rsidR="00241001" w:rsidRPr="00277CE6">
        <w:rPr>
          <w:rFonts w:ascii="Times New Roman" w:eastAsia="宋体" w:hAnsi="Times New Roman" w:cs="Times New Roman"/>
          <w:sz w:val="24"/>
          <w:szCs w:val="24"/>
        </w:rPr>
        <w:t>稳定</w:t>
      </w:r>
      <w:r w:rsidR="0050549D" w:rsidRPr="00277CE6">
        <w:rPr>
          <w:rFonts w:ascii="Times New Roman" w:eastAsia="宋体" w:hAnsi="Times New Roman" w:cs="Times New Roman"/>
          <w:sz w:val="24"/>
          <w:szCs w:val="24"/>
        </w:rPr>
        <w:t>地折叠成</w:t>
      </w:r>
      <w:r w:rsidR="00BF27C9" w:rsidRPr="00277CE6">
        <w:rPr>
          <w:rFonts w:ascii="Times New Roman" w:eastAsia="宋体" w:hAnsi="Times New Roman" w:cs="Times New Roman"/>
          <w:sz w:val="24"/>
          <w:szCs w:val="24"/>
        </w:rPr>
        <w:t>所需</w:t>
      </w:r>
      <w:r w:rsidR="00E937E8" w:rsidRPr="00277CE6">
        <w:rPr>
          <w:rFonts w:ascii="Times New Roman" w:eastAsia="宋体" w:hAnsi="Times New Roman" w:cs="Times New Roman"/>
          <w:sz w:val="24"/>
          <w:szCs w:val="24"/>
        </w:rPr>
        <w:t>的蛋白质结构</w:t>
      </w:r>
      <w:r w:rsidR="000D5B7D" w:rsidRPr="00277CE6">
        <w:rPr>
          <w:rFonts w:ascii="Times New Roman" w:eastAsia="宋体" w:hAnsi="Times New Roman" w:cs="Times New Roman"/>
          <w:sz w:val="24"/>
          <w:szCs w:val="24"/>
        </w:rPr>
        <w:t>。</w:t>
      </w:r>
      <w:r w:rsidR="0058000B" w:rsidRPr="00277CE6">
        <w:rPr>
          <w:rFonts w:ascii="Times New Roman" w:eastAsia="宋体" w:hAnsi="Times New Roman" w:cs="Times New Roman"/>
          <w:sz w:val="24"/>
          <w:szCs w:val="24"/>
        </w:rPr>
        <w:t>H</w:t>
      </w:r>
      <w:r w:rsidR="007852A0" w:rsidRPr="00277CE6">
        <w:rPr>
          <w:rFonts w:ascii="Times New Roman" w:eastAsia="宋体" w:hAnsi="Times New Roman" w:cs="Times New Roman"/>
          <w:sz w:val="24"/>
          <w:szCs w:val="24"/>
        </w:rPr>
        <w:t>oang</w:t>
      </w:r>
      <w:r w:rsidR="0058000B" w:rsidRPr="00277CE6">
        <w:rPr>
          <w:rFonts w:ascii="Times New Roman" w:eastAsia="宋体" w:hAnsi="Times New Roman" w:cs="Times New Roman"/>
          <w:sz w:val="24"/>
          <w:szCs w:val="24"/>
        </w:rPr>
        <w:t>等</w:t>
      </w:r>
      <w:r w:rsidR="007852A0"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{"citationID":"nDWv7jbs","properties":{"formattedCitation":"\\super 10\\nosupersub{}","plainCitation":"10","noteIndex":0},"citationItems":[{"id":244,"uris":["http://zotero.org/users/9340884/items/7JLV5N75"],"itemData":{"id":244,"type":"article-journal","container-title":"Proceedings of the National Academy of Sciences","DOI":"10.1073/pnas.0402525101","issue":"21","note":"publisher: Proceedings of the National Academy of Sciences","page":"7960-7964","source":"pnas.org (Atypon)","title":"Geometry and symmetry presculpt the free-energy landscape of proteins","volume":"101","author":[{"family":"Hoang","given":"Trinh Xuan"},{"family":"Trovato","given":"Antonio"},{"family":"Seno","given":"Flavio"},{"family":"Banavar","given":"Jayanth R."},{"family":"Maritan","given":"Amos"}],"issued":{"date-parts":[["2004",5,25]]}}}],"schema":"https://github.com/citation-style-language/schema/raw/master/csl-citation.json"} </w:instrText>
      </w:r>
      <w:r w:rsidR="007852A0"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10</w:t>
      </w:r>
      <w:r w:rsidR="007852A0" w:rsidRPr="00277CE6">
        <w:rPr>
          <w:rFonts w:ascii="Times New Roman" w:eastAsia="宋体" w:hAnsi="Times New Roman" w:cs="Times New Roman"/>
          <w:sz w:val="24"/>
          <w:szCs w:val="24"/>
        </w:rPr>
        <w:fldChar w:fldCharType="end"/>
      </w:r>
      <w:r w:rsidR="00E6460B" w:rsidRPr="00277CE6">
        <w:rPr>
          <w:rFonts w:ascii="Times New Roman" w:eastAsia="宋体" w:hAnsi="Times New Roman" w:cs="Times New Roman"/>
          <w:sz w:val="24"/>
          <w:szCs w:val="24"/>
        </w:rPr>
        <w:t>的研究表明，</w:t>
      </w:r>
      <w:r w:rsidR="007852A0" w:rsidRPr="00277CE6">
        <w:rPr>
          <w:rFonts w:ascii="Times New Roman" w:eastAsia="宋体" w:hAnsi="Times New Roman" w:cs="Times New Roman"/>
          <w:sz w:val="24"/>
          <w:szCs w:val="24"/>
        </w:rPr>
        <w:t>侧链独立（</w:t>
      </w:r>
      <w:r w:rsidR="007852A0" w:rsidRPr="00277CE6">
        <w:rPr>
          <w:rFonts w:ascii="Times New Roman" w:eastAsia="宋体" w:hAnsi="Times New Roman" w:cs="Times New Roman"/>
          <w:sz w:val="24"/>
          <w:szCs w:val="24"/>
        </w:rPr>
        <w:t>Side Chain-independent</w:t>
      </w:r>
      <w:r w:rsidR="007852A0" w:rsidRPr="00277CE6">
        <w:rPr>
          <w:rFonts w:ascii="Times New Roman" w:eastAsia="宋体" w:hAnsi="Times New Roman" w:cs="Times New Roman"/>
          <w:sz w:val="24"/>
          <w:szCs w:val="24"/>
        </w:rPr>
        <w:t>）或侧链类型不敏感（</w:t>
      </w:r>
      <w:r w:rsidR="007852A0" w:rsidRPr="00277CE6">
        <w:rPr>
          <w:rFonts w:ascii="Times New Roman" w:eastAsia="宋体" w:hAnsi="Times New Roman" w:cs="Times New Roman"/>
          <w:sz w:val="24"/>
          <w:szCs w:val="24"/>
        </w:rPr>
        <w:t>Side Chain Type-insensitive</w:t>
      </w:r>
      <w:r w:rsidR="007852A0" w:rsidRPr="00277CE6">
        <w:rPr>
          <w:rFonts w:ascii="Times New Roman" w:eastAsia="宋体" w:hAnsi="Times New Roman" w:cs="Times New Roman"/>
          <w:sz w:val="24"/>
          <w:szCs w:val="24"/>
        </w:rPr>
        <w:t>）的分子相互作用塑造了蛋白质的能量景观</w:t>
      </w:r>
      <w:r w:rsidR="004261E3" w:rsidRPr="00277CE6">
        <w:rPr>
          <w:rFonts w:ascii="Times New Roman" w:eastAsia="宋体" w:hAnsi="Times New Roman" w:cs="Times New Roman"/>
          <w:sz w:val="24"/>
          <w:szCs w:val="24"/>
        </w:rPr>
        <w:t>。</w:t>
      </w:r>
      <w:r w:rsidR="00BD08A1" w:rsidRPr="00277CE6">
        <w:rPr>
          <w:rFonts w:ascii="Times New Roman" w:eastAsia="宋体" w:hAnsi="Times New Roman" w:cs="Times New Roman"/>
          <w:sz w:val="24"/>
          <w:szCs w:val="24"/>
        </w:rPr>
        <w:t>具体地，如图</w:t>
      </w:r>
      <w:r w:rsidR="00BD08A1" w:rsidRPr="00277CE6">
        <w:rPr>
          <w:rFonts w:ascii="Times New Roman" w:eastAsia="宋体" w:hAnsi="Times New Roman" w:cs="Times New Roman"/>
          <w:sz w:val="24"/>
          <w:szCs w:val="24"/>
        </w:rPr>
        <w:t>1.3</w:t>
      </w:r>
      <w:r w:rsidR="00BD08A1" w:rsidRPr="00277CE6">
        <w:rPr>
          <w:rFonts w:ascii="Times New Roman" w:eastAsia="宋体" w:hAnsi="Times New Roman" w:cs="Times New Roman"/>
          <w:sz w:val="24"/>
          <w:szCs w:val="24"/>
        </w:rPr>
        <w:t>所示，</w:t>
      </w:r>
      <w:r w:rsidR="009D3B1A" w:rsidRPr="00277CE6">
        <w:rPr>
          <w:rFonts w:ascii="Times New Roman" w:eastAsia="宋体" w:hAnsi="Times New Roman" w:cs="Times New Roman"/>
          <w:sz w:val="24"/>
          <w:szCs w:val="24"/>
        </w:rPr>
        <w:t>侧链无关的</w:t>
      </w:r>
      <w:r w:rsidR="009A5A65" w:rsidRPr="00277CE6">
        <w:rPr>
          <w:rFonts w:ascii="Times New Roman" w:eastAsia="宋体" w:hAnsi="Times New Roman" w:cs="Times New Roman"/>
          <w:sz w:val="24"/>
          <w:szCs w:val="24"/>
        </w:rPr>
        <w:t>蛋白质能量景观（蓝色曲线）</w:t>
      </w:r>
      <w:r w:rsidR="00D3442F" w:rsidRPr="00277CE6">
        <w:rPr>
          <w:rFonts w:ascii="Times New Roman" w:eastAsia="宋体" w:hAnsi="Times New Roman" w:cs="Times New Roman"/>
          <w:sz w:val="24"/>
          <w:szCs w:val="24"/>
        </w:rPr>
        <w:t>的局部极小值</w:t>
      </w:r>
      <m:oMath>
        <m:r>
          <m:rPr>
            <m:sty m:val="p"/>
          </m:rPr>
          <w:rPr>
            <w:rFonts w:ascii="Cambria Math" w:eastAsia="宋体" w:hAnsi="Cambria Math" w:cs="Times New Roman"/>
            <w:sz w:val="24"/>
            <w:szCs w:val="24"/>
          </w:rPr>
          <m:t>L</m:t>
        </m:r>
      </m:oMath>
      <w:r w:rsidR="00D3442F" w:rsidRPr="00277CE6">
        <w:rPr>
          <w:rFonts w:ascii="Times New Roman" w:eastAsia="宋体" w:hAnsi="Times New Roman" w:cs="Times New Roman"/>
          <w:sz w:val="24"/>
          <w:szCs w:val="24"/>
        </w:rPr>
        <w:t>和</w:t>
      </w:r>
      <m:oMath>
        <m:r>
          <m:rPr>
            <m:sty m:val="p"/>
          </m:rPr>
          <w:rPr>
            <w:rFonts w:ascii="Cambria Math" w:eastAsia="宋体" w:hAnsi="Cambria Math" w:cs="Times New Roman"/>
            <w:sz w:val="24"/>
            <w:szCs w:val="24"/>
          </w:rPr>
          <m:t>M</m:t>
        </m:r>
      </m:oMath>
      <w:r w:rsidR="00D3442F" w:rsidRPr="00277CE6">
        <w:rPr>
          <w:rFonts w:ascii="Times New Roman" w:eastAsia="宋体" w:hAnsi="Times New Roman" w:cs="Times New Roman"/>
          <w:sz w:val="24"/>
          <w:szCs w:val="24"/>
        </w:rPr>
        <w:t>所对应的蛋白质主链构象</w:t>
      </w:r>
      <w:r w:rsidR="005720D3" w:rsidRPr="00277CE6">
        <w:rPr>
          <w:rFonts w:ascii="Times New Roman" w:eastAsia="宋体" w:hAnsi="Times New Roman" w:cs="Times New Roman"/>
          <w:sz w:val="24"/>
          <w:szCs w:val="24"/>
        </w:rPr>
        <w:t>分别</w:t>
      </w:r>
      <w:r w:rsidR="00D000FD" w:rsidRPr="00277CE6">
        <w:rPr>
          <w:rFonts w:ascii="Times New Roman" w:eastAsia="宋体" w:hAnsi="Times New Roman" w:cs="Times New Roman"/>
          <w:sz w:val="24"/>
          <w:szCs w:val="24"/>
        </w:rPr>
        <w:t>精确地</w:t>
      </w:r>
      <w:r w:rsidR="00E57065" w:rsidRPr="00277CE6">
        <w:rPr>
          <w:rFonts w:ascii="Times New Roman" w:eastAsia="宋体" w:hAnsi="Times New Roman" w:cs="Times New Roman"/>
          <w:sz w:val="24"/>
          <w:szCs w:val="24"/>
        </w:rPr>
        <w:t>再现</w:t>
      </w:r>
      <w:r w:rsidR="0043404E" w:rsidRPr="00277CE6">
        <w:rPr>
          <w:rFonts w:ascii="Times New Roman" w:eastAsia="宋体" w:hAnsi="Times New Roman" w:cs="Times New Roman"/>
          <w:sz w:val="24"/>
          <w:szCs w:val="24"/>
        </w:rPr>
        <w:t>了</w:t>
      </w:r>
      <w:r w:rsidR="005638FA" w:rsidRPr="00277CE6">
        <w:rPr>
          <w:rFonts w:ascii="Times New Roman" w:eastAsia="宋体" w:hAnsi="Times New Roman" w:cs="Times New Roman"/>
          <w:sz w:val="24"/>
          <w:szCs w:val="24"/>
        </w:rPr>
        <w:t>侧链相关的蛋白质</w:t>
      </w:r>
      <w:r w:rsidR="005720D3" w:rsidRPr="00277CE6">
        <w:rPr>
          <w:rFonts w:ascii="Times New Roman" w:eastAsia="宋体" w:hAnsi="Times New Roman" w:cs="Times New Roman"/>
          <w:sz w:val="24"/>
          <w:szCs w:val="24"/>
        </w:rPr>
        <w:t>能</w:t>
      </w:r>
      <w:r w:rsidR="005720D3" w:rsidRPr="00277CE6">
        <w:rPr>
          <w:rFonts w:ascii="Times New Roman" w:eastAsia="宋体" w:hAnsi="Times New Roman" w:cs="Times New Roman"/>
          <w:sz w:val="24"/>
          <w:szCs w:val="24"/>
        </w:rPr>
        <w:lastRenderedPageBreak/>
        <w:t>量景观（红色和绿色曲线）</w:t>
      </w:r>
      <w:r w:rsidR="005A7451" w:rsidRPr="00277CE6">
        <w:rPr>
          <w:rFonts w:ascii="Times New Roman" w:eastAsia="宋体" w:hAnsi="Times New Roman" w:cs="Times New Roman"/>
          <w:sz w:val="24"/>
          <w:szCs w:val="24"/>
        </w:rPr>
        <w:t>下不同氨基酸序列折叠</w:t>
      </w:r>
      <w:r w:rsidR="00F529E9" w:rsidRPr="00277CE6">
        <w:rPr>
          <w:rFonts w:ascii="Times New Roman" w:eastAsia="宋体" w:hAnsi="Times New Roman" w:cs="Times New Roman"/>
          <w:sz w:val="24"/>
          <w:szCs w:val="24"/>
        </w:rPr>
        <w:t>过程中</w:t>
      </w:r>
      <w:r w:rsidR="005A7451" w:rsidRPr="00277CE6">
        <w:rPr>
          <w:rFonts w:ascii="Times New Roman" w:eastAsia="宋体" w:hAnsi="Times New Roman" w:cs="Times New Roman"/>
          <w:sz w:val="24"/>
          <w:szCs w:val="24"/>
        </w:rPr>
        <w:t>能量极小值</w:t>
      </w:r>
      <m:oMath>
        <m:sSub>
          <m:sSubPr>
            <m:ctrlPr>
              <w:rPr>
                <w:rFonts w:ascii="Cambria Math" w:eastAsia="宋体" w:hAnsi="Cambria Math" w:cs="Times New Roman"/>
                <w:sz w:val="20"/>
                <w:szCs w:val="24"/>
              </w:rPr>
            </m:ctrlPr>
          </m:sSubPr>
          <m:e>
            <m:r>
              <m:rPr>
                <m:sty m:val="p"/>
              </m:rPr>
              <w:rPr>
                <w:rFonts w:ascii="Cambria Math" w:eastAsia="宋体" w:hAnsi="Cambria Math" w:cs="Times New Roman"/>
                <w:sz w:val="20"/>
                <w:szCs w:val="24"/>
              </w:rPr>
              <m:t>L</m:t>
            </m:r>
          </m:e>
          <m:sub>
            <m:r>
              <m:rPr>
                <m:sty m:val="p"/>
              </m:rPr>
              <w:rPr>
                <w:rFonts w:ascii="Cambria Math" w:eastAsia="宋体" w:hAnsi="Cambria Math" w:cs="Times New Roman"/>
                <w:sz w:val="20"/>
                <w:szCs w:val="24"/>
              </w:rPr>
              <m:t>i</m:t>
            </m:r>
          </m:sub>
        </m:sSub>
      </m:oMath>
      <w:r w:rsidR="00D13A4A" w:rsidRPr="00277CE6">
        <w:rPr>
          <w:rFonts w:ascii="Times New Roman" w:eastAsia="宋体" w:hAnsi="Times New Roman" w:cs="Times New Roman"/>
          <w:sz w:val="24"/>
          <w:szCs w:val="24"/>
        </w:rPr>
        <w:t>和</w:t>
      </w:r>
      <m:oMath>
        <m:sSub>
          <m:sSubPr>
            <m:ctrlPr>
              <w:rPr>
                <w:rFonts w:ascii="Cambria Math" w:eastAsia="宋体" w:hAnsi="Cambria Math" w:cs="Times New Roman"/>
                <w:sz w:val="20"/>
                <w:szCs w:val="24"/>
              </w:rPr>
            </m:ctrlPr>
          </m:sSubPr>
          <m:e>
            <m:r>
              <m:rPr>
                <m:sty m:val="p"/>
              </m:rPr>
              <w:rPr>
                <w:rFonts w:ascii="Cambria Math" w:eastAsia="宋体" w:hAnsi="Cambria Math" w:cs="Times New Roman"/>
                <w:sz w:val="20"/>
                <w:szCs w:val="24"/>
              </w:rPr>
              <m:t>M</m:t>
            </m:r>
          </m:e>
          <m:sub>
            <m:r>
              <m:rPr>
                <m:sty m:val="p"/>
              </m:rPr>
              <w:rPr>
                <w:rFonts w:ascii="Cambria Math" w:eastAsia="宋体" w:hAnsi="Cambria Math" w:cs="Times New Roman"/>
                <w:sz w:val="20"/>
                <w:szCs w:val="24"/>
              </w:rPr>
              <m:t>j</m:t>
            </m:r>
          </m:sub>
        </m:sSub>
      </m:oMath>
      <w:r w:rsidR="00F529E9" w:rsidRPr="00277CE6">
        <w:rPr>
          <w:rFonts w:ascii="Times New Roman" w:eastAsia="宋体" w:hAnsi="Times New Roman" w:cs="Times New Roman"/>
          <w:sz w:val="24"/>
          <w:szCs w:val="24"/>
        </w:rPr>
        <w:t>所对应的构象</w:t>
      </w:r>
      <w:r w:rsidR="004261E3" w:rsidRPr="00277CE6">
        <w:rPr>
          <w:rFonts w:ascii="Times New Roman" w:eastAsia="宋体" w:hAnsi="Times New Roman" w:cs="Times New Roman"/>
          <w:sz w:val="24"/>
          <w:szCs w:val="24"/>
        </w:rPr>
        <w:t>。</w:t>
      </w:r>
      <w:r w:rsidR="003A70B6" w:rsidRPr="00277CE6">
        <w:rPr>
          <w:rFonts w:ascii="Times New Roman" w:eastAsia="宋体" w:hAnsi="Times New Roman" w:cs="Times New Roman"/>
          <w:sz w:val="24"/>
          <w:szCs w:val="24"/>
        </w:rPr>
        <w:t>相对于对</w:t>
      </w:r>
      <w:r w:rsidR="004B394D" w:rsidRPr="00277CE6">
        <w:rPr>
          <w:rFonts w:ascii="Times New Roman" w:eastAsia="宋体" w:hAnsi="Times New Roman" w:cs="Times New Roman"/>
          <w:sz w:val="24"/>
          <w:szCs w:val="24"/>
        </w:rPr>
        <w:t>氨基酸序列空间和特定序列的构象空间同时进行搜索</w:t>
      </w:r>
      <w:r w:rsidR="005B04FA" w:rsidRPr="00277CE6">
        <w:rPr>
          <w:rFonts w:ascii="Times New Roman" w:eastAsia="宋体" w:hAnsi="Times New Roman" w:cs="Times New Roman"/>
          <w:sz w:val="24"/>
          <w:szCs w:val="24"/>
        </w:rPr>
        <w:t>，</w:t>
      </w:r>
      <w:r w:rsidR="00BE13A5" w:rsidRPr="00277CE6">
        <w:rPr>
          <w:rFonts w:ascii="Times New Roman" w:eastAsia="宋体" w:hAnsi="Times New Roman" w:cs="Times New Roman"/>
          <w:sz w:val="24"/>
          <w:szCs w:val="24"/>
        </w:rPr>
        <w:t>对不考虑侧链</w:t>
      </w:r>
      <w:r w:rsidR="00E5525D" w:rsidRPr="00277CE6">
        <w:rPr>
          <w:rFonts w:ascii="Times New Roman" w:eastAsia="宋体" w:hAnsi="Times New Roman" w:cs="Times New Roman"/>
          <w:sz w:val="24"/>
          <w:szCs w:val="24"/>
        </w:rPr>
        <w:t>具体类型</w:t>
      </w:r>
      <w:r w:rsidR="00BE13A5" w:rsidRPr="00277CE6">
        <w:rPr>
          <w:rFonts w:ascii="Times New Roman" w:eastAsia="宋体" w:hAnsi="Times New Roman" w:cs="Times New Roman"/>
          <w:sz w:val="24"/>
          <w:szCs w:val="24"/>
        </w:rPr>
        <w:t>的</w:t>
      </w:r>
      <w:r w:rsidR="005B04FA" w:rsidRPr="00277CE6">
        <w:rPr>
          <w:rFonts w:ascii="Times New Roman" w:eastAsia="宋体" w:hAnsi="Times New Roman" w:cs="Times New Roman"/>
          <w:sz w:val="24"/>
          <w:szCs w:val="24"/>
        </w:rPr>
        <w:t>的</w:t>
      </w:r>
      <w:r w:rsidR="00B65E3F" w:rsidRPr="00277CE6">
        <w:rPr>
          <w:rFonts w:ascii="Times New Roman" w:eastAsia="宋体" w:hAnsi="Times New Roman" w:cs="Times New Roman"/>
          <w:sz w:val="24"/>
          <w:szCs w:val="24"/>
        </w:rPr>
        <w:t>主链</w:t>
      </w:r>
      <w:r w:rsidR="00215089" w:rsidRPr="00277CE6">
        <w:rPr>
          <w:rFonts w:ascii="Times New Roman" w:eastAsia="宋体" w:hAnsi="Times New Roman" w:cs="Times New Roman"/>
          <w:sz w:val="24"/>
          <w:szCs w:val="24"/>
        </w:rPr>
        <w:t>构象</w:t>
      </w:r>
      <w:r w:rsidR="00B65E3F" w:rsidRPr="00277CE6">
        <w:rPr>
          <w:rFonts w:ascii="Times New Roman" w:eastAsia="宋体" w:hAnsi="Times New Roman" w:cs="Times New Roman"/>
          <w:sz w:val="24"/>
          <w:szCs w:val="24"/>
        </w:rPr>
        <w:t>空间</w:t>
      </w:r>
      <w:r w:rsidR="00215089" w:rsidRPr="00277CE6">
        <w:rPr>
          <w:rFonts w:ascii="Times New Roman" w:eastAsia="宋体" w:hAnsi="Times New Roman" w:cs="Times New Roman"/>
          <w:sz w:val="24"/>
          <w:szCs w:val="24"/>
        </w:rPr>
        <w:t>进行搜索</w:t>
      </w:r>
      <w:r w:rsidR="002E490A" w:rsidRPr="00277CE6">
        <w:rPr>
          <w:rFonts w:ascii="Times New Roman" w:eastAsia="宋体" w:hAnsi="Times New Roman" w:cs="Times New Roman"/>
          <w:sz w:val="24"/>
          <w:szCs w:val="24"/>
        </w:rPr>
        <w:t>能够大大减小</w:t>
      </w:r>
      <w:r w:rsidR="00371FE8" w:rsidRPr="00277CE6">
        <w:rPr>
          <w:rFonts w:ascii="Times New Roman" w:eastAsia="宋体" w:hAnsi="Times New Roman" w:cs="Times New Roman"/>
          <w:sz w:val="24"/>
          <w:szCs w:val="24"/>
        </w:rPr>
        <w:t>计算</w:t>
      </w:r>
      <w:r w:rsidR="002E490A" w:rsidRPr="00277CE6">
        <w:rPr>
          <w:rFonts w:ascii="Times New Roman" w:eastAsia="宋体" w:hAnsi="Times New Roman" w:cs="Times New Roman"/>
          <w:sz w:val="24"/>
          <w:szCs w:val="24"/>
        </w:rPr>
        <w:t>成本</w:t>
      </w:r>
      <w:r w:rsidR="00A95C8F" w:rsidRPr="00277CE6">
        <w:rPr>
          <w:rFonts w:ascii="Times New Roman" w:eastAsia="宋体" w:hAnsi="Times New Roman" w:cs="Times New Roman"/>
          <w:sz w:val="24"/>
          <w:szCs w:val="24"/>
        </w:rPr>
        <w:t>，</w:t>
      </w:r>
      <w:r w:rsidR="00B763CD" w:rsidRPr="00277CE6">
        <w:rPr>
          <w:rFonts w:ascii="Times New Roman" w:eastAsia="宋体" w:hAnsi="Times New Roman" w:cs="Times New Roman"/>
          <w:sz w:val="24"/>
          <w:szCs w:val="24"/>
        </w:rPr>
        <w:t>并且</w:t>
      </w:r>
      <w:r w:rsidR="00F1535A" w:rsidRPr="00277CE6">
        <w:rPr>
          <w:rFonts w:ascii="Times New Roman" w:eastAsia="宋体" w:hAnsi="Times New Roman" w:cs="Times New Roman"/>
          <w:sz w:val="24"/>
          <w:szCs w:val="24"/>
        </w:rPr>
        <w:t>能</w:t>
      </w:r>
      <w:r w:rsidR="0029386C" w:rsidRPr="00277CE6">
        <w:rPr>
          <w:rFonts w:ascii="Times New Roman" w:eastAsia="宋体" w:hAnsi="Times New Roman" w:cs="Times New Roman"/>
          <w:sz w:val="24"/>
          <w:szCs w:val="24"/>
        </w:rPr>
        <w:t>够</w:t>
      </w:r>
      <w:r w:rsidR="006138A4" w:rsidRPr="00277CE6">
        <w:rPr>
          <w:rFonts w:ascii="Times New Roman" w:eastAsia="宋体" w:hAnsi="Times New Roman" w:cs="Times New Roman"/>
          <w:sz w:val="24"/>
          <w:szCs w:val="24"/>
        </w:rPr>
        <w:t>避免</w:t>
      </w:r>
      <w:r w:rsidR="0062618F" w:rsidRPr="00277CE6">
        <w:rPr>
          <w:rFonts w:ascii="Times New Roman" w:eastAsia="宋体" w:hAnsi="Times New Roman" w:cs="Times New Roman"/>
          <w:sz w:val="24"/>
          <w:szCs w:val="24"/>
        </w:rPr>
        <w:t>在能量极小化过程中</w:t>
      </w:r>
      <w:r w:rsidR="006138A4" w:rsidRPr="00277CE6">
        <w:rPr>
          <w:rFonts w:ascii="Times New Roman" w:eastAsia="宋体" w:hAnsi="Times New Roman" w:cs="Times New Roman"/>
          <w:sz w:val="24"/>
          <w:szCs w:val="24"/>
        </w:rPr>
        <w:t>落入</w:t>
      </w:r>
      <w:r w:rsidR="000E486A" w:rsidRPr="00277CE6">
        <w:rPr>
          <w:rFonts w:ascii="Times New Roman" w:eastAsia="宋体" w:hAnsi="Times New Roman" w:cs="Times New Roman"/>
          <w:sz w:val="24"/>
          <w:szCs w:val="24"/>
        </w:rPr>
        <w:t>特定氨基酸序列</w:t>
      </w:r>
      <w:r w:rsidR="00DE7CDE" w:rsidRPr="00277CE6">
        <w:rPr>
          <w:rFonts w:ascii="Times New Roman" w:eastAsia="宋体" w:hAnsi="Times New Roman" w:cs="Times New Roman"/>
          <w:sz w:val="24"/>
          <w:szCs w:val="24"/>
        </w:rPr>
        <w:t>的</w:t>
      </w:r>
      <w:r w:rsidR="000C04F8" w:rsidRPr="00277CE6">
        <w:rPr>
          <w:rFonts w:ascii="Times New Roman" w:eastAsia="宋体" w:hAnsi="Times New Roman" w:cs="Times New Roman"/>
          <w:sz w:val="24"/>
          <w:szCs w:val="24"/>
        </w:rPr>
        <w:t>能量曲</w:t>
      </w:r>
      <w:r w:rsidR="00F87253" w:rsidRPr="00277CE6">
        <w:rPr>
          <w:rFonts w:ascii="Times New Roman" w:eastAsia="宋体" w:hAnsi="Times New Roman" w:cs="Times New Roman"/>
          <w:sz w:val="24"/>
          <w:szCs w:val="24"/>
        </w:rPr>
        <w:t>面</w:t>
      </w:r>
      <w:r w:rsidR="000C04F8" w:rsidRPr="00277CE6">
        <w:rPr>
          <w:rFonts w:ascii="Times New Roman" w:eastAsia="宋体" w:hAnsi="Times New Roman" w:cs="Times New Roman"/>
          <w:sz w:val="24"/>
          <w:szCs w:val="24"/>
        </w:rPr>
        <w:t>的</w:t>
      </w:r>
      <w:r w:rsidR="006138A4" w:rsidRPr="00277CE6">
        <w:rPr>
          <w:rFonts w:ascii="Times New Roman" w:eastAsia="宋体" w:hAnsi="Times New Roman" w:cs="Times New Roman"/>
          <w:sz w:val="24"/>
          <w:szCs w:val="24"/>
        </w:rPr>
        <w:t>局部</w:t>
      </w:r>
      <w:r w:rsidR="000E486A" w:rsidRPr="00277CE6">
        <w:rPr>
          <w:rFonts w:ascii="Times New Roman" w:eastAsia="宋体" w:hAnsi="Times New Roman" w:cs="Times New Roman"/>
          <w:sz w:val="24"/>
          <w:szCs w:val="24"/>
        </w:rPr>
        <w:t>极小值</w:t>
      </w:r>
      <w:r w:rsidR="004B3348" w:rsidRPr="00277CE6">
        <w:rPr>
          <w:rFonts w:ascii="Times New Roman" w:eastAsia="宋体" w:hAnsi="Times New Roman" w:cs="Times New Roman"/>
          <w:sz w:val="24"/>
          <w:szCs w:val="24"/>
        </w:rPr>
        <w:t>，有利于</w:t>
      </w:r>
      <w:r w:rsidR="00DF7843" w:rsidRPr="00277CE6">
        <w:rPr>
          <w:rFonts w:ascii="Times New Roman" w:eastAsia="宋体" w:hAnsi="Times New Roman" w:cs="Times New Roman"/>
          <w:sz w:val="24"/>
          <w:szCs w:val="24"/>
        </w:rPr>
        <w:t>得到</w:t>
      </w:r>
      <w:r w:rsidR="00CA318F" w:rsidRPr="00277CE6">
        <w:rPr>
          <w:rFonts w:ascii="Times New Roman" w:eastAsia="宋体" w:hAnsi="Times New Roman" w:cs="Times New Roman"/>
          <w:sz w:val="24"/>
          <w:szCs w:val="24"/>
        </w:rPr>
        <w:t>具有</w:t>
      </w:r>
      <w:r w:rsidR="008A60E8" w:rsidRPr="00277CE6">
        <w:rPr>
          <w:rFonts w:ascii="Times New Roman" w:eastAsia="宋体" w:hAnsi="Times New Roman" w:cs="Times New Roman"/>
          <w:sz w:val="24"/>
          <w:szCs w:val="24"/>
        </w:rPr>
        <w:t>较高</w:t>
      </w:r>
      <w:r w:rsidR="00CA318F" w:rsidRPr="00277CE6">
        <w:rPr>
          <w:rFonts w:ascii="Times New Roman" w:eastAsia="宋体" w:hAnsi="Times New Roman" w:cs="Times New Roman"/>
          <w:sz w:val="24"/>
          <w:szCs w:val="24"/>
        </w:rPr>
        <w:t>可设计性的蛋白质主链结构。</w:t>
      </w:r>
    </w:p>
    <w:p w14:paraId="5E8AB64E" w14:textId="70C8984C" w:rsidR="00583C40" w:rsidRPr="00277CE6" w:rsidRDefault="00583C40"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蛋白质</w:t>
      </w:r>
      <w:r w:rsidR="00394E71" w:rsidRPr="00277CE6">
        <w:rPr>
          <w:rFonts w:ascii="Times New Roman" w:eastAsia="宋体" w:hAnsi="Times New Roman" w:cs="Times New Roman"/>
          <w:sz w:val="24"/>
          <w:szCs w:val="24"/>
        </w:rPr>
        <w:t>的从头设计</w:t>
      </w:r>
      <w:r w:rsidR="00BF0EB7" w:rsidRPr="00277CE6">
        <w:rPr>
          <w:rFonts w:ascii="Times New Roman" w:eastAsia="宋体" w:hAnsi="Times New Roman" w:cs="Times New Roman"/>
          <w:sz w:val="24"/>
          <w:szCs w:val="24"/>
        </w:rPr>
        <w:t>给定对于所需蛋白质的</w:t>
      </w:r>
      <w:commentRangeStart w:id="61"/>
      <w:r w:rsidR="00BF0EB7" w:rsidRPr="00277CE6">
        <w:rPr>
          <w:rFonts w:ascii="Times New Roman" w:eastAsia="宋体" w:hAnsi="Times New Roman" w:cs="Times New Roman"/>
          <w:sz w:val="24"/>
          <w:szCs w:val="24"/>
        </w:rPr>
        <w:t>粗略描述</w:t>
      </w:r>
      <w:commentRangeEnd w:id="61"/>
      <w:r w:rsidR="00FA2317">
        <w:rPr>
          <w:rStyle w:val="CommentReference"/>
        </w:rPr>
        <w:commentReference w:id="61"/>
      </w:r>
      <w:r w:rsidR="00BF0EB7" w:rsidRPr="00277CE6">
        <w:rPr>
          <w:rFonts w:ascii="Times New Roman" w:eastAsia="宋体" w:hAnsi="Times New Roman" w:cs="Times New Roman"/>
          <w:sz w:val="24"/>
          <w:szCs w:val="24"/>
        </w:rPr>
        <w:t>，</w:t>
      </w:r>
      <w:r w:rsidR="002F78E0" w:rsidRPr="00277CE6">
        <w:rPr>
          <w:rFonts w:ascii="Times New Roman" w:eastAsia="宋体" w:hAnsi="Times New Roman" w:cs="Times New Roman"/>
          <w:sz w:val="24"/>
          <w:szCs w:val="24"/>
        </w:rPr>
        <w:t>根据</w:t>
      </w:r>
      <w:r w:rsidR="00162307" w:rsidRPr="00277CE6">
        <w:rPr>
          <w:rFonts w:ascii="Times New Roman" w:eastAsia="宋体" w:hAnsi="Times New Roman" w:cs="Times New Roman"/>
          <w:sz w:val="24"/>
          <w:szCs w:val="24"/>
        </w:rPr>
        <w:t>描述搭建蛋白质的初始主链结构，对主链结构进行优化</w:t>
      </w:r>
      <w:r w:rsidR="005F0E7B" w:rsidRPr="00277CE6">
        <w:rPr>
          <w:rFonts w:ascii="Times New Roman" w:eastAsia="宋体" w:hAnsi="Times New Roman" w:cs="Times New Roman"/>
          <w:sz w:val="24"/>
          <w:szCs w:val="24"/>
        </w:rPr>
        <w:t>以提高可设计性</w:t>
      </w:r>
      <w:r w:rsidR="001971BD" w:rsidRPr="00277CE6">
        <w:rPr>
          <w:rFonts w:ascii="Times New Roman" w:eastAsia="宋体" w:hAnsi="Times New Roman" w:cs="Times New Roman"/>
          <w:sz w:val="24"/>
          <w:szCs w:val="24"/>
        </w:rPr>
        <w:t>，</w:t>
      </w:r>
      <w:r w:rsidR="00EC2235" w:rsidRPr="00277CE6">
        <w:rPr>
          <w:rFonts w:ascii="Times New Roman" w:eastAsia="宋体" w:hAnsi="Times New Roman" w:cs="Times New Roman"/>
          <w:sz w:val="24"/>
          <w:szCs w:val="24"/>
        </w:rPr>
        <w:t>再</w:t>
      </w:r>
      <w:r w:rsidR="00834B36" w:rsidRPr="00277CE6">
        <w:rPr>
          <w:rFonts w:ascii="Times New Roman" w:eastAsia="宋体" w:hAnsi="Times New Roman" w:cs="Times New Roman"/>
          <w:sz w:val="24"/>
          <w:szCs w:val="24"/>
        </w:rPr>
        <w:t>进行</w:t>
      </w:r>
      <w:r w:rsidR="001971BD" w:rsidRPr="00277CE6">
        <w:rPr>
          <w:rFonts w:ascii="Times New Roman" w:eastAsia="宋体" w:hAnsi="Times New Roman" w:cs="Times New Roman"/>
          <w:sz w:val="24"/>
          <w:szCs w:val="24"/>
        </w:rPr>
        <w:t>后续固定主链的</w:t>
      </w:r>
      <w:r w:rsidR="00BA2BB8" w:rsidRPr="00277CE6">
        <w:rPr>
          <w:rFonts w:ascii="Times New Roman" w:eastAsia="宋体" w:hAnsi="Times New Roman" w:cs="Times New Roman"/>
          <w:sz w:val="24"/>
          <w:szCs w:val="24"/>
        </w:rPr>
        <w:t>氨基酸序列设计</w:t>
      </w:r>
      <w:r w:rsidR="00834B36" w:rsidRPr="00277CE6">
        <w:rPr>
          <w:rFonts w:ascii="Times New Roman" w:eastAsia="宋体" w:hAnsi="Times New Roman" w:cs="Times New Roman"/>
          <w:sz w:val="24"/>
          <w:szCs w:val="24"/>
        </w:rPr>
        <w:t>。</w:t>
      </w:r>
      <w:r w:rsidR="00436253" w:rsidRPr="00277CE6">
        <w:rPr>
          <w:rFonts w:ascii="Times New Roman" w:eastAsia="宋体" w:hAnsi="Times New Roman" w:cs="Times New Roman"/>
          <w:sz w:val="24"/>
          <w:szCs w:val="24"/>
        </w:rPr>
        <w:t>现有的</w:t>
      </w:r>
      <w:r w:rsidR="00F64F6B" w:rsidRPr="00277CE6">
        <w:rPr>
          <w:rFonts w:ascii="Times New Roman" w:eastAsia="宋体" w:hAnsi="Times New Roman" w:cs="Times New Roman"/>
          <w:sz w:val="24"/>
          <w:szCs w:val="24"/>
        </w:rPr>
        <w:t>主链结构设计</w:t>
      </w:r>
      <w:r w:rsidR="00CA0D33" w:rsidRPr="00277CE6">
        <w:rPr>
          <w:rFonts w:ascii="Times New Roman" w:eastAsia="宋体" w:hAnsi="Times New Roman" w:cs="Times New Roman"/>
          <w:sz w:val="24"/>
          <w:szCs w:val="24"/>
        </w:rPr>
        <w:t>大部分</w:t>
      </w:r>
      <w:r w:rsidR="00A643E2" w:rsidRPr="00277CE6">
        <w:rPr>
          <w:rFonts w:ascii="Times New Roman" w:eastAsia="宋体" w:hAnsi="Times New Roman" w:cs="Times New Roman"/>
          <w:sz w:val="24"/>
          <w:szCs w:val="24"/>
        </w:rPr>
        <w:t>基于</w:t>
      </w:r>
      <w:r w:rsidR="00F64F6B" w:rsidRPr="00277CE6">
        <w:rPr>
          <w:rFonts w:ascii="Times New Roman" w:eastAsia="宋体" w:hAnsi="Times New Roman" w:cs="Times New Roman"/>
          <w:sz w:val="24"/>
          <w:szCs w:val="24"/>
        </w:rPr>
        <w:t>启发式的主链设计</w:t>
      </w:r>
      <w:r w:rsidR="00B937A8" w:rsidRPr="00277CE6">
        <w:rPr>
          <w:rFonts w:ascii="Times New Roman" w:eastAsia="宋体" w:hAnsi="Times New Roman" w:cs="Times New Roman"/>
          <w:sz w:val="24"/>
          <w:szCs w:val="24"/>
        </w:rPr>
        <w:t>方法</w:t>
      </w:r>
      <w:r w:rsidR="00CA0D33" w:rsidRPr="00277CE6">
        <w:rPr>
          <w:rFonts w:ascii="Times New Roman" w:eastAsia="宋体" w:hAnsi="Times New Roman" w:cs="Times New Roman"/>
          <w:sz w:val="24"/>
          <w:szCs w:val="24"/>
        </w:rPr>
        <w:t>，</w:t>
      </w:r>
      <w:r w:rsidR="00FF4CFA" w:rsidRPr="00277CE6">
        <w:rPr>
          <w:rFonts w:ascii="Times New Roman" w:eastAsia="宋体" w:hAnsi="Times New Roman" w:cs="Times New Roman"/>
          <w:sz w:val="24"/>
          <w:szCs w:val="24"/>
        </w:rPr>
        <w:t>使用天然蛋白质的片段库进行片段的拼接组装</w:t>
      </w:r>
      <w:r w:rsidR="00B0555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{"citationID":"nLU7Wkwg","properties":{"formattedCitation":"\\super 11\\nosupersub{}","plainCitation":"11","noteIndex":0},"citationItems":[{"id":238,"uris":["http://zotero.org/users/9340884/items/AXEXYBNC"],"itemData":{"id":238,"type":"article-journal","container-title":"Current Opinion in Structural Biology","DOI":"10.1016/j.sbi.2017.03.012","ISSN":"0959440X","journalAbbreviation":"Current Opinion in Structural Biology","language":"en","page":"161-167","source":"DOI.org (Crossref)","title":"Protein structural motifs in prediction and design","volume":"44","author":[{"family":"Mackenzie","given":"Craig O"},{"family":"Grigoryan","given":"Gevorg"}],"issued":{"date-parts":[["2017",6]]}}}],"schema":"https://github.com/citation-style-language/schema/raw/master/csl-citation.json"} </w:instrText>
      </w:r>
      <w:r w:rsidR="00B0555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11</w:t>
      </w:r>
      <w:r w:rsidR="00B05559" w:rsidRPr="00277CE6">
        <w:rPr>
          <w:rFonts w:ascii="Times New Roman" w:eastAsia="宋体" w:hAnsi="Times New Roman" w:cs="Times New Roman"/>
          <w:sz w:val="24"/>
          <w:szCs w:val="24"/>
        </w:rPr>
        <w:fldChar w:fldCharType="end"/>
      </w:r>
      <w:r w:rsidR="00FF4CFA" w:rsidRPr="00277CE6">
        <w:rPr>
          <w:rFonts w:ascii="Times New Roman" w:eastAsia="宋体" w:hAnsi="Times New Roman" w:cs="Times New Roman"/>
          <w:sz w:val="24"/>
          <w:szCs w:val="24"/>
        </w:rPr>
        <w:t>，</w:t>
      </w:r>
      <w:r w:rsidR="003413D1" w:rsidRPr="00277CE6">
        <w:rPr>
          <w:rFonts w:ascii="Times New Roman" w:eastAsia="宋体" w:hAnsi="Times New Roman" w:cs="Times New Roman"/>
          <w:sz w:val="24"/>
          <w:szCs w:val="24"/>
        </w:rPr>
        <w:t>随后再使用全原子能量函数</w:t>
      </w:r>
      <w:r w:rsidR="00E57451" w:rsidRPr="00277CE6">
        <w:rPr>
          <w:rFonts w:ascii="Times New Roman" w:eastAsia="宋体" w:hAnsi="Times New Roman" w:cs="Times New Roman"/>
          <w:sz w:val="24"/>
          <w:szCs w:val="24"/>
        </w:rPr>
        <w:t>对所得结构进行优化</w:t>
      </w:r>
      <w:r w:rsidR="00E97420" w:rsidRPr="00277CE6">
        <w:rPr>
          <w:rFonts w:ascii="Times New Roman" w:eastAsia="宋体" w:hAnsi="Times New Roman" w:cs="Times New Roman"/>
          <w:sz w:val="24"/>
          <w:szCs w:val="24"/>
        </w:rPr>
        <w:t>。</w:t>
      </w:r>
      <w:r w:rsidR="00673E85" w:rsidRPr="00277CE6">
        <w:rPr>
          <w:rFonts w:ascii="Times New Roman" w:eastAsia="宋体" w:hAnsi="Times New Roman" w:cs="Times New Roman"/>
          <w:sz w:val="24"/>
          <w:szCs w:val="24"/>
        </w:rPr>
        <w:t>该方法</w:t>
      </w:r>
      <w:r w:rsidR="00FF4CFA" w:rsidRPr="00277CE6">
        <w:rPr>
          <w:rFonts w:ascii="Times New Roman" w:eastAsia="宋体" w:hAnsi="Times New Roman" w:cs="Times New Roman"/>
          <w:sz w:val="24"/>
          <w:szCs w:val="24"/>
        </w:rPr>
        <w:t>可以基于给定的参数</w:t>
      </w:r>
      <w:r w:rsidR="00511C36" w:rsidRPr="00277CE6">
        <w:rPr>
          <w:rFonts w:ascii="Times New Roman" w:eastAsia="宋体" w:hAnsi="Times New Roman" w:cs="Times New Roman"/>
          <w:sz w:val="24"/>
          <w:szCs w:val="24"/>
        </w:rPr>
        <w:t>快速生成</w:t>
      </w:r>
      <w:r w:rsidR="00CF15BC" w:rsidRPr="00277CE6">
        <w:rPr>
          <w:rFonts w:ascii="Times New Roman" w:eastAsia="宋体" w:hAnsi="Times New Roman" w:cs="Times New Roman"/>
          <w:sz w:val="24"/>
          <w:szCs w:val="24"/>
        </w:rPr>
        <w:t>相对合理的蛋白质骨架，</w:t>
      </w:r>
      <w:r w:rsidR="00163D14" w:rsidRPr="00277CE6">
        <w:rPr>
          <w:rFonts w:ascii="Times New Roman" w:eastAsia="宋体" w:hAnsi="Times New Roman" w:cs="Times New Roman"/>
          <w:sz w:val="24"/>
          <w:szCs w:val="24"/>
        </w:rPr>
        <w:t>但难以设计</w:t>
      </w:r>
      <w:commentRangeStart w:id="62"/>
      <w:r w:rsidR="00163D14" w:rsidRPr="00277CE6">
        <w:rPr>
          <w:rFonts w:ascii="Times New Roman" w:eastAsia="宋体" w:hAnsi="Times New Roman" w:cs="Times New Roman"/>
          <w:sz w:val="24"/>
          <w:szCs w:val="24"/>
        </w:rPr>
        <w:t>非理想的</w:t>
      </w:r>
      <w:commentRangeEnd w:id="62"/>
      <w:r w:rsidR="0001054F">
        <w:rPr>
          <w:rStyle w:val="CommentReference"/>
        </w:rPr>
        <w:commentReference w:id="62"/>
      </w:r>
      <w:r w:rsidR="00163D14" w:rsidRPr="00277CE6">
        <w:rPr>
          <w:rFonts w:ascii="Times New Roman" w:eastAsia="宋体" w:hAnsi="Times New Roman" w:cs="Times New Roman"/>
          <w:sz w:val="24"/>
          <w:szCs w:val="24"/>
        </w:rPr>
        <w:t>或较为复杂的主链结构</w:t>
      </w:r>
      <w:r w:rsidR="00C164C8" w:rsidRPr="00277CE6">
        <w:rPr>
          <w:rFonts w:ascii="Times New Roman" w:eastAsia="宋体" w:hAnsi="Times New Roman" w:cs="Times New Roman"/>
          <w:sz w:val="24"/>
          <w:szCs w:val="24"/>
        </w:rPr>
        <w:t>；另一方面，</w:t>
      </w:r>
      <w:r w:rsidR="00C53EF4" w:rsidRPr="00277CE6">
        <w:rPr>
          <w:rFonts w:ascii="Times New Roman" w:eastAsia="宋体" w:hAnsi="Times New Roman" w:cs="Times New Roman"/>
          <w:sz w:val="24"/>
          <w:szCs w:val="24"/>
        </w:rPr>
        <w:t>依赖侧链的主链优化过</w:t>
      </w:r>
      <w:r w:rsidR="00644FDA" w:rsidRPr="00277CE6">
        <w:rPr>
          <w:rFonts w:ascii="Times New Roman" w:eastAsia="宋体" w:hAnsi="Times New Roman" w:cs="Times New Roman"/>
          <w:sz w:val="24"/>
          <w:szCs w:val="24"/>
        </w:rPr>
        <w:t>程</w:t>
      </w:r>
      <w:r w:rsidR="00DB5AC3" w:rsidRPr="00277CE6">
        <w:rPr>
          <w:rFonts w:ascii="Times New Roman" w:eastAsia="宋体" w:hAnsi="Times New Roman" w:cs="Times New Roman"/>
          <w:sz w:val="24"/>
          <w:szCs w:val="24"/>
        </w:rPr>
        <w:t>原理上需要在已知氨基酸序列即侧链信息的前提下进行结构优化</w:t>
      </w:r>
      <w:r w:rsidR="002141F0" w:rsidRPr="00277CE6">
        <w:rPr>
          <w:rFonts w:ascii="Times New Roman" w:eastAsia="宋体" w:hAnsi="Times New Roman" w:cs="Times New Roman"/>
          <w:sz w:val="24"/>
          <w:szCs w:val="24"/>
        </w:rPr>
        <w:t>，增加了计算的复杂度</w:t>
      </w:r>
      <w:r w:rsidR="005A6947" w:rsidRPr="00277CE6">
        <w:rPr>
          <w:rFonts w:ascii="Times New Roman" w:eastAsia="宋体" w:hAnsi="Times New Roman" w:cs="Times New Roman"/>
          <w:sz w:val="24"/>
          <w:szCs w:val="24"/>
        </w:rPr>
        <w:t>。</w:t>
      </w:r>
      <w:r w:rsidR="00EA5D02" w:rsidRPr="00277CE6">
        <w:rPr>
          <w:rFonts w:ascii="Times New Roman" w:eastAsia="宋体" w:hAnsi="Times New Roman" w:cs="Times New Roman"/>
          <w:sz w:val="24"/>
          <w:szCs w:val="24"/>
        </w:rPr>
        <w:t>当前被广泛应用的蛋白质计算设计软件</w:t>
      </w:r>
      <w:r w:rsidR="00EA5D02" w:rsidRPr="00277CE6">
        <w:rPr>
          <w:rFonts w:ascii="Times New Roman" w:eastAsia="宋体" w:hAnsi="Times New Roman" w:cs="Times New Roman"/>
          <w:sz w:val="24"/>
          <w:szCs w:val="24"/>
        </w:rPr>
        <w:t>Rosetta</w:t>
      </w:r>
      <w:r w:rsidR="00EA5D02" w:rsidRPr="00277CE6">
        <w:rPr>
          <w:rFonts w:ascii="Times New Roman" w:eastAsia="宋体" w:hAnsi="Times New Roman" w:cs="Times New Roman"/>
          <w:sz w:val="24"/>
          <w:szCs w:val="24"/>
        </w:rPr>
        <w:t>在进行主链结构优化时使用的</w:t>
      </w:r>
      <w:r w:rsidR="00461969" w:rsidRPr="00277CE6">
        <w:rPr>
          <w:rFonts w:ascii="Times New Roman" w:eastAsia="宋体" w:hAnsi="Times New Roman" w:cs="Times New Roman"/>
          <w:sz w:val="24"/>
          <w:szCs w:val="24"/>
        </w:rPr>
        <w:t>全原子</w:t>
      </w:r>
      <w:r w:rsidR="00EA5D02" w:rsidRPr="00277CE6">
        <w:rPr>
          <w:rFonts w:ascii="Times New Roman" w:eastAsia="宋体" w:hAnsi="Times New Roman" w:cs="Times New Roman"/>
          <w:sz w:val="24"/>
          <w:szCs w:val="24"/>
        </w:rPr>
        <w:t>能量函数将序列能量与主链能量相互耦合</w:t>
      </w:r>
      <w:r w:rsidR="003247B6" w:rsidRPr="00277CE6">
        <w:rPr>
          <w:rFonts w:ascii="Times New Roman" w:eastAsia="宋体" w:hAnsi="Times New Roman" w:cs="Times New Roman"/>
          <w:sz w:val="24"/>
          <w:szCs w:val="24"/>
        </w:rPr>
        <w:t>，</w:t>
      </w:r>
      <w:r w:rsidR="007E2094" w:rsidRPr="00277CE6">
        <w:rPr>
          <w:rFonts w:ascii="Times New Roman" w:eastAsia="宋体" w:hAnsi="Times New Roman" w:cs="Times New Roman"/>
          <w:sz w:val="24"/>
          <w:szCs w:val="24"/>
        </w:rPr>
        <w:t>因此</w:t>
      </w:r>
      <w:r w:rsidR="003247B6" w:rsidRPr="00277CE6">
        <w:rPr>
          <w:rFonts w:ascii="Times New Roman" w:eastAsia="宋体" w:hAnsi="Times New Roman" w:cs="Times New Roman"/>
          <w:sz w:val="24"/>
          <w:szCs w:val="24"/>
        </w:rPr>
        <w:t>Rosetta</w:t>
      </w:r>
      <w:r w:rsidR="003247B6" w:rsidRPr="00277CE6">
        <w:rPr>
          <w:rFonts w:ascii="Times New Roman" w:eastAsia="宋体" w:hAnsi="Times New Roman" w:cs="Times New Roman"/>
          <w:sz w:val="24"/>
          <w:szCs w:val="24"/>
        </w:rPr>
        <w:t>实际上采用了假定序列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重新设计序列</w:t>
      </w:r>
      <w:r w:rsidR="003247B6" w:rsidRPr="00277CE6">
        <w:rPr>
          <w:rFonts w:ascii="Times New Roman" w:eastAsia="宋体" w:hAnsi="Times New Roman" w:cs="Times New Roman"/>
          <w:sz w:val="24"/>
          <w:szCs w:val="24"/>
        </w:rPr>
        <w:t>-</w:t>
      </w:r>
      <w:r w:rsidR="003247B6" w:rsidRPr="00277CE6">
        <w:rPr>
          <w:rFonts w:ascii="Times New Roman" w:eastAsia="宋体" w:hAnsi="Times New Roman" w:cs="Times New Roman"/>
          <w:sz w:val="24"/>
          <w:szCs w:val="24"/>
        </w:rPr>
        <w:t>优化主链的方式进行主链结构优化</w:t>
      </w:r>
      <w:r w:rsidR="005C6BD9" w:rsidRPr="00277CE6">
        <w:rPr>
          <w:rFonts w:ascii="Times New Roman" w:eastAsia="宋体" w:hAnsi="Times New Roman" w:cs="Times New Roman"/>
          <w:sz w:val="24"/>
          <w:szCs w:val="24"/>
        </w:rPr>
        <w:fldChar w:fldCharType="begin"/>
      </w:r>
      <w:r w:rsidR="007852A0" w:rsidRPr="00277CE6">
        <w:rPr>
          <w:rFonts w:ascii="Times New Roman" w:eastAsia="宋体" w:hAnsi="Times New Roman" w:cs="Times New Roman"/>
          <w:sz w:val="24"/>
          <w:szCs w:val="24"/>
        </w:rPr>
        <w:instrText xml:space="preserve"> ADDIN ZOTERO_ITEM CSL_CITATION {"citationID":"h8X5LvO8","properties":{"formattedCitation":"\\super 12\\nosupersub{}","plainCitation":"12","noteIndex":0},"citationItems":[{"id":240,"uris":["http://zotero.org/users/9340884/items/QCAQBMMH"],"itemData":{"id":240,"type":"article-journal","container-title":"</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","DOI":"10.12211/2096-8280.2020-067","ISSN":"2096-8280","issue":"1","journalAbbreviation":"</w:instrText>
      </w:r>
      <w:r w:rsidR="007852A0" w:rsidRPr="00277CE6">
        <w:rPr>
          <w:rFonts w:ascii="Times New Roman" w:eastAsia="宋体" w:hAnsi="Times New Roman" w:cs="Times New Roman"/>
          <w:sz w:val="24"/>
          <w:szCs w:val="24"/>
        </w:rPr>
        <w:instrText>合成生物学</w:instrText>
      </w:r>
      <w:r w:rsidR="007852A0" w:rsidRPr="00277CE6">
        <w:rPr>
          <w:rFonts w:ascii="Times New Roman" w:eastAsia="宋体" w:hAnsi="Times New Roman" w:cs="Times New Roman"/>
          <w:sz w:val="24"/>
          <w:szCs w:val="24"/>
        </w:rPr>
        <w:instrText>","language":"cn","page":"15-32","source":"synbioj.cip.com.cn","title":"</w:instrText>
      </w:r>
      <w:r w:rsidR="007852A0" w:rsidRPr="00277CE6">
        <w:rPr>
          <w:rFonts w:ascii="Times New Roman" w:eastAsia="宋体" w:hAnsi="Times New Roman" w:cs="Times New Roman"/>
          <w:sz w:val="24"/>
          <w:szCs w:val="24"/>
        </w:rPr>
        <w:instrText>蛋白质计算设计：方法和应用展望</w:instrText>
      </w:r>
      <w:r w:rsidR="007852A0" w:rsidRPr="00277CE6">
        <w:rPr>
          <w:rFonts w:ascii="Times New Roman" w:eastAsia="宋体" w:hAnsi="Times New Roman" w:cs="Times New Roman"/>
          <w:sz w:val="24"/>
          <w:szCs w:val="24"/>
        </w:rPr>
        <w:instrText>","volume":"2","author":[{"family":"</w:instrText>
      </w:r>
      <w:r w:rsidR="007852A0" w:rsidRPr="00277CE6">
        <w:rPr>
          <w:rFonts w:ascii="Times New Roman" w:eastAsia="宋体" w:hAnsi="Times New Roman" w:cs="Times New Roman"/>
          <w:sz w:val="24"/>
          <w:szCs w:val="24"/>
        </w:rPr>
        <w:instrText>操帆</w:instrText>
      </w:r>
      <w:r w:rsidR="007852A0" w:rsidRPr="00277CE6">
        <w:rPr>
          <w:rFonts w:ascii="Times New Roman" w:eastAsia="宋体" w:hAnsi="Times New Roman" w:cs="Times New Roman"/>
          <w:sz w:val="24"/>
          <w:szCs w:val="24"/>
        </w:rPr>
        <w:instrText>","given":"</w:instrText>
      </w:r>
      <w:r w:rsidR="007852A0" w:rsidRPr="00277CE6">
        <w:rPr>
          <w:rFonts w:ascii="Times New Roman" w:eastAsia="宋体" w:hAnsi="Times New Roman" w:cs="Times New Roman"/>
          <w:sz w:val="24"/>
          <w:szCs w:val="24"/>
        </w:rPr>
        <w:instrText>陈耀晞</w:instrText>
      </w:r>
      <w:r w:rsidR="007852A0" w:rsidRPr="00277CE6">
        <w:rPr>
          <w:rFonts w:ascii="Times New Roman" w:eastAsia="宋体" w:hAnsi="Times New Roman" w:cs="Times New Roman"/>
          <w:sz w:val="24"/>
          <w:szCs w:val="24"/>
        </w:rPr>
        <w:instrText xml:space="preserve">"},{"family":"Fan CAO","given":"Yaoxi CHEN"}]}}],"schema":"https://github.com/citation-style-language/schema/raw/master/csl-citation.json"} </w:instrText>
      </w:r>
      <w:r w:rsidR="005C6BD9" w:rsidRPr="00277CE6">
        <w:rPr>
          <w:rFonts w:ascii="Times New Roman" w:eastAsia="宋体" w:hAnsi="Times New Roman" w:cs="Times New Roman"/>
          <w:sz w:val="24"/>
          <w:szCs w:val="24"/>
        </w:rPr>
        <w:fldChar w:fldCharType="separate"/>
      </w:r>
      <w:r w:rsidR="007852A0" w:rsidRPr="00277CE6">
        <w:rPr>
          <w:rFonts w:ascii="Times New Roman" w:hAnsi="Times New Roman" w:cs="Times New Roman"/>
          <w:kern w:val="0"/>
          <w:sz w:val="24"/>
          <w:szCs w:val="24"/>
          <w:vertAlign w:val="superscript"/>
        </w:rPr>
        <w:t>12</w:t>
      </w:r>
      <w:r w:rsidR="005C6BD9" w:rsidRPr="00277CE6">
        <w:rPr>
          <w:rFonts w:ascii="Times New Roman" w:eastAsia="宋体" w:hAnsi="Times New Roman" w:cs="Times New Roman"/>
          <w:sz w:val="24"/>
          <w:szCs w:val="24"/>
        </w:rPr>
        <w:fldChar w:fldCharType="end"/>
      </w:r>
      <w:r w:rsidR="003247B6" w:rsidRPr="00277CE6">
        <w:rPr>
          <w:rFonts w:ascii="Times New Roman" w:eastAsia="宋体" w:hAnsi="Times New Roman" w:cs="Times New Roman"/>
          <w:sz w:val="24"/>
          <w:szCs w:val="24"/>
        </w:rPr>
        <w:t>，</w:t>
      </w:r>
      <w:r w:rsidR="00BA4B97" w:rsidRPr="00277CE6">
        <w:rPr>
          <w:rFonts w:ascii="Times New Roman" w:eastAsia="宋体" w:hAnsi="Times New Roman" w:cs="Times New Roman"/>
          <w:sz w:val="24"/>
          <w:szCs w:val="24"/>
        </w:rPr>
        <w:t>上述过程</w:t>
      </w:r>
      <w:r w:rsidR="003247B6" w:rsidRPr="00277CE6">
        <w:rPr>
          <w:rFonts w:ascii="Times New Roman" w:eastAsia="宋体" w:hAnsi="Times New Roman" w:cs="Times New Roman"/>
          <w:sz w:val="24"/>
          <w:szCs w:val="24"/>
        </w:rPr>
        <w:t>极大地增加了计算</w:t>
      </w:r>
      <w:r w:rsidR="00980CDE" w:rsidRPr="00277CE6">
        <w:rPr>
          <w:rFonts w:ascii="Times New Roman" w:eastAsia="宋体" w:hAnsi="Times New Roman" w:cs="Times New Roman"/>
          <w:sz w:val="24"/>
          <w:szCs w:val="24"/>
        </w:rPr>
        <w:t>成本</w:t>
      </w:r>
      <w:r w:rsidR="007F5997" w:rsidRPr="00277CE6">
        <w:rPr>
          <w:rFonts w:ascii="Times New Roman" w:eastAsia="宋体" w:hAnsi="Times New Roman" w:cs="Times New Roman"/>
          <w:sz w:val="24"/>
          <w:szCs w:val="24"/>
        </w:rPr>
        <w:t>、</w:t>
      </w:r>
      <w:commentRangeStart w:id="63"/>
      <w:r w:rsidR="007F5997" w:rsidRPr="00277CE6">
        <w:rPr>
          <w:rFonts w:ascii="Times New Roman" w:eastAsia="宋体" w:hAnsi="Times New Roman" w:cs="Times New Roman"/>
          <w:sz w:val="24"/>
          <w:szCs w:val="24"/>
        </w:rPr>
        <w:t>降低了</w:t>
      </w:r>
      <w:r w:rsidR="002112DC" w:rsidRPr="00277CE6">
        <w:rPr>
          <w:rFonts w:ascii="Times New Roman" w:eastAsia="宋体" w:hAnsi="Times New Roman" w:cs="Times New Roman"/>
          <w:sz w:val="24"/>
          <w:szCs w:val="24"/>
        </w:rPr>
        <w:t>结构优化的</w:t>
      </w:r>
      <w:r w:rsidR="007F5997" w:rsidRPr="00277CE6">
        <w:rPr>
          <w:rFonts w:ascii="Times New Roman" w:eastAsia="宋体" w:hAnsi="Times New Roman" w:cs="Times New Roman"/>
          <w:sz w:val="24"/>
          <w:szCs w:val="24"/>
        </w:rPr>
        <w:t>准确</w:t>
      </w:r>
      <w:r w:rsidR="00970495" w:rsidRPr="00277CE6">
        <w:rPr>
          <w:rFonts w:ascii="Times New Roman" w:eastAsia="宋体" w:hAnsi="Times New Roman" w:cs="Times New Roman"/>
          <w:sz w:val="24"/>
          <w:szCs w:val="24"/>
        </w:rPr>
        <w:t>度</w:t>
      </w:r>
      <w:commentRangeEnd w:id="63"/>
      <w:r w:rsidR="006E7CEF">
        <w:rPr>
          <w:rStyle w:val="CommentReference"/>
        </w:rPr>
        <w:commentReference w:id="63"/>
      </w:r>
      <w:r w:rsidR="00BD5A5F" w:rsidRPr="00277CE6">
        <w:rPr>
          <w:rFonts w:ascii="Times New Roman" w:eastAsia="宋体" w:hAnsi="Times New Roman" w:cs="Times New Roman"/>
          <w:sz w:val="24"/>
          <w:szCs w:val="24"/>
        </w:rPr>
        <w:t>，并且难以实现</w:t>
      </w:r>
      <w:r w:rsidR="00134C82" w:rsidRPr="00277CE6">
        <w:rPr>
          <w:rFonts w:ascii="Times New Roman" w:eastAsia="宋体" w:hAnsi="Times New Roman" w:cs="Times New Roman"/>
          <w:sz w:val="24"/>
          <w:szCs w:val="24"/>
        </w:rPr>
        <w:t>主链结构的</w:t>
      </w:r>
      <w:r w:rsidR="00BE1B72" w:rsidRPr="00277CE6">
        <w:rPr>
          <w:rFonts w:ascii="Times New Roman" w:eastAsia="宋体" w:hAnsi="Times New Roman" w:cs="Times New Roman"/>
          <w:sz w:val="24"/>
          <w:szCs w:val="24"/>
        </w:rPr>
        <w:t>大范围</w:t>
      </w:r>
      <w:r w:rsidR="00134C82" w:rsidRPr="00277CE6">
        <w:rPr>
          <w:rFonts w:ascii="Times New Roman" w:eastAsia="宋体" w:hAnsi="Times New Roman" w:cs="Times New Roman"/>
          <w:sz w:val="24"/>
          <w:szCs w:val="24"/>
        </w:rPr>
        <w:t>变动</w:t>
      </w:r>
      <w:r w:rsidR="003247B6" w:rsidRPr="00277CE6">
        <w:rPr>
          <w:rFonts w:ascii="Times New Roman" w:eastAsia="宋体" w:hAnsi="Times New Roman" w:cs="Times New Roman"/>
          <w:sz w:val="24"/>
          <w:szCs w:val="24"/>
        </w:rPr>
        <w:t>。</w:t>
      </w:r>
      <w:r w:rsidR="006E4DDC" w:rsidRPr="00277CE6">
        <w:rPr>
          <w:rFonts w:ascii="Times New Roman" w:eastAsia="宋体" w:hAnsi="Times New Roman" w:cs="Times New Roman"/>
          <w:sz w:val="24"/>
          <w:szCs w:val="24"/>
        </w:rPr>
        <w:t>因此，如果能够</w:t>
      </w:r>
      <w:r w:rsidR="008213A2" w:rsidRPr="00277CE6">
        <w:rPr>
          <w:rFonts w:ascii="Times New Roman" w:eastAsia="宋体" w:hAnsi="Times New Roman" w:cs="Times New Roman"/>
          <w:sz w:val="24"/>
          <w:szCs w:val="24"/>
        </w:rPr>
        <w:t>设计</w:t>
      </w:r>
      <w:r w:rsidR="00585807" w:rsidRPr="00277CE6">
        <w:rPr>
          <w:rFonts w:ascii="Times New Roman" w:eastAsia="宋体" w:hAnsi="Times New Roman" w:cs="Times New Roman"/>
          <w:sz w:val="24"/>
          <w:szCs w:val="24"/>
        </w:rPr>
        <w:t>出具有较高通用性的</w:t>
      </w:r>
      <w:r w:rsidR="00D86AB0" w:rsidRPr="00277CE6">
        <w:rPr>
          <w:rFonts w:ascii="Times New Roman" w:eastAsia="宋体" w:hAnsi="Times New Roman" w:cs="Times New Roman"/>
          <w:sz w:val="24"/>
          <w:szCs w:val="24"/>
        </w:rPr>
        <w:t>侧链无关的</w:t>
      </w:r>
      <w:r w:rsidR="00CC3150" w:rsidRPr="00277CE6">
        <w:rPr>
          <w:rFonts w:ascii="Times New Roman" w:eastAsia="宋体" w:hAnsi="Times New Roman" w:cs="Times New Roman"/>
          <w:sz w:val="24"/>
          <w:szCs w:val="24"/>
        </w:rPr>
        <w:t>主链能量函数</w:t>
      </w:r>
      <w:r w:rsidR="00E44EDF" w:rsidRPr="00277CE6">
        <w:rPr>
          <w:rFonts w:ascii="Times New Roman" w:eastAsia="宋体" w:hAnsi="Times New Roman" w:cs="Times New Roman"/>
          <w:sz w:val="24"/>
          <w:szCs w:val="24"/>
        </w:rPr>
        <w:t>，</w:t>
      </w:r>
      <w:r w:rsidR="00E66EE6" w:rsidRPr="00277CE6">
        <w:rPr>
          <w:rFonts w:ascii="Times New Roman" w:eastAsia="宋体" w:hAnsi="Times New Roman" w:cs="Times New Roman"/>
          <w:sz w:val="24"/>
          <w:szCs w:val="24"/>
        </w:rPr>
        <w:t>实现</w:t>
      </w:r>
      <w:r w:rsidR="00D86AB0" w:rsidRPr="00277CE6">
        <w:rPr>
          <w:rFonts w:ascii="Times New Roman" w:eastAsia="宋体" w:hAnsi="Times New Roman" w:cs="Times New Roman"/>
          <w:sz w:val="24"/>
          <w:szCs w:val="24"/>
        </w:rPr>
        <w:t>侧链无关的</w:t>
      </w:r>
      <w:r w:rsidR="00E66EE6" w:rsidRPr="00277CE6">
        <w:rPr>
          <w:rFonts w:ascii="Times New Roman" w:eastAsia="宋体" w:hAnsi="Times New Roman" w:cs="Times New Roman"/>
          <w:sz w:val="24"/>
          <w:szCs w:val="24"/>
        </w:rPr>
        <w:t>主链</w:t>
      </w:r>
      <w:r w:rsidR="00D86AB0" w:rsidRPr="00277CE6">
        <w:rPr>
          <w:rFonts w:ascii="Times New Roman" w:eastAsia="宋体" w:hAnsi="Times New Roman" w:cs="Times New Roman"/>
          <w:sz w:val="24"/>
          <w:szCs w:val="24"/>
        </w:rPr>
        <w:t>结构优化</w:t>
      </w:r>
      <w:r w:rsidR="00E44EDF" w:rsidRPr="00277CE6">
        <w:rPr>
          <w:rFonts w:ascii="Times New Roman" w:eastAsia="宋体" w:hAnsi="Times New Roman" w:cs="Times New Roman"/>
          <w:sz w:val="24"/>
          <w:szCs w:val="24"/>
        </w:rPr>
        <w:t>，</w:t>
      </w:r>
      <w:r w:rsidR="00EB2283" w:rsidRPr="00277CE6">
        <w:rPr>
          <w:rFonts w:ascii="Times New Roman" w:eastAsia="宋体" w:hAnsi="Times New Roman" w:cs="Times New Roman"/>
          <w:sz w:val="24"/>
          <w:szCs w:val="24"/>
        </w:rPr>
        <w:t>能够大大提升</w:t>
      </w:r>
      <w:r w:rsidR="00F735D4" w:rsidRPr="00277CE6">
        <w:rPr>
          <w:rFonts w:ascii="Times New Roman" w:eastAsia="宋体" w:hAnsi="Times New Roman" w:cs="Times New Roman"/>
          <w:sz w:val="24"/>
          <w:szCs w:val="24"/>
        </w:rPr>
        <w:t>蛋白质</w:t>
      </w:r>
      <w:r w:rsidR="003D46A7" w:rsidRPr="00277CE6">
        <w:rPr>
          <w:rFonts w:ascii="Times New Roman" w:eastAsia="宋体" w:hAnsi="Times New Roman" w:cs="Times New Roman"/>
          <w:sz w:val="24"/>
          <w:szCs w:val="24"/>
        </w:rPr>
        <w:t>从头</w:t>
      </w:r>
      <w:r w:rsidR="00F735D4" w:rsidRPr="00277CE6">
        <w:rPr>
          <w:rFonts w:ascii="Times New Roman" w:eastAsia="宋体" w:hAnsi="Times New Roman" w:cs="Times New Roman"/>
          <w:sz w:val="24"/>
          <w:szCs w:val="24"/>
        </w:rPr>
        <w:t>设计</w:t>
      </w:r>
      <w:r w:rsidR="00654E59" w:rsidRPr="00277CE6">
        <w:rPr>
          <w:rFonts w:ascii="Times New Roman" w:eastAsia="宋体" w:hAnsi="Times New Roman" w:cs="Times New Roman"/>
          <w:sz w:val="24"/>
          <w:szCs w:val="24"/>
        </w:rPr>
        <w:t>的</w:t>
      </w:r>
      <w:commentRangeStart w:id="64"/>
      <w:r w:rsidR="00654E59" w:rsidRPr="00277CE6">
        <w:rPr>
          <w:rFonts w:ascii="Times New Roman" w:eastAsia="宋体" w:hAnsi="Times New Roman" w:cs="Times New Roman"/>
          <w:sz w:val="24"/>
          <w:szCs w:val="24"/>
        </w:rPr>
        <w:t>自由度</w:t>
      </w:r>
      <w:commentRangeEnd w:id="64"/>
      <w:r w:rsidR="006E7CEF">
        <w:rPr>
          <w:rStyle w:val="CommentReference"/>
        </w:rPr>
        <w:commentReference w:id="64"/>
      </w:r>
      <w:r w:rsidR="00631238" w:rsidRPr="00277CE6">
        <w:rPr>
          <w:rFonts w:ascii="Times New Roman" w:eastAsia="宋体" w:hAnsi="Times New Roman" w:cs="Times New Roman"/>
          <w:sz w:val="24"/>
          <w:szCs w:val="24"/>
        </w:rPr>
        <w:t>。</w:t>
      </w:r>
    </w:p>
    <w:p w14:paraId="5A878E53" w14:textId="1D6BE397" w:rsidR="003A072D" w:rsidRPr="00277CE6" w:rsidRDefault="003A072D" w:rsidP="003A072D">
      <w:pPr>
        <w:spacing w:line="300" w:lineRule="auto"/>
        <w:rPr>
          <w:rFonts w:ascii="Times New Roman" w:eastAsia="宋体" w:hAnsi="Times New Roman" w:cs="Times New Roman"/>
          <w:sz w:val="24"/>
          <w:szCs w:val="24"/>
        </w:rPr>
      </w:pPr>
    </w:p>
    <w:p w14:paraId="4F06DEBD" w14:textId="3A20EC0A" w:rsidR="003A072D" w:rsidRPr="00277CE6" w:rsidRDefault="003A072D" w:rsidP="003A072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DD95B8D" wp14:editId="7899DFCD">
            <wp:extent cx="4800600" cy="359573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47af6e595306af7d396b9e85fd78ae7.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09944" cy="3602734"/>
                    </a:xfrm>
                    <a:prstGeom prst="rect">
                      <a:avLst/>
                    </a:prstGeom>
                    <a:noFill/>
                    <a:ln>
                      <a:noFill/>
                    </a:ln>
                  </pic:spPr>
                </pic:pic>
              </a:graphicData>
            </a:graphic>
          </wp:inline>
        </w:drawing>
      </w:r>
    </w:p>
    <w:p w14:paraId="0EFE466A" w14:textId="5B499688" w:rsidR="00FB7692" w:rsidRPr="00277CE6" w:rsidRDefault="003A072D" w:rsidP="00485E26">
      <w:pP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1.4 </w:t>
      </w:r>
      <w:proofErr w:type="spellStart"/>
      <w:r w:rsidRPr="00277CE6">
        <w:rPr>
          <w:rFonts w:ascii="Times New Roman" w:eastAsia="宋体" w:hAnsi="Times New Roman" w:cs="Times New Roman"/>
        </w:rPr>
        <w:t>tetraBASE</w:t>
      </w:r>
      <w:proofErr w:type="spellEnd"/>
      <w:r w:rsidRPr="00277CE6">
        <w:rPr>
          <w:rFonts w:ascii="Times New Roman" w:eastAsia="宋体" w:hAnsi="Times New Roman" w:cs="Times New Roman"/>
        </w:rPr>
        <w:t>能量函数的构建</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(a)</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(b)</w:t>
      </w:r>
      <w:r w:rsidR="00485E26" w:rsidRPr="00277CE6">
        <w:rPr>
          <w:rFonts w:ascii="Times New Roman" w:eastAsia="宋体" w:hAnsi="Times New Roman" w:cs="Times New Roman"/>
        </w:rPr>
        <w:t xml:space="preserve"> </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螺旋和</w:t>
      </w:r>
      <w:r w:rsidR="00485E26" w:rsidRPr="00277CE6">
        <w:rPr>
          <w:rFonts w:ascii="Times New Roman" w:eastAsia="宋体" w:hAnsi="Times New Roman" w:cs="Times New Roman"/>
        </w:rPr>
        <w:t>一条</w:t>
      </w:r>
      <w:r w:rsidR="00FB7692" w:rsidRPr="00277CE6">
        <w:rPr>
          <w:rFonts w:ascii="Times New Roman" w:eastAsia="宋体" w:hAnsi="Times New Roman" w:cs="Times New Roman"/>
        </w:rPr>
        <w:t>β</w:t>
      </w:r>
      <w:r w:rsidR="00FB7692" w:rsidRPr="00277CE6">
        <w:rPr>
          <w:rFonts w:ascii="Times New Roman" w:eastAsia="宋体" w:hAnsi="Times New Roman" w:cs="Times New Roman"/>
        </w:rPr>
        <w:t>折叠片</w:t>
      </w:r>
      <w:r w:rsidR="001F667A" w:rsidRPr="00277CE6">
        <w:rPr>
          <w:rFonts w:ascii="Times New Roman" w:eastAsia="宋体" w:hAnsi="Times New Roman" w:cs="Times New Roman"/>
        </w:rPr>
        <w:t>；</w:t>
      </w:r>
      <w:r w:rsidR="00FB7692" w:rsidRPr="00277CE6">
        <w:rPr>
          <w:rFonts w:ascii="Times New Roman" w:eastAsia="宋体" w:hAnsi="Times New Roman" w:cs="Times New Roman"/>
        </w:rPr>
        <w:t>(c)</w:t>
      </w:r>
      <w:r w:rsidR="00485E26" w:rsidRPr="00277CE6">
        <w:rPr>
          <w:rFonts w:ascii="Times New Roman" w:eastAsia="宋体" w:hAnsi="Times New Roman" w:cs="Times New Roman"/>
        </w:rPr>
        <w:t xml:space="preserve"> </w:t>
      </w:r>
      <w:r w:rsidR="00FB7692" w:rsidRPr="00277CE6">
        <w:rPr>
          <w:rFonts w:ascii="Times New Roman" w:eastAsia="宋体" w:hAnsi="Times New Roman" w:cs="Times New Roman"/>
        </w:rPr>
        <w:t>两条反平行</w:t>
      </w:r>
      <w:r w:rsidR="00FB7692" w:rsidRPr="00277CE6">
        <w:rPr>
          <w:rFonts w:ascii="Times New Roman" w:eastAsia="宋体" w:hAnsi="Times New Roman" w:cs="Times New Roman"/>
        </w:rPr>
        <w:t>α</w:t>
      </w:r>
      <w:r w:rsidR="00FB7692" w:rsidRPr="00277CE6">
        <w:rPr>
          <w:rFonts w:ascii="Times New Roman" w:eastAsia="宋体" w:hAnsi="Times New Roman" w:cs="Times New Roman"/>
        </w:rPr>
        <w:t>螺旋</w:t>
      </w:r>
      <w:r w:rsidR="001F667A" w:rsidRPr="00277CE6">
        <w:rPr>
          <w:rFonts w:ascii="Times New Roman" w:eastAsia="宋体" w:hAnsi="Times New Roman" w:cs="Times New Roman"/>
        </w:rPr>
        <w:t>。</w:t>
      </w:r>
      <w:r w:rsidR="00485E26" w:rsidRPr="00277CE6">
        <w:rPr>
          <w:rFonts w:ascii="Times New Roman" w:eastAsia="宋体" w:hAnsi="Times New Roman" w:cs="Times New Roman"/>
        </w:rPr>
        <w:fldChar w:fldCharType="begin"/>
      </w:r>
      <w:r w:rsidR="00485E26" w:rsidRPr="00277CE6">
        <w:rPr>
          <w:rFonts w:ascii="Times New Roman" w:eastAsia="宋体" w:hAnsi="Times New Roman" w:cs="Times New Roman"/>
        </w:rPr>
        <w:instrText xml:space="preserve"> ADDIN ZOTERO_ITEM CSL_CITATION {"citationID":"k0IJUgxf","properties":{"formattedCitation":"\\super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485E26" w:rsidRPr="00277CE6">
        <w:rPr>
          <w:rFonts w:ascii="Times New Roman" w:eastAsia="宋体" w:hAnsi="Times New Roman" w:cs="Times New Roman"/>
        </w:rPr>
        <w:fldChar w:fldCharType="separate"/>
      </w:r>
      <w:r w:rsidR="00485E26" w:rsidRPr="00277CE6">
        <w:rPr>
          <w:rFonts w:ascii="Times New Roman" w:hAnsi="Times New Roman" w:cs="Times New Roman"/>
          <w:kern w:val="0"/>
          <w:szCs w:val="24"/>
          <w:vertAlign w:val="superscript"/>
        </w:rPr>
        <w:t>13</w:t>
      </w:r>
      <w:r w:rsidR="00485E26" w:rsidRPr="00277CE6">
        <w:rPr>
          <w:rFonts w:ascii="Times New Roman" w:eastAsia="宋体" w:hAnsi="Times New Roman" w:cs="Times New Roman"/>
        </w:rPr>
        <w:fldChar w:fldCharType="end"/>
      </w:r>
    </w:p>
    <w:p w14:paraId="7C18C4EF" w14:textId="2580F40B" w:rsidR="000F768C" w:rsidRPr="00277CE6" w:rsidRDefault="00FE7B0F" w:rsidP="00583C40">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2010</w:t>
      </w:r>
      <w:r w:rsidRPr="00277CE6">
        <w:rPr>
          <w:rFonts w:ascii="Times New Roman" w:eastAsia="宋体" w:hAnsi="Times New Roman" w:cs="Times New Roman"/>
          <w:sz w:val="24"/>
          <w:szCs w:val="24"/>
        </w:rPr>
        <w:t>年，</w:t>
      </w:r>
      <w:r w:rsidR="00F27475" w:rsidRPr="00277CE6">
        <w:rPr>
          <w:rFonts w:ascii="Times New Roman" w:eastAsia="宋体" w:hAnsi="Times New Roman" w:cs="Times New Roman"/>
          <w:sz w:val="24"/>
          <w:szCs w:val="24"/>
        </w:rPr>
        <w:t>MacDonald</w:t>
      </w:r>
      <w:r w:rsidR="00F27475" w:rsidRPr="00277CE6">
        <w:rPr>
          <w:rFonts w:ascii="Times New Roman" w:eastAsia="宋体" w:hAnsi="Times New Roman" w:cs="Times New Roman"/>
          <w:sz w:val="24"/>
          <w:szCs w:val="24"/>
        </w:rPr>
        <w:t>等</w:t>
      </w:r>
      <w:r w:rsidR="00E97ADE"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{"citationID":"LIbwd0n8","properties":{"formattedCitation":"\\super 14\\nosupersub{}","plainCitation":"14","noteIndex":0},"citationItems":[{"id":248,"uris":["http://zotero.org/users/9340884/items/29PIESSM"],"itemData":{"id":248,"type":"article-journal","abstract":"In recent years, there have been significant advances in the field of computational protein design including the successful computational design of enzymes based on backbone scaffolds from experimentally solved structures. It is likely that large-scale sampling of protein backbone conformations will become necessary as further progress is made on more complicated systems. Removing the constraint of having to use scaffolds based on known protein backbones is a potential method of solving the problem. With this application in mind, we describe a method to systematically construct a large number of de novo backbone structures from idealized topological forms in a top–down hierarchical approach. The structural properties of these novel backbone scaffolds were analyzed and compared with a set of high-resolution experimental structures from the protein data bank (PDB). It was found that the Ramachandran plot distribution and relative γ- and β-turn frequencies were similar to those found in the PDB. The de novo scaffolds were sequence designed with RosettaDesign, and the energy distributions and amino acid compositions were comparable with the results for redesigned experimentally solved backbones. Proteins 2010. © 2009 Wiley-Liss, Inc.","container-title":"Proteins: Structure, Function, and Bioinformatics","DOI":"10.1002/prot.22651","ISSN":"1097-0134","issue":"5","language":"en","note":"_eprint: https://onlinelibrary.wiley.com/doi/pdf/10.1002/prot.22651","page":"1311-1325","source":"Wiley Online Library","title":"De novo backbone scaffolds for protein design","volume":"78","author":[{"family":"MacDonald","given":"James T."},{"family":"Maksimiak","given":"Katarzyna"},{"family":"Sadowski","given":"Michael I."},{"family":"Taylor","given":"William R."}],"issued":{"date-parts":[["2010"]]}}}],"schema":"https://github.com/citation-style-language/schema/raw/master/csl-citation.json"} </w:instrText>
      </w:r>
      <w:r w:rsidR="00E97ADE"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14</w:t>
      </w:r>
      <w:r w:rsidR="00E97ADE" w:rsidRPr="00277CE6">
        <w:rPr>
          <w:rFonts w:ascii="Times New Roman" w:eastAsia="宋体" w:hAnsi="Times New Roman" w:cs="Times New Roman"/>
          <w:sz w:val="24"/>
          <w:szCs w:val="24"/>
        </w:rPr>
        <w:fldChar w:fldCharType="end"/>
      </w:r>
      <w:r w:rsidR="0095774E" w:rsidRPr="00277CE6">
        <w:rPr>
          <w:rFonts w:ascii="Times New Roman" w:eastAsia="宋体" w:hAnsi="Times New Roman" w:cs="Times New Roman"/>
          <w:sz w:val="24"/>
          <w:szCs w:val="24"/>
        </w:rPr>
        <w:t>构建了</w:t>
      </w:r>
      <w:r w:rsidR="00C324D6" w:rsidRPr="00277CE6">
        <w:rPr>
          <w:rFonts w:ascii="Times New Roman" w:eastAsia="宋体" w:hAnsi="Times New Roman" w:cs="Times New Roman"/>
          <w:sz w:val="24"/>
          <w:szCs w:val="24"/>
        </w:rPr>
        <w:t>基于</w:t>
      </w:r>
      <w:r w:rsidR="004849E2" w:rsidRPr="00277CE6">
        <w:rPr>
          <w:rFonts w:ascii="Times New Roman" w:eastAsia="宋体" w:hAnsi="Times New Roman" w:cs="Times New Roman"/>
          <w:sz w:val="24"/>
          <w:szCs w:val="24"/>
        </w:rPr>
        <w:t>C</w:t>
      </w:r>
      <w:r w:rsidR="00C324D6" w:rsidRPr="00277CE6">
        <w:rPr>
          <w:rFonts w:ascii="Times New Roman" w:eastAsia="宋体" w:hAnsi="Times New Roman" w:cs="Times New Roman"/>
          <w:sz w:val="24"/>
          <w:szCs w:val="24"/>
        </w:rPr>
        <w:t>α</w:t>
      </w:r>
      <w:r w:rsidR="00AB5769" w:rsidRPr="00277CE6">
        <w:rPr>
          <w:rFonts w:ascii="Times New Roman" w:eastAsia="宋体" w:hAnsi="Times New Roman" w:cs="Times New Roman"/>
          <w:sz w:val="24"/>
          <w:szCs w:val="24"/>
        </w:rPr>
        <w:t>原子的</w:t>
      </w:r>
      <w:r w:rsidR="00AA43A0" w:rsidRPr="00277CE6">
        <w:rPr>
          <w:rFonts w:ascii="Times New Roman" w:eastAsia="宋体" w:hAnsi="Times New Roman" w:cs="Times New Roman"/>
          <w:sz w:val="24"/>
          <w:szCs w:val="24"/>
        </w:rPr>
        <w:t>能量</w:t>
      </w:r>
      <w:r w:rsidR="00AB5769" w:rsidRPr="00277CE6">
        <w:rPr>
          <w:rFonts w:ascii="Times New Roman" w:eastAsia="宋体" w:hAnsi="Times New Roman" w:cs="Times New Roman"/>
          <w:sz w:val="24"/>
          <w:szCs w:val="24"/>
        </w:rPr>
        <w:t>函数，通过高分辨率蛋白质数据集对</w:t>
      </w:r>
      <w:r w:rsidR="00AA43A0" w:rsidRPr="00277CE6">
        <w:rPr>
          <w:rFonts w:ascii="Times New Roman" w:eastAsia="宋体" w:hAnsi="Times New Roman" w:cs="Times New Roman"/>
          <w:sz w:val="24"/>
          <w:szCs w:val="24"/>
        </w:rPr>
        <w:t>能量</w:t>
      </w:r>
      <w:r w:rsidR="00031195" w:rsidRPr="00277CE6">
        <w:rPr>
          <w:rFonts w:ascii="Times New Roman" w:eastAsia="宋体" w:hAnsi="Times New Roman" w:cs="Times New Roman"/>
          <w:sz w:val="24"/>
          <w:szCs w:val="24"/>
        </w:rPr>
        <w:t>函数</w:t>
      </w:r>
      <w:r w:rsidR="00AA43A0" w:rsidRPr="00277CE6">
        <w:rPr>
          <w:rFonts w:ascii="Times New Roman" w:eastAsia="宋体" w:hAnsi="Times New Roman" w:cs="Times New Roman"/>
          <w:sz w:val="24"/>
          <w:szCs w:val="24"/>
        </w:rPr>
        <w:t>中的各能量项</w:t>
      </w:r>
      <w:r w:rsidR="00AB5769" w:rsidRPr="00277CE6">
        <w:rPr>
          <w:rFonts w:ascii="Times New Roman" w:eastAsia="宋体" w:hAnsi="Times New Roman" w:cs="Times New Roman"/>
          <w:sz w:val="24"/>
          <w:szCs w:val="24"/>
        </w:rPr>
        <w:t>进行参数化</w:t>
      </w:r>
      <w:r w:rsidR="00AA43A0" w:rsidRPr="00277CE6">
        <w:rPr>
          <w:rFonts w:ascii="Times New Roman" w:eastAsia="宋体" w:hAnsi="Times New Roman" w:cs="Times New Roman"/>
          <w:sz w:val="24"/>
          <w:szCs w:val="24"/>
        </w:rPr>
        <w:t>，较好地模拟了</w:t>
      </w:r>
      <w:r w:rsidR="00086BDD" w:rsidRPr="00277CE6">
        <w:rPr>
          <w:rFonts w:ascii="Times New Roman" w:eastAsia="宋体" w:hAnsi="Times New Roman" w:cs="Times New Roman"/>
          <w:sz w:val="24"/>
          <w:szCs w:val="24"/>
        </w:rPr>
        <w:t>蛋白质主链局部构象</w:t>
      </w:r>
      <w:r w:rsidR="00702706" w:rsidRPr="00277CE6">
        <w:rPr>
          <w:rFonts w:ascii="Times New Roman" w:eastAsia="宋体" w:hAnsi="Times New Roman" w:cs="Times New Roman"/>
          <w:sz w:val="24"/>
          <w:szCs w:val="24"/>
        </w:rPr>
        <w:t>以及</w:t>
      </w:r>
      <w:r w:rsidR="00DF667B" w:rsidRPr="00277CE6">
        <w:rPr>
          <w:rFonts w:ascii="Times New Roman" w:eastAsia="宋体" w:hAnsi="Times New Roman" w:cs="Times New Roman"/>
          <w:sz w:val="24"/>
          <w:szCs w:val="24"/>
        </w:rPr>
        <w:t>主链氢键</w:t>
      </w:r>
      <w:r w:rsidR="00864762" w:rsidRPr="00277CE6">
        <w:rPr>
          <w:rFonts w:ascii="Times New Roman" w:eastAsia="宋体" w:hAnsi="Times New Roman" w:cs="Times New Roman"/>
          <w:sz w:val="24"/>
          <w:szCs w:val="24"/>
        </w:rPr>
        <w:t>。</w:t>
      </w:r>
      <w:r w:rsidR="00EB794C" w:rsidRPr="00277CE6">
        <w:rPr>
          <w:rFonts w:ascii="Times New Roman" w:eastAsia="宋体" w:hAnsi="Times New Roman" w:cs="Times New Roman"/>
          <w:sz w:val="24"/>
          <w:szCs w:val="24"/>
        </w:rPr>
        <w:t>该研究表明</w:t>
      </w:r>
      <w:r w:rsidR="00BE2BC3" w:rsidRPr="00277CE6">
        <w:rPr>
          <w:rFonts w:ascii="Times New Roman" w:eastAsia="宋体" w:hAnsi="Times New Roman" w:cs="Times New Roman"/>
          <w:sz w:val="24"/>
          <w:szCs w:val="24"/>
        </w:rPr>
        <w:t>在侧链无关的情况下，</w:t>
      </w:r>
      <w:r w:rsidR="008C41B8" w:rsidRPr="00277CE6">
        <w:rPr>
          <w:rFonts w:ascii="Times New Roman" w:eastAsia="宋体" w:hAnsi="Times New Roman" w:cs="Times New Roman"/>
          <w:sz w:val="24"/>
          <w:szCs w:val="24"/>
        </w:rPr>
        <w:t>在该</w:t>
      </w:r>
      <w:r w:rsidR="00D50DEB" w:rsidRPr="00277CE6">
        <w:rPr>
          <w:rFonts w:ascii="Times New Roman" w:eastAsia="宋体" w:hAnsi="Times New Roman" w:cs="Times New Roman"/>
          <w:sz w:val="24"/>
          <w:szCs w:val="24"/>
        </w:rPr>
        <w:t>能量函数</w:t>
      </w:r>
      <w:r w:rsidR="008C41B8" w:rsidRPr="00277CE6">
        <w:rPr>
          <w:rFonts w:ascii="Times New Roman" w:eastAsia="宋体" w:hAnsi="Times New Roman" w:cs="Times New Roman"/>
          <w:sz w:val="24"/>
          <w:szCs w:val="24"/>
        </w:rPr>
        <w:t>下的一些低能量结构仍能够很好地复现</w:t>
      </w:r>
      <w:r w:rsidR="001A64F6" w:rsidRPr="00277CE6">
        <w:rPr>
          <w:rFonts w:ascii="Times New Roman" w:eastAsia="宋体" w:hAnsi="Times New Roman" w:cs="Times New Roman"/>
          <w:sz w:val="24"/>
          <w:szCs w:val="24"/>
        </w:rPr>
        <w:t>天然蛋白质结构片段</w:t>
      </w:r>
      <w:r w:rsidR="0097047F" w:rsidRPr="00277CE6">
        <w:rPr>
          <w:rFonts w:ascii="Times New Roman" w:eastAsia="宋体" w:hAnsi="Times New Roman" w:cs="Times New Roman"/>
          <w:sz w:val="24"/>
          <w:szCs w:val="24"/>
        </w:rPr>
        <w:t>，</w:t>
      </w:r>
      <w:r w:rsidR="00676FAF" w:rsidRPr="00277CE6">
        <w:rPr>
          <w:rFonts w:ascii="Times New Roman" w:eastAsia="宋体" w:hAnsi="Times New Roman" w:cs="Times New Roman"/>
          <w:sz w:val="24"/>
          <w:szCs w:val="24"/>
        </w:rPr>
        <w:t>验证了</w:t>
      </w:r>
      <w:r w:rsidR="00F95659" w:rsidRPr="00277CE6">
        <w:rPr>
          <w:rFonts w:ascii="Times New Roman" w:eastAsia="宋体" w:hAnsi="Times New Roman" w:cs="Times New Roman"/>
          <w:sz w:val="24"/>
          <w:szCs w:val="24"/>
        </w:rPr>
        <w:t>经过优化后能量较低</w:t>
      </w:r>
      <w:r w:rsidR="00676FAF" w:rsidRPr="00277CE6">
        <w:rPr>
          <w:rFonts w:ascii="Times New Roman" w:eastAsia="宋体" w:hAnsi="Times New Roman" w:cs="Times New Roman"/>
          <w:sz w:val="24"/>
          <w:szCs w:val="24"/>
        </w:rPr>
        <w:t>的主链结构具有较高的可设计性。</w:t>
      </w:r>
      <w:r w:rsidR="00D02547" w:rsidRPr="00277CE6">
        <w:rPr>
          <w:rFonts w:ascii="Times New Roman" w:eastAsia="宋体" w:hAnsi="Times New Roman" w:cs="Times New Roman"/>
          <w:sz w:val="24"/>
          <w:szCs w:val="24"/>
        </w:rPr>
        <w:t>但是该模型</w:t>
      </w:r>
      <w:r w:rsidR="00C957D2" w:rsidRPr="00277CE6">
        <w:rPr>
          <w:rFonts w:ascii="Times New Roman" w:eastAsia="宋体" w:hAnsi="Times New Roman" w:cs="Times New Roman"/>
          <w:sz w:val="24"/>
          <w:szCs w:val="24"/>
        </w:rPr>
        <w:t>重点对</w:t>
      </w:r>
      <w:r w:rsidR="00243304" w:rsidRPr="00277CE6">
        <w:rPr>
          <w:rFonts w:ascii="Times New Roman" w:eastAsia="宋体" w:hAnsi="Times New Roman" w:cs="Times New Roman"/>
          <w:sz w:val="24"/>
          <w:szCs w:val="24"/>
        </w:rPr>
        <w:t>于</w:t>
      </w:r>
      <w:r w:rsidR="00EB6894" w:rsidRPr="00277CE6">
        <w:rPr>
          <w:rFonts w:ascii="Times New Roman" w:eastAsia="宋体" w:hAnsi="Times New Roman" w:cs="Times New Roman"/>
          <w:sz w:val="24"/>
          <w:szCs w:val="24"/>
        </w:rPr>
        <w:t>蛋白质局部骨架</w:t>
      </w:r>
      <w:r w:rsidR="00D5777B" w:rsidRPr="00277CE6">
        <w:rPr>
          <w:rFonts w:ascii="Times New Roman" w:eastAsia="宋体" w:hAnsi="Times New Roman" w:cs="Times New Roman"/>
          <w:sz w:val="24"/>
          <w:szCs w:val="24"/>
        </w:rPr>
        <w:t>进行</w:t>
      </w:r>
      <w:r w:rsidR="00EB6894" w:rsidRPr="00277CE6">
        <w:rPr>
          <w:rFonts w:ascii="Times New Roman" w:eastAsia="宋体" w:hAnsi="Times New Roman" w:cs="Times New Roman"/>
          <w:sz w:val="24"/>
          <w:szCs w:val="24"/>
        </w:rPr>
        <w:t>真实建模，</w:t>
      </w:r>
      <w:r w:rsidR="005604B5" w:rsidRPr="00277CE6">
        <w:rPr>
          <w:rFonts w:ascii="Times New Roman" w:eastAsia="宋体" w:hAnsi="Times New Roman" w:cs="Times New Roman"/>
          <w:sz w:val="24"/>
          <w:szCs w:val="24"/>
        </w:rPr>
        <w:t>而</w:t>
      </w:r>
      <w:r w:rsidR="00D02547" w:rsidRPr="00277CE6">
        <w:rPr>
          <w:rFonts w:ascii="Times New Roman" w:eastAsia="宋体" w:hAnsi="Times New Roman" w:cs="Times New Roman"/>
          <w:sz w:val="24"/>
          <w:szCs w:val="24"/>
        </w:rPr>
        <w:t>对于</w:t>
      </w:r>
      <w:r w:rsidR="00D92752" w:rsidRPr="00277CE6">
        <w:rPr>
          <w:rFonts w:ascii="Times New Roman" w:eastAsia="宋体" w:hAnsi="Times New Roman" w:cs="Times New Roman"/>
          <w:sz w:val="24"/>
          <w:szCs w:val="24"/>
        </w:rPr>
        <w:t>蛋白质中长距离</w:t>
      </w:r>
      <w:r w:rsidR="001636C8" w:rsidRPr="00277CE6">
        <w:rPr>
          <w:rFonts w:ascii="Times New Roman" w:eastAsia="宋体" w:hAnsi="Times New Roman" w:cs="Times New Roman"/>
          <w:sz w:val="24"/>
          <w:szCs w:val="24"/>
        </w:rPr>
        <w:t>相互作用</w:t>
      </w:r>
      <w:r w:rsidR="00D420D7" w:rsidRPr="00277CE6">
        <w:rPr>
          <w:rFonts w:ascii="Times New Roman" w:eastAsia="宋体" w:hAnsi="Times New Roman" w:cs="Times New Roman"/>
          <w:sz w:val="24"/>
          <w:szCs w:val="24"/>
        </w:rPr>
        <w:t>的描述较为粗糙</w:t>
      </w:r>
      <w:r w:rsidR="00E76664" w:rsidRPr="00277CE6">
        <w:rPr>
          <w:rFonts w:ascii="Times New Roman" w:eastAsia="宋体" w:hAnsi="Times New Roman" w:cs="Times New Roman"/>
          <w:sz w:val="24"/>
          <w:szCs w:val="24"/>
        </w:rPr>
        <w:t>，因此在优化完整的主链结构时</w:t>
      </w:r>
      <w:r w:rsidR="0069486C" w:rsidRPr="00277CE6">
        <w:rPr>
          <w:rFonts w:ascii="Times New Roman" w:eastAsia="宋体" w:hAnsi="Times New Roman" w:cs="Times New Roman"/>
          <w:sz w:val="24"/>
          <w:szCs w:val="24"/>
        </w:rPr>
        <w:t>相对</w:t>
      </w:r>
      <w:r w:rsidR="00AC1ACA" w:rsidRPr="00277CE6">
        <w:rPr>
          <w:rFonts w:ascii="Times New Roman" w:eastAsia="宋体" w:hAnsi="Times New Roman" w:cs="Times New Roman"/>
          <w:sz w:val="24"/>
          <w:szCs w:val="24"/>
        </w:rPr>
        <w:t>实际主链结构的偏差较大</w:t>
      </w:r>
      <w:r w:rsidR="00A34E4E" w:rsidRPr="00277CE6">
        <w:rPr>
          <w:rFonts w:ascii="Times New Roman" w:eastAsia="宋体" w:hAnsi="Times New Roman" w:cs="Times New Roman"/>
          <w:sz w:val="24"/>
          <w:szCs w:val="24"/>
        </w:rPr>
        <w:t>。</w:t>
      </w:r>
      <w:r w:rsidR="00A34E4E" w:rsidRPr="00277CE6">
        <w:rPr>
          <w:rFonts w:ascii="Times New Roman" w:eastAsia="宋体" w:hAnsi="Times New Roman" w:cs="Times New Roman"/>
          <w:sz w:val="24"/>
          <w:szCs w:val="24"/>
        </w:rPr>
        <w:t>2018</w:t>
      </w:r>
      <w:r w:rsidR="00A34E4E" w:rsidRPr="00277CE6">
        <w:rPr>
          <w:rFonts w:ascii="Times New Roman" w:eastAsia="宋体" w:hAnsi="Times New Roman" w:cs="Times New Roman"/>
          <w:sz w:val="24"/>
          <w:szCs w:val="24"/>
        </w:rPr>
        <w:t>年，</w:t>
      </w:r>
      <w:r w:rsidR="006A0488" w:rsidRPr="00277CE6">
        <w:rPr>
          <w:rFonts w:ascii="Times New Roman" w:eastAsia="宋体" w:hAnsi="Times New Roman" w:cs="Times New Roman"/>
          <w:sz w:val="24"/>
          <w:szCs w:val="24"/>
        </w:rPr>
        <w:t>Chu</w:t>
      </w:r>
      <w:r w:rsidR="006A0488" w:rsidRPr="00277CE6">
        <w:rPr>
          <w:rFonts w:ascii="Times New Roman" w:eastAsia="宋体" w:hAnsi="Times New Roman" w:cs="Times New Roman"/>
          <w:sz w:val="24"/>
          <w:szCs w:val="24"/>
        </w:rPr>
        <w:t>等</w:t>
      </w:r>
      <w:r w:rsidR="006A0488" w:rsidRPr="00277CE6">
        <w:rPr>
          <w:rFonts w:ascii="Times New Roman" w:eastAsia="宋体" w:hAnsi="Times New Roman" w:cs="Times New Roman"/>
          <w:sz w:val="24"/>
          <w:szCs w:val="24"/>
        </w:rPr>
        <w:fldChar w:fldCharType="begin"/>
      </w:r>
      <w:r w:rsidR="002D7F7A" w:rsidRPr="00277CE6">
        <w:rPr>
          <w:rFonts w:ascii="Times New Roman" w:eastAsia="宋体" w:hAnsi="Times New Roman" w:cs="Times New Roman"/>
          <w:sz w:val="24"/>
          <w:szCs w:val="24"/>
        </w:rPr>
        <w:instrText xml:space="preserve"> ADDIN ZOTERO_ITEM CSL_CITATION {"citationID":"t71SjUg9","properties":{"formattedCitation":"\\super 13\\nosupersub{}","plainCitation":"13","noteIndex":0},"citationItems":[{"id":9,"uris":["http://zotero.org/users/9340884/items/VIXZHG6F"],"itemData":{"id":9,"type":"article-journal","abstract":"To construct backbone structures of high designability is a primary aspect of computational protein design. We report here a side chain-independent statistical energy that aims at realistic modeling of through-space packing of polypeptide backbones. To mitigate the lack of explicit amino acid side chains, the model treats the interbackbone site packing as being dependent on peptide local conformation. In addition, new variables suitable for statistical analysis, one for relative orientation and another for distance, have been introduced to represent the intersite geometry based on the asymmetrical tetrahedron organization of distinct chemical groups surrounding the Cα-carbon atoms. The resulting tetrahedron-based backbone statistical energy (tetraBASE) model has been used to optimize the tertiary organizations of secondary structure elements (SSEs) of designated types with Monte Caro simulated annealing, starting from artiﬁcial initial conﬁgurations. The tetraBASE minimum energy structures can reproduce SSE packing frequently observed in native proteins with atomic root-mean-square deviations of 1−2 Å. The model has also been tested by examining the stability of native SSE arrangements under tetraBASE. The results suggest that tetraBASE model can be used to eﬀectively represent interbackbone packing when designing backbone structures without explicitly knowing side chain types.","container-title":"Journal of Chemical Information and Modeling","DOI":"10.1021/acs.jcim.7b00677","ISSN":"1549-9596, 1549-960X","issue":"2","journalAbbreviation":"J. Chem. Inf. Model.","language":"en","page":"430-442","source":"DOI.org (Crossref)","title":"TetraBASE: A Side Chain-Independent Statistical Energy for Designing Realistically Packed Protein Backbones","title-short":"TetraBASE","volume":"58","author":[{"family":"Chu","given":"Huanyu"},{"family":"Liu","given":"Haiyan"}],"issued":{"date-parts":[["2018",2,26]]}}}],"schema":"https://github.com/citation-style-language/schema/raw/master/csl-citation.json"} </w:instrText>
      </w:r>
      <w:r w:rsidR="006A0488" w:rsidRPr="00277CE6">
        <w:rPr>
          <w:rFonts w:ascii="Times New Roman" w:eastAsia="宋体" w:hAnsi="Times New Roman" w:cs="Times New Roman"/>
          <w:sz w:val="24"/>
          <w:szCs w:val="24"/>
        </w:rPr>
        <w:fldChar w:fldCharType="separate"/>
      </w:r>
      <w:r w:rsidR="002D7F7A" w:rsidRPr="00277CE6">
        <w:rPr>
          <w:rFonts w:ascii="Times New Roman" w:hAnsi="Times New Roman" w:cs="Times New Roman"/>
          <w:kern w:val="0"/>
          <w:sz w:val="24"/>
          <w:szCs w:val="24"/>
          <w:vertAlign w:val="superscript"/>
        </w:rPr>
        <w:t>13</w:t>
      </w:r>
      <w:r w:rsidR="006A0488" w:rsidRPr="00277CE6">
        <w:rPr>
          <w:rFonts w:ascii="Times New Roman" w:eastAsia="宋体" w:hAnsi="Times New Roman" w:cs="Times New Roman"/>
          <w:sz w:val="24"/>
          <w:szCs w:val="24"/>
        </w:rPr>
        <w:fldChar w:fldCharType="end"/>
      </w:r>
      <w:r w:rsidR="006A0488" w:rsidRPr="00277CE6">
        <w:rPr>
          <w:rFonts w:ascii="Times New Roman" w:eastAsia="宋体" w:hAnsi="Times New Roman" w:cs="Times New Roman"/>
          <w:sz w:val="24"/>
          <w:szCs w:val="24"/>
        </w:rPr>
        <w:t>发展了</w:t>
      </w:r>
      <w:r w:rsidR="00387C3F" w:rsidRPr="00277CE6">
        <w:rPr>
          <w:rFonts w:ascii="Times New Roman" w:eastAsia="宋体" w:hAnsi="Times New Roman" w:cs="Times New Roman"/>
          <w:sz w:val="24"/>
          <w:szCs w:val="24"/>
        </w:rPr>
        <w:t>基于统计的</w:t>
      </w:r>
      <w:r w:rsidR="0073546B" w:rsidRPr="00277CE6">
        <w:rPr>
          <w:rFonts w:ascii="Times New Roman" w:eastAsia="宋体" w:hAnsi="Times New Roman" w:cs="Times New Roman"/>
          <w:sz w:val="24"/>
          <w:szCs w:val="24"/>
        </w:rPr>
        <w:t>侧链无关的</w:t>
      </w:r>
      <w:r w:rsidR="00EF5713" w:rsidRPr="00277CE6">
        <w:rPr>
          <w:rFonts w:ascii="Times New Roman" w:eastAsia="宋体" w:hAnsi="Times New Roman" w:cs="Times New Roman"/>
          <w:sz w:val="24"/>
          <w:szCs w:val="24"/>
        </w:rPr>
        <w:t>能量</w:t>
      </w:r>
      <w:r w:rsidR="00387C3F" w:rsidRPr="00277CE6">
        <w:rPr>
          <w:rFonts w:ascii="Times New Roman" w:eastAsia="宋体" w:hAnsi="Times New Roman" w:cs="Times New Roman"/>
          <w:sz w:val="24"/>
          <w:szCs w:val="24"/>
        </w:rPr>
        <w:t>函数</w:t>
      </w:r>
      <w:proofErr w:type="spellStart"/>
      <w:r w:rsidR="0073546B" w:rsidRPr="00277CE6">
        <w:rPr>
          <w:rFonts w:ascii="Times New Roman" w:eastAsia="宋体" w:hAnsi="Times New Roman" w:cs="Times New Roman"/>
          <w:sz w:val="24"/>
          <w:szCs w:val="24"/>
        </w:rPr>
        <w:t>tetraBASE</w:t>
      </w:r>
      <w:proofErr w:type="spellEnd"/>
      <w:r w:rsidR="00C801FB" w:rsidRPr="00277CE6">
        <w:rPr>
          <w:rFonts w:ascii="Times New Roman" w:eastAsia="宋体" w:hAnsi="Times New Roman" w:cs="Times New Roman"/>
          <w:sz w:val="24"/>
          <w:szCs w:val="24"/>
        </w:rPr>
        <w:t>，</w:t>
      </w:r>
      <w:r w:rsidR="00F07932" w:rsidRPr="00277CE6">
        <w:rPr>
          <w:rFonts w:ascii="Times New Roman" w:eastAsia="宋体" w:hAnsi="Times New Roman" w:cs="Times New Roman"/>
          <w:sz w:val="24"/>
          <w:szCs w:val="24"/>
        </w:rPr>
        <w:t>对于</w:t>
      </w:r>
      <w:r w:rsidR="00DD5211" w:rsidRPr="00277CE6">
        <w:rPr>
          <w:rFonts w:ascii="Times New Roman" w:eastAsia="宋体" w:hAnsi="Times New Roman" w:cs="Times New Roman"/>
          <w:sz w:val="24"/>
          <w:szCs w:val="24"/>
        </w:rPr>
        <w:t>二级结构</w:t>
      </w:r>
      <w:r w:rsidR="00404EE9" w:rsidRPr="00277CE6">
        <w:rPr>
          <w:rFonts w:ascii="Times New Roman" w:eastAsia="宋体" w:hAnsi="Times New Roman" w:cs="Times New Roman"/>
          <w:sz w:val="24"/>
          <w:szCs w:val="24"/>
        </w:rPr>
        <w:t>单元（</w:t>
      </w:r>
      <w:r w:rsidR="00404EE9" w:rsidRPr="00277CE6">
        <w:rPr>
          <w:rFonts w:ascii="Times New Roman" w:eastAsia="宋体" w:hAnsi="Times New Roman" w:cs="Times New Roman"/>
          <w:sz w:val="24"/>
          <w:szCs w:val="24"/>
        </w:rPr>
        <w:t>Secondary Structure Element, SSE</w:t>
      </w:r>
      <w:r w:rsidR="00404EE9" w:rsidRPr="00277CE6">
        <w:rPr>
          <w:rFonts w:ascii="Times New Roman" w:eastAsia="宋体" w:hAnsi="Times New Roman" w:cs="Times New Roman"/>
          <w:sz w:val="24"/>
          <w:szCs w:val="24"/>
        </w:rPr>
        <w:t>）之间的空间堆积</w:t>
      </w:r>
      <w:r w:rsidR="00037D62" w:rsidRPr="00277CE6">
        <w:rPr>
          <w:rFonts w:ascii="Times New Roman" w:eastAsia="宋体" w:hAnsi="Times New Roman" w:cs="Times New Roman"/>
          <w:sz w:val="24"/>
          <w:szCs w:val="24"/>
        </w:rPr>
        <w:t>进行建模</w:t>
      </w:r>
      <w:r w:rsidR="002176E0" w:rsidRPr="00277CE6">
        <w:rPr>
          <w:rFonts w:ascii="Times New Roman" w:eastAsia="宋体" w:hAnsi="Times New Roman" w:cs="Times New Roman"/>
          <w:sz w:val="24"/>
          <w:szCs w:val="24"/>
        </w:rPr>
        <w:t>。</w:t>
      </w:r>
      <w:r w:rsidR="001D6904" w:rsidRPr="00277CE6">
        <w:rPr>
          <w:rFonts w:ascii="Times New Roman" w:eastAsia="宋体" w:hAnsi="Times New Roman" w:cs="Times New Roman"/>
          <w:sz w:val="24"/>
          <w:szCs w:val="24"/>
        </w:rPr>
        <w:t>如图</w:t>
      </w:r>
      <w:r w:rsidR="00AC5D70" w:rsidRPr="00277CE6">
        <w:rPr>
          <w:rFonts w:ascii="Times New Roman" w:eastAsia="宋体" w:hAnsi="Times New Roman" w:cs="Times New Roman"/>
          <w:sz w:val="24"/>
          <w:szCs w:val="24"/>
        </w:rPr>
        <w:t>1.4</w:t>
      </w:r>
      <w:r w:rsidR="00AC5D70" w:rsidRPr="00277CE6">
        <w:rPr>
          <w:rFonts w:ascii="Times New Roman" w:eastAsia="宋体" w:hAnsi="Times New Roman" w:cs="Times New Roman"/>
          <w:sz w:val="24"/>
          <w:szCs w:val="24"/>
        </w:rPr>
        <w:t>所示，</w:t>
      </w:r>
      <w:r w:rsidR="00C26278" w:rsidRPr="00277CE6">
        <w:rPr>
          <w:rFonts w:ascii="Times New Roman" w:eastAsia="宋体" w:hAnsi="Times New Roman" w:cs="Times New Roman"/>
          <w:sz w:val="24"/>
          <w:szCs w:val="24"/>
        </w:rPr>
        <w:t>该研究</w:t>
      </w:r>
      <w:r w:rsidR="002D7F7A" w:rsidRPr="00277CE6">
        <w:rPr>
          <w:rFonts w:ascii="Times New Roman" w:eastAsia="宋体" w:hAnsi="Times New Roman" w:cs="Times New Roman"/>
          <w:sz w:val="24"/>
          <w:szCs w:val="24"/>
        </w:rPr>
        <w:t>将主链</w:t>
      </w:r>
      <w:r w:rsidR="002D7F7A" w:rsidRPr="00277CE6">
        <w:rPr>
          <w:rFonts w:ascii="Times New Roman" w:eastAsia="宋体" w:hAnsi="Times New Roman" w:cs="Times New Roman"/>
          <w:sz w:val="24"/>
          <w:szCs w:val="24"/>
        </w:rPr>
        <w:t>Cα</w:t>
      </w:r>
      <w:r w:rsidR="002D7F7A" w:rsidRPr="00277CE6">
        <w:rPr>
          <w:rFonts w:ascii="Times New Roman" w:eastAsia="宋体" w:hAnsi="Times New Roman" w:cs="Times New Roman"/>
          <w:sz w:val="24"/>
          <w:szCs w:val="24"/>
        </w:rPr>
        <w:t>视为</w:t>
      </w:r>
      <w:r w:rsidR="007A1460" w:rsidRPr="00277CE6">
        <w:rPr>
          <w:rFonts w:ascii="Times New Roman" w:eastAsia="宋体" w:hAnsi="Times New Roman" w:cs="Times New Roman"/>
          <w:sz w:val="24"/>
          <w:szCs w:val="24"/>
        </w:rPr>
        <w:t>四面体，</w:t>
      </w:r>
      <w:r w:rsidR="000E4DC1" w:rsidRPr="00277CE6">
        <w:rPr>
          <w:rFonts w:ascii="Times New Roman" w:eastAsia="宋体" w:hAnsi="Times New Roman" w:cs="Times New Roman"/>
          <w:sz w:val="24"/>
          <w:szCs w:val="24"/>
        </w:rPr>
        <w:t>假设</w:t>
      </w:r>
      <w:r w:rsidR="000E4DC1" w:rsidRPr="00277CE6">
        <w:rPr>
          <w:rFonts w:ascii="Times New Roman" w:eastAsia="宋体" w:hAnsi="Times New Roman" w:cs="Times New Roman"/>
          <w:sz w:val="24"/>
          <w:szCs w:val="24"/>
        </w:rPr>
        <w:t>SSE</w:t>
      </w:r>
      <w:r w:rsidR="000E4DC1" w:rsidRPr="00277CE6">
        <w:rPr>
          <w:rFonts w:ascii="Times New Roman" w:eastAsia="宋体" w:hAnsi="Times New Roman" w:cs="Times New Roman"/>
          <w:sz w:val="24"/>
          <w:szCs w:val="24"/>
        </w:rPr>
        <w:t>之间的</w:t>
      </w:r>
      <w:r w:rsidR="00F42F30" w:rsidRPr="00277CE6">
        <w:rPr>
          <w:rFonts w:ascii="Times New Roman" w:eastAsia="宋体" w:hAnsi="Times New Roman" w:cs="Times New Roman"/>
          <w:sz w:val="24"/>
          <w:szCs w:val="24"/>
        </w:rPr>
        <w:t>相互作用取决于</w:t>
      </w:r>
      <w:r w:rsidR="00CB29AA" w:rsidRPr="00277CE6">
        <w:rPr>
          <w:rFonts w:ascii="Times New Roman" w:eastAsia="宋体" w:hAnsi="Times New Roman" w:cs="Times New Roman"/>
          <w:sz w:val="24"/>
          <w:szCs w:val="24"/>
        </w:rPr>
        <w:t>二级结构的类型、</w:t>
      </w:r>
      <w:r w:rsidR="00F562F0" w:rsidRPr="00277CE6">
        <w:rPr>
          <w:rFonts w:ascii="Times New Roman" w:eastAsia="宋体" w:hAnsi="Times New Roman" w:cs="Times New Roman"/>
          <w:sz w:val="24"/>
          <w:szCs w:val="24"/>
        </w:rPr>
        <w:t>原子间距离和</w:t>
      </w:r>
      <w:r w:rsidR="0033135B" w:rsidRPr="00277CE6">
        <w:rPr>
          <w:rFonts w:ascii="Times New Roman" w:eastAsia="宋体" w:hAnsi="Times New Roman" w:cs="Times New Roman"/>
          <w:sz w:val="24"/>
          <w:szCs w:val="24"/>
        </w:rPr>
        <w:t>主链</w:t>
      </w:r>
      <w:r w:rsidR="00D90142" w:rsidRPr="00277CE6">
        <w:rPr>
          <w:rFonts w:ascii="Times New Roman" w:eastAsia="宋体" w:hAnsi="Times New Roman" w:cs="Times New Roman"/>
          <w:sz w:val="24"/>
          <w:szCs w:val="24"/>
        </w:rPr>
        <w:t>Cα</w:t>
      </w:r>
      <w:r w:rsidR="00D90142" w:rsidRPr="00277CE6">
        <w:rPr>
          <w:rFonts w:ascii="Times New Roman" w:eastAsia="宋体" w:hAnsi="Times New Roman" w:cs="Times New Roman"/>
          <w:sz w:val="24"/>
          <w:szCs w:val="24"/>
        </w:rPr>
        <w:t>的相对取向</w:t>
      </w:r>
      <w:r w:rsidR="00C26278" w:rsidRPr="00277CE6">
        <w:rPr>
          <w:rFonts w:ascii="Times New Roman" w:eastAsia="宋体" w:hAnsi="Times New Roman" w:cs="Times New Roman"/>
          <w:sz w:val="24"/>
          <w:szCs w:val="24"/>
        </w:rPr>
        <w:t>，</w:t>
      </w:r>
      <w:r w:rsidR="003D2848" w:rsidRPr="00277CE6">
        <w:rPr>
          <w:rFonts w:ascii="Times New Roman" w:eastAsia="宋体" w:hAnsi="Times New Roman" w:cs="Times New Roman"/>
          <w:sz w:val="24"/>
          <w:szCs w:val="24"/>
        </w:rPr>
        <w:t>通过对天然蛋白质</w:t>
      </w:r>
      <w:r w:rsidR="00A40DF1" w:rsidRPr="00277CE6">
        <w:rPr>
          <w:rFonts w:ascii="Times New Roman" w:eastAsia="宋体" w:hAnsi="Times New Roman" w:cs="Times New Roman"/>
          <w:sz w:val="24"/>
          <w:szCs w:val="24"/>
        </w:rPr>
        <w:t>中</w:t>
      </w:r>
      <w:r w:rsidR="00A40DF1" w:rsidRPr="00277CE6">
        <w:rPr>
          <w:rFonts w:ascii="Times New Roman" w:eastAsia="宋体" w:hAnsi="Times New Roman" w:cs="Times New Roman"/>
          <w:sz w:val="24"/>
          <w:szCs w:val="24"/>
        </w:rPr>
        <w:t>SSE</w:t>
      </w:r>
      <w:r w:rsidR="00A40DF1" w:rsidRPr="00277CE6">
        <w:rPr>
          <w:rFonts w:ascii="Times New Roman" w:eastAsia="宋体" w:hAnsi="Times New Roman" w:cs="Times New Roman"/>
          <w:sz w:val="24"/>
          <w:szCs w:val="24"/>
        </w:rPr>
        <w:t>堆积情况的统计</w:t>
      </w:r>
      <w:r w:rsidR="00E5432C" w:rsidRPr="00277CE6">
        <w:rPr>
          <w:rFonts w:ascii="Times New Roman" w:eastAsia="宋体" w:hAnsi="Times New Roman" w:cs="Times New Roman"/>
          <w:sz w:val="24"/>
          <w:szCs w:val="24"/>
        </w:rPr>
        <w:t>，</w:t>
      </w:r>
      <w:r w:rsidR="00F150BA" w:rsidRPr="00277CE6">
        <w:rPr>
          <w:rFonts w:ascii="Times New Roman" w:eastAsia="宋体" w:hAnsi="Times New Roman" w:cs="Times New Roman"/>
          <w:sz w:val="24"/>
          <w:szCs w:val="24"/>
        </w:rPr>
        <w:t>确定不同</w:t>
      </w:r>
      <w:r w:rsidR="00F150BA" w:rsidRPr="00277CE6">
        <w:rPr>
          <w:rFonts w:ascii="Times New Roman" w:eastAsia="宋体" w:hAnsi="Times New Roman" w:cs="Times New Roman"/>
          <w:sz w:val="24"/>
          <w:szCs w:val="24"/>
        </w:rPr>
        <w:t>SSE</w:t>
      </w:r>
      <w:r w:rsidR="008468F1" w:rsidRPr="00277CE6">
        <w:rPr>
          <w:rFonts w:ascii="Times New Roman" w:eastAsia="宋体" w:hAnsi="Times New Roman" w:cs="Times New Roman"/>
          <w:sz w:val="24"/>
          <w:szCs w:val="24"/>
        </w:rPr>
        <w:t>堆积</w:t>
      </w:r>
      <w:r w:rsidR="003E414E" w:rsidRPr="00277CE6">
        <w:rPr>
          <w:rFonts w:ascii="Times New Roman" w:eastAsia="宋体" w:hAnsi="Times New Roman" w:cs="Times New Roman"/>
          <w:sz w:val="24"/>
          <w:szCs w:val="24"/>
        </w:rPr>
        <w:t>下</w:t>
      </w:r>
      <w:r w:rsidR="003713EB" w:rsidRPr="00277CE6">
        <w:rPr>
          <w:rFonts w:ascii="Times New Roman" w:eastAsia="宋体" w:hAnsi="Times New Roman" w:cs="Times New Roman"/>
          <w:sz w:val="24"/>
          <w:szCs w:val="24"/>
        </w:rPr>
        <w:t>不同取向的主链</w:t>
      </w:r>
      <w:r w:rsidR="003713EB" w:rsidRPr="00277CE6">
        <w:rPr>
          <w:rFonts w:ascii="Times New Roman" w:eastAsia="宋体" w:hAnsi="Times New Roman" w:cs="Times New Roman"/>
          <w:sz w:val="24"/>
          <w:szCs w:val="24"/>
        </w:rPr>
        <w:t>Cα</w:t>
      </w:r>
      <w:r w:rsidR="003713EB" w:rsidRPr="00277CE6">
        <w:rPr>
          <w:rFonts w:ascii="Times New Roman" w:eastAsia="宋体" w:hAnsi="Times New Roman" w:cs="Times New Roman"/>
          <w:sz w:val="24"/>
          <w:szCs w:val="24"/>
        </w:rPr>
        <w:t>之间</w:t>
      </w:r>
      <w:r w:rsidR="009B55A4" w:rsidRPr="00277CE6">
        <w:rPr>
          <w:rFonts w:ascii="Times New Roman" w:eastAsia="宋体" w:hAnsi="Times New Roman" w:cs="Times New Roman"/>
          <w:sz w:val="24"/>
          <w:szCs w:val="24"/>
        </w:rPr>
        <w:t>相互作用的势能曲线</w:t>
      </w:r>
      <w:r w:rsidR="008E5365" w:rsidRPr="00277CE6">
        <w:rPr>
          <w:rFonts w:ascii="Times New Roman" w:eastAsia="宋体" w:hAnsi="Times New Roman" w:cs="Times New Roman"/>
          <w:sz w:val="24"/>
          <w:szCs w:val="24"/>
        </w:rPr>
        <w:t>，</w:t>
      </w:r>
      <w:r w:rsidR="00F9402E" w:rsidRPr="00277CE6">
        <w:rPr>
          <w:rFonts w:ascii="Times New Roman" w:eastAsia="宋体" w:hAnsi="Times New Roman" w:cs="Times New Roman"/>
          <w:sz w:val="24"/>
          <w:szCs w:val="24"/>
        </w:rPr>
        <w:t>基于得到的能量函数</w:t>
      </w:r>
      <w:r w:rsidR="003C1B3B" w:rsidRPr="00277CE6">
        <w:rPr>
          <w:rFonts w:ascii="Times New Roman" w:eastAsia="宋体" w:hAnsi="Times New Roman" w:cs="Times New Roman"/>
          <w:sz w:val="24"/>
          <w:szCs w:val="24"/>
        </w:rPr>
        <w:t>通过蒙特卡洛（</w:t>
      </w:r>
      <w:r w:rsidR="003C1B3B" w:rsidRPr="00277CE6">
        <w:rPr>
          <w:rFonts w:ascii="Times New Roman" w:eastAsia="宋体" w:hAnsi="Times New Roman" w:cs="Times New Roman"/>
          <w:sz w:val="24"/>
          <w:szCs w:val="24"/>
        </w:rPr>
        <w:t>Monte Carlo, MC</w:t>
      </w:r>
      <w:r w:rsidR="003C1B3B" w:rsidRPr="00277CE6">
        <w:rPr>
          <w:rFonts w:ascii="Times New Roman" w:eastAsia="宋体" w:hAnsi="Times New Roman" w:cs="Times New Roman"/>
          <w:sz w:val="24"/>
          <w:szCs w:val="24"/>
        </w:rPr>
        <w:t>）模拟退火</w:t>
      </w:r>
      <w:r w:rsidR="00C63060" w:rsidRPr="00277CE6">
        <w:rPr>
          <w:rFonts w:ascii="Times New Roman" w:eastAsia="宋体" w:hAnsi="Times New Roman" w:cs="Times New Roman"/>
          <w:sz w:val="24"/>
          <w:szCs w:val="24"/>
        </w:rPr>
        <w:t>对初始结构</w:t>
      </w:r>
      <w:r w:rsidR="00BD7D7A" w:rsidRPr="00277CE6">
        <w:rPr>
          <w:rFonts w:ascii="Times New Roman" w:eastAsia="宋体" w:hAnsi="Times New Roman" w:cs="Times New Roman"/>
          <w:sz w:val="24"/>
          <w:szCs w:val="24"/>
        </w:rPr>
        <w:t>中的</w:t>
      </w:r>
      <w:r w:rsidR="00BD7D7A" w:rsidRPr="00277CE6">
        <w:rPr>
          <w:rFonts w:ascii="Times New Roman" w:eastAsia="宋体" w:hAnsi="Times New Roman" w:cs="Times New Roman"/>
          <w:sz w:val="24"/>
          <w:szCs w:val="24"/>
        </w:rPr>
        <w:t>SSE</w:t>
      </w:r>
      <w:r w:rsidR="00BD7D7A" w:rsidRPr="00277CE6">
        <w:rPr>
          <w:rFonts w:ascii="Times New Roman" w:eastAsia="宋体" w:hAnsi="Times New Roman" w:cs="Times New Roman"/>
          <w:sz w:val="24"/>
          <w:szCs w:val="24"/>
        </w:rPr>
        <w:t>相对位置</w:t>
      </w:r>
      <w:r w:rsidR="007973AD" w:rsidRPr="00277CE6">
        <w:rPr>
          <w:rFonts w:ascii="Times New Roman" w:eastAsia="宋体" w:hAnsi="Times New Roman" w:cs="Times New Roman"/>
          <w:sz w:val="24"/>
          <w:szCs w:val="24"/>
        </w:rPr>
        <w:t>进行优化</w:t>
      </w:r>
      <w:r w:rsidR="009655A9" w:rsidRPr="00277CE6">
        <w:rPr>
          <w:rFonts w:ascii="Times New Roman" w:eastAsia="宋体" w:hAnsi="Times New Roman" w:cs="Times New Roman"/>
          <w:sz w:val="24"/>
          <w:szCs w:val="24"/>
        </w:rPr>
        <w:t>，</w:t>
      </w:r>
      <w:r w:rsidR="00812777" w:rsidRPr="00277CE6">
        <w:rPr>
          <w:rFonts w:ascii="Times New Roman" w:eastAsia="宋体" w:hAnsi="Times New Roman" w:cs="Times New Roman"/>
          <w:sz w:val="24"/>
          <w:szCs w:val="24"/>
        </w:rPr>
        <w:t>高精度地再现了</w:t>
      </w:r>
      <w:r w:rsidR="008E7079" w:rsidRPr="00277CE6">
        <w:rPr>
          <w:rFonts w:ascii="Times New Roman" w:eastAsia="宋体" w:hAnsi="Times New Roman" w:cs="Times New Roman"/>
          <w:sz w:val="24"/>
          <w:szCs w:val="24"/>
        </w:rPr>
        <w:t>天然蛋白质中</w:t>
      </w:r>
      <w:r w:rsidR="00F65868" w:rsidRPr="00277CE6">
        <w:rPr>
          <w:rFonts w:ascii="Times New Roman" w:eastAsia="宋体" w:hAnsi="Times New Roman" w:cs="Times New Roman"/>
          <w:sz w:val="24"/>
          <w:szCs w:val="24"/>
        </w:rPr>
        <w:t>SSE</w:t>
      </w:r>
      <w:r w:rsidR="00F65868" w:rsidRPr="00277CE6">
        <w:rPr>
          <w:rFonts w:ascii="Times New Roman" w:eastAsia="宋体" w:hAnsi="Times New Roman" w:cs="Times New Roman"/>
          <w:sz w:val="24"/>
          <w:szCs w:val="24"/>
        </w:rPr>
        <w:t>的</w:t>
      </w:r>
      <w:r w:rsidR="00AE0A8A" w:rsidRPr="00277CE6">
        <w:rPr>
          <w:rFonts w:ascii="Times New Roman" w:eastAsia="宋体" w:hAnsi="Times New Roman" w:cs="Times New Roman"/>
          <w:sz w:val="24"/>
          <w:szCs w:val="24"/>
        </w:rPr>
        <w:t>堆积</w:t>
      </w:r>
      <w:r w:rsidR="00B20487" w:rsidRPr="00277CE6">
        <w:rPr>
          <w:rFonts w:ascii="Times New Roman" w:eastAsia="宋体" w:hAnsi="Times New Roman" w:cs="Times New Roman"/>
          <w:sz w:val="24"/>
          <w:szCs w:val="24"/>
        </w:rPr>
        <w:t>。但是，</w:t>
      </w:r>
      <w:proofErr w:type="spellStart"/>
      <w:r w:rsidR="00B20487" w:rsidRPr="00277CE6">
        <w:rPr>
          <w:rFonts w:ascii="Times New Roman" w:eastAsia="宋体" w:hAnsi="Times New Roman" w:cs="Times New Roman"/>
          <w:sz w:val="24"/>
          <w:szCs w:val="24"/>
        </w:rPr>
        <w:t>tetraBASE</w:t>
      </w:r>
      <w:proofErr w:type="spellEnd"/>
      <w:r w:rsidR="00B20487" w:rsidRPr="00277CE6">
        <w:rPr>
          <w:rFonts w:ascii="Times New Roman" w:eastAsia="宋体" w:hAnsi="Times New Roman" w:cs="Times New Roman"/>
          <w:sz w:val="24"/>
          <w:szCs w:val="24"/>
        </w:rPr>
        <w:t>能量函数</w:t>
      </w:r>
      <w:r w:rsidR="0058208F" w:rsidRPr="00277CE6">
        <w:rPr>
          <w:rFonts w:ascii="Times New Roman" w:eastAsia="宋体" w:hAnsi="Times New Roman" w:cs="Times New Roman"/>
          <w:sz w:val="24"/>
          <w:szCs w:val="24"/>
        </w:rPr>
        <w:t>对主链</w:t>
      </w:r>
      <w:r w:rsidR="0058208F" w:rsidRPr="00277CE6">
        <w:rPr>
          <w:rFonts w:ascii="Times New Roman" w:eastAsia="宋体" w:hAnsi="Times New Roman" w:cs="Times New Roman"/>
          <w:sz w:val="24"/>
          <w:szCs w:val="24"/>
        </w:rPr>
        <w:t>Cα</w:t>
      </w:r>
      <w:r w:rsidR="0058208F" w:rsidRPr="00277CE6">
        <w:rPr>
          <w:rFonts w:ascii="Times New Roman" w:eastAsia="宋体" w:hAnsi="Times New Roman" w:cs="Times New Roman"/>
          <w:sz w:val="24"/>
          <w:szCs w:val="24"/>
        </w:rPr>
        <w:t>的取向和原子间距离进行了离散划分，</w:t>
      </w:r>
      <w:r w:rsidR="0081390C" w:rsidRPr="00277CE6">
        <w:rPr>
          <w:rFonts w:ascii="Times New Roman" w:eastAsia="宋体" w:hAnsi="Times New Roman" w:cs="Times New Roman"/>
          <w:sz w:val="24"/>
          <w:szCs w:val="24"/>
        </w:rPr>
        <w:t>得到的能量函数不是连续</w:t>
      </w:r>
      <w:r w:rsidR="00EB14A1" w:rsidRPr="00277CE6">
        <w:rPr>
          <w:rFonts w:ascii="Times New Roman" w:eastAsia="宋体" w:hAnsi="Times New Roman" w:cs="Times New Roman"/>
          <w:sz w:val="24"/>
          <w:szCs w:val="24"/>
        </w:rPr>
        <w:t>可微</w:t>
      </w:r>
      <w:r w:rsidR="0081390C" w:rsidRPr="00277CE6">
        <w:rPr>
          <w:rFonts w:ascii="Times New Roman" w:eastAsia="宋体" w:hAnsi="Times New Roman" w:cs="Times New Roman"/>
          <w:sz w:val="24"/>
          <w:szCs w:val="24"/>
        </w:rPr>
        <w:t>的</w:t>
      </w:r>
      <w:r w:rsidR="00EB14A1" w:rsidRPr="00277CE6">
        <w:rPr>
          <w:rFonts w:ascii="Times New Roman" w:eastAsia="宋体" w:hAnsi="Times New Roman" w:cs="Times New Roman"/>
          <w:sz w:val="24"/>
          <w:szCs w:val="24"/>
        </w:rPr>
        <w:t>，</w:t>
      </w:r>
      <w:r w:rsidR="008E73B4" w:rsidRPr="00277CE6">
        <w:rPr>
          <w:rFonts w:ascii="Times New Roman" w:eastAsia="宋体" w:hAnsi="Times New Roman" w:cs="Times New Roman"/>
          <w:sz w:val="24"/>
          <w:szCs w:val="24"/>
        </w:rPr>
        <w:t>这</w:t>
      </w:r>
      <w:r w:rsidR="00473E69" w:rsidRPr="00277CE6">
        <w:rPr>
          <w:rFonts w:ascii="Times New Roman" w:eastAsia="宋体" w:hAnsi="Times New Roman" w:cs="Times New Roman"/>
          <w:sz w:val="24"/>
          <w:szCs w:val="24"/>
        </w:rPr>
        <w:t>对</w:t>
      </w:r>
      <w:r w:rsidR="007668C1" w:rsidRPr="00277CE6">
        <w:rPr>
          <w:rFonts w:ascii="Times New Roman" w:eastAsia="宋体" w:hAnsi="Times New Roman" w:cs="Times New Roman"/>
          <w:sz w:val="24"/>
          <w:szCs w:val="24"/>
        </w:rPr>
        <w:t>结构</w:t>
      </w:r>
      <w:r w:rsidR="008E73B4" w:rsidRPr="00277CE6">
        <w:rPr>
          <w:rFonts w:ascii="Times New Roman" w:eastAsia="宋体" w:hAnsi="Times New Roman" w:cs="Times New Roman"/>
          <w:sz w:val="24"/>
          <w:szCs w:val="24"/>
        </w:rPr>
        <w:t>优化过程</w:t>
      </w:r>
      <w:r w:rsidR="00CB7B06" w:rsidRPr="00277CE6">
        <w:rPr>
          <w:rFonts w:ascii="Times New Roman" w:eastAsia="宋体" w:hAnsi="Times New Roman" w:cs="Times New Roman"/>
          <w:sz w:val="24"/>
          <w:szCs w:val="24"/>
        </w:rPr>
        <w:t>造成</w:t>
      </w:r>
      <w:r w:rsidR="00473E69" w:rsidRPr="00277CE6">
        <w:rPr>
          <w:rFonts w:ascii="Times New Roman" w:eastAsia="宋体" w:hAnsi="Times New Roman" w:cs="Times New Roman"/>
          <w:sz w:val="24"/>
          <w:szCs w:val="24"/>
        </w:rPr>
        <w:t>了限制</w:t>
      </w:r>
      <w:r w:rsidR="008E73B4" w:rsidRPr="00277CE6">
        <w:rPr>
          <w:rFonts w:ascii="Times New Roman" w:eastAsia="宋体" w:hAnsi="Times New Roman" w:cs="Times New Roman"/>
          <w:sz w:val="24"/>
          <w:szCs w:val="24"/>
        </w:rPr>
        <w:t>。</w:t>
      </w:r>
    </w:p>
    <w:p w14:paraId="0D385EE1" w14:textId="469C8DB1"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7EF4A2BA" w14:textId="4BE2DE63" w:rsidR="00DA51C5" w:rsidRPr="00277CE6" w:rsidRDefault="002029C8" w:rsidP="001576D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6D69F80" wp14:editId="3B8DD9A2">
            <wp:extent cx="5478780" cy="2045335"/>
            <wp:effectExtent l="0" t="0" r="7620" b="0"/>
            <wp:docPr id="7" name="图片 7" descr="C:\Users\22102\AppData\Local\Temp\WeChat Files\977661be6ab5274be57771da7624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2102\AppData\Local\Temp\WeChat Files\977661be6ab5274be57771da7624c9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780" cy="2045335"/>
                    </a:xfrm>
                    <a:prstGeom prst="rect">
                      <a:avLst/>
                    </a:prstGeom>
                    <a:noFill/>
                    <a:ln>
                      <a:noFill/>
                    </a:ln>
                  </pic:spPr>
                </pic:pic>
              </a:graphicData>
            </a:graphic>
          </wp:inline>
        </w:drawing>
      </w:r>
    </w:p>
    <w:p w14:paraId="597A6131" w14:textId="4A5D1033" w:rsidR="002029C8" w:rsidRPr="00277CE6" w:rsidRDefault="002029C8" w:rsidP="001576D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1.5 </w:t>
      </w:r>
      <w:r w:rsidR="00196894" w:rsidRPr="00277CE6">
        <w:rPr>
          <w:rFonts w:ascii="Times New Roman" w:eastAsia="宋体" w:hAnsi="Times New Roman" w:cs="Times New Roman"/>
        </w:rPr>
        <w:t>SCUBA</w:t>
      </w:r>
      <w:r w:rsidR="00CA489F" w:rsidRPr="00277CE6">
        <w:rPr>
          <w:rFonts w:ascii="Times New Roman" w:eastAsia="宋体" w:hAnsi="Times New Roman" w:cs="Times New Roman"/>
        </w:rPr>
        <w:t>模型</w:t>
      </w:r>
      <w:r w:rsidR="006E0389" w:rsidRPr="00277CE6">
        <w:rPr>
          <w:rFonts w:ascii="Times New Roman" w:eastAsia="宋体" w:hAnsi="Times New Roman" w:cs="Times New Roman"/>
        </w:rPr>
        <w:t>中</w:t>
      </w:r>
      <w:r w:rsidR="005757A2" w:rsidRPr="00277CE6">
        <w:rPr>
          <w:rFonts w:ascii="Times New Roman" w:eastAsia="宋体" w:hAnsi="Times New Roman" w:cs="Times New Roman"/>
        </w:rPr>
        <w:t>近邻计数</w:t>
      </w:r>
      <w:r w:rsidR="005757A2" w:rsidRPr="00277CE6">
        <w:rPr>
          <w:rFonts w:ascii="Times New Roman" w:eastAsia="宋体" w:hAnsi="Times New Roman" w:cs="Times New Roman"/>
        </w:rPr>
        <w:t>-</w:t>
      </w:r>
      <w:r w:rsidR="005757A2" w:rsidRPr="00277CE6">
        <w:rPr>
          <w:rFonts w:ascii="Times New Roman" w:eastAsia="宋体" w:hAnsi="Times New Roman" w:cs="Times New Roman"/>
        </w:rPr>
        <w:t>神经网络</w:t>
      </w:r>
      <w:r w:rsidR="00A3181A" w:rsidRPr="00277CE6">
        <w:rPr>
          <w:rFonts w:ascii="Times New Roman" w:eastAsia="宋体" w:hAnsi="Times New Roman" w:cs="Times New Roman"/>
        </w:rPr>
        <w:t>的</w:t>
      </w:r>
      <w:r w:rsidR="00CA489F" w:rsidRPr="00277CE6">
        <w:rPr>
          <w:rFonts w:ascii="Times New Roman" w:eastAsia="宋体" w:hAnsi="Times New Roman" w:cs="Times New Roman"/>
        </w:rPr>
        <w:t>原理</w:t>
      </w:r>
      <w:r w:rsidR="00A3181A" w:rsidRPr="00277CE6">
        <w:rPr>
          <w:rFonts w:ascii="Times New Roman" w:eastAsia="宋体" w:hAnsi="Times New Roman" w:cs="Times New Roman"/>
        </w:rPr>
        <w:fldChar w:fldCharType="begin"/>
      </w:r>
      <w:r w:rsidR="00A3181A" w:rsidRPr="00277CE6">
        <w:rPr>
          <w:rFonts w:ascii="Times New Roman" w:eastAsia="宋体" w:hAnsi="Times New Roman" w:cs="Times New Roman"/>
        </w:rPr>
        <w:instrText xml:space="preserve"> ADDIN ZOTERO_ITEM CSL_CITATION {"citationID":"4iVbHQPz","properties":{"formattedCitation":"\\super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A3181A" w:rsidRPr="00277CE6">
        <w:rPr>
          <w:rFonts w:ascii="Times New Roman" w:eastAsia="宋体" w:hAnsi="Times New Roman" w:cs="Times New Roman"/>
        </w:rPr>
        <w:fldChar w:fldCharType="separate"/>
      </w:r>
      <w:r w:rsidR="00A3181A" w:rsidRPr="00277CE6">
        <w:rPr>
          <w:rFonts w:ascii="Times New Roman" w:hAnsi="Times New Roman" w:cs="Times New Roman"/>
          <w:kern w:val="0"/>
          <w:szCs w:val="24"/>
          <w:vertAlign w:val="superscript"/>
        </w:rPr>
        <w:t>9</w:t>
      </w:r>
      <w:r w:rsidR="00A3181A" w:rsidRPr="00277CE6">
        <w:rPr>
          <w:rFonts w:ascii="Times New Roman" w:eastAsia="宋体" w:hAnsi="Times New Roman" w:cs="Times New Roman"/>
        </w:rPr>
        <w:fldChar w:fldCharType="end"/>
      </w:r>
    </w:p>
    <w:p w14:paraId="3201504C" w14:textId="77777777" w:rsidR="00DA51C5" w:rsidRPr="00277CE6" w:rsidRDefault="00DA51C5" w:rsidP="00583C40">
      <w:pPr>
        <w:spacing w:line="300" w:lineRule="auto"/>
        <w:ind w:firstLineChars="200" w:firstLine="480"/>
        <w:rPr>
          <w:rFonts w:ascii="Times New Roman" w:eastAsia="宋体" w:hAnsi="Times New Roman" w:cs="Times New Roman"/>
          <w:sz w:val="24"/>
          <w:szCs w:val="24"/>
        </w:rPr>
      </w:pPr>
    </w:p>
    <w:p w14:paraId="3411CC33" w14:textId="4C68EB62" w:rsidR="00D07497" w:rsidRPr="00277CE6" w:rsidRDefault="000D1EE3" w:rsidP="00D0749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2022</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Huang</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{"citationID":"egGXuJcm","properties":{"formattedCitation":"\\super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9</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w:t>
      </w:r>
      <w:proofErr w:type="spellStart"/>
      <w:r w:rsidRPr="00277CE6">
        <w:rPr>
          <w:rFonts w:ascii="Times New Roman" w:eastAsia="宋体" w:hAnsi="Times New Roman" w:cs="Times New Roman"/>
          <w:sz w:val="24"/>
          <w:szCs w:val="24"/>
        </w:rPr>
        <w:t>tetraBASE</w:t>
      </w:r>
      <w:proofErr w:type="spellEnd"/>
      <w:r w:rsidRPr="00277CE6">
        <w:rPr>
          <w:rFonts w:ascii="Times New Roman" w:eastAsia="宋体" w:hAnsi="Times New Roman" w:cs="Times New Roman"/>
          <w:sz w:val="24"/>
          <w:szCs w:val="24"/>
        </w:rPr>
        <w:t>的基础上</w:t>
      </w:r>
      <w:r w:rsidR="00192240"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使用</w:t>
      </w:r>
      <w:r w:rsidR="007674AC" w:rsidRPr="00277CE6">
        <w:rPr>
          <w:rFonts w:ascii="Times New Roman" w:eastAsia="宋体" w:hAnsi="Times New Roman" w:cs="Times New Roman"/>
          <w:sz w:val="24"/>
          <w:szCs w:val="24"/>
        </w:rPr>
        <w:t>近邻计数</w:t>
      </w:r>
      <w:r w:rsidR="00F8575D" w:rsidRPr="00277CE6">
        <w:rPr>
          <w:rFonts w:ascii="Times New Roman" w:eastAsia="宋体" w:hAnsi="Times New Roman" w:cs="Times New Roman"/>
          <w:sz w:val="24"/>
          <w:szCs w:val="24"/>
        </w:rPr>
        <w:t>-</w:t>
      </w:r>
      <w:r w:rsidR="006C321E" w:rsidRPr="00277CE6">
        <w:rPr>
          <w:rFonts w:ascii="Times New Roman" w:eastAsia="宋体" w:hAnsi="Times New Roman" w:cs="Times New Roman"/>
          <w:sz w:val="24"/>
          <w:szCs w:val="24"/>
        </w:rPr>
        <w:t>神经网络</w:t>
      </w:r>
      <w:r w:rsidR="007674AC" w:rsidRPr="00277CE6">
        <w:rPr>
          <w:rFonts w:ascii="Times New Roman" w:eastAsia="宋体" w:hAnsi="Times New Roman" w:cs="Times New Roman"/>
          <w:sz w:val="24"/>
          <w:szCs w:val="24"/>
        </w:rPr>
        <w:t>（</w:t>
      </w:r>
      <w:r w:rsidR="007674AC" w:rsidRPr="00277CE6">
        <w:rPr>
          <w:rFonts w:ascii="Times New Roman" w:eastAsia="宋体" w:hAnsi="Times New Roman" w:cs="Times New Roman"/>
          <w:sz w:val="24"/>
          <w:szCs w:val="24"/>
        </w:rPr>
        <w:t>Neighbor Counting-Neural Network, NC-NN</w:t>
      </w:r>
      <w:r w:rsidR="007674AC" w:rsidRPr="00277CE6">
        <w:rPr>
          <w:rFonts w:ascii="Times New Roman" w:eastAsia="宋体" w:hAnsi="Times New Roman" w:cs="Times New Roman"/>
          <w:sz w:val="24"/>
          <w:szCs w:val="24"/>
        </w:rPr>
        <w:t>）</w:t>
      </w:r>
      <w:r w:rsidR="00F8575D" w:rsidRPr="00277CE6">
        <w:rPr>
          <w:rFonts w:ascii="Times New Roman" w:eastAsia="宋体" w:hAnsi="Times New Roman" w:cs="Times New Roman"/>
          <w:sz w:val="24"/>
          <w:szCs w:val="24"/>
        </w:rPr>
        <w:t>方法</w:t>
      </w:r>
      <w:r w:rsidR="00576DCC" w:rsidRPr="00277CE6">
        <w:rPr>
          <w:rFonts w:ascii="Times New Roman" w:eastAsia="宋体" w:hAnsi="Times New Roman" w:cs="Times New Roman"/>
          <w:sz w:val="24"/>
          <w:szCs w:val="24"/>
        </w:rPr>
        <w:t>拟合侧链无关的能量函数</w:t>
      </w:r>
      <w:r w:rsidR="00481BFD" w:rsidRPr="00277CE6">
        <w:rPr>
          <w:rFonts w:ascii="Times New Roman" w:eastAsia="宋体" w:hAnsi="Times New Roman" w:cs="Times New Roman"/>
          <w:sz w:val="24"/>
          <w:szCs w:val="24"/>
        </w:rPr>
        <w:t>中的各能量项，</w:t>
      </w:r>
      <w:r w:rsidR="006E060B" w:rsidRPr="00277CE6">
        <w:rPr>
          <w:rFonts w:ascii="Times New Roman" w:eastAsia="宋体" w:hAnsi="Times New Roman" w:cs="Times New Roman"/>
          <w:sz w:val="24"/>
          <w:szCs w:val="24"/>
        </w:rPr>
        <w:t>实现了对柔性主链结构的完整描述，</w:t>
      </w:r>
      <w:r w:rsidR="00DC03B6" w:rsidRPr="00277CE6">
        <w:rPr>
          <w:rFonts w:ascii="Times New Roman" w:eastAsia="宋体" w:hAnsi="Times New Roman" w:cs="Times New Roman"/>
          <w:sz w:val="24"/>
          <w:szCs w:val="24"/>
        </w:rPr>
        <w:t>并</w:t>
      </w:r>
      <w:r w:rsidR="00210D74" w:rsidRPr="00277CE6">
        <w:rPr>
          <w:rFonts w:ascii="Times New Roman" w:eastAsia="宋体" w:hAnsi="Times New Roman" w:cs="Times New Roman"/>
          <w:sz w:val="24"/>
          <w:szCs w:val="24"/>
        </w:rPr>
        <w:t>基于</w:t>
      </w:r>
      <w:r w:rsidR="007015C1" w:rsidRPr="00277CE6">
        <w:rPr>
          <w:rFonts w:ascii="Times New Roman" w:eastAsia="宋体" w:hAnsi="Times New Roman" w:cs="Times New Roman"/>
          <w:sz w:val="24"/>
          <w:szCs w:val="24"/>
        </w:rPr>
        <w:t>该</w:t>
      </w:r>
      <w:r w:rsidR="008008FE" w:rsidRPr="00277CE6">
        <w:rPr>
          <w:rFonts w:ascii="Times New Roman" w:eastAsia="宋体" w:hAnsi="Times New Roman" w:cs="Times New Roman"/>
          <w:sz w:val="24"/>
          <w:szCs w:val="24"/>
        </w:rPr>
        <w:t>统计能量函数</w:t>
      </w:r>
      <w:r w:rsidR="0073687C" w:rsidRPr="00277CE6">
        <w:rPr>
          <w:rFonts w:ascii="Times New Roman" w:eastAsia="宋体" w:hAnsi="Times New Roman" w:cs="Times New Roman"/>
          <w:sz w:val="24"/>
          <w:szCs w:val="24"/>
        </w:rPr>
        <w:t>发展</w:t>
      </w:r>
      <w:r w:rsidR="00190D74" w:rsidRPr="00277CE6">
        <w:rPr>
          <w:rFonts w:ascii="Times New Roman" w:eastAsia="宋体" w:hAnsi="Times New Roman" w:cs="Times New Roman"/>
          <w:sz w:val="24"/>
          <w:szCs w:val="24"/>
        </w:rPr>
        <w:t>了</w:t>
      </w:r>
      <w:r w:rsidR="009F1EB3" w:rsidRPr="00277CE6">
        <w:rPr>
          <w:rFonts w:ascii="Times New Roman" w:eastAsia="宋体" w:hAnsi="Times New Roman" w:cs="Times New Roman"/>
          <w:sz w:val="24"/>
          <w:szCs w:val="24"/>
        </w:rPr>
        <w:t>蛋白质主链结构优化方法</w:t>
      </w:r>
      <w:r w:rsidR="00321B63" w:rsidRPr="00277CE6">
        <w:rPr>
          <w:rFonts w:ascii="Times New Roman" w:eastAsia="宋体" w:hAnsi="Times New Roman" w:cs="Times New Roman"/>
          <w:sz w:val="24"/>
          <w:szCs w:val="24"/>
        </w:rPr>
        <w:t>SCUBA</w:t>
      </w:r>
      <w:r w:rsidR="00321B63" w:rsidRPr="00277CE6">
        <w:rPr>
          <w:rFonts w:ascii="Times New Roman" w:eastAsia="宋体" w:hAnsi="Times New Roman" w:cs="Times New Roman"/>
          <w:sz w:val="24"/>
          <w:szCs w:val="24"/>
        </w:rPr>
        <w:t>，</w:t>
      </w:r>
      <w:r w:rsidR="00DB6DE9" w:rsidRPr="00277CE6">
        <w:rPr>
          <w:rFonts w:ascii="Times New Roman" w:eastAsia="宋体" w:hAnsi="Times New Roman" w:cs="Times New Roman"/>
          <w:sz w:val="24"/>
          <w:szCs w:val="24"/>
        </w:rPr>
        <w:t>能够</w:t>
      </w:r>
      <w:r w:rsidR="00225248" w:rsidRPr="00277CE6">
        <w:rPr>
          <w:rFonts w:ascii="Times New Roman" w:eastAsia="宋体" w:hAnsi="Times New Roman" w:cs="Times New Roman"/>
          <w:sz w:val="24"/>
          <w:szCs w:val="24"/>
        </w:rPr>
        <w:t>通过随机动力学模拟</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Stochastic Dynamics, SD</w:t>
      </w:r>
      <w:r w:rsidR="00084817" w:rsidRPr="00277CE6">
        <w:rPr>
          <w:rFonts w:ascii="Times New Roman" w:eastAsia="宋体" w:hAnsi="Times New Roman" w:cs="Times New Roman"/>
          <w:sz w:val="24"/>
          <w:szCs w:val="24"/>
        </w:rPr>
        <w:t>）</w:t>
      </w:r>
      <w:r w:rsidR="006E0389" w:rsidRPr="00277CE6">
        <w:rPr>
          <w:rFonts w:ascii="Times New Roman" w:eastAsia="宋体" w:hAnsi="Times New Roman" w:cs="Times New Roman"/>
          <w:sz w:val="24"/>
          <w:szCs w:val="24"/>
        </w:rPr>
        <w:t>方法</w:t>
      </w:r>
      <w:r w:rsidR="004F0D87" w:rsidRPr="00277CE6">
        <w:rPr>
          <w:rFonts w:ascii="Times New Roman" w:eastAsia="宋体" w:hAnsi="Times New Roman" w:cs="Times New Roman"/>
          <w:sz w:val="24"/>
          <w:szCs w:val="24"/>
        </w:rPr>
        <w:t>对主链结构高效地进行优化。</w:t>
      </w:r>
      <w:r w:rsidR="004B675E" w:rsidRPr="00277CE6">
        <w:rPr>
          <w:rFonts w:ascii="Times New Roman" w:eastAsia="宋体" w:hAnsi="Times New Roman" w:cs="Times New Roman"/>
          <w:sz w:val="24"/>
          <w:szCs w:val="24"/>
        </w:rPr>
        <w:t>具体地，如图</w:t>
      </w:r>
      <w:r w:rsidR="004B675E" w:rsidRPr="00277CE6">
        <w:rPr>
          <w:rFonts w:ascii="Times New Roman" w:eastAsia="宋体" w:hAnsi="Times New Roman" w:cs="Times New Roman"/>
          <w:sz w:val="24"/>
          <w:szCs w:val="24"/>
        </w:rPr>
        <w:t>1.5</w:t>
      </w:r>
      <w:r w:rsidR="004B675E" w:rsidRPr="00277CE6">
        <w:rPr>
          <w:rFonts w:ascii="Times New Roman" w:eastAsia="宋体" w:hAnsi="Times New Roman" w:cs="Times New Roman"/>
          <w:sz w:val="24"/>
          <w:szCs w:val="24"/>
        </w:rPr>
        <w:t>所示，</w:t>
      </w:r>
      <w:r w:rsidR="00362D76" w:rsidRPr="00277CE6">
        <w:rPr>
          <w:rFonts w:ascii="Times New Roman" w:eastAsia="宋体" w:hAnsi="Times New Roman" w:cs="Times New Roman"/>
          <w:sz w:val="24"/>
          <w:szCs w:val="24"/>
        </w:rPr>
        <w:t>考虑</w:t>
      </w:r>
      <w:r w:rsidR="009C3B37" w:rsidRPr="00277CE6">
        <w:rPr>
          <w:rFonts w:ascii="Times New Roman" w:eastAsia="宋体" w:hAnsi="Times New Roman" w:cs="Times New Roman"/>
          <w:sz w:val="24"/>
          <w:szCs w:val="24"/>
        </w:rPr>
        <w:t>结构变量</w:t>
      </w:r>
      <m:oMath>
        <m:r>
          <m:rPr>
            <m:sty m:val="bi"/>
          </m:rPr>
          <w:rPr>
            <w:rFonts w:ascii="Cambria Math" w:eastAsia="宋体" w:hAnsi="Cambria Math" w:cs="Times New Roman"/>
            <w:sz w:val="24"/>
            <w:szCs w:val="24"/>
          </w:rPr>
          <m:t>Q</m:t>
        </m:r>
      </m:oMath>
      <w:r w:rsidR="00AC5CC9" w:rsidRPr="00277CE6">
        <w:rPr>
          <w:rFonts w:ascii="Times New Roman" w:eastAsia="宋体" w:hAnsi="Times New Roman" w:cs="Times New Roman"/>
          <w:sz w:val="24"/>
          <w:szCs w:val="24"/>
        </w:rPr>
        <w:t>的</w:t>
      </w:r>
      <w:r w:rsidR="00940E4E" w:rsidRPr="00277CE6">
        <w:rPr>
          <w:rFonts w:ascii="Times New Roman" w:eastAsia="宋体" w:hAnsi="Times New Roman" w:cs="Times New Roman"/>
          <w:sz w:val="24"/>
          <w:szCs w:val="24"/>
        </w:rPr>
        <w:t>高维</w:t>
      </w:r>
      <w:r w:rsidR="008623BF" w:rsidRPr="00277CE6">
        <w:rPr>
          <w:rFonts w:ascii="Times New Roman" w:eastAsia="宋体" w:hAnsi="Times New Roman" w:cs="Times New Roman"/>
          <w:sz w:val="24"/>
          <w:szCs w:val="24"/>
        </w:rPr>
        <w:t>变量</w:t>
      </w:r>
      <w:r w:rsidR="00940E4E" w:rsidRPr="00277CE6">
        <w:rPr>
          <w:rFonts w:ascii="Times New Roman" w:eastAsia="宋体" w:hAnsi="Times New Roman" w:cs="Times New Roman"/>
          <w:sz w:val="24"/>
          <w:szCs w:val="24"/>
        </w:rPr>
        <w:t>空间</w:t>
      </w:r>
      <w:r w:rsidR="00B442BE" w:rsidRPr="00277CE6">
        <w:rPr>
          <w:rFonts w:ascii="Times New Roman" w:eastAsia="宋体" w:hAnsi="Times New Roman" w:cs="Times New Roman"/>
          <w:sz w:val="24"/>
          <w:szCs w:val="24"/>
        </w:rPr>
        <w:t>，作为训练</w:t>
      </w:r>
      <w:r w:rsidR="00DB4AE1" w:rsidRPr="00277CE6">
        <w:rPr>
          <w:rFonts w:ascii="Times New Roman" w:eastAsia="宋体" w:hAnsi="Times New Roman" w:cs="Times New Roman"/>
          <w:sz w:val="24"/>
          <w:szCs w:val="24"/>
        </w:rPr>
        <w:t>数据</w:t>
      </w:r>
      <w:r w:rsidR="00A26212" w:rsidRPr="00277CE6">
        <w:rPr>
          <w:rFonts w:ascii="Times New Roman" w:eastAsia="宋体" w:hAnsi="Times New Roman" w:cs="Times New Roman"/>
          <w:sz w:val="24"/>
          <w:szCs w:val="24"/>
        </w:rPr>
        <w:t>的</w:t>
      </w:r>
      <w:r w:rsidR="00683BAF" w:rsidRPr="00277CE6">
        <w:rPr>
          <w:rFonts w:ascii="Times New Roman" w:eastAsia="宋体" w:hAnsi="Times New Roman" w:cs="Times New Roman"/>
          <w:sz w:val="24"/>
          <w:szCs w:val="24"/>
        </w:rPr>
        <w:t>天然蛋白质</w:t>
      </w:r>
      <w:r w:rsidR="00DB4AE1" w:rsidRPr="00277CE6">
        <w:rPr>
          <w:rFonts w:ascii="Times New Roman" w:eastAsia="宋体" w:hAnsi="Times New Roman" w:cs="Times New Roman"/>
          <w:sz w:val="24"/>
          <w:szCs w:val="24"/>
        </w:rPr>
        <w:t>结构</w:t>
      </w:r>
      <w:r w:rsidR="009D4A2E" w:rsidRPr="00277CE6">
        <w:rPr>
          <w:rFonts w:ascii="Times New Roman" w:eastAsia="宋体" w:hAnsi="Times New Roman" w:cs="Times New Roman"/>
          <w:sz w:val="24"/>
          <w:szCs w:val="24"/>
        </w:rPr>
        <w:t>数据</w:t>
      </w:r>
      <w:r w:rsidR="00C05AE0" w:rsidRPr="00277CE6">
        <w:rPr>
          <w:rFonts w:ascii="Times New Roman" w:eastAsia="宋体" w:hAnsi="Times New Roman" w:cs="Times New Roman"/>
          <w:sz w:val="24"/>
          <w:szCs w:val="24"/>
        </w:rPr>
        <w:t>在该空间</w:t>
      </w:r>
      <w:r w:rsidR="00DE22EB" w:rsidRPr="00277CE6">
        <w:rPr>
          <w:rFonts w:ascii="Times New Roman" w:eastAsia="宋体" w:hAnsi="Times New Roman" w:cs="Times New Roman"/>
          <w:sz w:val="24"/>
          <w:szCs w:val="24"/>
        </w:rPr>
        <w:t>中</w:t>
      </w:r>
      <w:r w:rsidR="002E70C9" w:rsidRPr="00277CE6">
        <w:rPr>
          <w:rFonts w:ascii="Times New Roman" w:eastAsia="宋体" w:hAnsi="Times New Roman" w:cs="Times New Roman"/>
          <w:sz w:val="24"/>
          <w:szCs w:val="24"/>
        </w:rPr>
        <w:t>以灰色实心圆点</w:t>
      </w:r>
      <w:r w:rsidR="00356928" w:rsidRPr="00277CE6">
        <w:rPr>
          <w:rFonts w:ascii="Times New Roman" w:eastAsia="宋体" w:hAnsi="Times New Roman" w:cs="Times New Roman"/>
          <w:sz w:val="24"/>
          <w:szCs w:val="24"/>
        </w:rPr>
        <w:t>示意</w:t>
      </w:r>
      <w:r w:rsidR="002E70C9" w:rsidRPr="00277CE6">
        <w:rPr>
          <w:rFonts w:ascii="Times New Roman" w:eastAsia="宋体" w:hAnsi="Times New Roman" w:cs="Times New Roman"/>
          <w:sz w:val="24"/>
          <w:szCs w:val="24"/>
        </w:rPr>
        <w:t>，而</w:t>
      </w:r>
      <w:r w:rsidR="00927AE4" w:rsidRPr="00277CE6">
        <w:rPr>
          <w:rFonts w:ascii="Times New Roman" w:eastAsia="宋体" w:hAnsi="Times New Roman" w:cs="Times New Roman"/>
          <w:sz w:val="24"/>
          <w:szCs w:val="24"/>
        </w:rPr>
        <w:t>从</w:t>
      </w:r>
      <w:r w:rsidR="005B2312" w:rsidRPr="00277CE6">
        <w:rPr>
          <w:rFonts w:ascii="Times New Roman" w:eastAsia="宋体" w:hAnsi="Times New Roman" w:cs="Times New Roman"/>
          <w:sz w:val="24"/>
          <w:szCs w:val="24"/>
        </w:rPr>
        <w:t>人为构建的</w:t>
      </w:r>
      <w:r w:rsidR="00566DED" w:rsidRPr="00277CE6">
        <w:rPr>
          <w:rFonts w:ascii="Times New Roman" w:eastAsia="宋体" w:hAnsi="Times New Roman" w:cs="Times New Roman"/>
          <w:sz w:val="24"/>
          <w:szCs w:val="24"/>
        </w:rPr>
        <w:t>无相互作用下</w:t>
      </w:r>
      <w:r w:rsidR="00197330" w:rsidRPr="00277CE6">
        <w:rPr>
          <w:rFonts w:ascii="Times New Roman" w:eastAsia="宋体" w:hAnsi="Times New Roman" w:cs="Times New Roman"/>
          <w:sz w:val="24"/>
          <w:szCs w:val="24"/>
        </w:rPr>
        <w:t>的参考分布</w:t>
      </w:r>
      <w:r w:rsidR="00927AE4" w:rsidRPr="00277CE6">
        <w:rPr>
          <w:rFonts w:ascii="Times New Roman" w:eastAsia="宋体" w:hAnsi="Times New Roman" w:cs="Times New Roman"/>
          <w:sz w:val="24"/>
          <w:szCs w:val="24"/>
        </w:rPr>
        <w:t>中采样获得的结构</w:t>
      </w:r>
      <w:r w:rsidR="00655D0E" w:rsidRPr="00277CE6">
        <w:rPr>
          <w:rFonts w:ascii="Times New Roman" w:eastAsia="宋体" w:hAnsi="Times New Roman" w:cs="Times New Roman"/>
          <w:sz w:val="24"/>
          <w:szCs w:val="24"/>
        </w:rPr>
        <w:t>数据</w:t>
      </w:r>
      <w:r w:rsidR="00BB0E05" w:rsidRPr="00277CE6">
        <w:rPr>
          <w:rFonts w:ascii="Times New Roman" w:eastAsia="宋体" w:hAnsi="Times New Roman" w:cs="Times New Roman"/>
          <w:sz w:val="24"/>
          <w:szCs w:val="24"/>
        </w:rPr>
        <w:t>表示为</w:t>
      </w:r>
      <w:r w:rsidR="003325CD" w:rsidRPr="00277CE6">
        <w:rPr>
          <w:rFonts w:ascii="Times New Roman" w:eastAsia="宋体" w:hAnsi="Times New Roman" w:cs="Times New Roman"/>
          <w:sz w:val="24"/>
          <w:szCs w:val="24"/>
        </w:rPr>
        <w:t>空心圆点</w:t>
      </w:r>
      <w:r w:rsidR="00617194" w:rsidRPr="00277CE6">
        <w:rPr>
          <w:rFonts w:ascii="Times New Roman" w:eastAsia="宋体" w:hAnsi="Times New Roman" w:cs="Times New Roman"/>
          <w:sz w:val="24"/>
          <w:szCs w:val="24"/>
        </w:rPr>
        <w:t>；选定</w:t>
      </w:r>
      <w:r w:rsidR="00AA1118" w:rsidRPr="00277CE6">
        <w:rPr>
          <w:rFonts w:ascii="Times New Roman" w:eastAsia="宋体" w:hAnsi="Times New Roman" w:cs="Times New Roman"/>
          <w:sz w:val="24"/>
          <w:szCs w:val="24"/>
        </w:rPr>
        <w:t>空间中</w:t>
      </w:r>
      <w:r w:rsidR="00636229" w:rsidRPr="00277CE6">
        <w:rPr>
          <w:rFonts w:ascii="Times New Roman" w:eastAsia="宋体" w:hAnsi="Times New Roman" w:cs="Times New Roman"/>
          <w:sz w:val="24"/>
          <w:szCs w:val="24"/>
        </w:rPr>
        <w:t>特定</w:t>
      </w:r>
      <w:r w:rsidR="008E7CDB" w:rsidRPr="00277CE6">
        <w:rPr>
          <w:rFonts w:ascii="Times New Roman" w:eastAsia="宋体" w:hAnsi="Times New Roman" w:cs="Times New Roman"/>
          <w:sz w:val="24"/>
          <w:szCs w:val="24"/>
        </w:rPr>
        <w:t>探测</w:t>
      </w:r>
      <w:r w:rsidR="00AA1118" w:rsidRPr="00277CE6">
        <w:rPr>
          <w:rFonts w:ascii="Times New Roman" w:eastAsia="宋体" w:hAnsi="Times New Roman" w:cs="Times New Roman"/>
          <w:sz w:val="24"/>
          <w:szCs w:val="24"/>
        </w:rPr>
        <w:t>点</w:t>
      </w:r>
      <m:oMath>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oMath>
      <w:r w:rsidR="00AA1118" w:rsidRPr="00277CE6">
        <w:rPr>
          <w:rFonts w:ascii="Times New Roman" w:eastAsia="宋体" w:hAnsi="Times New Roman" w:cs="Times New Roman"/>
          <w:sz w:val="24"/>
          <w:szCs w:val="24"/>
        </w:rPr>
        <w:t>进行</w:t>
      </w:r>
      <w:r w:rsidR="00C23522" w:rsidRPr="00277CE6">
        <w:rPr>
          <w:rFonts w:ascii="Times New Roman" w:eastAsia="宋体" w:hAnsi="Times New Roman" w:cs="Times New Roman"/>
          <w:sz w:val="24"/>
          <w:szCs w:val="24"/>
        </w:rPr>
        <w:t>近邻计数</w:t>
      </w:r>
      <w:r w:rsidR="00E12D3D" w:rsidRPr="00277CE6">
        <w:rPr>
          <w:rFonts w:ascii="Times New Roman" w:eastAsia="宋体" w:hAnsi="Times New Roman" w:cs="Times New Roman"/>
          <w:sz w:val="24"/>
          <w:szCs w:val="24"/>
        </w:rPr>
        <w:t>，</w:t>
      </w:r>
      <w:r w:rsidR="00B54B51" w:rsidRPr="00277CE6">
        <w:rPr>
          <w:rFonts w:ascii="Times New Roman" w:eastAsia="宋体" w:hAnsi="Times New Roman" w:cs="Times New Roman"/>
          <w:sz w:val="24"/>
          <w:szCs w:val="24"/>
        </w:rPr>
        <w:t>分别</w:t>
      </w:r>
      <w:r w:rsidR="00E12D3D" w:rsidRPr="00277CE6">
        <w:rPr>
          <w:rFonts w:ascii="Times New Roman" w:eastAsia="宋体" w:hAnsi="Times New Roman" w:cs="Times New Roman"/>
          <w:sz w:val="24"/>
          <w:szCs w:val="24"/>
        </w:rPr>
        <w:t>计算</w:t>
      </w:r>
      <w:r w:rsidR="009B6D42" w:rsidRPr="00277CE6">
        <w:rPr>
          <w:rFonts w:ascii="Times New Roman" w:eastAsia="宋体" w:hAnsi="Times New Roman" w:cs="Times New Roman"/>
          <w:sz w:val="24"/>
          <w:szCs w:val="24"/>
        </w:rPr>
        <w:t>近邻的</w:t>
      </w:r>
      <w:r w:rsidR="00F42C07" w:rsidRPr="00277CE6">
        <w:rPr>
          <w:rFonts w:ascii="Times New Roman" w:eastAsia="宋体" w:hAnsi="Times New Roman" w:cs="Times New Roman"/>
          <w:sz w:val="24"/>
          <w:szCs w:val="24"/>
        </w:rPr>
        <w:t>训练数据</w:t>
      </w:r>
      <w:r w:rsidR="00D07497" w:rsidRPr="00277CE6">
        <w:rPr>
          <w:rFonts w:ascii="Times New Roman" w:eastAsia="宋体" w:hAnsi="Times New Roman" w:cs="Times New Roman"/>
          <w:sz w:val="24"/>
          <w:szCs w:val="24"/>
        </w:rPr>
        <w:t>点</w:t>
      </w:r>
      <w:r w:rsidR="00F42C07" w:rsidRPr="00277CE6">
        <w:rPr>
          <w:rFonts w:ascii="Times New Roman" w:eastAsia="宋体" w:hAnsi="Times New Roman" w:cs="Times New Roman"/>
          <w:sz w:val="24"/>
          <w:szCs w:val="24"/>
        </w:rPr>
        <w:t>和参考数据</w:t>
      </w:r>
      <w:r w:rsidR="00D07497" w:rsidRPr="00277CE6">
        <w:rPr>
          <w:rFonts w:ascii="Times New Roman" w:eastAsia="宋体" w:hAnsi="Times New Roman" w:cs="Times New Roman"/>
          <w:sz w:val="24"/>
          <w:szCs w:val="24"/>
        </w:rPr>
        <w:t>点</w:t>
      </w:r>
      <w:r w:rsidR="008227A4" w:rsidRPr="00277CE6">
        <w:rPr>
          <w:rFonts w:ascii="Times New Roman" w:eastAsia="宋体" w:hAnsi="Times New Roman" w:cs="Times New Roman"/>
          <w:sz w:val="24"/>
          <w:szCs w:val="24"/>
        </w:rPr>
        <w:t>的</w:t>
      </w:r>
      <w:r w:rsidR="00D07497" w:rsidRPr="00277CE6">
        <w:rPr>
          <w:rFonts w:ascii="Times New Roman" w:eastAsia="宋体" w:hAnsi="Times New Roman" w:cs="Times New Roman"/>
          <w:sz w:val="24"/>
          <w:szCs w:val="24"/>
        </w:rPr>
        <w:t>数量</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614B12" w:rsidRPr="00277CE6">
        <w:rPr>
          <w:rFonts w:ascii="Times New Roman" w:eastAsia="宋体" w:hAnsi="Times New Roman" w:cs="Times New Roman"/>
          <w:sz w:val="24"/>
          <w:szCs w:val="24"/>
        </w:rPr>
        <w:t>和</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oMath>
      <w:r w:rsidR="00025540" w:rsidRPr="00277CE6">
        <w:rPr>
          <w:rFonts w:ascii="Times New Roman" w:eastAsia="宋体" w:hAnsi="Times New Roman" w:cs="Times New Roman"/>
          <w:sz w:val="24"/>
          <w:szCs w:val="24"/>
        </w:rPr>
        <w:t>，</w:t>
      </w:r>
      <w:r w:rsidR="00644FAA" w:rsidRPr="00277CE6">
        <w:rPr>
          <w:rFonts w:ascii="Times New Roman" w:eastAsia="宋体" w:hAnsi="Times New Roman" w:cs="Times New Roman"/>
          <w:sz w:val="24"/>
          <w:szCs w:val="24"/>
        </w:rPr>
        <w:t>从而得到</w:t>
      </w:r>
      <w:r w:rsidR="00F746EA" w:rsidRPr="00277CE6">
        <w:rPr>
          <w:rFonts w:ascii="Times New Roman" w:eastAsia="宋体" w:hAnsi="Times New Roman" w:cs="Times New Roman"/>
          <w:sz w:val="24"/>
          <w:szCs w:val="24"/>
        </w:rPr>
        <w:t>单点</w:t>
      </w:r>
      <w:r w:rsidR="00D07497" w:rsidRPr="00277CE6">
        <w:rPr>
          <w:rFonts w:ascii="Times New Roman" w:eastAsia="宋体" w:hAnsi="Times New Roman" w:cs="Times New Roman"/>
          <w:sz w:val="24"/>
          <w:szCs w:val="24"/>
        </w:rPr>
        <w:t>统计能量</w:t>
      </w:r>
    </w:p>
    <w:p w14:paraId="0100A31F" w14:textId="254EC57D" w:rsidR="00D07497" w:rsidRPr="00277CE6" w:rsidRDefault="00F01CB0" w:rsidP="00D07497">
      <w:pPr>
        <w:spacing w:line="30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e</m:t>
          </m:r>
          <m:d>
            <m:dPr>
              <m:ctrlPr>
                <w:rPr>
                  <w:rFonts w:ascii="Cambria Math" w:eastAsia="宋体" w:hAnsi="Cambria Math" w:cs="Times New Roman"/>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r>
            <m:rPr>
              <m:sty m:val="p"/>
            </m:rPr>
            <w:rPr>
              <w:rFonts w:ascii="Cambria Math" w:eastAsia="宋体" w:hAnsi="Cambria Math" w:cs="Times New Roman"/>
              <w:sz w:val="24"/>
              <w:szCs w:val="24"/>
            </w:rPr>
            <m:t>=-</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ln</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observed</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num>
                    <m:den>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neighbors</m:t>
                          </m:r>
                        </m:sub>
                        <m:sup>
                          <m:r>
                            <m:rPr>
                              <m:sty m:val="p"/>
                            </m:rPr>
                            <w:rPr>
                              <w:rFonts w:ascii="Cambria Math" w:eastAsia="宋体" w:hAnsi="Cambria Math" w:cs="Times New Roman"/>
                              <w:sz w:val="24"/>
                              <w:szCs w:val="24"/>
                            </w:rPr>
                            <m:t>reference</m:t>
                          </m:r>
                        </m:sup>
                      </m:sSubSup>
                      <m:d>
                        <m:dPr>
                          <m:ctrlPr>
                            <w:rPr>
                              <w:rFonts w:ascii="Cambria Math" w:eastAsia="宋体" w:hAnsi="Cambria Math" w:cs="Times New Roman"/>
                              <w:i/>
                              <w:sz w:val="24"/>
                              <w:szCs w:val="24"/>
                            </w:rPr>
                          </m:ctrlPr>
                        </m:dPr>
                        <m:e>
                          <m:sSub>
                            <m:sSubPr>
                              <m:ctrlPr>
                                <w:rPr>
                                  <w:rFonts w:ascii="Cambria Math" w:eastAsia="宋体" w:hAnsi="Cambria Math" w:cs="Times New Roman"/>
                                  <w:b/>
                                  <w:i/>
                                  <w:sz w:val="24"/>
                                  <w:szCs w:val="24"/>
                                </w:rPr>
                              </m:ctrlPr>
                            </m:sSubPr>
                            <m:e>
                              <m:r>
                                <m:rPr>
                                  <m:sty m:val="bi"/>
                                </m:rPr>
                                <w:rPr>
                                  <w:rFonts w:ascii="Cambria Math" w:eastAsia="宋体" w:hAnsi="Cambria Math" w:cs="Times New Roman"/>
                                  <w:sz w:val="24"/>
                                  <w:szCs w:val="24"/>
                                </w:rPr>
                                <m:t>Q</m:t>
                              </m:r>
                            </m:e>
                            <m:sub>
                              <m:r>
                                <m:rPr>
                                  <m:nor/>
                                </m:rPr>
                                <w:rPr>
                                  <w:rFonts w:ascii="Times New Roman" w:eastAsia="宋体" w:hAnsi="Times New Roman" w:cs="Times New Roman"/>
                                  <w:sz w:val="24"/>
                                  <w:szCs w:val="24"/>
                                </w:rPr>
                                <m:t>probe</m:t>
                              </m:r>
                            </m:sub>
                          </m:sSub>
                        </m:e>
                      </m:d>
                    </m:den>
                  </m:f>
                </m:e>
              </m:d>
            </m:e>
          </m:func>
        </m:oMath>
      </m:oMathPara>
    </w:p>
    <w:p w14:paraId="3B4098E7" w14:textId="47557131" w:rsidR="008A580F" w:rsidRPr="00277CE6" w:rsidRDefault="00D07497" w:rsidP="006A295E">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将</w:t>
      </w:r>
      <w:r w:rsidR="00A449F7" w:rsidRPr="00277CE6">
        <w:rPr>
          <w:rFonts w:ascii="Times New Roman" w:eastAsia="宋体" w:hAnsi="Times New Roman" w:cs="Times New Roman"/>
          <w:sz w:val="24"/>
          <w:szCs w:val="24"/>
        </w:rPr>
        <w:t>大量</w:t>
      </w:r>
      <w:r w:rsidR="002D4FB1" w:rsidRPr="00277CE6">
        <w:rPr>
          <w:rFonts w:ascii="Times New Roman" w:eastAsia="宋体" w:hAnsi="Times New Roman" w:cs="Times New Roman"/>
          <w:sz w:val="24"/>
          <w:szCs w:val="24"/>
        </w:rPr>
        <w:t>根据上述方法得到的</w:t>
      </w:r>
      <w:r w:rsidR="00EB5EDB" w:rsidRPr="00277CE6">
        <w:rPr>
          <w:rFonts w:ascii="Times New Roman" w:eastAsia="宋体" w:hAnsi="Times New Roman" w:cs="Times New Roman"/>
          <w:sz w:val="24"/>
          <w:szCs w:val="24"/>
        </w:rPr>
        <w:t>单点</w:t>
      </w:r>
      <w:r w:rsidR="002D4FB1" w:rsidRPr="00277CE6">
        <w:rPr>
          <w:rFonts w:ascii="Times New Roman" w:eastAsia="宋体" w:hAnsi="Times New Roman" w:cs="Times New Roman"/>
          <w:sz w:val="24"/>
          <w:szCs w:val="24"/>
        </w:rPr>
        <w:t>统计能量</w:t>
      </w:r>
      <w:r w:rsidR="00201B6E" w:rsidRPr="00277CE6">
        <w:rPr>
          <w:rFonts w:ascii="Times New Roman" w:eastAsia="宋体" w:hAnsi="Times New Roman" w:cs="Times New Roman"/>
          <w:sz w:val="24"/>
          <w:szCs w:val="24"/>
        </w:rPr>
        <w:t>输入</w:t>
      </w:r>
      <w:r w:rsidR="00781C91" w:rsidRPr="00277CE6">
        <w:rPr>
          <w:rFonts w:ascii="Times New Roman" w:eastAsia="宋体" w:hAnsi="Times New Roman" w:cs="Times New Roman"/>
          <w:sz w:val="24"/>
          <w:szCs w:val="24"/>
        </w:rPr>
        <w:t>神经网络，</w:t>
      </w:r>
      <w:r w:rsidR="00127C35" w:rsidRPr="00277CE6">
        <w:rPr>
          <w:rFonts w:ascii="Times New Roman" w:eastAsia="宋体" w:hAnsi="Times New Roman" w:cs="Times New Roman"/>
          <w:sz w:val="24"/>
          <w:szCs w:val="24"/>
        </w:rPr>
        <w:t>从而</w:t>
      </w:r>
      <w:r w:rsidR="009906B7" w:rsidRPr="00277CE6">
        <w:rPr>
          <w:rFonts w:ascii="Times New Roman" w:eastAsia="宋体" w:hAnsi="Times New Roman" w:cs="Times New Roman"/>
          <w:sz w:val="24"/>
          <w:szCs w:val="24"/>
        </w:rPr>
        <w:t>对</w:t>
      </w:r>
      <w:r w:rsidR="00402896" w:rsidRPr="00277CE6">
        <w:rPr>
          <w:rFonts w:ascii="Times New Roman" w:eastAsia="宋体" w:hAnsi="Times New Roman" w:cs="Times New Roman"/>
          <w:sz w:val="24"/>
          <w:szCs w:val="24"/>
        </w:rPr>
        <w:t>能量函数的不同能量项进行拟合。</w:t>
      </w:r>
      <w:r w:rsidR="00DD0B97" w:rsidRPr="00277CE6">
        <w:rPr>
          <w:rFonts w:ascii="Times New Roman" w:eastAsia="宋体" w:hAnsi="Times New Roman" w:cs="Times New Roman"/>
          <w:sz w:val="24"/>
          <w:szCs w:val="24"/>
        </w:rPr>
        <w:t>该研究通过上述方法</w:t>
      </w:r>
      <w:r w:rsidR="0097397E" w:rsidRPr="00277CE6">
        <w:rPr>
          <w:rFonts w:ascii="Times New Roman" w:eastAsia="宋体" w:hAnsi="Times New Roman" w:cs="Times New Roman"/>
          <w:sz w:val="24"/>
          <w:szCs w:val="24"/>
        </w:rPr>
        <w:t>得到了连续可微的</w:t>
      </w:r>
      <w:r w:rsidR="00B52F16" w:rsidRPr="00277CE6">
        <w:rPr>
          <w:rFonts w:ascii="Times New Roman" w:eastAsia="宋体" w:hAnsi="Times New Roman" w:cs="Times New Roman"/>
          <w:sz w:val="24"/>
          <w:szCs w:val="24"/>
        </w:rPr>
        <w:t>侧链无关的</w:t>
      </w:r>
      <w:r w:rsidR="00A26677" w:rsidRPr="00277CE6">
        <w:rPr>
          <w:rFonts w:ascii="Times New Roman" w:eastAsia="宋体" w:hAnsi="Times New Roman" w:cs="Times New Roman"/>
          <w:sz w:val="24"/>
          <w:szCs w:val="24"/>
        </w:rPr>
        <w:t>能量</w:t>
      </w:r>
      <w:r w:rsidR="001F1CBA" w:rsidRPr="00277CE6">
        <w:rPr>
          <w:rFonts w:ascii="Times New Roman" w:eastAsia="宋体" w:hAnsi="Times New Roman" w:cs="Times New Roman"/>
          <w:sz w:val="24"/>
          <w:szCs w:val="24"/>
        </w:rPr>
        <w:t>函数</w:t>
      </w:r>
      <w:r w:rsidR="00A26677" w:rsidRPr="00277CE6">
        <w:rPr>
          <w:rFonts w:ascii="Times New Roman" w:eastAsia="宋体" w:hAnsi="Times New Roman" w:cs="Times New Roman"/>
          <w:sz w:val="24"/>
          <w:szCs w:val="24"/>
        </w:rPr>
        <w:t>，</w:t>
      </w:r>
      <w:r w:rsidR="00DB2352" w:rsidRPr="00277CE6">
        <w:rPr>
          <w:rFonts w:ascii="Times New Roman" w:eastAsia="宋体" w:hAnsi="Times New Roman" w:cs="Times New Roman"/>
          <w:sz w:val="24"/>
          <w:szCs w:val="24"/>
        </w:rPr>
        <w:t>能够很好地学习到高维结构数据中的</w:t>
      </w:r>
      <w:r w:rsidR="004D01F8" w:rsidRPr="00277CE6">
        <w:rPr>
          <w:rFonts w:ascii="Times New Roman" w:eastAsia="宋体" w:hAnsi="Times New Roman" w:cs="Times New Roman"/>
          <w:sz w:val="24"/>
          <w:szCs w:val="24"/>
        </w:rPr>
        <w:t>能量相关</w:t>
      </w:r>
      <w:r w:rsidR="00DB2352" w:rsidRPr="00277CE6">
        <w:rPr>
          <w:rFonts w:ascii="Times New Roman" w:eastAsia="宋体" w:hAnsi="Times New Roman" w:cs="Times New Roman"/>
          <w:sz w:val="24"/>
          <w:szCs w:val="24"/>
        </w:rPr>
        <w:t>信息</w:t>
      </w:r>
      <w:r w:rsidR="00B06EBF" w:rsidRPr="00277CE6">
        <w:rPr>
          <w:rFonts w:ascii="Times New Roman" w:eastAsia="宋体" w:hAnsi="Times New Roman" w:cs="Times New Roman"/>
          <w:sz w:val="24"/>
          <w:szCs w:val="24"/>
        </w:rPr>
        <w:t>。</w:t>
      </w:r>
      <w:r w:rsidR="00211F34" w:rsidRPr="00277CE6">
        <w:rPr>
          <w:rFonts w:ascii="Times New Roman" w:eastAsia="宋体" w:hAnsi="Times New Roman" w:cs="Times New Roman"/>
          <w:sz w:val="24"/>
          <w:szCs w:val="24"/>
        </w:rPr>
        <w:t>但是</w:t>
      </w:r>
      <w:r w:rsidR="0026123F" w:rsidRPr="00277CE6">
        <w:rPr>
          <w:rFonts w:ascii="Times New Roman" w:eastAsia="宋体" w:hAnsi="Times New Roman" w:cs="Times New Roman"/>
          <w:sz w:val="24"/>
          <w:szCs w:val="24"/>
        </w:rPr>
        <w:t>，上述方法本质上仍然</w:t>
      </w:r>
      <w:r w:rsidR="002B61BA" w:rsidRPr="00277CE6">
        <w:rPr>
          <w:rFonts w:ascii="Times New Roman" w:eastAsia="宋体" w:hAnsi="Times New Roman" w:cs="Times New Roman"/>
          <w:sz w:val="24"/>
          <w:szCs w:val="24"/>
        </w:rPr>
        <w:t>构建了</w:t>
      </w:r>
      <w:r w:rsidR="00670229" w:rsidRPr="00277CE6">
        <w:rPr>
          <w:rFonts w:ascii="Times New Roman" w:eastAsia="宋体" w:hAnsi="Times New Roman" w:cs="Times New Roman"/>
          <w:sz w:val="24"/>
          <w:szCs w:val="24"/>
        </w:rPr>
        <w:t>传统的</w:t>
      </w:r>
      <w:r w:rsidR="0026123F" w:rsidRPr="00277CE6">
        <w:rPr>
          <w:rFonts w:ascii="Times New Roman" w:eastAsia="宋体" w:hAnsi="Times New Roman" w:cs="Times New Roman"/>
          <w:sz w:val="24"/>
          <w:szCs w:val="24"/>
        </w:rPr>
        <w:t>基于统计</w:t>
      </w:r>
      <w:r w:rsidR="001F4463" w:rsidRPr="00277CE6">
        <w:rPr>
          <w:rFonts w:ascii="Times New Roman" w:eastAsia="宋体" w:hAnsi="Times New Roman" w:cs="Times New Roman"/>
          <w:sz w:val="24"/>
          <w:szCs w:val="24"/>
        </w:rPr>
        <w:t>的能量函数</w:t>
      </w:r>
      <w:r w:rsidR="00377878" w:rsidRPr="00277CE6">
        <w:rPr>
          <w:rFonts w:ascii="Times New Roman" w:eastAsia="宋体" w:hAnsi="Times New Roman" w:cs="Times New Roman"/>
          <w:sz w:val="24"/>
          <w:szCs w:val="24"/>
        </w:rPr>
        <w:t>，</w:t>
      </w:r>
      <w:r w:rsidR="00AD0137" w:rsidRPr="00277CE6">
        <w:rPr>
          <w:rFonts w:ascii="Times New Roman" w:eastAsia="宋体" w:hAnsi="Times New Roman" w:cs="Times New Roman"/>
          <w:sz w:val="24"/>
          <w:szCs w:val="24"/>
        </w:rPr>
        <w:t>在学习高维空间中的联合分布时</w:t>
      </w:r>
      <w:r w:rsidR="00CB1BC2" w:rsidRPr="00277CE6">
        <w:rPr>
          <w:rFonts w:ascii="Times New Roman" w:eastAsia="宋体" w:hAnsi="Times New Roman" w:cs="Times New Roman"/>
          <w:sz w:val="24"/>
          <w:szCs w:val="24"/>
        </w:rPr>
        <w:t>对数据量有着</w:t>
      </w:r>
      <w:r w:rsidR="00E932FC" w:rsidRPr="00277CE6">
        <w:rPr>
          <w:rFonts w:ascii="Times New Roman" w:eastAsia="宋体" w:hAnsi="Times New Roman" w:cs="Times New Roman"/>
          <w:sz w:val="24"/>
          <w:szCs w:val="24"/>
        </w:rPr>
        <w:t>较高</w:t>
      </w:r>
      <w:r w:rsidR="00CB1BC2" w:rsidRPr="00277CE6">
        <w:rPr>
          <w:rFonts w:ascii="Times New Roman" w:eastAsia="宋体" w:hAnsi="Times New Roman" w:cs="Times New Roman"/>
          <w:sz w:val="24"/>
          <w:szCs w:val="24"/>
        </w:rPr>
        <w:t>要求</w:t>
      </w:r>
      <w:r w:rsidR="00D44066" w:rsidRPr="00277CE6">
        <w:rPr>
          <w:rFonts w:ascii="Times New Roman" w:eastAsia="宋体" w:hAnsi="Times New Roman" w:cs="Times New Roman"/>
          <w:sz w:val="24"/>
          <w:szCs w:val="24"/>
        </w:rPr>
        <w:t>。</w:t>
      </w:r>
    </w:p>
    <w:p w14:paraId="04B073E4" w14:textId="6BC6D7E7" w:rsidR="00CA3C90" w:rsidRPr="00277CE6" w:rsidRDefault="00C61FD3" w:rsidP="00CA3C90">
      <w:pPr>
        <w:pStyle w:val="Heading2"/>
        <w:rPr>
          <w:rFonts w:eastAsiaTheme="minorEastAsia" w:cs="Times New Roman"/>
          <w:sz w:val="28"/>
          <w:szCs w:val="28"/>
        </w:rPr>
      </w:pPr>
      <w:bookmarkStart w:id="65" w:name="_Toc104787975"/>
      <w:r w:rsidRPr="00277CE6">
        <w:rPr>
          <w:rFonts w:eastAsiaTheme="minorEastAsia" w:cs="Times New Roman"/>
          <w:sz w:val="28"/>
          <w:szCs w:val="28"/>
        </w:rPr>
        <w:t>1.</w:t>
      </w:r>
      <w:r w:rsidR="00634CFE" w:rsidRPr="00277CE6">
        <w:rPr>
          <w:rFonts w:eastAsiaTheme="minorEastAsia" w:cs="Times New Roman"/>
          <w:sz w:val="28"/>
          <w:szCs w:val="28"/>
        </w:rPr>
        <w:t>3</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C1553B" w:rsidRPr="00277CE6">
        <w:rPr>
          <w:rFonts w:eastAsiaTheme="minorEastAsia" w:cs="Times New Roman"/>
          <w:sz w:val="28"/>
          <w:szCs w:val="28"/>
        </w:rPr>
        <w:t>基于</w:t>
      </w:r>
      <w:r w:rsidRPr="00277CE6">
        <w:rPr>
          <w:rFonts w:eastAsiaTheme="minorEastAsia" w:cs="Times New Roman"/>
          <w:sz w:val="28"/>
          <w:szCs w:val="28"/>
        </w:rPr>
        <w:t>图神经</w:t>
      </w:r>
      <w:r w:rsidR="00C1553B" w:rsidRPr="00277CE6">
        <w:rPr>
          <w:rFonts w:eastAsiaTheme="minorEastAsia" w:cs="Times New Roman"/>
          <w:sz w:val="28"/>
          <w:szCs w:val="28"/>
        </w:rPr>
        <w:t>网络的</w:t>
      </w:r>
      <w:r w:rsidR="002F22AC" w:rsidRPr="00277CE6">
        <w:rPr>
          <w:rFonts w:eastAsiaTheme="minorEastAsia" w:cs="Times New Roman"/>
          <w:sz w:val="28"/>
          <w:szCs w:val="28"/>
        </w:rPr>
        <w:t>构象</w:t>
      </w:r>
      <w:r w:rsidR="00DF2AF9" w:rsidRPr="00277CE6">
        <w:rPr>
          <w:rFonts w:eastAsiaTheme="minorEastAsia" w:cs="Times New Roman"/>
          <w:sz w:val="28"/>
          <w:szCs w:val="28"/>
        </w:rPr>
        <w:t>生成</w:t>
      </w:r>
      <w:bookmarkEnd w:id="65"/>
      <w:r w:rsidRPr="00277CE6">
        <w:rPr>
          <w:rFonts w:eastAsiaTheme="minorEastAsia" w:cs="Times New Roman"/>
          <w:sz w:val="28"/>
          <w:szCs w:val="28"/>
        </w:rPr>
        <w:fldChar w:fldCharType="end"/>
      </w:r>
    </w:p>
    <w:p w14:paraId="54CE0A7C" w14:textId="59B1AF60" w:rsidR="007674AC" w:rsidRPr="00277CE6" w:rsidRDefault="002B18FA" w:rsidP="007674AC">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深度学习</w:t>
      </w:r>
      <w:r w:rsidR="000E41B9" w:rsidRPr="00277CE6">
        <w:rPr>
          <w:rFonts w:ascii="Times New Roman" w:eastAsia="宋体" w:hAnsi="Times New Roman" w:cs="Times New Roman"/>
          <w:sz w:val="24"/>
          <w:szCs w:val="24"/>
        </w:rPr>
        <w:t>（</w:t>
      </w:r>
      <w:r w:rsidR="000E41B9" w:rsidRPr="00277CE6">
        <w:rPr>
          <w:rFonts w:ascii="Times New Roman" w:eastAsia="宋体" w:hAnsi="Times New Roman" w:cs="Times New Roman"/>
          <w:sz w:val="24"/>
          <w:szCs w:val="24"/>
        </w:rPr>
        <w:t>Deep Learning, DL</w:t>
      </w:r>
      <w:r w:rsidR="000E41B9" w:rsidRPr="00277CE6">
        <w:rPr>
          <w:rFonts w:ascii="Times New Roman" w:eastAsia="宋体" w:hAnsi="Times New Roman" w:cs="Times New Roman"/>
          <w:sz w:val="24"/>
          <w:szCs w:val="24"/>
        </w:rPr>
        <w:t>）</w:t>
      </w:r>
      <w:r w:rsidR="002B5733" w:rsidRPr="00277CE6">
        <w:rPr>
          <w:rFonts w:ascii="Times New Roman" w:eastAsia="宋体" w:hAnsi="Times New Roman" w:cs="Times New Roman"/>
          <w:sz w:val="24"/>
          <w:szCs w:val="24"/>
        </w:rPr>
        <w:t>作为机器学习（</w:t>
      </w:r>
      <w:r w:rsidR="002B5733" w:rsidRPr="00277CE6">
        <w:rPr>
          <w:rFonts w:ascii="Times New Roman" w:eastAsia="宋体" w:hAnsi="Times New Roman" w:cs="Times New Roman"/>
          <w:sz w:val="24"/>
          <w:szCs w:val="24"/>
        </w:rPr>
        <w:t>Machine Learning</w:t>
      </w:r>
      <w:r w:rsidR="002B5733" w:rsidRPr="00277CE6">
        <w:rPr>
          <w:rFonts w:ascii="Times New Roman" w:eastAsia="宋体" w:hAnsi="Times New Roman" w:cs="Times New Roman"/>
          <w:sz w:val="24"/>
          <w:szCs w:val="24"/>
        </w:rPr>
        <w:t>）的重要分支，</w:t>
      </w:r>
      <w:r w:rsidR="00CC7044" w:rsidRPr="00277CE6">
        <w:rPr>
          <w:rFonts w:ascii="Times New Roman" w:eastAsia="宋体" w:hAnsi="Times New Roman" w:cs="Times New Roman"/>
          <w:sz w:val="24"/>
          <w:szCs w:val="24"/>
        </w:rPr>
        <w:t>通过多层神经元</w:t>
      </w:r>
      <w:r w:rsidR="007922D2" w:rsidRPr="00277CE6">
        <w:rPr>
          <w:rFonts w:ascii="Times New Roman" w:eastAsia="宋体" w:hAnsi="Times New Roman" w:cs="Times New Roman"/>
          <w:sz w:val="24"/>
          <w:szCs w:val="24"/>
        </w:rPr>
        <w:t>的</w:t>
      </w:r>
      <w:r w:rsidR="00CC7044" w:rsidRPr="00277CE6">
        <w:rPr>
          <w:rFonts w:ascii="Times New Roman" w:eastAsia="宋体" w:hAnsi="Times New Roman" w:cs="Times New Roman"/>
          <w:sz w:val="24"/>
          <w:szCs w:val="24"/>
        </w:rPr>
        <w:t>连接</w:t>
      </w:r>
      <w:r w:rsidR="00E64B4F" w:rsidRPr="00277CE6">
        <w:rPr>
          <w:rFonts w:ascii="Times New Roman" w:eastAsia="宋体" w:hAnsi="Times New Roman" w:cs="Times New Roman"/>
          <w:sz w:val="24"/>
          <w:szCs w:val="24"/>
        </w:rPr>
        <w:t>提取</w:t>
      </w:r>
      <w:r w:rsidR="00A52593" w:rsidRPr="00277CE6">
        <w:rPr>
          <w:rFonts w:ascii="Times New Roman" w:eastAsia="宋体" w:hAnsi="Times New Roman" w:cs="Times New Roman"/>
          <w:sz w:val="24"/>
          <w:szCs w:val="24"/>
        </w:rPr>
        <w:t>数据中</w:t>
      </w:r>
      <w:r w:rsidR="00DE61A1" w:rsidRPr="00277CE6">
        <w:rPr>
          <w:rFonts w:ascii="Times New Roman" w:eastAsia="宋体" w:hAnsi="Times New Roman" w:cs="Times New Roman"/>
          <w:sz w:val="24"/>
          <w:szCs w:val="24"/>
        </w:rPr>
        <w:t>隐藏</w:t>
      </w:r>
      <w:r w:rsidR="00A52593" w:rsidRPr="00277CE6">
        <w:rPr>
          <w:rFonts w:ascii="Times New Roman" w:eastAsia="宋体" w:hAnsi="Times New Roman" w:cs="Times New Roman"/>
          <w:sz w:val="24"/>
          <w:szCs w:val="24"/>
        </w:rPr>
        <w:t>的</w:t>
      </w:r>
      <w:r w:rsidR="00595343" w:rsidRPr="00277CE6">
        <w:rPr>
          <w:rFonts w:ascii="Times New Roman" w:eastAsia="宋体" w:hAnsi="Times New Roman" w:cs="Times New Roman"/>
          <w:sz w:val="24"/>
          <w:szCs w:val="24"/>
        </w:rPr>
        <w:t>模式</w:t>
      </w:r>
      <w:r w:rsidR="007B24C8" w:rsidRPr="00277CE6">
        <w:rPr>
          <w:rFonts w:ascii="Times New Roman" w:eastAsia="宋体" w:hAnsi="Times New Roman" w:cs="Times New Roman"/>
          <w:sz w:val="24"/>
          <w:szCs w:val="24"/>
        </w:rPr>
        <w:t>特征</w:t>
      </w:r>
      <w:r w:rsidR="00595343" w:rsidRPr="00277CE6">
        <w:rPr>
          <w:rFonts w:ascii="Times New Roman" w:eastAsia="宋体" w:hAnsi="Times New Roman" w:cs="Times New Roman"/>
          <w:sz w:val="24"/>
          <w:szCs w:val="24"/>
        </w:rPr>
        <w:t>，</w:t>
      </w:r>
      <w:r w:rsidR="003864B2" w:rsidRPr="00277CE6">
        <w:rPr>
          <w:rFonts w:ascii="Times New Roman" w:eastAsia="宋体" w:hAnsi="Times New Roman" w:cs="Times New Roman"/>
          <w:sz w:val="24"/>
          <w:szCs w:val="24"/>
        </w:rPr>
        <w:t>具有</w:t>
      </w:r>
      <w:r w:rsidR="00E50A33" w:rsidRPr="00277CE6">
        <w:rPr>
          <w:rFonts w:ascii="Times New Roman" w:eastAsia="宋体" w:hAnsi="Times New Roman" w:cs="Times New Roman"/>
          <w:sz w:val="24"/>
          <w:szCs w:val="24"/>
        </w:rPr>
        <w:t>强大</w:t>
      </w:r>
      <w:r w:rsidR="00133E9B" w:rsidRPr="00277CE6">
        <w:rPr>
          <w:rFonts w:ascii="Times New Roman" w:eastAsia="宋体" w:hAnsi="Times New Roman" w:cs="Times New Roman"/>
          <w:sz w:val="24"/>
          <w:szCs w:val="24"/>
        </w:rPr>
        <w:t>的</w:t>
      </w:r>
      <w:r w:rsidR="003864B2" w:rsidRPr="00277CE6">
        <w:rPr>
          <w:rFonts w:ascii="Times New Roman" w:eastAsia="宋体" w:hAnsi="Times New Roman" w:cs="Times New Roman"/>
          <w:sz w:val="24"/>
          <w:szCs w:val="24"/>
        </w:rPr>
        <w:t>学习能力，</w:t>
      </w:r>
      <w:r w:rsidR="009552E5" w:rsidRPr="00277CE6">
        <w:rPr>
          <w:rFonts w:ascii="Times New Roman" w:eastAsia="宋体" w:hAnsi="Times New Roman" w:cs="Times New Roman"/>
          <w:sz w:val="24"/>
          <w:szCs w:val="24"/>
        </w:rPr>
        <w:t>近年来</w:t>
      </w:r>
      <w:r w:rsidR="00AC2D78" w:rsidRPr="00277CE6">
        <w:rPr>
          <w:rFonts w:ascii="Times New Roman" w:eastAsia="宋体" w:hAnsi="Times New Roman" w:cs="Times New Roman"/>
          <w:sz w:val="24"/>
          <w:szCs w:val="24"/>
        </w:rPr>
        <w:t>在</w:t>
      </w:r>
      <w:r w:rsidR="002202B7" w:rsidRPr="00277CE6">
        <w:rPr>
          <w:rFonts w:ascii="Times New Roman" w:eastAsia="宋体" w:hAnsi="Times New Roman" w:cs="Times New Roman"/>
          <w:sz w:val="24"/>
          <w:szCs w:val="24"/>
        </w:rPr>
        <w:t>机器视觉</w:t>
      </w:r>
      <w:r w:rsidR="00521677" w:rsidRPr="00277CE6">
        <w:rPr>
          <w:rFonts w:ascii="Times New Roman" w:eastAsia="宋体" w:hAnsi="Times New Roman" w:cs="Times New Roman"/>
          <w:sz w:val="24"/>
          <w:szCs w:val="24"/>
        </w:rPr>
        <w:t>、自然语言处理等一系列领域</w:t>
      </w:r>
      <w:r w:rsidR="00AC2D78" w:rsidRPr="00277CE6">
        <w:rPr>
          <w:rFonts w:ascii="Times New Roman" w:eastAsia="宋体" w:hAnsi="Times New Roman" w:cs="Times New Roman"/>
          <w:sz w:val="24"/>
          <w:szCs w:val="24"/>
        </w:rPr>
        <w:t>取得了巨大的成功</w:t>
      </w:r>
      <w:r w:rsidR="00D84FB8" w:rsidRPr="00277CE6">
        <w:rPr>
          <w:rFonts w:ascii="Times New Roman" w:eastAsia="宋体" w:hAnsi="Times New Roman" w:cs="Times New Roman"/>
          <w:sz w:val="24"/>
          <w:szCs w:val="24"/>
        </w:rPr>
        <w:t>。图神经网络（</w:t>
      </w:r>
      <w:r w:rsidR="00D84FB8" w:rsidRPr="00277CE6">
        <w:rPr>
          <w:rFonts w:ascii="Times New Roman" w:eastAsia="宋体" w:hAnsi="Times New Roman" w:cs="Times New Roman"/>
          <w:sz w:val="24"/>
          <w:szCs w:val="24"/>
        </w:rPr>
        <w:t>Graph Neural Network, GNN</w:t>
      </w:r>
      <w:r w:rsidR="00D84FB8" w:rsidRPr="00277CE6">
        <w:rPr>
          <w:rFonts w:ascii="Times New Roman" w:eastAsia="宋体" w:hAnsi="Times New Roman" w:cs="Times New Roman"/>
          <w:sz w:val="24"/>
          <w:szCs w:val="24"/>
        </w:rPr>
        <w:t>）能够</w:t>
      </w:r>
      <w:r w:rsidR="00E76DC1" w:rsidRPr="00277CE6">
        <w:rPr>
          <w:rFonts w:ascii="Times New Roman" w:eastAsia="宋体" w:hAnsi="Times New Roman" w:cs="Times New Roman"/>
          <w:sz w:val="24"/>
          <w:szCs w:val="24"/>
        </w:rPr>
        <w:t>处理</w:t>
      </w:r>
      <w:r w:rsidR="00950D70" w:rsidRPr="00277CE6">
        <w:rPr>
          <w:rFonts w:ascii="Times New Roman" w:eastAsia="宋体" w:hAnsi="Times New Roman" w:cs="Times New Roman"/>
          <w:sz w:val="24"/>
          <w:szCs w:val="24"/>
        </w:rPr>
        <w:t>以图的形式表示</w:t>
      </w:r>
      <w:r w:rsidR="00186B28" w:rsidRPr="00277CE6">
        <w:rPr>
          <w:rFonts w:ascii="Times New Roman" w:eastAsia="宋体" w:hAnsi="Times New Roman" w:cs="Times New Roman"/>
          <w:sz w:val="24"/>
          <w:szCs w:val="24"/>
        </w:rPr>
        <w:t>的数据</w:t>
      </w:r>
      <w:r w:rsidR="00E4663D" w:rsidRPr="00277CE6">
        <w:rPr>
          <w:rFonts w:ascii="Times New Roman" w:eastAsia="宋体" w:hAnsi="Times New Roman" w:cs="Times New Roman"/>
          <w:sz w:val="24"/>
          <w:szCs w:val="24"/>
        </w:rPr>
        <w:t>，</w:t>
      </w:r>
      <w:r w:rsidR="002E6E03" w:rsidRPr="00277CE6">
        <w:rPr>
          <w:rFonts w:ascii="Times New Roman" w:eastAsia="宋体" w:hAnsi="Times New Roman" w:cs="Times New Roman"/>
          <w:sz w:val="24"/>
          <w:szCs w:val="24"/>
        </w:rPr>
        <w:t>通过</w:t>
      </w:r>
      <w:r w:rsidR="00C90300" w:rsidRPr="00277CE6">
        <w:rPr>
          <w:rFonts w:ascii="Times New Roman" w:eastAsia="宋体" w:hAnsi="Times New Roman" w:cs="Times New Roman"/>
          <w:sz w:val="24"/>
          <w:szCs w:val="24"/>
        </w:rPr>
        <w:t>在</w:t>
      </w:r>
      <w:r w:rsidR="004048AB" w:rsidRPr="00277CE6">
        <w:rPr>
          <w:rFonts w:ascii="Times New Roman" w:eastAsia="宋体" w:hAnsi="Times New Roman" w:cs="Times New Roman"/>
          <w:sz w:val="24"/>
          <w:szCs w:val="24"/>
        </w:rPr>
        <w:t>大量图</w:t>
      </w:r>
      <w:r w:rsidR="009025B5" w:rsidRPr="00277CE6">
        <w:rPr>
          <w:rFonts w:ascii="Times New Roman" w:eastAsia="宋体" w:hAnsi="Times New Roman" w:cs="Times New Roman"/>
          <w:sz w:val="24"/>
          <w:szCs w:val="24"/>
        </w:rPr>
        <w:t>构成</w:t>
      </w:r>
      <w:r w:rsidR="004048AB" w:rsidRPr="00277CE6">
        <w:rPr>
          <w:rFonts w:ascii="Times New Roman" w:eastAsia="宋体" w:hAnsi="Times New Roman" w:cs="Times New Roman"/>
          <w:sz w:val="24"/>
          <w:szCs w:val="24"/>
        </w:rPr>
        <w:t>的数据</w:t>
      </w:r>
      <w:r w:rsidR="00C90300" w:rsidRPr="00277CE6">
        <w:rPr>
          <w:rFonts w:ascii="Times New Roman" w:eastAsia="宋体" w:hAnsi="Times New Roman" w:cs="Times New Roman"/>
          <w:sz w:val="24"/>
          <w:szCs w:val="24"/>
        </w:rPr>
        <w:t>集上进行训练，</w:t>
      </w:r>
      <w:r w:rsidR="008F69C9" w:rsidRPr="00277CE6">
        <w:rPr>
          <w:rFonts w:ascii="Times New Roman" w:eastAsia="宋体" w:hAnsi="Times New Roman" w:cs="Times New Roman"/>
          <w:sz w:val="24"/>
          <w:szCs w:val="24"/>
        </w:rPr>
        <w:t>学习</w:t>
      </w:r>
      <w:r w:rsidR="006D66D3" w:rsidRPr="00277CE6">
        <w:rPr>
          <w:rFonts w:ascii="Times New Roman" w:eastAsia="宋体" w:hAnsi="Times New Roman" w:cs="Times New Roman"/>
          <w:sz w:val="24"/>
          <w:szCs w:val="24"/>
        </w:rPr>
        <w:t>与</w:t>
      </w:r>
      <w:r w:rsidR="00002001" w:rsidRPr="00277CE6">
        <w:rPr>
          <w:rFonts w:ascii="Times New Roman" w:eastAsia="宋体" w:hAnsi="Times New Roman" w:cs="Times New Roman"/>
          <w:sz w:val="24"/>
          <w:szCs w:val="24"/>
        </w:rPr>
        <w:t>图的结构</w:t>
      </w:r>
      <w:r w:rsidR="00D513A4" w:rsidRPr="00277CE6">
        <w:rPr>
          <w:rFonts w:ascii="Times New Roman" w:eastAsia="宋体" w:hAnsi="Times New Roman" w:cs="Times New Roman"/>
          <w:sz w:val="24"/>
          <w:szCs w:val="24"/>
        </w:rPr>
        <w:t>相关</w:t>
      </w:r>
      <w:r w:rsidR="00F72753" w:rsidRPr="00277CE6">
        <w:rPr>
          <w:rFonts w:ascii="Times New Roman" w:eastAsia="宋体" w:hAnsi="Times New Roman" w:cs="Times New Roman"/>
          <w:sz w:val="24"/>
          <w:szCs w:val="24"/>
        </w:rPr>
        <w:t>的信息</w:t>
      </w:r>
      <w:r w:rsidR="00AF0160" w:rsidRPr="00277CE6">
        <w:rPr>
          <w:rFonts w:ascii="Times New Roman" w:eastAsia="宋体" w:hAnsi="Times New Roman" w:cs="Times New Roman"/>
          <w:sz w:val="24"/>
          <w:szCs w:val="24"/>
        </w:rPr>
        <w:t>。</w:t>
      </w:r>
    </w:p>
    <w:p w14:paraId="10A1E0CD" w14:textId="2D39D3AB"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1E7A0DA2" w14:textId="008CCFCD" w:rsidR="00AF0160" w:rsidRPr="00277CE6" w:rsidRDefault="00D21D0E" w:rsidP="00D21D0E">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032B5432" wp14:editId="4B5E6D1D">
            <wp:extent cx="5481320" cy="1886585"/>
            <wp:effectExtent l="0" t="0" r="5080" b="0"/>
            <wp:docPr id="8" name="图片 8" descr="C:\Users\22102\AppData\Local\Temp\WeChat Files\54045230085b87f52cbc5b9735c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54045230085b87f52cbc5b9735cc2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320" cy="1886585"/>
                    </a:xfrm>
                    <a:prstGeom prst="rect">
                      <a:avLst/>
                    </a:prstGeom>
                    <a:noFill/>
                    <a:ln>
                      <a:noFill/>
                    </a:ln>
                  </pic:spPr>
                </pic:pic>
              </a:graphicData>
            </a:graphic>
          </wp:inline>
        </w:drawing>
      </w:r>
    </w:p>
    <w:p w14:paraId="350C8BEB" w14:textId="5401FB29" w:rsidR="00D21D0E" w:rsidRPr="00277CE6" w:rsidRDefault="00D21D0E" w:rsidP="00D21D0E">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1.6 </w:t>
      </w:r>
      <w:r w:rsidR="00C31273" w:rsidRPr="00277CE6">
        <w:rPr>
          <w:rFonts w:ascii="Times New Roman" w:eastAsia="宋体" w:hAnsi="Times New Roman" w:cs="Times New Roman"/>
        </w:rPr>
        <w:t>咖啡因分子的三维结构</w:t>
      </w:r>
      <w:r w:rsidR="00C31273" w:rsidRPr="00277CE6">
        <w:rPr>
          <w:rFonts w:ascii="Times New Roman" w:eastAsia="宋体" w:hAnsi="Times New Roman" w:cs="Times New Roman"/>
        </w:rPr>
        <w:t>(a)</w:t>
      </w:r>
      <w:r w:rsidR="00C2110E" w:rsidRPr="00277CE6">
        <w:rPr>
          <w:rFonts w:ascii="Times New Roman" w:eastAsia="宋体" w:hAnsi="Times New Roman" w:cs="Times New Roman"/>
        </w:rPr>
        <w:t>、</w:t>
      </w:r>
      <w:r w:rsidR="00220650" w:rsidRPr="00277CE6">
        <w:rPr>
          <w:rFonts w:ascii="Times New Roman" w:eastAsia="宋体" w:hAnsi="Times New Roman" w:cs="Times New Roman"/>
        </w:rPr>
        <w:t>化学</w:t>
      </w:r>
      <w:r w:rsidR="00C31273" w:rsidRPr="00277CE6">
        <w:rPr>
          <w:rFonts w:ascii="Times New Roman" w:eastAsia="宋体" w:hAnsi="Times New Roman" w:cs="Times New Roman"/>
        </w:rPr>
        <w:t>键</w:t>
      </w:r>
      <w:r w:rsidR="00C2110E" w:rsidRPr="00277CE6">
        <w:rPr>
          <w:rFonts w:ascii="Times New Roman" w:eastAsia="宋体" w:hAnsi="Times New Roman" w:cs="Times New Roman"/>
        </w:rPr>
        <w:t>的</w:t>
      </w:r>
      <w:r w:rsidR="00C31273" w:rsidRPr="00277CE6">
        <w:rPr>
          <w:rFonts w:ascii="Times New Roman" w:eastAsia="宋体" w:hAnsi="Times New Roman" w:cs="Times New Roman"/>
        </w:rPr>
        <w:t>邻接矩阵</w:t>
      </w:r>
      <w:r w:rsidR="002423FB" w:rsidRPr="00277CE6">
        <w:rPr>
          <w:rFonts w:ascii="Times New Roman" w:eastAsia="宋体" w:hAnsi="Times New Roman" w:cs="Times New Roman"/>
        </w:rPr>
        <w:t>(b)</w:t>
      </w:r>
      <w:r w:rsidR="002423FB" w:rsidRPr="00277CE6">
        <w:rPr>
          <w:rFonts w:ascii="Times New Roman" w:eastAsia="宋体" w:hAnsi="Times New Roman" w:cs="Times New Roman"/>
        </w:rPr>
        <w:t>及分子图</w:t>
      </w:r>
      <w:r w:rsidR="001B71AF" w:rsidRPr="00277CE6">
        <w:rPr>
          <w:rFonts w:ascii="Times New Roman" w:eastAsia="宋体" w:hAnsi="Times New Roman" w:cs="Times New Roman"/>
        </w:rPr>
        <w:t>表示</w:t>
      </w:r>
      <w:r w:rsidR="002423FB" w:rsidRPr="00277CE6">
        <w:rPr>
          <w:rFonts w:ascii="Times New Roman" w:eastAsia="宋体" w:hAnsi="Times New Roman" w:cs="Times New Roman"/>
        </w:rPr>
        <w:t>(c)</w:t>
      </w:r>
    </w:p>
    <w:p w14:paraId="30A1543C" w14:textId="38293C18" w:rsidR="00AF0160" w:rsidRPr="00277CE6" w:rsidRDefault="00AF0160" w:rsidP="007674AC">
      <w:pPr>
        <w:spacing w:line="300" w:lineRule="auto"/>
        <w:ind w:firstLineChars="200" w:firstLine="480"/>
        <w:rPr>
          <w:rFonts w:ascii="Times New Roman" w:eastAsia="宋体" w:hAnsi="Times New Roman" w:cs="Times New Roman"/>
          <w:sz w:val="24"/>
          <w:szCs w:val="24"/>
        </w:rPr>
      </w:pPr>
    </w:p>
    <w:p w14:paraId="20F32456" w14:textId="4839B147" w:rsidR="00AF0160" w:rsidRPr="00277CE6" w:rsidRDefault="00AF0160" w:rsidP="00AA6A13">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化学</w:t>
      </w:r>
      <w:r w:rsidR="00F5557E" w:rsidRPr="00277CE6">
        <w:rPr>
          <w:rFonts w:ascii="Times New Roman" w:eastAsia="宋体" w:hAnsi="Times New Roman" w:cs="Times New Roman"/>
          <w:sz w:val="24"/>
          <w:szCs w:val="24"/>
        </w:rPr>
        <w:t>分子</w:t>
      </w:r>
      <w:r w:rsidR="00395666" w:rsidRPr="00277CE6">
        <w:rPr>
          <w:rFonts w:ascii="Times New Roman" w:eastAsia="宋体" w:hAnsi="Times New Roman" w:cs="Times New Roman"/>
          <w:sz w:val="24"/>
          <w:szCs w:val="24"/>
        </w:rPr>
        <w:t>的结构</w:t>
      </w:r>
      <w:r w:rsidR="006F53DF" w:rsidRPr="00277CE6">
        <w:rPr>
          <w:rFonts w:ascii="Times New Roman" w:eastAsia="宋体" w:hAnsi="Times New Roman" w:cs="Times New Roman"/>
          <w:sz w:val="24"/>
          <w:szCs w:val="24"/>
        </w:rPr>
        <w:t>可以用分子图（</w:t>
      </w:r>
      <w:r w:rsidR="006F53DF" w:rsidRPr="00277CE6">
        <w:rPr>
          <w:rFonts w:ascii="Times New Roman" w:eastAsia="宋体" w:hAnsi="Times New Roman" w:cs="Times New Roman"/>
          <w:sz w:val="24"/>
          <w:szCs w:val="24"/>
        </w:rPr>
        <w:t>Molecule Graph</w:t>
      </w:r>
      <w:r w:rsidR="006F53DF" w:rsidRPr="00277CE6">
        <w:rPr>
          <w:rFonts w:ascii="Times New Roman" w:eastAsia="宋体" w:hAnsi="Times New Roman" w:cs="Times New Roman"/>
          <w:sz w:val="24"/>
          <w:szCs w:val="24"/>
        </w:rPr>
        <w:t>）的形式表示</w:t>
      </w:r>
      <w:r w:rsidR="00BB22EB" w:rsidRPr="00277CE6">
        <w:rPr>
          <w:rFonts w:ascii="Times New Roman" w:eastAsia="宋体" w:hAnsi="Times New Roman" w:cs="Times New Roman"/>
          <w:sz w:val="24"/>
          <w:szCs w:val="24"/>
        </w:rPr>
        <w:t>，</w:t>
      </w:r>
      <w:r w:rsidR="00ED450D" w:rsidRPr="00277CE6">
        <w:rPr>
          <w:rFonts w:ascii="Times New Roman" w:eastAsia="宋体" w:hAnsi="Times New Roman" w:cs="Times New Roman"/>
          <w:sz w:val="24"/>
          <w:szCs w:val="24"/>
        </w:rPr>
        <w:t>分子图能够</w:t>
      </w:r>
      <w:r w:rsidR="0083387D" w:rsidRPr="00277CE6">
        <w:rPr>
          <w:rFonts w:ascii="Times New Roman" w:eastAsia="宋体" w:hAnsi="Times New Roman" w:cs="Times New Roman"/>
          <w:sz w:val="24"/>
          <w:szCs w:val="24"/>
        </w:rPr>
        <w:t>直观高效</w:t>
      </w:r>
      <w:r w:rsidR="00ED450D" w:rsidRPr="00277CE6">
        <w:rPr>
          <w:rFonts w:ascii="Times New Roman" w:eastAsia="宋体" w:hAnsi="Times New Roman" w:cs="Times New Roman"/>
          <w:sz w:val="24"/>
          <w:szCs w:val="24"/>
        </w:rPr>
        <w:t>地</w:t>
      </w:r>
      <w:r w:rsidR="00D42ADC" w:rsidRPr="00277CE6">
        <w:rPr>
          <w:rFonts w:ascii="Times New Roman" w:eastAsia="宋体" w:hAnsi="Times New Roman" w:cs="Times New Roman"/>
          <w:sz w:val="24"/>
          <w:szCs w:val="24"/>
        </w:rPr>
        <w:t>保存和</w:t>
      </w:r>
      <w:r w:rsidR="00556E59" w:rsidRPr="00277CE6">
        <w:rPr>
          <w:rFonts w:ascii="Times New Roman" w:eastAsia="宋体" w:hAnsi="Times New Roman" w:cs="Times New Roman"/>
          <w:sz w:val="24"/>
          <w:szCs w:val="24"/>
        </w:rPr>
        <w:t>传递</w:t>
      </w:r>
      <w:r w:rsidR="001D5A76" w:rsidRPr="00277CE6">
        <w:rPr>
          <w:rFonts w:ascii="Times New Roman" w:eastAsia="宋体" w:hAnsi="Times New Roman" w:cs="Times New Roman"/>
          <w:sz w:val="24"/>
          <w:szCs w:val="24"/>
        </w:rPr>
        <w:t>化学分子的信息，</w:t>
      </w:r>
      <w:r w:rsidR="001966A5" w:rsidRPr="00277CE6">
        <w:rPr>
          <w:rFonts w:ascii="Times New Roman" w:eastAsia="宋体" w:hAnsi="Times New Roman" w:cs="Times New Roman"/>
          <w:sz w:val="24"/>
          <w:szCs w:val="24"/>
        </w:rPr>
        <w:t>因此</w:t>
      </w:r>
      <w:r w:rsidR="009A0AA4" w:rsidRPr="00277CE6">
        <w:rPr>
          <w:rFonts w:ascii="Times New Roman" w:eastAsia="宋体" w:hAnsi="Times New Roman" w:cs="Times New Roman"/>
          <w:sz w:val="24"/>
          <w:szCs w:val="24"/>
        </w:rPr>
        <w:t>GNN</w:t>
      </w:r>
      <w:r w:rsidR="001966A5" w:rsidRPr="00277CE6">
        <w:rPr>
          <w:rFonts w:ascii="Times New Roman" w:eastAsia="宋体" w:hAnsi="Times New Roman" w:cs="Times New Roman"/>
          <w:sz w:val="24"/>
          <w:szCs w:val="24"/>
        </w:rPr>
        <w:t>在</w:t>
      </w:r>
      <w:r w:rsidR="003A5DA6" w:rsidRPr="00277CE6">
        <w:rPr>
          <w:rFonts w:ascii="Times New Roman" w:eastAsia="宋体" w:hAnsi="Times New Roman" w:cs="Times New Roman"/>
          <w:sz w:val="24"/>
          <w:szCs w:val="24"/>
        </w:rPr>
        <w:t>化学信息学中得到了极其广泛的应用，</w:t>
      </w:r>
      <w:r w:rsidR="005B40E7" w:rsidRPr="00277CE6">
        <w:rPr>
          <w:rFonts w:ascii="Times New Roman" w:eastAsia="宋体" w:hAnsi="Times New Roman" w:cs="Times New Roman"/>
          <w:sz w:val="24"/>
          <w:szCs w:val="24"/>
        </w:rPr>
        <w:t>在</w:t>
      </w:r>
      <w:r w:rsidR="00D0193D" w:rsidRPr="00277CE6">
        <w:rPr>
          <w:rFonts w:ascii="Times New Roman" w:eastAsia="宋体" w:hAnsi="Times New Roman" w:cs="Times New Roman"/>
          <w:sz w:val="24"/>
          <w:szCs w:val="24"/>
        </w:rPr>
        <w:t>化学分子性质预测、</w:t>
      </w:r>
      <w:r w:rsidR="00FC31BF" w:rsidRPr="00277CE6">
        <w:rPr>
          <w:rFonts w:ascii="Times New Roman" w:eastAsia="宋体" w:hAnsi="Times New Roman" w:cs="Times New Roman"/>
          <w:sz w:val="24"/>
          <w:szCs w:val="24"/>
        </w:rPr>
        <w:t>分子力场拟合、药物分子虚拟筛选等</w:t>
      </w:r>
      <w:r w:rsidR="003D58AE" w:rsidRPr="00277CE6">
        <w:rPr>
          <w:rFonts w:ascii="Times New Roman" w:eastAsia="宋体" w:hAnsi="Times New Roman" w:cs="Times New Roman"/>
          <w:sz w:val="24"/>
          <w:szCs w:val="24"/>
        </w:rPr>
        <w:t>领域</w:t>
      </w:r>
      <w:r w:rsidR="004A07C2" w:rsidRPr="00277CE6">
        <w:rPr>
          <w:rFonts w:ascii="Times New Roman" w:eastAsia="宋体" w:hAnsi="Times New Roman" w:cs="Times New Roman"/>
          <w:sz w:val="24"/>
          <w:szCs w:val="24"/>
        </w:rPr>
        <w:t>都表现出了优异的性能。</w:t>
      </w:r>
      <w:r w:rsidR="006301D7" w:rsidRPr="00277CE6">
        <w:rPr>
          <w:rFonts w:ascii="Times New Roman" w:eastAsia="宋体" w:hAnsi="Times New Roman" w:cs="Times New Roman"/>
          <w:sz w:val="24"/>
          <w:szCs w:val="24"/>
        </w:rPr>
        <w:t>本</w:t>
      </w:r>
      <w:r w:rsidR="00465B50" w:rsidRPr="00277CE6">
        <w:rPr>
          <w:rFonts w:ascii="Times New Roman" w:eastAsia="宋体" w:hAnsi="Times New Roman" w:cs="Times New Roman"/>
          <w:sz w:val="24"/>
          <w:szCs w:val="24"/>
        </w:rPr>
        <w:t>文</w:t>
      </w:r>
      <w:r w:rsidR="00FA7D6C" w:rsidRPr="00277CE6">
        <w:rPr>
          <w:rFonts w:ascii="Times New Roman" w:eastAsia="宋体" w:hAnsi="Times New Roman" w:cs="Times New Roman"/>
          <w:sz w:val="24"/>
          <w:szCs w:val="24"/>
        </w:rPr>
        <w:t>以</w:t>
      </w:r>
      <w:r w:rsidR="006301D7" w:rsidRPr="00277CE6">
        <w:rPr>
          <w:rFonts w:ascii="Times New Roman" w:eastAsia="宋体" w:hAnsi="Times New Roman" w:cs="Times New Roman"/>
          <w:sz w:val="24"/>
          <w:szCs w:val="24"/>
        </w:rPr>
        <w:t>咖啡因（</w:t>
      </w:r>
      <w:r w:rsidR="006301D7" w:rsidRPr="00277CE6">
        <w:rPr>
          <w:rFonts w:ascii="Times New Roman" w:eastAsia="宋体" w:hAnsi="Times New Roman" w:cs="Times New Roman"/>
          <w:sz w:val="24"/>
          <w:szCs w:val="24"/>
        </w:rPr>
        <w:t>Caffeine</w:t>
      </w:r>
      <w:r w:rsidR="006301D7" w:rsidRPr="00277CE6">
        <w:rPr>
          <w:rFonts w:ascii="Times New Roman" w:eastAsia="宋体" w:hAnsi="Times New Roman" w:cs="Times New Roman"/>
          <w:sz w:val="24"/>
          <w:szCs w:val="24"/>
        </w:rPr>
        <w:t>）分子为例，</w:t>
      </w:r>
      <w:r w:rsidR="00CE4043" w:rsidRPr="00277CE6">
        <w:rPr>
          <w:rFonts w:ascii="Times New Roman" w:eastAsia="宋体" w:hAnsi="Times New Roman" w:cs="Times New Roman"/>
          <w:sz w:val="24"/>
          <w:szCs w:val="24"/>
        </w:rPr>
        <w:t>简要介绍</w:t>
      </w:r>
      <w:r w:rsidR="00525D80" w:rsidRPr="00277CE6">
        <w:rPr>
          <w:rFonts w:ascii="Times New Roman" w:eastAsia="宋体" w:hAnsi="Times New Roman" w:cs="Times New Roman"/>
          <w:sz w:val="24"/>
          <w:szCs w:val="24"/>
        </w:rPr>
        <w:t>与</w:t>
      </w:r>
      <w:r w:rsidR="00CE4043" w:rsidRPr="00277CE6">
        <w:rPr>
          <w:rFonts w:ascii="Times New Roman" w:eastAsia="宋体" w:hAnsi="Times New Roman" w:cs="Times New Roman"/>
          <w:sz w:val="24"/>
          <w:szCs w:val="24"/>
        </w:rPr>
        <w:t>分子图相关的基本概念</w:t>
      </w:r>
      <w:r w:rsidR="00AB0FB7" w:rsidRPr="00277CE6">
        <w:rPr>
          <w:rFonts w:ascii="Times New Roman" w:eastAsia="宋体" w:hAnsi="Times New Roman" w:cs="Times New Roman"/>
          <w:sz w:val="24"/>
          <w:szCs w:val="24"/>
        </w:rPr>
        <w:t>，以便后文</w:t>
      </w:r>
      <w:r w:rsidR="006F4012" w:rsidRPr="00277CE6">
        <w:rPr>
          <w:rFonts w:ascii="Times New Roman" w:eastAsia="宋体" w:hAnsi="Times New Roman" w:cs="Times New Roman"/>
          <w:sz w:val="24"/>
          <w:szCs w:val="24"/>
        </w:rPr>
        <w:t>对</w:t>
      </w:r>
      <w:r w:rsidR="00BB563F" w:rsidRPr="00277CE6">
        <w:rPr>
          <w:rFonts w:ascii="Times New Roman" w:eastAsia="宋体" w:hAnsi="Times New Roman" w:cs="Times New Roman"/>
          <w:sz w:val="24"/>
          <w:szCs w:val="24"/>
        </w:rPr>
        <w:t>本</w:t>
      </w:r>
      <w:r w:rsidR="00753392" w:rsidRPr="00277CE6">
        <w:rPr>
          <w:rFonts w:ascii="Times New Roman" w:eastAsia="宋体" w:hAnsi="Times New Roman" w:cs="Times New Roman"/>
          <w:sz w:val="24"/>
          <w:szCs w:val="24"/>
        </w:rPr>
        <w:t>课题</w:t>
      </w:r>
      <w:r w:rsidR="00EC0DEB" w:rsidRPr="00277CE6">
        <w:rPr>
          <w:rFonts w:ascii="Times New Roman" w:eastAsia="宋体" w:hAnsi="Times New Roman" w:cs="Times New Roman"/>
          <w:sz w:val="24"/>
          <w:szCs w:val="24"/>
        </w:rPr>
        <w:t>所建立的</w:t>
      </w:r>
      <w:r w:rsidR="00BB563F" w:rsidRPr="00277CE6">
        <w:rPr>
          <w:rFonts w:ascii="Times New Roman" w:eastAsia="宋体" w:hAnsi="Times New Roman" w:cs="Times New Roman"/>
          <w:sz w:val="24"/>
          <w:szCs w:val="24"/>
        </w:rPr>
        <w:t>模型的表述</w:t>
      </w:r>
      <w:r w:rsidR="00D441BA" w:rsidRPr="00277CE6">
        <w:rPr>
          <w:rFonts w:ascii="Times New Roman" w:eastAsia="宋体" w:hAnsi="Times New Roman" w:cs="Times New Roman"/>
          <w:sz w:val="24"/>
          <w:szCs w:val="24"/>
        </w:rPr>
        <w:t>。</w:t>
      </w:r>
      <w:r w:rsidR="00983CDE" w:rsidRPr="00277CE6">
        <w:rPr>
          <w:rFonts w:ascii="Times New Roman" w:eastAsia="宋体" w:hAnsi="Times New Roman" w:cs="Times New Roman"/>
          <w:sz w:val="24"/>
          <w:szCs w:val="24"/>
        </w:rPr>
        <w:t>如图</w:t>
      </w:r>
      <w:r w:rsidR="00983CDE" w:rsidRPr="00277CE6">
        <w:rPr>
          <w:rFonts w:ascii="Times New Roman" w:eastAsia="宋体" w:hAnsi="Times New Roman" w:cs="Times New Roman"/>
          <w:sz w:val="24"/>
          <w:szCs w:val="24"/>
        </w:rPr>
        <w:t>1.6</w:t>
      </w:r>
      <w:r w:rsidR="00983CDE" w:rsidRPr="00277CE6">
        <w:rPr>
          <w:rFonts w:ascii="Times New Roman" w:eastAsia="宋体" w:hAnsi="Times New Roman" w:cs="Times New Roman"/>
          <w:sz w:val="24"/>
          <w:szCs w:val="24"/>
        </w:rPr>
        <w:t>所示，</w:t>
      </w:r>
      <w:r w:rsidR="00424091" w:rsidRPr="00277CE6">
        <w:rPr>
          <w:rFonts w:ascii="Times New Roman" w:eastAsia="宋体" w:hAnsi="Times New Roman" w:cs="Times New Roman"/>
          <w:sz w:val="24"/>
          <w:szCs w:val="24"/>
        </w:rPr>
        <w:t>咖啡因分子</w:t>
      </w:r>
      <w:r w:rsidR="00962755" w:rsidRPr="00277CE6">
        <w:rPr>
          <w:rFonts w:ascii="Times New Roman" w:eastAsia="宋体" w:hAnsi="Times New Roman" w:cs="Times New Roman"/>
          <w:sz w:val="24"/>
          <w:szCs w:val="24"/>
        </w:rPr>
        <w:t>三维结构中的每个原子</w:t>
      </w:r>
      <m:oMath>
        <m:r>
          <m:rPr>
            <m:sty m:val="p"/>
          </m:rPr>
          <w:rPr>
            <w:rFonts w:ascii="Cambria Math" w:eastAsia="宋体" w:hAnsi="Cambria Math" w:cs="Times New Roman"/>
            <w:sz w:val="24"/>
            <w:szCs w:val="24"/>
          </w:rPr>
          <m:t>i</m:t>
        </m:r>
      </m:oMath>
      <w:r w:rsidR="00962755" w:rsidRPr="00277CE6">
        <w:rPr>
          <w:rFonts w:ascii="Times New Roman" w:eastAsia="宋体" w:hAnsi="Times New Roman" w:cs="Times New Roman"/>
          <w:sz w:val="24"/>
          <w:szCs w:val="24"/>
        </w:rPr>
        <w:t>视为</w:t>
      </w:r>
      <w:r w:rsidR="006D0A4B" w:rsidRPr="00277CE6">
        <w:rPr>
          <w:rFonts w:ascii="Times New Roman" w:eastAsia="宋体" w:hAnsi="Times New Roman" w:cs="Times New Roman"/>
          <w:sz w:val="24"/>
          <w:szCs w:val="24"/>
        </w:rPr>
        <w:t>无向</w:t>
      </w:r>
      <w:r w:rsidR="005E229B" w:rsidRPr="00277CE6">
        <w:rPr>
          <w:rFonts w:ascii="Times New Roman" w:eastAsia="宋体" w:hAnsi="Times New Roman" w:cs="Times New Roman"/>
          <w:sz w:val="24"/>
          <w:szCs w:val="24"/>
        </w:rPr>
        <w:t>分子</w:t>
      </w:r>
      <w:r w:rsidR="00962755" w:rsidRPr="00277CE6">
        <w:rPr>
          <w:rFonts w:ascii="Times New Roman" w:eastAsia="宋体" w:hAnsi="Times New Roman" w:cs="Times New Roman"/>
          <w:sz w:val="24"/>
          <w:szCs w:val="24"/>
        </w:rPr>
        <w:t>图</w:t>
      </w:r>
      <m:oMath>
        <m:r>
          <w:rPr>
            <w:rFonts w:ascii="Cambria Math" w:eastAsia="宋体" w:hAnsi="Cambria Math" w:cs="Times New Roman"/>
            <w:sz w:val="24"/>
            <w:szCs w:val="24"/>
          </w:rPr>
          <m:t>G=</m:t>
        </m:r>
        <m:d>
          <m:dPr>
            <m:ctrlPr>
              <w:rPr>
                <w:rFonts w:ascii="Cambria Math" w:eastAsia="宋体" w:hAnsi="Cambria Math" w:cs="Times New Roman"/>
                <w:i/>
                <w:sz w:val="24"/>
                <w:szCs w:val="24"/>
              </w:rPr>
            </m:ctrlPr>
          </m:dPr>
          <m:e>
            <m:r>
              <w:rPr>
                <w:rFonts w:ascii="Cambria Math" w:eastAsia="宋体" w:hAnsi="Cambria Math" w:cs="Times New Roman"/>
                <w:sz w:val="24"/>
                <w:szCs w:val="24"/>
              </w:rPr>
              <m:t>V,E</m:t>
            </m:r>
          </m:e>
        </m:d>
      </m:oMath>
      <w:r w:rsidR="00962755" w:rsidRPr="00277CE6">
        <w:rPr>
          <w:rFonts w:ascii="Times New Roman" w:eastAsia="宋体" w:hAnsi="Times New Roman" w:cs="Times New Roman"/>
          <w:sz w:val="24"/>
          <w:szCs w:val="24"/>
        </w:rPr>
        <w:t>中的一个节点（</w:t>
      </w:r>
      <w:r w:rsidR="00962755" w:rsidRPr="00277CE6">
        <w:rPr>
          <w:rFonts w:ascii="Times New Roman" w:eastAsia="宋体" w:hAnsi="Times New Roman" w:cs="Times New Roman"/>
          <w:sz w:val="24"/>
          <w:szCs w:val="24"/>
        </w:rPr>
        <w:t>Node</w:t>
      </w:r>
      <w:r w:rsidR="00962755"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oMath>
      <w:r w:rsidR="00962755" w:rsidRPr="00277CE6">
        <w:rPr>
          <w:rFonts w:ascii="Times New Roman" w:eastAsia="宋体" w:hAnsi="Times New Roman" w:cs="Times New Roman"/>
          <w:sz w:val="24"/>
          <w:szCs w:val="24"/>
        </w:rPr>
        <w:t>，连接两个原子</w:t>
      </w:r>
      <m:oMath>
        <m:r>
          <w:rPr>
            <w:rFonts w:ascii="Cambria Math" w:eastAsia="宋体" w:hAnsi="Cambria Math" w:cs="Times New Roman"/>
            <w:sz w:val="24"/>
            <w:szCs w:val="24"/>
          </w:rPr>
          <m:t>i,j</m:t>
        </m:r>
      </m:oMath>
      <w:r w:rsidR="00962755" w:rsidRPr="00277CE6">
        <w:rPr>
          <w:rFonts w:ascii="Times New Roman" w:eastAsia="宋体" w:hAnsi="Times New Roman" w:cs="Times New Roman"/>
          <w:sz w:val="24"/>
          <w:szCs w:val="24"/>
        </w:rPr>
        <w:t>的化学键</w:t>
      </w:r>
      <w:r w:rsidR="00AA6A13" w:rsidRPr="00277CE6">
        <w:rPr>
          <w:rFonts w:ascii="Times New Roman" w:eastAsia="宋体" w:hAnsi="Times New Roman" w:cs="Times New Roman"/>
          <w:sz w:val="24"/>
          <w:szCs w:val="24"/>
        </w:rPr>
        <w:t>视为分子图中连接两个节点的边（</w:t>
      </w:r>
      <w:r w:rsidR="00AA6A13" w:rsidRPr="00277CE6">
        <w:rPr>
          <w:rFonts w:ascii="Times New Roman" w:eastAsia="宋体" w:hAnsi="Times New Roman" w:cs="Times New Roman"/>
          <w:sz w:val="24"/>
          <w:szCs w:val="24"/>
        </w:rPr>
        <w:t>Edge</w:t>
      </w:r>
      <w:r w:rsidR="00AA6A13"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E</m:t>
        </m:r>
      </m:oMath>
      <w:r w:rsidR="00AA6A13" w:rsidRPr="00277CE6">
        <w:rPr>
          <w:rFonts w:ascii="Times New Roman" w:eastAsia="宋体" w:hAnsi="Times New Roman" w:cs="Times New Roman"/>
          <w:sz w:val="24"/>
          <w:szCs w:val="24"/>
        </w:rPr>
        <w:t>，节点间边的连接情况由邻接矩阵（</w:t>
      </w:r>
      <w:r w:rsidR="00AA6A13" w:rsidRPr="00277CE6">
        <w:rPr>
          <w:rFonts w:ascii="Times New Roman" w:eastAsia="宋体" w:hAnsi="Times New Roman" w:cs="Times New Roman"/>
          <w:sz w:val="24"/>
          <w:szCs w:val="24"/>
        </w:rPr>
        <w:t>Adjacent Matrix</w:t>
      </w:r>
      <w:r w:rsidR="00AA6A13" w:rsidRPr="00277CE6">
        <w:rPr>
          <w:rFonts w:ascii="Times New Roman" w:eastAsia="宋体" w:hAnsi="Times New Roman" w:cs="Times New Roman"/>
          <w:sz w:val="24"/>
          <w:szCs w:val="24"/>
        </w:rPr>
        <w:t>）</w:t>
      </w:r>
      <m:oMath>
        <m:r>
          <m:rPr>
            <m:sty m:val="bi"/>
          </m:rPr>
          <w:rPr>
            <w:rFonts w:ascii="Cambria Math" w:eastAsia="宋体" w:hAnsi="Cambria Math" w:cs="Times New Roman"/>
            <w:sz w:val="24"/>
            <w:szCs w:val="24"/>
          </w:rPr>
          <m:t>A</m:t>
        </m:r>
      </m:oMath>
      <w:r w:rsidR="00AA6A13" w:rsidRPr="00277CE6">
        <w:rPr>
          <w:rFonts w:ascii="Times New Roman" w:eastAsia="宋体" w:hAnsi="Times New Roman" w:cs="Times New Roman"/>
          <w:sz w:val="24"/>
          <w:szCs w:val="24"/>
        </w:rPr>
        <w:t>表示，定义为</w:t>
      </w:r>
    </w:p>
    <w:p w14:paraId="1F92C070" w14:textId="165F0C59" w:rsidR="00AA6A13" w:rsidRPr="00277CE6" w:rsidRDefault="007B4252" w:rsidP="00AA6A13">
      <w:pPr>
        <w:spacing w:line="30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A</m:t>
              </m:r>
            </m:e>
            <m:sub>
              <m:r>
                <m:rPr>
                  <m:sty m:val="p"/>
                </m:rP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eastAsia="宋体" w:hAnsi="Cambria Math" w:cs="Times New Roman"/>
                      <w:sz w:val="24"/>
                      <w:szCs w:val="24"/>
                    </w:rPr>
                    <m:t xml:space="preserve">1,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
                  <m:r>
                    <w:rPr>
                      <w:rFonts w:ascii="Cambria Math" w:eastAsia="宋体" w:hAnsi="Cambria Math" w:cs="Times New Roman"/>
                      <w:sz w:val="24"/>
                      <w:szCs w:val="24"/>
                    </w:rPr>
                    <m:t>0,</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G</m:t>
                  </m:r>
                </m:e>
              </m:eqArr>
            </m:e>
          </m:d>
        </m:oMath>
      </m:oMathPara>
    </w:p>
    <w:p w14:paraId="5B25E8CD" w14:textId="5860F6A2" w:rsidR="008A5FA9" w:rsidRPr="00277CE6" w:rsidRDefault="00AA6A13" w:rsidP="00AA6A13">
      <w:pPr>
        <w:spacing w:line="300" w:lineRule="auto"/>
        <w:rPr>
          <w:rFonts w:ascii="Times New Roman" w:eastAsia="宋体" w:hAnsi="Times New Roman" w:cs="Times New Roman"/>
          <w:sz w:val="24"/>
          <w:szCs w:val="24"/>
        </w:rPr>
      </w:pPr>
      <w:r w:rsidRPr="00277CE6">
        <w:rPr>
          <w:rFonts w:ascii="Times New Roman" w:eastAsia="宋体" w:hAnsi="Times New Roman" w:cs="Times New Roman"/>
          <w:sz w:val="24"/>
          <w:szCs w:val="24"/>
        </w:rPr>
        <w:t>分子图</w:t>
      </w:r>
      <m:oMath>
        <m:r>
          <w:rPr>
            <w:rFonts w:ascii="Cambria Math" w:eastAsia="宋体" w:hAnsi="Cambria Math" w:cs="Times New Roman"/>
            <w:sz w:val="24"/>
            <w:szCs w:val="24"/>
          </w:rPr>
          <m:t>G</m:t>
        </m:r>
      </m:oMath>
      <w:r w:rsidRPr="00277CE6">
        <w:rPr>
          <w:rFonts w:ascii="Times New Roman" w:eastAsia="宋体" w:hAnsi="Times New Roman" w:cs="Times New Roman"/>
          <w:sz w:val="24"/>
          <w:szCs w:val="24"/>
        </w:rPr>
        <w:t>的每个节点</w:t>
      </w:r>
      <w:r w:rsidR="00BA12AE" w:rsidRPr="00277CE6">
        <w:rPr>
          <w:rFonts w:ascii="Times New Roman" w:eastAsia="宋体" w:hAnsi="Times New Roman" w:cs="Times New Roman"/>
          <w:sz w:val="24"/>
          <w:szCs w:val="24"/>
        </w:rPr>
        <w:t>赋予特征向量</w:t>
      </w:r>
      <w:r w:rsidR="00833F4C" w:rsidRPr="00277CE6">
        <w:rPr>
          <w:rFonts w:ascii="Times New Roman" w:eastAsia="宋体" w:hAnsi="Times New Roman" w:cs="Times New Roman"/>
          <w:sz w:val="24"/>
          <w:szCs w:val="24"/>
        </w:rPr>
        <w:t>，表示</w:t>
      </w:r>
      <w:r w:rsidR="005C196D" w:rsidRPr="00277CE6">
        <w:rPr>
          <w:rFonts w:ascii="Times New Roman" w:eastAsia="宋体" w:hAnsi="Times New Roman" w:cs="Times New Roman"/>
          <w:sz w:val="24"/>
          <w:szCs w:val="24"/>
        </w:rPr>
        <w:t>节点对应的原子的信息；每条边赋予特征向量，表示边所对应的</w:t>
      </w:r>
      <w:r w:rsidR="004F0DEB" w:rsidRPr="00277CE6">
        <w:rPr>
          <w:rFonts w:ascii="Times New Roman" w:eastAsia="宋体" w:hAnsi="Times New Roman" w:cs="Times New Roman"/>
          <w:sz w:val="24"/>
          <w:szCs w:val="24"/>
        </w:rPr>
        <w:t>化学键的信息。</w:t>
      </w:r>
      <w:r w:rsidR="00B17C78" w:rsidRPr="00277CE6">
        <w:rPr>
          <w:rFonts w:ascii="Times New Roman" w:eastAsia="宋体" w:hAnsi="Times New Roman" w:cs="Times New Roman"/>
          <w:sz w:val="24"/>
          <w:szCs w:val="24"/>
        </w:rPr>
        <w:t>事实上，</w:t>
      </w:r>
      <w:r w:rsidR="00C615C7" w:rsidRPr="00277CE6">
        <w:rPr>
          <w:rFonts w:ascii="Times New Roman" w:eastAsia="宋体" w:hAnsi="Times New Roman" w:cs="Times New Roman"/>
          <w:sz w:val="24"/>
          <w:szCs w:val="24"/>
        </w:rPr>
        <w:t>图的表示不仅可以应用于</w:t>
      </w:r>
      <w:r w:rsidR="009E0602" w:rsidRPr="00277CE6">
        <w:rPr>
          <w:rFonts w:ascii="Times New Roman" w:eastAsia="宋体" w:hAnsi="Times New Roman" w:cs="Times New Roman"/>
          <w:sz w:val="24"/>
          <w:szCs w:val="24"/>
        </w:rPr>
        <w:t>记录</w:t>
      </w:r>
      <w:r w:rsidR="00C615C7" w:rsidRPr="00277CE6">
        <w:rPr>
          <w:rFonts w:ascii="Times New Roman" w:eastAsia="宋体" w:hAnsi="Times New Roman" w:cs="Times New Roman"/>
          <w:sz w:val="24"/>
          <w:szCs w:val="24"/>
        </w:rPr>
        <w:t>化学分子结构</w:t>
      </w:r>
      <w:r w:rsidR="001D71E7" w:rsidRPr="00277CE6">
        <w:rPr>
          <w:rFonts w:ascii="Times New Roman" w:eastAsia="宋体" w:hAnsi="Times New Roman" w:cs="Times New Roman"/>
          <w:sz w:val="24"/>
          <w:szCs w:val="24"/>
        </w:rPr>
        <w:t>信息</w:t>
      </w:r>
      <w:r w:rsidR="00C615C7" w:rsidRPr="00277CE6">
        <w:rPr>
          <w:rFonts w:ascii="Times New Roman" w:eastAsia="宋体" w:hAnsi="Times New Roman" w:cs="Times New Roman"/>
          <w:sz w:val="24"/>
          <w:szCs w:val="24"/>
        </w:rPr>
        <w:t>，</w:t>
      </w:r>
      <w:r w:rsidR="009E0602" w:rsidRPr="00277CE6">
        <w:rPr>
          <w:rFonts w:ascii="Times New Roman" w:eastAsia="宋体" w:hAnsi="Times New Roman" w:cs="Times New Roman"/>
          <w:sz w:val="24"/>
          <w:szCs w:val="24"/>
        </w:rPr>
        <w:lastRenderedPageBreak/>
        <w:t>同样可以对</w:t>
      </w:r>
      <w:r w:rsidR="00B378B0" w:rsidRPr="00277CE6">
        <w:rPr>
          <w:rFonts w:ascii="Times New Roman" w:eastAsia="宋体" w:hAnsi="Times New Roman" w:cs="Times New Roman"/>
          <w:sz w:val="24"/>
          <w:szCs w:val="24"/>
        </w:rPr>
        <w:t>蛋白质等大分子的</w:t>
      </w:r>
      <w:r w:rsidR="00CE1F87" w:rsidRPr="00277CE6">
        <w:rPr>
          <w:rFonts w:ascii="Times New Roman" w:eastAsia="宋体" w:hAnsi="Times New Roman" w:cs="Times New Roman"/>
          <w:sz w:val="24"/>
          <w:szCs w:val="24"/>
        </w:rPr>
        <w:t>结构</w:t>
      </w:r>
      <w:r w:rsidR="00B378B0" w:rsidRPr="00277CE6">
        <w:rPr>
          <w:rFonts w:ascii="Times New Roman" w:eastAsia="宋体" w:hAnsi="Times New Roman" w:cs="Times New Roman"/>
          <w:sz w:val="24"/>
          <w:szCs w:val="24"/>
        </w:rPr>
        <w:t>信息加以</w:t>
      </w:r>
      <w:r w:rsidR="00CE1F87" w:rsidRPr="00277CE6">
        <w:rPr>
          <w:rFonts w:ascii="Times New Roman" w:eastAsia="宋体" w:hAnsi="Times New Roman" w:cs="Times New Roman"/>
          <w:sz w:val="24"/>
          <w:szCs w:val="24"/>
        </w:rPr>
        <w:t>表示</w:t>
      </w:r>
      <w:r w:rsidR="008F66B5" w:rsidRPr="00277CE6">
        <w:rPr>
          <w:rFonts w:ascii="Times New Roman" w:eastAsia="宋体" w:hAnsi="Times New Roman" w:cs="Times New Roman"/>
          <w:sz w:val="24"/>
          <w:szCs w:val="24"/>
        </w:rPr>
        <w:t>，相应的图的构建方法是类似的。</w:t>
      </w:r>
    </w:p>
    <w:p w14:paraId="45F34BA8" w14:textId="67827F64" w:rsidR="008A5FA9" w:rsidRPr="00277CE6" w:rsidRDefault="00B66894" w:rsidP="008A5FA9">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在化学信息学领域，</w:t>
      </w:r>
      <w:r w:rsidR="00114EBC" w:rsidRPr="00277CE6">
        <w:rPr>
          <w:rFonts w:ascii="Times New Roman" w:eastAsia="宋体" w:hAnsi="Times New Roman" w:cs="Times New Roman"/>
          <w:sz w:val="24"/>
          <w:szCs w:val="24"/>
        </w:rPr>
        <w:t>已有</w:t>
      </w:r>
      <w:r w:rsidR="00E8145D" w:rsidRPr="00277CE6">
        <w:rPr>
          <w:rFonts w:ascii="Times New Roman" w:eastAsia="宋体" w:hAnsi="Times New Roman" w:cs="Times New Roman"/>
          <w:sz w:val="24"/>
          <w:szCs w:val="24"/>
        </w:rPr>
        <w:t>研究</w:t>
      </w:r>
      <w:r w:rsidR="0018784A" w:rsidRPr="00277CE6">
        <w:rPr>
          <w:rFonts w:ascii="Times New Roman" w:eastAsia="宋体" w:hAnsi="Times New Roman" w:cs="Times New Roman"/>
          <w:sz w:val="24"/>
          <w:szCs w:val="24"/>
        </w:rPr>
        <w:t>基于</w:t>
      </w:r>
      <w:r w:rsidR="009A0AA4" w:rsidRPr="00277CE6">
        <w:rPr>
          <w:rFonts w:ascii="Times New Roman" w:eastAsia="宋体" w:hAnsi="Times New Roman" w:cs="Times New Roman"/>
          <w:sz w:val="24"/>
          <w:szCs w:val="24"/>
        </w:rPr>
        <w:t>GNN</w:t>
      </w:r>
      <w:r w:rsidR="001E28FA" w:rsidRPr="00277CE6">
        <w:rPr>
          <w:rFonts w:ascii="Times New Roman" w:eastAsia="宋体" w:hAnsi="Times New Roman" w:cs="Times New Roman"/>
          <w:sz w:val="24"/>
          <w:szCs w:val="24"/>
        </w:rPr>
        <w:t>实现</w:t>
      </w:r>
      <w:r w:rsidR="001775D6" w:rsidRPr="00277CE6">
        <w:rPr>
          <w:rFonts w:ascii="Times New Roman" w:eastAsia="宋体" w:hAnsi="Times New Roman" w:cs="Times New Roman"/>
          <w:sz w:val="24"/>
          <w:szCs w:val="24"/>
        </w:rPr>
        <w:t>小</w:t>
      </w:r>
      <w:r w:rsidR="001E28FA" w:rsidRPr="00277CE6">
        <w:rPr>
          <w:rFonts w:ascii="Times New Roman" w:eastAsia="宋体" w:hAnsi="Times New Roman" w:cs="Times New Roman"/>
          <w:sz w:val="24"/>
          <w:szCs w:val="24"/>
        </w:rPr>
        <w:t>分子</w:t>
      </w:r>
      <w:r w:rsidR="001775D6" w:rsidRPr="00277CE6">
        <w:rPr>
          <w:rFonts w:ascii="Times New Roman" w:eastAsia="宋体" w:hAnsi="Times New Roman" w:cs="Times New Roman"/>
          <w:sz w:val="24"/>
          <w:szCs w:val="24"/>
        </w:rPr>
        <w:t>的构象生成。例如，</w:t>
      </w:r>
      <w:proofErr w:type="spellStart"/>
      <w:r w:rsidR="00BF6BB5" w:rsidRPr="00277CE6">
        <w:rPr>
          <w:rFonts w:ascii="Times New Roman" w:eastAsia="宋体" w:hAnsi="Times New Roman" w:cs="Times New Roman"/>
          <w:sz w:val="24"/>
          <w:szCs w:val="24"/>
        </w:rPr>
        <w:t>Mansimov</w:t>
      </w:r>
      <w:proofErr w:type="spellEnd"/>
      <w:r w:rsidR="00BF6BB5" w:rsidRPr="00277CE6">
        <w:rPr>
          <w:rFonts w:ascii="Times New Roman" w:eastAsia="宋体" w:hAnsi="Times New Roman" w:cs="Times New Roman"/>
          <w:sz w:val="24"/>
          <w:szCs w:val="24"/>
        </w:rPr>
        <w:t>等</w:t>
      </w:r>
      <w:r w:rsidR="00BF6BB5" w:rsidRPr="00277CE6">
        <w:rPr>
          <w:rFonts w:ascii="Times New Roman" w:eastAsia="宋体" w:hAnsi="Times New Roman" w:cs="Times New Roman"/>
          <w:sz w:val="24"/>
          <w:szCs w:val="24"/>
        </w:rPr>
        <w:fldChar w:fldCharType="begin"/>
      </w:r>
      <w:r w:rsidR="00BF6BB5" w:rsidRPr="00277CE6">
        <w:rPr>
          <w:rFonts w:ascii="Times New Roman" w:eastAsia="宋体" w:hAnsi="Times New Roman" w:cs="Times New Roman"/>
          <w:sz w:val="24"/>
          <w:szCs w:val="24"/>
        </w:rPr>
        <w:instrText xml:space="preserve"> ADDIN ZOTERO_ITEM CSL_CITATION {"citationID":"I5LgBVAq","properties":{"formattedCitation":"\\super 15\\nosupersub{}","plainCitation":"15","noteIndex":0},"citationItems":[{"id":266,"uris":["http://zotero.org/users/9340884/items/JDQ32LZV"],"itemData":{"id":266,"type":"article-journal","abstract":"Abstract\n            A molecule’s geometry, also known as conformation, is one of a molecule’s most important properties, determining the reactions it participates in, the bonds it forms, and the interactions it has with other molecules. Conventional conformation generation methods minimize hand-designed molecular force field energy functions that are often not well correlated with the true energy function of a molecule observed in nature. They generate geometrically diverse sets of conformations, some of which are very similar to the lowest-energy conformations and others of which are very different. In this paper, we propose a conditional deep generative graph neural network that learns an energy function by directly learning to generate molecular conformations that are energetically favorable and more likely to be observed experimentally in data-driven manner. On three large-scale datasets containing small molecules, we show that our method generates a set of conformations that on average is far more likely to be close to the corresponding reference conformations than are those obtained from conventional force field methods. Our method maintains geometrical diversity by generating conformations that are not too similar to each other, and is also computationally faster. We also show that our method can be used to provide initial coordinates for conventional force field methods. On one of the evaluated datasets we show that this combination allows us to combine the best of both methods, yielding generated conformations that are on average close to reference conformations with some very similar to reference conformations.","container-title":"Scientific Reports","DOI":"10.1038/s41598-019-56773-5","ISSN":"2045-2322","issue":"1","journalAbbreviation":"Sci Rep","language":"en","page":"20381","source":"DOI.org (Crossref)","title":"Molecular Geometry Prediction using a Deep Generative Graph Neural Network","volume":"9","author":[{"family":"Mansimov","given":"Elman"},{"family":"Mahmood","given":"Omar"},{"family":"Kang","given":"Seokho"},{"family":"Cho","given":"Kyunghyun"}],"issued":{"date-parts":[["2019",12]]}}}],"schema":"https://github.com/citation-style-language/schema/raw/master/csl-citation.json"} </w:instrText>
      </w:r>
      <w:r w:rsidR="00BF6BB5" w:rsidRPr="00277CE6">
        <w:rPr>
          <w:rFonts w:ascii="Times New Roman" w:eastAsia="宋体" w:hAnsi="Times New Roman" w:cs="Times New Roman"/>
          <w:sz w:val="24"/>
          <w:szCs w:val="24"/>
        </w:rPr>
        <w:fldChar w:fldCharType="separate"/>
      </w:r>
      <w:r w:rsidR="00BF6BB5" w:rsidRPr="00277CE6">
        <w:rPr>
          <w:rFonts w:ascii="Times New Roman" w:hAnsi="Times New Roman" w:cs="Times New Roman"/>
          <w:kern w:val="0"/>
          <w:sz w:val="24"/>
          <w:szCs w:val="24"/>
          <w:vertAlign w:val="superscript"/>
        </w:rPr>
        <w:t>15</w:t>
      </w:r>
      <w:r w:rsidR="00BF6BB5" w:rsidRPr="00277CE6">
        <w:rPr>
          <w:rFonts w:ascii="Times New Roman" w:eastAsia="宋体" w:hAnsi="Times New Roman" w:cs="Times New Roman"/>
          <w:sz w:val="24"/>
          <w:szCs w:val="24"/>
        </w:rPr>
        <w:fldChar w:fldCharType="end"/>
      </w:r>
      <w:r w:rsidR="00BF6BB5" w:rsidRPr="00277CE6">
        <w:rPr>
          <w:rFonts w:ascii="Times New Roman" w:eastAsia="宋体" w:hAnsi="Times New Roman" w:cs="Times New Roman"/>
          <w:sz w:val="24"/>
          <w:szCs w:val="24"/>
        </w:rPr>
        <w:t>使用条件生成图神经网络（</w:t>
      </w:r>
      <w:r w:rsidR="00BF6BB5" w:rsidRPr="00277CE6">
        <w:rPr>
          <w:rFonts w:ascii="Times New Roman" w:eastAsia="宋体" w:hAnsi="Times New Roman" w:cs="Times New Roman"/>
          <w:sz w:val="24"/>
          <w:szCs w:val="24"/>
        </w:rPr>
        <w:t>Conditional Deep Generative Neural Network</w:t>
      </w:r>
      <w:r w:rsidR="00BF6BB5" w:rsidRPr="00277CE6">
        <w:rPr>
          <w:rFonts w:ascii="Times New Roman" w:eastAsia="宋体" w:hAnsi="Times New Roman" w:cs="Times New Roman"/>
          <w:sz w:val="24"/>
          <w:szCs w:val="24"/>
        </w:rPr>
        <w:t>）直接</w:t>
      </w:r>
      <w:r w:rsidR="00991957" w:rsidRPr="00277CE6">
        <w:rPr>
          <w:rFonts w:ascii="Times New Roman" w:eastAsia="宋体" w:hAnsi="Times New Roman" w:cs="Times New Roman"/>
          <w:sz w:val="24"/>
          <w:szCs w:val="24"/>
        </w:rPr>
        <w:t>在</w:t>
      </w:r>
      <w:r w:rsidR="00827160" w:rsidRPr="00277CE6">
        <w:rPr>
          <w:rFonts w:ascii="Times New Roman" w:eastAsia="宋体" w:hAnsi="Times New Roman" w:cs="Times New Roman"/>
          <w:sz w:val="24"/>
          <w:szCs w:val="24"/>
        </w:rPr>
        <w:t>小分子数据集上学习</w:t>
      </w:r>
      <w:r w:rsidR="00663C8D" w:rsidRPr="00277CE6">
        <w:rPr>
          <w:rFonts w:ascii="Times New Roman" w:eastAsia="宋体" w:hAnsi="Times New Roman" w:cs="Times New Roman"/>
          <w:sz w:val="24"/>
          <w:szCs w:val="24"/>
        </w:rPr>
        <w:t>能量函数</w:t>
      </w:r>
      <w:r w:rsidR="00CE19BD" w:rsidRPr="00277CE6">
        <w:rPr>
          <w:rFonts w:ascii="Times New Roman" w:eastAsia="宋体" w:hAnsi="Times New Roman" w:cs="Times New Roman"/>
          <w:sz w:val="24"/>
          <w:szCs w:val="24"/>
        </w:rPr>
        <w:t>，</w:t>
      </w:r>
      <w:r w:rsidR="00560D2D" w:rsidRPr="00277CE6">
        <w:rPr>
          <w:rFonts w:ascii="Times New Roman" w:eastAsia="宋体" w:hAnsi="Times New Roman" w:cs="Times New Roman"/>
          <w:sz w:val="24"/>
          <w:szCs w:val="24"/>
        </w:rPr>
        <w:t>从而</w:t>
      </w:r>
      <w:r w:rsidR="00CE19BD" w:rsidRPr="00277CE6">
        <w:rPr>
          <w:rFonts w:ascii="Times New Roman" w:eastAsia="宋体" w:hAnsi="Times New Roman" w:cs="Times New Roman"/>
          <w:sz w:val="24"/>
          <w:szCs w:val="24"/>
        </w:rPr>
        <w:t>高效地生成</w:t>
      </w:r>
      <w:r w:rsidR="001725DF" w:rsidRPr="00277CE6">
        <w:rPr>
          <w:rFonts w:ascii="Times New Roman" w:eastAsia="宋体" w:hAnsi="Times New Roman" w:cs="Times New Roman"/>
          <w:sz w:val="24"/>
          <w:szCs w:val="24"/>
        </w:rPr>
        <w:t>具有较高几何多样性的</w:t>
      </w:r>
      <w:r w:rsidR="00D27288" w:rsidRPr="00277CE6">
        <w:rPr>
          <w:rFonts w:ascii="Times New Roman" w:eastAsia="宋体" w:hAnsi="Times New Roman" w:cs="Times New Roman"/>
          <w:sz w:val="24"/>
          <w:szCs w:val="24"/>
        </w:rPr>
        <w:t>分子</w:t>
      </w:r>
      <w:r w:rsidR="001725DF" w:rsidRPr="00277CE6">
        <w:rPr>
          <w:rFonts w:ascii="Times New Roman" w:eastAsia="宋体" w:hAnsi="Times New Roman" w:cs="Times New Roman"/>
          <w:sz w:val="24"/>
          <w:szCs w:val="24"/>
        </w:rPr>
        <w:t>构象</w:t>
      </w:r>
      <w:r w:rsidR="0029386C" w:rsidRPr="00277CE6">
        <w:rPr>
          <w:rFonts w:ascii="Times New Roman" w:eastAsia="宋体" w:hAnsi="Times New Roman" w:cs="Times New Roman"/>
          <w:sz w:val="24"/>
          <w:szCs w:val="24"/>
        </w:rPr>
        <w:t>；</w:t>
      </w:r>
      <w:proofErr w:type="spellStart"/>
      <w:r w:rsidR="0029386C" w:rsidRPr="00277CE6">
        <w:rPr>
          <w:rFonts w:ascii="Times New Roman" w:eastAsia="宋体" w:hAnsi="Times New Roman" w:cs="Times New Roman"/>
          <w:sz w:val="24"/>
          <w:szCs w:val="24"/>
        </w:rPr>
        <w:t>Simm</w:t>
      </w:r>
      <w:proofErr w:type="spellEnd"/>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{"citationID":"BgrcAT31","properties":{"formattedCitation":"\\super 16\\nosupersub{}","plainCitation":"16","noteIndex":0},"citationItems":[{"id":279,"uris":["http://zotero.org/users/9340884/items/JPGEV666"],"itemData":{"id":279,"type":"paper-conference","abstract":"Great computational effort is invested in generating equilibrium states for molecular systems using, for example, Markov chain Monte Carlo. We present a probabilistic model that generates statistically independent samples for molecules from their graph representations. Our model learns a low-dimensional manifold that preserves the geometry of local atomic neighborhoods through a principled learning representation that is based on Euclidean distance geometry. In a new benchmark for molecular conformation generation, we show experimentally that our generative model achieves state-of-the-art accuracy. Finally, we show how to use our model as a proposal distribution in an importance sampling scheme to compute molecular properties.","container-title":"Proceedings of the 37th International Conference on Machine Learning","event":"International Conference on Machine Learning","language":"en","note":"ISSN: 2640-3498","page":"8949-8958","publisher":"PMLR","source":"proceedings.mlr.press","title":"A Generative Model for Molecular Distance Geometry","URL":"https://proceedings.mlr.press/v119/simm20a.html","author":[{"family":"Simm","given":"Gregor"},{"family":"Hernandez-Lobato","given":"Jose Miguel"}],"accessed":{"date-parts":[["2022",5,28]]},"issued":{"date-parts":[["2020",11,21]]}}}],"schema":"https://github.com/citation-style-language/schema/raw/master/csl-citation.json"}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16</w:t>
      </w:r>
      <w:r w:rsidR="0029386C" w:rsidRPr="00277CE6">
        <w:rPr>
          <w:rFonts w:ascii="Times New Roman" w:eastAsia="宋体" w:hAnsi="Times New Roman" w:cs="Times New Roman"/>
          <w:sz w:val="24"/>
          <w:szCs w:val="24"/>
        </w:rPr>
        <w:fldChar w:fldCharType="end"/>
      </w:r>
      <w:r w:rsidR="0029386C" w:rsidRPr="00277CE6">
        <w:rPr>
          <w:rFonts w:ascii="Times New Roman" w:eastAsia="宋体" w:hAnsi="Times New Roman" w:cs="Times New Roman"/>
          <w:sz w:val="24"/>
          <w:szCs w:val="24"/>
        </w:rPr>
        <w:t>和</w:t>
      </w:r>
      <w:r w:rsidR="0029386C" w:rsidRPr="00277CE6">
        <w:rPr>
          <w:rFonts w:ascii="Times New Roman" w:eastAsia="宋体" w:hAnsi="Times New Roman" w:cs="Times New Roman"/>
          <w:sz w:val="24"/>
          <w:szCs w:val="24"/>
        </w:rPr>
        <w:t>Xu</w:t>
      </w:r>
      <w:r w:rsidR="0029386C" w:rsidRPr="00277CE6">
        <w:rPr>
          <w:rFonts w:ascii="Times New Roman" w:eastAsia="宋体" w:hAnsi="Times New Roman" w:cs="Times New Roman"/>
          <w:sz w:val="24"/>
          <w:szCs w:val="24"/>
        </w:rPr>
        <w:t>等</w:t>
      </w:r>
      <w:r w:rsidR="0029386C" w:rsidRPr="00277CE6">
        <w:rPr>
          <w:rFonts w:ascii="Times New Roman" w:eastAsia="宋体" w:hAnsi="Times New Roman" w:cs="Times New Roman"/>
          <w:sz w:val="24"/>
          <w:szCs w:val="24"/>
        </w:rPr>
        <w:fldChar w:fldCharType="begin"/>
      </w:r>
      <w:r w:rsidR="0029386C" w:rsidRPr="00277CE6">
        <w:rPr>
          <w:rFonts w:ascii="Times New Roman" w:eastAsia="宋体" w:hAnsi="Times New Roman" w:cs="Times New Roman"/>
          <w:sz w:val="24"/>
          <w:szCs w:val="24"/>
        </w:rPr>
        <w:instrText xml:space="preserve"> ADDIN ZOTERO_ITEM CSL_CITATION {"citationID":"AJvknJjE","properties":{"formattedCitation":"\\super 17\\nosupersub{}","plainCitation":"17","noteIndex":0},"citationItems":[{"id":287,"uris":["http://zotero.org/users/9340884/items/T64D3DLW"],"itemData":{"id":287,"type":"paper-conference","abstract":"We study how to generate molecule conformations (i.e., 3D structures) from a molecular graph. Traditional methods, such as molecular dynamics, sample conformations via computationally expensive...","event":"International Conference on Learning Representations","language":"en","source":"openreview.net","title":"Learning Neural Generative Dynamics for Molecular Conformation Generation","URL":"https://openreview.net/forum?id=pAbm1qfheGk","author":[{"family":"Xu","given":"Minkai"},{"family":"Luo","given":"Shitong"},{"family":"Bengio","given":"Yoshua"},{"family":"Peng","given":"Jian"},{"family":"Tang","given":"Jian"}],"accessed":{"date-parts":[["2022",5,28]]},"issued":{"date-parts":[["2020",9,28]]}}}],"schema":"https://github.com/citation-style-language/schema/raw/master/csl-citation.json"} </w:instrText>
      </w:r>
      <w:r w:rsidR="0029386C" w:rsidRPr="00277CE6">
        <w:rPr>
          <w:rFonts w:ascii="Times New Roman" w:eastAsia="宋体" w:hAnsi="Times New Roman" w:cs="Times New Roman"/>
          <w:sz w:val="24"/>
          <w:szCs w:val="24"/>
        </w:rPr>
        <w:fldChar w:fldCharType="separate"/>
      </w:r>
      <w:r w:rsidR="0029386C" w:rsidRPr="00277CE6">
        <w:rPr>
          <w:rFonts w:ascii="Times New Roman" w:hAnsi="Times New Roman" w:cs="Times New Roman"/>
          <w:kern w:val="0"/>
          <w:sz w:val="24"/>
          <w:szCs w:val="24"/>
          <w:vertAlign w:val="superscript"/>
        </w:rPr>
        <w:t>17</w:t>
      </w:r>
      <w:r w:rsidR="0029386C" w:rsidRPr="00277CE6">
        <w:rPr>
          <w:rFonts w:ascii="Times New Roman" w:eastAsia="宋体" w:hAnsi="Times New Roman" w:cs="Times New Roman"/>
          <w:sz w:val="24"/>
          <w:szCs w:val="24"/>
        </w:rPr>
        <w:fldChar w:fldCharType="end"/>
      </w:r>
      <w:r w:rsidR="00FC4DD2" w:rsidRPr="00277CE6">
        <w:rPr>
          <w:rFonts w:ascii="Times New Roman" w:eastAsia="宋体" w:hAnsi="Times New Roman" w:cs="Times New Roman"/>
          <w:sz w:val="24"/>
          <w:szCs w:val="24"/>
        </w:rPr>
        <w:t>发展了</w:t>
      </w:r>
      <w:r w:rsidR="00B6614F" w:rsidRPr="00277CE6">
        <w:rPr>
          <w:rFonts w:ascii="Times New Roman" w:eastAsia="宋体" w:hAnsi="Times New Roman" w:cs="Times New Roman"/>
          <w:sz w:val="24"/>
          <w:szCs w:val="24"/>
        </w:rPr>
        <w:t>基于</w:t>
      </w:r>
      <w:r w:rsidR="00104240" w:rsidRPr="00277CE6">
        <w:rPr>
          <w:rFonts w:ascii="Times New Roman" w:eastAsia="宋体" w:hAnsi="Times New Roman" w:cs="Times New Roman"/>
          <w:sz w:val="24"/>
          <w:szCs w:val="24"/>
        </w:rPr>
        <w:t>变分自编码器（</w:t>
      </w:r>
      <w:proofErr w:type="spellStart"/>
      <w:r w:rsidR="00104240" w:rsidRPr="00277CE6">
        <w:rPr>
          <w:rFonts w:ascii="Times New Roman" w:eastAsia="宋体" w:hAnsi="Times New Roman" w:cs="Times New Roman"/>
          <w:sz w:val="24"/>
          <w:szCs w:val="24"/>
        </w:rPr>
        <w:t>Variational</w:t>
      </w:r>
      <w:proofErr w:type="spellEnd"/>
      <w:r w:rsidR="00104240" w:rsidRPr="00277CE6">
        <w:rPr>
          <w:rFonts w:ascii="Times New Roman" w:eastAsia="宋体" w:hAnsi="Times New Roman" w:cs="Times New Roman"/>
          <w:sz w:val="24"/>
          <w:szCs w:val="24"/>
        </w:rPr>
        <w:t xml:space="preserve"> </w:t>
      </w:r>
      <w:proofErr w:type="spellStart"/>
      <w:r w:rsidR="00104240" w:rsidRPr="00277CE6">
        <w:rPr>
          <w:rFonts w:ascii="Times New Roman" w:eastAsia="宋体" w:hAnsi="Times New Roman" w:cs="Times New Roman"/>
          <w:sz w:val="24"/>
          <w:szCs w:val="24"/>
        </w:rPr>
        <w:t>Autoencoder</w:t>
      </w:r>
      <w:proofErr w:type="spellEnd"/>
      <w:r w:rsidR="00104240" w:rsidRPr="00277CE6">
        <w:rPr>
          <w:rFonts w:ascii="Times New Roman" w:eastAsia="宋体" w:hAnsi="Times New Roman" w:cs="Times New Roman"/>
          <w:sz w:val="24"/>
          <w:szCs w:val="24"/>
        </w:rPr>
        <w:t>, VAE</w:t>
      </w:r>
      <w:r w:rsidR="00104240" w:rsidRPr="00277CE6">
        <w:rPr>
          <w:rFonts w:ascii="Times New Roman" w:eastAsia="宋体" w:hAnsi="Times New Roman" w:cs="Times New Roman"/>
          <w:sz w:val="24"/>
          <w:szCs w:val="24"/>
        </w:rPr>
        <w:t>）和连续流（</w:t>
      </w:r>
      <w:r w:rsidR="00104240" w:rsidRPr="00277CE6">
        <w:rPr>
          <w:rFonts w:ascii="Times New Roman" w:eastAsia="宋体" w:hAnsi="Times New Roman" w:cs="Times New Roman"/>
          <w:sz w:val="24"/>
          <w:szCs w:val="24"/>
        </w:rPr>
        <w:t>Continuous Flow</w:t>
      </w:r>
      <w:r w:rsidR="00104240" w:rsidRPr="00277CE6">
        <w:rPr>
          <w:rFonts w:ascii="Times New Roman" w:eastAsia="宋体" w:hAnsi="Times New Roman" w:cs="Times New Roman"/>
          <w:sz w:val="24"/>
          <w:szCs w:val="24"/>
        </w:rPr>
        <w:t>）和</w:t>
      </w:r>
      <w:r w:rsidR="00104240" w:rsidRPr="00277CE6">
        <w:rPr>
          <w:rFonts w:ascii="Times New Roman" w:eastAsia="宋体" w:hAnsi="Times New Roman" w:cs="Times New Roman"/>
          <w:sz w:val="24"/>
          <w:szCs w:val="24"/>
        </w:rPr>
        <w:t>GNN</w:t>
      </w:r>
      <w:r w:rsidR="00B6614F" w:rsidRPr="00277CE6">
        <w:rPr>
          <w:rFonts w:ascii="Times New Roman" w:eastAsia="宋体" w:hAnsi="Times New Roman" w:cs="Times New Roman"/>
          <w:sz w:val="24"/>
          <w:szCs w:val="24"/>
        </w:rPr>
        <w:t>两步生成分子构象的算法，</w:t>
      </w:r>
      <w:r w:rsidR="00FF6C00" w:rsidRPr="00277CE6">
        <w:rPr>
          <w:rFonts w:ascii="Times New Roman" w:eastAsia="宋体" w:hAnsi="Times New Roman" w:cs="Times New Roman"/>
          <w:sz w:val="24"/>
          <w:szCs w:val="24"/>
        </w:rPr>
        <w:t>即首先预测原子间距离，再</w:t>
      </w:r>
      <w:r w:rsidR="00576141" w:rsidRPr="00277CE6">
        <w:rPr>
          <w:rFonts w:ascii="Times New Roman" w:eastAsia="宋体" w:hAnsi="Times New Roman" w:cs="Times New Roman"/>
          <w:sz w:val="24"/>
          <w:szCs w:val="24"/>
        </w:rPr>
        <w:t>把原子间距离转换成</w:t>
      </w:r>
      <w:r w:rsidR="00F17204" w:rsidRPr="00277CE6">
        <w:rPr>
          <w:rFonts w:ascii="Times New Roman" w:eastAsia="宋体" w:hAnsi="Times New Roman" w:cs="Times New Roman"/>
          <w:sz w:val="24"/>
          <w:szCs w:val="24"/>
        </w:rPr>
        <w:t>整个分子的三维坐标。</w:t>
      </w:r>
      <w:r w:rsidR="004A5AD7" w:rsidRPr="00277CE6">
        <w:rPr>
          <w:rFonts w:ascii="Times New Roman" w:eastAsia="宋体" w:hAnsi="Times New Roman" w:cs="Times New Roman"/>
          <w:sz w:val="24"/>
          <w:szCs w:val="24"/>
        </w:rPr>
        <w:t>但是，</w:t>
      </w:r>
      <w:r w:rsidR="00810E23" w:rsidRPr="00277CE6">
        <w:rPr>
          <w:rFonts w:ascii="Times New Roman" w:eastAsia="宋体" w:hAnsi="Times New Roman" w:cs="Times New Roman"/>
          <w:sz w:val="24"/>
          <w:szCs w:val="24"/>
        </w:rPr>
        <w:t>对于</w:t>
      </w:r>
      <w:r w:rsidR="00681650" w:rsidRPr="00277CE6">
        <w:rPr>
          <w:rFonts w:ascii="Times New Roman" w:eastAsia="宋体" w:hAnsi="Times New Roman" w:cs="Times New Roman"/>
          <w:sz w:val="24"/>
          <w:szCs w:val="24"/>
        </w:rPr>
        <w:t>分子构象生成问题，</w:t>
      </w:r>
      <w:r w:rsidR="00CF1DE8" w:rsidRPr="00277CE6">
        <w:rPr>
          <w:rFonts w:ascii="Times New Roman" w:eastAsia="宋体" w:hAnsi="Times New Roman" w:cs="Times New Roman"/>
          <w:sz w:val="24"/>
          <w:szCs w:val="24"/>
        </w:rPr>
        <w:t>需要</w:t>
      </w:r>
      <w:r w:rsidR="004843DD" w:rsidRPr="00277CE6">
        <w:rPr>
          <w:rFonts w:ascii="Times New Roman" w:eastAsia="宋体" w:hAnsi="Times New Roman" w:cs="Times New Roman"/>
          <w:sz w:val="24"/>
          <w:szCs w:val="24"/>
        </w:rPr>
        <w:t>实现</w:t>
      </w:r>
      <w:r w:rsidR="007C7941" w:rsidRPr="00277CE6">
        <w:rPr>
          <w:rFonts w:ascii="Times New Roman" w:eastAsia="宋体" w:hAnsi="Times New Roman" w:cs="Times New Roman"/>
          <w:sz w:val="24"/>
          <w:szCs w:val="24"/>
        </w:rPr>
        <w:t>分子</w:t>
      </w:r>
      <w:r w:rsidR="00104240" w:rsidRPr="00277CE6">
        <w:rPr>
          <w:rFonts w:ascii="Times New Roman" w:eastAsia="宋体" w:hAnsi="Times New Roman" w:cs="Times New Roman"/>
          <w:sz w:val="24"/>
          <w:szCs w:val="24"/>
        </w:rPr>
        <w:t>构象</w:t>
      </w:r>
      <w:r w:rsidR="007C7941" w:rsidRPr="00277CE6">
        <w:rPr>
          <w:rFonts w:ascii="Times New Roman" w:eastAsia="宋体" w:hAnsi="Times New Roman" w:cs="Times New Roman"/>
          <w:sz w:val="24"/>
          <w:szCs w:val="24"/>
        </w:rPr>
        <w:t>信息在</w:t>
      </w:r>
      <w:r w:rsidR="00E512E1" w:rsidRPr="00277CE6">
        <w:rPr>
          <w:rFonts w:ascii="Times New Roman" w:eastAsia="宋体" w:hAnsi="Times New Roman" w:cs="Times New Roman"/>
          <w:sz w:val="24"/>
          <w:szCs w:val="24"/>
        </w:rPr>
        <w:t>三维空间中的旋转不变性</w:t>
      </w:r>
      <w:r w:rsidR="007C7941" w:rsidRPr="00277CE6">
        <w:rPr>
          <w:rFonts w:ascii="Times New Roman" w:eastAsia="宋体" w:hAnsi="Times New Roman" w:cs="Times New Roman"/>
          <w:sz w:val="24"/>
          <w:szCs w:val="24"/>
        </w:rPr>
        <w:t>（</w:t>
      </w:r>
      <w:proofErr w:type="spellStart"/>
      <w:r w:rsidR="007C7941" w:rsidRPr="00277CE6">
        <w:rPr>
          <w:rFonts w:ascii="Times New Roman" w:eastAsia="宋体" w:hAnsi="Times New Roman" w:cs="Times New Roman"/>
          <w:sz w:val="24"/>
          <w:szCs w:val="24"/>
        </w:rPr>
        <w:t>Roto</w:t>
      </w:r>
      <w:proofErr w:type="spellEnd"/>
      <w:r w:rsidR="007C7941" w:rsidRPr="00277CE6">
        <w:rPr>
          <w:rFonts w:ascii="Times New Roman" w:eastAsia="宋体" w:hAnsi="Times New Roman" w:cs="Times New Roman"/>
          <w:sz w:val="24"/>
          <w:szCs w:val="24"/>
        </w:rPr>
        <w:t xml:space="preserve">-translation </w:t>
      </w:r>
      <w:proofErr w:type="spellStart"/>
      <w:r w:rsidR="007C7941" w:rsidRPr="00277CE6">
        <w:rPr>
          <w:rFonts w:ascii="Times New Roman" w:eastAsia="宋体" w:hAnsi="Times New Roman" w:cs="Times New Roman"/>
          <w:sz w:val="24"/>
          <w:szCs w:val="24"/>
        </w:rPr>
        <w:t>Equivariance</w:t>
      </w:r>
      <w:proofErr w:type="spellEnd"/>
      <w:r w:rsidR="007C7941" w:rsidRPr="00277CE6">
        <w:rPr>
          <w:rFonts w:ascii="Times New Roman" w:eastAsia="宋体" w:hAnsi="Times New Roman" w:cs="Times New Roman"/>
          <w:sz w:val="24"/>
          <w:szCs w:val="24"/>
        </w:rPr>
        <w:t>），</w:t>
      </w:r>
      <w:r w:rsidR="00FB3E65" w:rsidRPr="00277CE6">
        <w:rPr>
          <w:rFonts w:ascii="Times New Roman" w:eastAsia="宋体" w:hAnsi="Times New Roman" w:cs="Times New Roman"/>
          <w:sz w:val="24"/>
          <w:szCs w:val="24"/>
        </w:rPr>
        <w:t>先前的算法</w:t>
      </w:r>
      <w:r w:rsidR="00AF2C47" w:rsidRPr="00277CE6">
        <w:rPr>
          <w:rFonts w:ascii="Times New Roman" w:eastAsia="宋体" w:hAnsi="Times New Roman" w:cs="Times New Roman"/>
          <w:sz w:val="24"/>
          <w:szCs w:val="24"/>
        </w:rPr>
        <w:t>或者未能实现</w:t>
      </w:r>
      <w:r w:rsidR="00104240" w:rsidRPr="00277CE6">
        <w:rPr>
          <w:rFonts w:ascii="Times New Roman" w:eastAsia="宋体" w:hAnsi="Times New Roman" w:cs="Times New Roman"/>
          <w:sz w:val="24"/>
          <w:szCs w:val="24"/>
        </w:rPr>
        <w:t>分子构象的旋转不变性，或者</w:t>
      </w:r>
      <w:r w:rsidR="00051860" w:rsidRPr="00277CE6">
        <w:rPr>
          <w:rFonts w:ascii="Times New Roman" w:eastAsia="宋体" w:hAnsi="Times New Roman" w:cs="Times New Roman"/>
          <w:sz w:val="24"/>
          <w:szCs w:val="24"/>
        </w:rPr>
        <w:t>为了实现旋转不变性而向模型中引入大量噪声</w:t>
      </w:r>
      <w:r w:rsidR="00031914" w:rsidRPr="00277CE6">
        <w:rPr>
          <w:rFonts w:ascii="Times New Roman" w:eastAsia="宋体" w:hAnsi="Times New Roman" w:cs="Times New Roman"/>
          <w:sz w:val="24"/>
          <w:szCs w:val="24"/>
        </w:rPr>
        <w:t>，极大影响了模型的表现。</w:t>
      </w:r>
    </w:p>
    <w:p w14:paraId="145E1B6A" w14:textId="38990203" w:rsidR="002E3329" w:rsidRPr="00277CE6" w:rsidRDefault="002E3329" w:rsidP="008A5FA9">
      <w:pPr>
        <w:spacing w:line="300" w:lineRule="auto"/>
        <w:ind w:firstLineChars="200" w:firstLine="480"/>
        <w:rPr>
          <w:rFonts w:ascii="Times New Roman" w:eastAsia="宋体" w:hAnsi="Times New Roman" w:cs="Times New Roman"/>
          <w:sz w:val="24"/>
          <w:szCs w:val="24"/>
        </w:rPr>
      </w:pPr>
    </w:p>
    <w:p w14:paraId="60EEF339" w14:textId="4CB18AE6" w:rsidR="00653141" w:rsidRPr="00277CE6" w:rsidRDefault="00505FFB" w:rsidP="001C16DD">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2DDD4766" wp14:editId="1FB1BFA1">
            <wp:extent cx="5781016" cy="3194050"/>
            <wp:effectExtent l="0" t="0" r="0" b="6350"/>
            <wp:docPr id="11" name="图片 11" descr="C:\Users\22102\AppData\Local\Temp\WeChat Files\040cbcdd3e2be993945cd35e9df7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2102\AppData\Local\Temp\WeChat Files\040cbcdd3e2be993945cd35e9df732f.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3025" cy="3195160"/>
                    </a:xfrm>
                    <a:prstGeom prst="rect">
                      <a:avLst/>
                    </a:prstGeom>
                    <a:noFill/>
                    <a:ln>
                      <a:noFill/>
                    </a:ln>
                  </pic:spPr>
                </pic:pic>
              </a:graphicData>
            </a:graphic>
          </wp:inline>
        </w:drawing>
      </w:r>
    </w:p>
    <w:p w14:paraId="1C679EB8" w14:textId="1EDBE30E" w:rsidR="001C16DD" w:rsidRPr="00277CE6" w:rsidRDefault="001C16DD" w:rsidP="001C16D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1.7 ConfGF</w:t>
      </w:r>
      <w:r w:rsidRPr="00277CE6">
        <w:rPr>
          <w:rFonts w:ascii="Times New Roman" w:eastAsia="宋体" w:hAnsi="Times New Roman" w:cs="Times New Roman"/>
        </w:rPr>
        <w:t>模型的原理。</w:t>
      </w:r>
      <w:r w:rsidR="00C62BFA" w:rsidRPr="00277CE6">
        <w:rPr>
          <w:rFonts w:ascii="Times New Roman" w:eastAsia="宋体" w:hAnsi="Times New Roman" w:cs="Times New Roman"/>
        </w:rPr>
        <w:t xml:space="preserve">(a) </w:t>
      </w:r>
      <w:r w:rsidR="00C62BFA" w:rsidRPr="00277CE6">
        <w:rPr>
          <w:rFonts w:ascii="Times New Roman" w:eastAsia="宋体" w:hAnsi="Times New Roman" w:cs="Times New Roman"/>
        </w:rPr>
        <w:t>模型训练过程；</w:t>
      </w:r>
      <w:r w:rsidR="00C62BFA" w:rsidRPr="00277CE6">
        <w:rPr>
          <w:rFonts w:ascii="Times New Roman" w:eastAsia="宋体" w:hAnsi="Times New Roman" w:cs="Times New Roman"/>
        </w:rPr>
        <w:t xml:space="preserve">(b) </w:t>
      </w:r>
      <w:r w:rsidR="0063512F" w:rsidRPr="00277CE6">
        <w:rPr>
          <w:rFonts w:ascii="Times New Roman" w:eastAsia="宋体" w:hAnsi="Times New Roman" w:cs="Times New Roman"/>
        </w:rPr>
        <w:t>降噪分数匹配</w:t>
      </w:r>
      <w:r w:rsidR="00C62BFA" w:rsidRPr="00277CE6">
        <w:rPr>
          <w:rFonts w:ascii="Times New Roman" w:eastAsia="宋体" w:hAnsi="Times New Roman" w:cs="Times New Roman"/>
        </w:rPr>
        <w:t>过程</w:t>
      </w:r>
      <w:r w:rsidR="0063512F" w:rsidRPr="00277CE6">
        <w:rPr>
          <w:rFonts w:ascii="Times New Roman" w:eastAsia="宋体" w:hAnsi="Times New Roman" w:cs="Times New Roman"/>
        </w:rPr>
        <w:t>；</w:t>
      </w:r>
      <w:r w:rsidR="0063512F" w:rsidRPr="00277CE6">
        <w:rPr>
          <w:rFonts w:ascii="Times New Roman" w:eastAsia="宋体" w:hAnsi="Times New Roman" w:cs="Times New Roman"/>
        </w:rPr>
        <w:t xml:space="preserve">(c) </w:t>
      </w:r>
      <w:r w:rsidR="0063512F" w:rsidRPr="00277CE6">
        <w:rPr>
          <w:rFonts w:ascii="Times New Roman" w:eastAsia="宋体" w:hAnsi="Times New Roman" w:cs="Times New Roman"/>
        </w:rPr>
        <w:t>分子构象生成过程。</w:t>
      </w:r>
    </w:p>
    <w:p w14:paraId="70D9EA7E" w14:textId="7305E8EB" w:rsidR="00653141" w:rsidRPr="00277CE6" w:rsidRDefault="00653141" w:rsidP="000322C0">
      <w:pPr>
        <w:spacing w:line="300" w:lineRule="auto"/>
        <w:rPr>
          <w:rFonts w:ascii="Times New Roman" w:eastAsia="宋体" w:hAnsi="Times New Roman" w:cs="Times New Roman"/>
          <w:sz w:val="24"/>
          <w:szCs w:val="24"/>
        </w:rPr>
      </w:pPr>
    </w:p>
    <w:p w14:paraId="44C57708" w14:textId="45279AC0" w:rsidR="00653141" w:rsidRPr="00277CE6" w:rsidRDefault="00653141"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000322C0" w:rsidRPr="00277CE6">
        <w:rPr>
          <w:rFonts w:ascii="Times New Roman" w:eastAsia="宋体" w:hAnsi="Times New Roman" w:cs="Times New Roman"/>
          <w:sz w:val="24"/>
          <w:szCs w:val="24"/>
        </w:rPr>
        <w:t>，</w:t>
      </w:r>
      <w:r w:rsidR="000C756A" w:rsidRPr="00277CE6">
        <w:rPr>
          <w:rFonts w:ascii="Times New Roman" w:eastAsia="宋体" w:hAnsi="Times New Roman" w:cs="Times New Roman"/>
          <w:sz w:val="24"/>
          <w:szCs w:val="24"/>
        </w:rPr>
        <w:t>Shi</w:t>
      </w:r>
      <w:r w:rsidR="000C756A" w:rsidRPr="00277CE6">
        <w:rPr>
          <w:rFonts w:ascii="Times New Roman" w:eastAsia="宋体" w:hAnsi="Times New Roman" w:cs="Times New Roman"/>
          <w:sz w:val="24"/>
          <w:szCs w:val="24"/>
        </w:rPr>
        <w:t>等</w:t>
      </w:r>
      <w:r w:rsidR="000C756A" w:rsidRPr="00277CE6">
        <w:rPr>
          <w:rFonts w:ascii="Times New Roman" w:eastAsia="宋体" w:hAnsi="Times New Roman" w:cs="Times New Roman"/>
          <w:sz w:val="24"/>
          <w:szCs w:val="24"/>
        </w:rPr>
        <w:fldChar w:fldCharType="begin"/>
      </w:r>
      <w:r w:rsidR="000C756A" w:rsidRPr="00277CE6">
        <w:rPr>
          <w:rFonts w:ascii="Times New Roman" w:eastAsia="宋体" w:hAnsi="Times New Roman" w:cs="Times New Roman"/>
          <w:sz w:val="24"/>
          <w:szCs w:val="24"/>
        </w:rPr>
        <w:instrText xml:space="preserve"> ADDIN ZOTERO_ITEM CSL_CITATION {"citationID":"BE9ZosMi","properties":{"formattedCitation":"\\super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0C756A" w:rsidRPr="00277CE6">
        <w:rPr>
          <w:rFonts w:ascii="Times New Roman" w:eastAsia="宋体" w:hAnsi="Times New Roman" w:cs="Times New Roman"/>
          <w:sz w:val="24"/>
          <w:szCs w:val="24"/>
        </w:rPr>
        <w:fldChar w:fldCharType="separate"/>
      </w:r>
      <w:r w:rsidR="000C756A" w:rsidRPr="00277CE6">
        <w:rPr>
          <w:rFonts w:ascii="Times New Roman" w:hAnsi="Times New Roman" w:cs="Times New Roman"/>
          <w:kern w:val="0"/>
          <w:sz w:val="24"/>
          <w:szCs w:val="24"/>
          <w:vertAlign w:val="superscript"/>
        </w:rPr>
        <w:t>18</w:t>
      </w:r>
      <w:r w:rsidR="000C756A" w:rsidRPr="00277CE6">
        <w:rPr>
          <w:rFonts w:ascii="Times New Roman" w:eastAsia="宋体" w:hAnsi="Times New Roman" w:cs="Times New Roman"/>
          <w:sz w:val="24"/>
          <w:szCs w:val="24"/>
        </w:rPr>
        <w:fldChar w:fldCharType="end"/>
      </w:r>
      <w:r w:rsidR="00C24A84" w:rsidRPr="00277CE6">
        <w:rPr>
          <w:rFonts w:ascii="Times New Roman" w:eastAsia="宋体" w:hAnsi="Times New Roman" w:cs="Times New Roman"/>
          <w:sz w:val="24"/>
          <w:szCs w:val="24"/>
        </w:rPr>
        <w:t>基于等变图神经网络（</w:t>
      </w:r>
      <w:r w:rsidR="00C24A84" w:rsidRPr="00277CE6">
        <w:rPr>
          <w:rFonts w:ascii="Times New Roman" w:eastAsia="宋体" w:hAnsi="Times New Roman" w:cs="Times New Roman"/>
          <w:sz w:val="24"/>
          <w:szCs w:val="24"/>
        </w:rPr>
        <w:t>Equivariant Graph Neural Network, EGNN</w:t>
      </w:r>
      <w:r w:rsidR="00C24A84" w:rsidRPr="00277CE6">
        <w:rPr>
          <w:rFonts w:ascii="Times New Roman" w:eastAsia="宋体" w:hAnsi="Times New Roman" w:cs="Times New Roman"/>
          <w:sz w:val="24"/>
          <w:szCs w:val="24"/>
        </w:rPr>
        <w:t>）和</w:t>
      </w:r>
      <w:r w:rsidR="007B4C1D" w:rsidRPr="00277CE6">
        <w:rPr>
          <w:rFonts w:ascii="Times New Roman" w:eastAsia="宋体" w:hAnsi="Times New Roman" w:cs="Times New Roman"/>
          <w:sz w:val="24"/>
          <w:szCs w:val="24"/>
        </w:rPr>
        <w:t>降</w:t>
      </w:r>
      <w:r w:rsidR="00C24A84" w:rsidRPr="00277CE6">
        <w:rPr>
          <w:rFonts w:ascii="Times New Roman" w:eastAsia="宋体" w:hAnsi="Times New Roman" w:cs="Times New Roman"/>
          <w:sz w:val="24"/>
          <w:szCs w:val="24"/>
        </w:rPr>
        <w:t>噪分数匹配（</w:t>
      </w:r>
      <w:r w:rsidR="00C24A84" w:rsidRPr="00277CE6">
        <w:rPr>
          <w:rFonts w:ascii="Times New Roman" w:eastAsia="宋体" w:hAnsi="Times New Roman" w:cs="Times New Roman"/>
          <w:sz w:val="24"/>
          <w:szCs w:val="24"/>
        </w:rPr>
        <w:t>Denoising Score Matching</w:t>
      </w:r>
      <w:r w:rsidR="00C24A84" w:rsidRPr="00277CE6">
        <w:rPr>
          <w:rFonts w:ascii="Times New Roman" w:eastAsia="宋体" w:hAnsi="Times New Roman" w:cs="Times New Roman"/>
          <w:sz w:val="24"/>
          <w:szCs w:val="24"/>
        </w:rPr>
        <w:t>）方法</w:t>
      </w:r>
      <w:r w:rsidR="00A34D06" w:rsidRPr="00277CE6">
        <w:rPr>
          <w:rFonts w:ascii="Times New Roman" w:eastAsia="宋体" w:hAnsi="Times New Roman" w:cs="Times New Roman"/>
          <w:sz w:val="24"/>
          <w:szCs w:val="24"/>
        </w:rPr>
        <w:t>提出了分子构象生成模型</w:t>
      </w:r>
      <w:r w:rsidR="00A34D06" w:rsidRPr="00277CE6">
        <w:rPr>
          <w:rFonts w:ascii="Times New Roman" w:eastAsia="宋体" w:hAnsi="Times New Roman" w:cs="Times New Roman"/>
          <w:sz w:val="24"/>
          <w:szCs w:val="24"/>
        </w:rPr>
        <w:t>ConfGF</w:t>
      </w:r>
      <w:r w:rsidR="00A34D06" w:rsidRPr="00277CE6">
        <w:rPr>
          <w:rFonts w:ascii="Times New Roman" w:eastAsia="宋体" w:hAnsi="Times New Roman" w:cs="Times New Roman"/>
          <w:sz w:val="24"/>
          <w:szCs w:val="24"/>
        </w:rPr>
        <w:t>，</w:t>
      </w:r>
      <w:r w:rsidR="00CE04D1" w:rsidRPr="00277CE6">
        <w:rPr>
          <w:rFonts w:ascii="Times New Roman" w:eastAsia="宋体" w:hAnsi="Times New Roman" w:cs="Times New Roman"/>
          <w:sz w:val="24"/>
          <w:szCs w:val="24"/>
        </w:rPr>
        <w:t>一定程度上解决了</w:t>
      </w:r>
      <w:r w:rsidR="008B6E7D" w:rsidRPr="00277CE6">
        <w:rPr>
          <w:rFonts w:ascii="Times New Roman" w:eastAsia="宋体" w:hAnsi="Times New Roman" w:cs="Times New Roman"/>
          <w:sz w:val="24"/>
          <w:szCs w:val="24"/>
        </w:rPr>
        <w:t>先前</w:t>
      </w:r>
      <w:r w:rsidR="00CE04D1" w:rsidRPr="00277CE6">
        <w:rPr>
          <w:rFonts w:ascii="Times New Roman" w:eastAsia="宋体" w:hAnsi="Times New Roman" w:cs="Times New Roman"/>
          <w:sz w:val="24"/>
          <w:szCs w:val="24"/>
        </w:rPr>
        <w:t>模型</w:t>
      </w:r>
      <w:r w:rsidR="00B94EE5" w:rsidRPr="00277CE6">
        <w:rPr>
          <w:rFonts w:ascii="Times New Roman" w:eastAsia="宋体" w:hAnsi="Times New Roman" w:cs="Times New Roman"/>
          <w:sz w:val="24"/>
          <w:szCs w:val="24"/>
        </w:rPr>
        <w:t>的缺陷</w:t>
      </w:r>
      <w:r w:rsidR="008B6E7D" w:rsidRPr="00277CE6">
        <w:rPr>
          <w:rFonts w:ascii="Times New Roman" w:eastAsia="宋体" w:hAnsi="Times New Roman" w:cs="Times New Roman"/>
          <w:sz w:val="24"/>
          <w:szCs w:val="24"/>
        </w:rPr>
        <w:t>，对本课题</w:t>
      </w:r>
      <w:r w:rsidR="00786C5B" w:rsidRPr="00277CE6">
        <w:rPr>
          <w:rFonts w:ascii="Times New Roman" w:eastAsia="宋体" w:hAnsi="Times New Roman" w:cs="Times New Roman"/>
          <w:sz w:val="24"/>
          <w:szCs w:val="24"/>
        </w:rPr>
        <w:t>的研究具有</w:t>
      </w:r>
      <w:r w:rsidR="00A96AFF" w:rsidRPr="00277CE6">
        <w:rPr>
          <w:rFonts w:ascii="Times New Roman" w:eastAsia="宋体" w:hAnsi="Times New Roman" w:cs="Times New Roman"/>
          <w:sz w:val="24"/>
          <w:szCs w:val="24"/>
        </w:rPr>
        <w:t>关键</w:t>
      </w:r>
      <w:r w:rsidR="00786C5B" w:rsidRPr="00277CE6">
        <w:rPr>
          <w:rFonts w:ascii="Times New Roman" w:eastAsia="宋体" w:hAnsi="Times New Roman" w:cs="Times New Roman"/>
          <w:sz w:val="24"/>
          <w:szCs w:val="24"/>
        </w:rPr>
        <w:t>的启发意义。</w:t>
      </w:r>
      <w:r w:rsidR="00201CE4" w:rsidRPr="00277CE6">
        <w:rPr>
          <w:rFonts w:ascii="Times New Roman" w:eastAsia="宋体" w:hAnsi="Times New Roman" w:cs="Times New Roman"/>
          <w:sz w:val="24"/>
          <w:szCs w:val="24"/>
        </w:rPr>
        <w:t>如图</w:t>
      </w:r>
      <w:r w:rsidR="00201CE4" w:rsidRPr="00277CE6">
        <w:rPr>
          <w:rFonts w:ascii="Times New Roman" w:eastAsia="宋体" w:hAnsi="Times New Roman" w:cs="Times New Roman"/>
          <w:sz w:val="24"/>
          <w:szCs w:val="24"/>
        </w:rPr>
        <w:t>1.7</w:t>
      </w:r>
      <w:r w:rsidR="00357A21" w:rsidRPr="00277CE6">
        <w:rPr>
          <w:rFonts w:ascii="Times New Roman" w:eastAsia="宋体" w:hAnsi="Times New Roman" w:cs="Times New Roman"/>
          <w:sz w:val="24"/>
          <w:szCs w:val="24"/>
        </w:rPr>
        <w:t>(a)</w:t>
      </w:r>
      <w:r w:rsidR="00201CE4" w:rsidRPr="00277CE6">
        <w:rPr>
          <w:rFonts w:ascii="Times New Roman" w:eastAsia="宋体" w:hAnsi="Times New Roman" w:cs="Times New Roman"/>
          <w:sz w:val="24"/>
          <w:szCs w:val="24"/>
        </w:rPr>
        <w:t>所示，</w:t>
      </w:r>
      <w:r w:rsidR="009C2137" w:rsidRPr="00277CE6">
        <w:rPr>
          <w:rFonts w:ascii="Times New Roman" w:eastAsia="宋体" w:hAnsi="Times New Roman" w:cs="Times New Roman"/>
          <w:sz w:val="24"/>
          <w:szCs w:val="24"/>
        </w:rPr>
        <w:t>该模型的</w:t>
      </w:r>
      <w:r w:rsidR="00304DCC" w:rsidRPr="00277CE6">
        <w:rPr>
          <w:rFonts w:ascii="Times New Roman" w:eastAsia="宋体" w:hAnsi="Times New Roman" w:cs="Times New Roman"/>
          <w:sz w:val="24"/>
          <w:szCs w:val="24"/>
        </w:rPr>
        <w:t>核心原理是</w:t>
      </w:r>
      <w:r w:rsidR="00304DCC" w:rsidRPr="00277CE6">
        <w:rPr>
          <w:rFonts w:ascii="Times New Roman" w:eastAsia="宋体" w:hAnsi="Times New Roman" w:cs="Times New Roman"/>
          <w:sz w:val="24"/>
          <w:szCs w:val="24"/>
        </w:rPr>
        <w:t>Song</w:t>
      </w:r>
      <w:r w:rsidR="00304DCC" w:rsidRPr="00277CE6">
        <w:rPr>
          <w:rFonts w:ascii="Times New Roman" w:eastAsia="宋体" w:hAnsi="Times New Roman" w:cs="Times New Roman"/>
          <w:sz w:val="24"/>
          <w:szCs w:val="24"/>
        </w:rPr>
        <w:t>等</w:t>
      </w:r>
      <w:r w:rsidR="00982414" w:rsidRPr="00277CE6">
        <w:rPr>
          <w:rFonts w:ascii="Times New Roman" w:eastAsia="宋体" w:hAnsi="Times New Roman" w:cs="Times New Roman"/>
          <w:sz w:val="24"/>
          <w:szCs w:val="24"/>
        </w:rPr>
        <w:fldChar w:fldCharType="begin"/>
      </w:r>
      <w:r w:rsidR="00982414" w:rsidRPr="00277CE6">
        <w:rPr>
          <w:rFonts w:ascii="Times New Roman" w:eastAsia="宋体" w:hAnsi="Times New Roman" w:cs="Times New Roman"/>
          <w:sz w:val="24"/>
          <w:szCs w:val="24"/>
        </w:rPr>
        <w:instrText xml:space="preserve"> ADDIN ZOTERO_ITEM CSL_CITATION {"citationID":"YnjAM9rj","properties":{"formattedCitation":"\\super 19,20\\nosupersub{}","plainCitation":"19,20","noteIndex":0},"citationItems":[{"id":293,"uris":["http://zotero.org/users/9340884/items/67PPXRLW"],"itemData":{"id":293,"type":"paper-conference","abstract":"We introduce a new generative model where samples are produced via Langevin dynamics using gradients of the data distribution estimated with score matching. Because gradients can be ill-defined and hard to estimate when the data resides on low-dimensional manifolds, we perturb the data with different levels of Gaussian noise, and jointly estimate the corresponding scores, i.e., the vector fields of gradients of the perturbed data distribution for all noise levels. For sampling, we propose an annealed Langevin dynamics where we use gradients corresponding to gradually decreasing noise levels as the sampling process gets closer to the data manifold. Our framework allows flexible model architectures, requires no sampling during training or the use of adversarial methods, and provides a learning objective that can be used for principled model comparisons. Our models produce samples \ncomparable to GANs on MNIST, CelebA and CIFAR-10 datasets, achieving a new state-of-the-art inception score of 8.87 on CIFAR-10. Additionally, we demonstrate that our models learn effective representations via image inpainting experiments.","container-title":"Advances in Neural Information Processing Systems","publisher":"Curran Associates, Inc.","source":"Neural Information Processing Systems","title":"Generative Modeling by Estimating Gradients of the Data Distribution","URL":"https://proceedings.neurips.cc/paper/2019/hash/3001ef257407d5a371a96dcd947c7d93-Abstract.html","volume":"32","author":[{"family":"Song","given":"Yang"},{"family":"Ermon","given":"Stefano"}],"accessed":{"date-parts":[["2022",5,28]]},"issued":{"date-parts":[["2019"]]}}},{"id":295,"uris":["http://zotero.org/users/9340884/items/A9Y6VQYJ"],"itemData":{"id":295,"type":"paper-conference","abstract":"Score matching is a popular method for estimating unnormalized statistical models. However, it has been so far limited to simple, shallow models or low-dimensional data, due to the difficulty of computing the Hessian of log-density functions. We show this difficulty can be mitigated by projecting the scores onto random vectors before comparing them. This objective, called sliced score matching, only involves Hessian-vector products, which can be easily implemented using reverse-mode automatic differentiation. Therefore, sliced score matching is amenable to more complex models and higher dimensional data compared to score matching. Theoretically, we prove the consistency and asymptotic normality of sliced score matching estimators. Moreover, we demonstrate that sliced score matching can be used to learn deep score estimators for implicit distributions. In our experiments, we show sliced score matching can learn deep energy-based models effectively, and can produce accurate score estimates for applications such as variational inference with implicit distributions and training Wasserstein Auto-Encoders.","container-title":"Proceedings of The 35th Uncertainty in Artificial Intelligence Conference","event":"Uncertainty in Artificial Intelligence","language":"en","note":"ISSN: 2640-3498","page":"574-584","publisher":"PMLR","source":"proceedings.mlr.press","title":"Sliced Score Matching: A Scalable Approach to Density and Score Estimation","title-short":"Sliced Score Matching","URL":"https://proceedings.mlr.press/v115/song20a.html","author":[{"family":"Song","given":"Yang"},{"family":"Garg","given":"Sahaj"},{"family":"Shi","given":"Jiaxin"},{"family":"Ermon","given":"Stefano"}],"accessed":{"date-parts":[["2022",5,28]]},"issued":{"date-parts":[["2020",8,6]]}}}],"schema":"https://github.com/citation-style-language/schema/raw/master/csl-citation.json"} </w:instrText>
      </w:r>
      <w:r w:rsidR="00982414" w:rsidRPr="00277CE6">
        <w:rPr>
          <w:rFonts w:ascii="Times New Roman" w:eastAsia="宋体" w:hAnsi="Times New Roman" w:cs="Times New Roman"/>
          <w:sz w:val="24"/>
          <w:szCs w:val="24"/>
        </w:rPr>
        <w:fldChar w:fldCharType="separate"/>
      </w:r>
      <w:r w:rsidR="00982414" w:rsidRPr="00277CE6">
        <w:rPr>
          <w:rFonts w:ascii="Times New Roman" w:hAnsi="Times New Roman" w:cs="Times New Roman"/>
          <w:kern w:val="0"/>
          <w:sz w:val="24"/>
          <w:szCs w:val="24"/>
          <w:vertAlign w:val="superscript"/>
        </w:rPr>
        <w:t>19,20</w:t>
      </w:r>
      <w:r w:rsidR="00982414" w:rsidRPr="00277CE6">
        <w:rPr>
          <w:rFonts w:ascii="Times New Roman" w:eastAsia="宋体" w:hAnsi="Times New Roman" w:cs="Times New Roman"/>
          <w:sz w:val="24"/>
          <w:szCs w:val="24"/>
        </w:rPr>
        <w:fldChar w:fldCharType="end"/>
      </w:r>
      <w:r w:rsidR="00304DCC" w:rsidRPr="00277CE6">
        <w:rPr>
          <w:rFonts w:ascii="Times New Roman" w:eastAsia="宋体" w:hAnsi="Times New Roman" w:cs="Times New Roman"/>
          <w:sz w:val="24"/>
          <w:szCs w:val="24"/>
        </w:rPr>
        <w:t>提出的</w:t>
      </w:r>
      <w:r w:rsidR="00E02A4C" w:rsidRPr="00277CE6">
        <w:rPr>
          <w:rFonts w:ascii="Times New Roman" w:eastAsia="宋体" w:hAnsi="Times New Roman" w:cs="Times New Roman"/>
          <w:sz w:val="24"/>
          <w:szCs w:val="24"/>
        </w:rPr>
        <w:t>降噪分数匹配方法，</w:t>
      </w:r>
      <w:r w:rsidR="00982414" w:rsidRPr="00277CE6">
        <w:rPr>
          <w:rFonts w:ascii="Times New Roman" w:eastAsia="宋体" w:hAnsi="Times New Roman" w:cs="Times New Roman"/>
          <w:sz w:val="24"/>
          <w:szCs w:val="24"/>
        </w:rPr>
        <w:t>具体地，</w:t>
      </w:r>
      <w:r w:rsidR="00982414" w:rsidRPr="00277CE6">
        <w:rPr>
          <w:rFonts w:ascii="Times New Roman" w:eastAsia="宋体" w:hAnsi="Times New Roman" w:cs="Times New Roman"/>
          <w:sz w:val="24"/>
          <w:szCs w:val="24"/>
        </w:rPr>
        <w:t>EGNN</w:t>
      </w:r>
      <w:r w:rsidR="00982414" w:rsidRPr="00277CE6">
        <w:rPr>
          <w:rFonts w:ascii="Times New Roman" w:eastAsia="宋体" w:hAnsi="Times New Roman" w:cs="Times New Roman"/>
          <w:sz w:val="24"/>
          <w:szCs w:val="24"/>
        </w:rPr>
        <w:t>的输入是分子图和分子构象信息即原子间的距离，</w:t>
      </w:r>
      <w:r w:rsidR="002F62D1" w:rsidRPr="00277CE6">
        <w:rPr>
          <w:rFonts w:ascii="Times New Roman" w:eastAsia="宋体" w:hAnsi="Times New Roman" w:cs="Times New Roman"/>
          <w:sz w:val="24"/>
          <w:szCs w:val="24"/>
        </w:rPr>
        <w:t>将原子间距离</w:t>
      </w:r>
      <w:r w:rsidR="00856406" w:rsidRPr="00277CE6">
        <w:rPr>
          <w:rFonts w:ascii="Times New Roman" w:eastAsia="宋体" w:hAnsi="Times New Roman" w:cs="Times New Roman"/>
          <w:sz w:val="24"/>
          <w:szCs w:val="24"/>
        </w:rPr>
        <w:t>使用不同强度的高斯噪声（</w:t>
      </w:r>
      <w:r w:rsidR="00856406" w:rsidRPr="00277CE6">
        <w:rPr>
          <w:rFonts w:ascii="Times New Roman" w:eastAsia="宋体" w:hAnsi="Times New Roman" w:cs="Times New Roman"/>
          <w:sz w:val="24"/>
          <w:szCs w:val="24"/>
        </w:rPr>
        <w:t>Gaussian Noise</w:t>
      </w:r>
      <w:r w:rsidR="00856406" w:rsidRPr="00277CE6">
        <w:rPr>
          <w:rFonts w:ascii="Times New Roman" w:eastAsia="宋体" w:hAnsi="Times New Roman" w:cs="Times New Roman"/>
          <w:sz w:val="24"/>
          <w:szCs w:val="24"/>
        </w:rPr>
        <w:t>）进行扰动，</w:t>
      </w:r>
      <w:r w:rsidR="001869CB" w:rsidRPr="00277CE6">
        <w:rPr>
          <w:rFonts w:ascii="Times New Roman" w:eastAsia="宋体" w:hAnsi="Times New Roman" w:cs="Times New Roman"/>
          <w:sz w:val="24"/>
          <w:szCs w:val="24"/>
        </w:rPr>
        <w:t>使用</w:t>
      </w:r>
      <w:r w:rsidR="001869CB" w:rsidRPr="00277CE6">
        <w:rPr>
          <w:rFonts w:ascii="Times New Roman" w:eastAsia="宋体" w:hAnsi="Times New Roman" w:cs="Times New Roman"/>
          <w:sz w:val="24"/>
          <w:szCs w:val="24"/>
        </w:rPr>
        <w:t>EGNN</w:t>
      </w:r>
      <w:r w:rsidR="005218C9" w:rsidRPr="00277CE6">
        <w:rPr>
          <w:rFonts w:ascii="Times New Roman" w:eastAsia="宋体" w:hAnsi="Times New Roman" w:cs="Times New Roman"/>
          <w:sz w:val="24"/>
          <w:szCs w:val="24"/>
        </w:rPr>
        <w:t>训练</w:t>
      </w:r>
      <w:r w:rsidR="005C662C" w:rsidRPr="00277CE6">
        <w:rPr>
          <w:rFonts w:ascii="Times New Roman" w:eastAsia="宋体" w:hAnsi="Times New Roman" w:cs="Times New Roman"/>
          <w:sz w:val="24"/>
          <w:szCs w:val="24"/>
        </w:rPr>
        <w:t>一系列由小到大的</w:t>
      </w:r>
      <w:r w:rsidR="001663A5" w:rsidRPr="00277CE6">
        <w:rPr>
          <w:rFonts w:ascii="Times New Roman" w:eastAsia="宋体" w:hAnsi="Times New Roman" w:cs="Times New Roman"/>
          <w:sz w:val="24"/>
          <w:szCs w:val="24"/>
        </w:rPr>
        <w:t>高斯噪声扰动下</w:t>
      </w:r>
      <w:r w:rsidR="001869CB" w:rsidRPr="00277CE6">
        <w:rPr>
          <w:rFonts w:ascii="Times New Roman" w:eastAsia="宋体" w:hAnsi="Times New Roman" w:cs="Times New Roman"/>
          <w:sz w:val="24"/>
          <w:szCs w:val="24"/>
        </w:rPr>
        <w:t>作为梯度</w:t>
      </w:r>
      <w:r w:rsidR="00F16462" w:rsidRPr="00277CE6">
        <w:rPr>
          <w:rFonts w:ascii="Times New Roman" w:eastAsia="宋体" w:hAnsi="Times New Roman" w:cs="Times New Roman"/>
          <w:sz w:val="24"/>
          <w:szCs w:val="24"/>
        </w:rPr>
        <w:t>场</w:t>
      </w:r>
      <w:r w:rsidR="001869CB" w:rsidRPr="00277CE6">
        <w:rPr>
          <w:rFonts w:ascii="Times New Roman" w:eastAsia="宋体" w:hAnsi="Times New Roman" w:cs="Times New Roman"/>
          <w:sz w:val="24"/>
          <w:szCs w:val="24"/>
        </w:rPr>
        <w:t>的</w:t>
      </w:r>
      <w:r w:rsidR="00914F50" w:rsidRPr="00277CE6">
        <w:rPr>
          <w:rFonts w:ascii="Times New Roman" w:eastAsia="宋体" w:hAnsi="Times New Roman" w:cs="Times New Roman"/>
          <w:sz w:val="24"/>
          <w:szCs w:val="24"/>
        </w:rPr>
        <w:t>一系列</w:t>
      </w:r>
      <w:r w:rsidR="001869CB" w:rsidRPr="00277CE6">
        <w:rPr>
          <w:rFonts w:ascii="Times New Roman" w:eastAsia="宋体" w:hAnsi="Times New Roman" w:cs="Times New Roman"/>
          <w:sz w:val="24"/>
          <w:szCs w:val="24"/>
        </w:rPr>
        <w:t>得分函数（</w:t>
      </w:r>
      <w:r w:rsidR="001869CB" w:rsidRPr="00277CE6">
        <w:rPr>
          <w:rFonts w:ascii="Times New Roman" w:eastAsia="宋体" w:hAnsi="Times New Roman" w:cs="Times New Roman"/>
          <w:sz w:val="24"/>
          <w:szCs w:val="24"/>
        </w:rPr>
        <w:t>score function</w:t>
      </w:r>
      <w:r w:rsidR="001869CB" w:rsidRPr="00277CE6">
        <w:rPr>
          <w:rFonts w:ascii="Times New Roman" w:eastAsia="宋体" w:hAnsi="Times New Roman" w:cs="Times New Roman"/>
          <w:sz w:val="24"/>
          <w:szCs w:val="24"/>
        </w:rPr>
        <w:t>）</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oMath>
      <w:r w:rsidR="00357A21" w:rsidRPr="00277CE6">
        <w:rPr>
          <w:rFonts w:ascii="Times New Roman" w:eastAsia="宋体" w:hAnsi="Times New Roman" w:cs="Times New Roman"/>
          <w:sz w:val="24"/>
          <w:szCs w:val="24"/>
        </w:rPr>
        <w:t>；如图</w:t>
      </w:r>
      <w:r w:rsidR="00357A21" w:rsidRPr="00277CE6">
        <w:rPr>
          <w:rFonts w:ascii="Times New Roman" w:eastAsia="宋体" w:hAnsi="Times New Roman" w:cs="Times New Roman"/>
          <w:sz w:val="24"/>
          <w:szCs w:val="24"/>
        </w:rPr>
        <w:t>1.7(b)</w:t>
      </w:r>
      <w:r w:rsidR="00357A21" w:rsidRPr="00277CE6">
        <w:rPr>
          <w:rFonts w:ascii="Times New Roman" w:eastAsia="宋体" w:hAnsi="Times New Roman" w:cs="Times New Roman"/>
          <w:sz w:val="24"/>
          <w:szCs w:val="24"/>
        </w:rPr>
        <w:t>所示，</w:t>
      </w:r>
      <w:r w:rsidR="00CC6F8C" w:rsidRPr="00277CE6">
        <w:rPr>
          <w:rFonts w:ascii="Times New Roman" w:eastAsia="宋体" w:hAnsi="Times New Roman" w:cs="Times New Roman"/>
          <w:sz w:val="24"/>
          <w:szCs w:val="24"/>
        </w:rPr>
        <w:t>训练得到的</w:t>
      </w:r>
      <w:r w:rsidR="00357A21" w:rsidRPr="00277CE6">
        <w:rPr>
          <w:rFonts w:ascii="Times New Roman" w:eastAsia="宋体" w:hAnsi="Times New Roman" w:cs="Times New Roman"/>
          <w:sz w:val="24"/>
          <w:szCs w:val="24"/>
        </w:rPr>
        <w:t>基于</w:t>
      </w:r>
      <w:r w:rsidR="00CC6F8C" w:rsidRPr="00277CE6">
        <w:rPr>
          <w:rFonts w:ascii="Times New Roman" w:eastAsia="宋体" w:hAnsi="Times New Roman" w:cs="Times New Roman"/>
          <w:sz w:val="24"/>
          <w:szCs w:val="24"/>
        </w:rPr>
        <w:t>原子间相对距离</w:t>
      </w:r>
      <w:r w:rsidR="00357A21" w:rsidRPr="00277CE6">
        <w:rPr>
          <w:rFonts w:ascii="Times New Roman" w:eastAsia="宋体" w:hAnsi="Times New Roman" w:cs="Times New Roman"/>
          <w:sz w:val="24"/>
          <w:szCs w:val="24"/>
        </w:rPr>
        <w:t>的</w:t>
      </w:r>
      <w:r w:rsidR="00CC6F8C" w:rsidRPr="00277CE6">
        <w:rPr>
          <w:rFonts w:ascii="Times New Roman" w:eastAsia="宋体" w:hAnsi="Times New Roman" w:cs="Times New Roman"/>
          <w:sz w:val="24"/>
          <w:szCs w:val="24"/>
        </w:rPr>
        <w:t>初始得分函数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d</m:t>
                </m:r>
              </m:e>
            </m:acc>
          </m:e>
        </m:d>
      </m:oMath>
      <w:r w:rsidR="00CC6F8C" w:rsidRPr="00277CE6">
        <w:rPr>
          <w:rFonts w:ascii="Times New Roman" w:eastAsia="宋体" w:hAnsi="Times New Roman" w:cs="Times New Roman"/>
          <w:sz w:val="24"/>
          <w:szCs w:val="24"/>
        </w:rPr>
        <w:t>经过链式法则（</w:t>
      </w:r>
      <w:r w:rsidR="00CC6F8C" w:rsidRPr="00277CE6">
        <w:rPr>
          <w:rFonts w:ascii="Times New Roman" w:eastAsia="宋体" w:hAnsi="Times New Roman" w:cs="Times New Roman"/>
          <w:sz w:val="24"/>
          <w:szCs w:val="24"/>
        </w:rPr>
        <w:t>Chain Rule</w:t>
      </w:r>
      <w:r w:rsidR="00CC6F8C" w:rsidRPr="00277CE6">
        <w:rPr>
          <w:rFonts w:ascii="Times New Roman" w:eastAsia="宋体" w:hAnsi="Times New Roman" w:cs="Times New Roman"/>
          <w:sz w:val="24"/>
          <w:szCs w:val="24"/>
        </w:rPr>
        <w:t>）转换成基于原子三维坐标的得分函数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CC6F8C" w:rsidRPr="00277CE6">
        <w:rPr>
          <w:rFonts w:ascii="Times New Roman" w:eastAsia="宋体" w:hAnsi="Times New Roman" w:cs="Times New Roman"/>
          <w:sz w:val="24"/>
          <w:szCs w:val="24"/>
        </w:rPr>
        <w:t>，前者保持了模型训练过程的旋转不变性</w:t>
      </w:r>
      <w:r w:rsidR="00674133" w:rsidRPr="00277CE6">
        <w:rPr>
          <w:rFonts w:ascii="Times New Roman" w:eastAsia="宋体" w:hAnsi="Times New Roman" w:cs="Times New Roman"/>
          <w:sz w:val="24"/>
          <w:szCs w:val="24"/>
        </w:rPr>
        <w:fldChar w:fldCharType="begin"/>
      </w:r>
      <w:r w:rsidR="00674133" w:rsidRPr="00277CE6">
        <w:rPr>
          <w:rFonts w:ascii="Times New Roman" w:eastAsia="宋体" w:hAnsi="Times New Roman" w:cs="Times New Roman"/>
          <w:sz w:val="24"/>
          <w:szCs w:val="24"/>
        </w:rPr>
        <w:instrText xml:space="preserve"> ADDIN ZOTERO_ITEM CSL_CITATION {"citationID":"W87No594","properties":{"formattedCitation":"\\super 21\\nosupersub{}","plainCitation":"21","noteIndex":0},"citationItems":[{"id":186,"uris":["http://zotero.org/users/9340884/items/8HZ8CKUH"],"itemData":{"id":186,"type":"report","abstract":"Many scientific problems require to process data in the form of geometric graphs. Unlike generic graph data, geometric graphs exhibit symmetries of translations, rotations, and/or reflections. Researchers have leveraged such inductive bias and developed geometrically equivariant Graph Neural Networks (GNNs) to better characterize the geometry and topology of geometric graphs. Despite fruitful achievements, it still lacks a survey to depict how equivariant GNNs are progressed, which in turn hinders the further development of equivariant GNNs. To this end, based on the necessary but concise mathematical preliminaries, we analyze and classify existing methods into three groups regarding how the message passing and aggregation in GNNs are represented. We also summarize the benchmarks as well as the related datasets to facilitate later researches for methodology development and experimental evaluation. The prospect for future potential directions is also provided.","note":"arXiv:2202.07230 [cs]\ntype: article","number":"arXiv:2202.07230","publisher":"arXiv","source":"arXiv.org","title":"Geometrically Equivariant Graph Neural Networks: A Survey","title-short":"Geometrically Equivariant Graph Neural Networks","URL":"http://arxiv.org/abs/2202.07230","author":[{"family":"Han","given":"Jiaqi"},{"family":"Rong","given":"Yu"},{"family":"Xu","given":"Tingyang"},{"family":"Huang","given":"Wenbing"}],"accessed":{"date-parts":[["2022",5,22]]},"issued":{"date-parts":[["2022",2,21]]}}}],"schema":"https://github.com/citation-style-language/schema/raw/master/csl-citation.json"} </w:instrText>
      </w:r>
      <w:r w:rsidR="00674133" w:rsidRPr="00277CE6">
        <w:rPr>
          <w:rFonts w:ascii="Times New Roman" w:eastAsia="宋体" w:hAnsi="Times New Roman" w:cs="Times New Roman"/>
          <w:sz w:val="24"/>
          <w:szCs w:val="24"/>
        </w:rPr>
        <w:fldChar w:fldCharType="separate"/>
      </w:r>
      <w:r w:rsidR="00674133" w:rsidRPr="00277CE6">
        <w:rPr>
          <w:rFonts w:ascii="Times New Roman" w:hAnsi="Times New Roman" w:cs="Times New Roman"/>
          <w:kern w:val="0"/>
          <w:sz w:val="24"/>
          <w:szCs w:val="24"/>
          <w:vertAlign w:val="superscript"/>
        </w:rPr>
        <w:t>21</w:t>
      </w:r>
      <w:r w:rsidR="00674133" w:rsidRPr="00277CE6">
        <w:rPr>
          <w:rFonts w:ascii="Times New Roman" w:eastAsia="宋体" w:hAnsi="Times New Roman" w:cs="Times New Roman"/>
          <w:sz w:val="24"/>
          <w:szCs w:val="24"/>
        </w:rPr>
        <w:fldChar w:fldCharType="end"/>
      </w:r>
      <w:r w:rsidR="00CC6F8C" w:rsidRPr="00277CE6">
        <w:rPr>
          <w:rFonts w:ascii="Times New Roman" w:eastAsia="宋体" w:hAnsi="Times New Roman" w:cs="Times New Roman"/>
          <w:sz w:val="24"/>
          <w:szCs w:val="24"/>
        </w:rPr>
        <w:t>，后者便于进行</w:t>
      </w:r>
      <w:r w:rsidR="000642EB" w:rsidRPr="00277CE6">
        <w:rPr>
          <w:rFonts w:ascii="Times New Roman" w:eastAsia="宋体" w:hAnsi="Times New Roman" w:cs="Times New Roman"/>
          <w:sz w:val="24"/>
          <w:szCs w:val="24"/>
        </w:rPr>
        <w:t>实际的</w:t>
      </w:r>
      <w:r w:rsidR="00CC6F8C" w:rsidRPr="00277CE6">
        <w:rPr>
          <w:rFonts w:ascii="Times New Roman" w:eastAsia="宋体" w:hAnsi="Times New Roman" w:cs="Times New Roman"/>
          <w:sz w:val="24"/>
          <w:szCs w:val="24"/>
        </w:rPr>
        <w:t>坐标更新</w:t>
      </w:r>
      <w:r w:rsidR="00674133" w:rsidRPr="00277CE6">
        <w:rPr>
          <w:rFonts w:ascii="Times New Roman" w:eastAsia="宋体" w:hAnsi="Times New Roman" w:cs="Times New Roman"/>
          <w:sz w:val="24"/>
          <w:szCs w:val="24"/>
        </w:rPr>
        <w:t>；</w:t>
      </w:r>
      <w:r w:rsidR="00C16020" w:rsidRPr="00277CE6">
        <w:rPr>
          <w:rFonts w:ascii="Times New Roman" w:eastAsia="宋体" w:hAnsi="Times New Roman" w:cs="Times New Roman"/>
          <w:sz w:val="24"/>
          <w:szCs w:val="24"/>
        </w:rPr>
        <w:t>如图</w:t>
      </w:r>
      <w:r w:rsidR="00C16020" w:rsidRPr="00277CE6">
        <w:rPr>
          <w:rFonts w:ascii="Times New Roman" w:eastAsia="宋体" w:hAnsi="Times New Roman" w:cs="Times New Roman"/>
          <w:sz w:val="24"/>
          <w:szCs w:val="24"/>
        </w:rPr>
        <w:t>1.7(c)</w:t>
      </w:r>
      <w:r w:rsidR="00C16020" w:rsidRPr="00277CE6">
        <w:rPr>
          <w:rFonts w:ascii="Times New Roman" w:eastAsia="宋体" w:hAnsi="Times New Roman" w:cs="Times New Roman"/>
          <w:sz w:val="24"/>
          <w:szCs w:val="24"/>
        </w:rPr>
        <w:t>所示，</w:t>
      </w:r>
      <w:r w:rsidR="00674133" w:rsidRPr="00277CE6">
        <w:rPr>
          <w:rFonts w:ascii="Times New Roman" w:eastAsia="宋体" w:hAnsi="Times New Roman" w:cs="Times New Roman"/>
          <w:sz w:val="24"/>
          <w:szCs w:val="24"/>
        </w:rPr>
        <w:t>在训练得</w:t>
      </w:r>
      <w:r w:rsidR="00674133" w:rsidRPr="00277CE6">
        <w:rPr>
          <w:rFonts w:ascii="Times New Roman" w:eastAsia="宋体" w:hAnsi="Times New Roman" w:cs="Times New Roman"/>
          <w:sz w:val="24"/>
          <w:szCs w:val="24"/>
        </w:rPr>
        <w:lastRenderedPageBreak/>
        <w:t>到一系列得分函数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674133" w:rsidRPr="00277CE6">
        <w:rPr>
          <w:rFonts w:ascii="Times New Roman" w:eastAsia="宋体" w:hAnsi="Times New Roman" w:cs="Times New Roman"/>
          <w:sz w:val="24"/>
          <w:szCs w:val="24"/>
        </w:rPr>
        <w:t>后，</w:t>
      </w:r>
      <w:r w:rsidR="002F4D30" w:rsidRPr="00277CE6">
        <w:rPr>
          <w:rFonts w:ascii="Times New Roman" w:eastAsia="宋体" w:hAnsi="Times New Roman" w:cs="Times New Roman"/>
          <w:sz w:val="24"/>
          <w:szCs w:val="24"/>
        </w:rPr>
        <w:t>对输入的分子图进行坐标随机初始化</w:t>
      </w:r>
      <w:r w:rsidR="00C16020" w:rsidRPr="00277CE6">
        <w:rPr>
          <w:rFonts w:ascii="Times New Roman" w:eastAsia="宋体" w:hAnsi="Times New Roman" w:cs="Times New Roman"/>
          <w:sz w:val="24"/>
          <w:szCs w:val="24"/>
        </w:rPr>
        <w:t>输入模型</w:t>
      </w:r>
      <w:r w:rsidR="00034A97" w:rsidRPr="00277CE6">
        <w:rPr>
          <w:rFonts w:ascii="Times New Roman" w:eastAsia="宋体" w:hAnsi="Times New Roman" w:cs="Times New Roman"/>
          <w:sz w:val="24"/>
          <w:szCs w:val="24"/>
        </w:rPr>
        <w:t>，</w:t>
      </w:r>
      <w:r w:rsidR="004E4D91" w:rsidRPr="00277CE6">
        <w:rPr>
          <w:rFonts w:ascii="Times New Roman" w:eastAsia="宋体" w:hAnsi="Times New Roman" w:cs="Times New Roman"/>
          <w:sz w:val="24"/>
          <w:szCs w:val="24"/>
        </w:rPr>
        <w:t>通过朗之万动力学（</w:t>
      </w:r>
      <w:r w:rsidR="004E4D91" w:rsidRPr="00277CE6">
        <w:rPr>
          <w:rFonts w:ascii="Times New Roman" w:eastAsia="宋体" w:hAnsi="Times New Roman" w:cs="Times New Roman"/>
          <w:sz w:val="24"/>
          <w:szCs w:val="24"/>
        </w:rPr>
        <w:t>Langevin Dynamics</w:t>
      </w:r>
      <w:r w:rsidR="004E4D91" w:rsidRPr="00277CE6">
        <w:rPr>
          <w:rFonts w:ascii="Times New Roman" w:eastAsia="宋体" w:hAnsi="Times New Roman" w:cs="Times New Roman"/>
          <w:sz w:val="24"/>
          <w:szCs w:val="24"/>
        </w:rPr>
        <w:t>）对</w:t>
      </w:r>
      <w:r w:rsidR="00825A1A" w:rsidRPr="00277CE6">
        <w:rPr>
          <w:rFonts w:ascii="Times New Roman" w:eastAsia="宋体" w:hAnsi="Times New Roman" w:cs="Times New Roman"/>
          <w:sz w:val="24"/>
          <w:szCs w:val="24"/>
        </w:rPr>
        <w:t>原子</w:t>
      </w:r>
      <w:r w:rsidR="004E4D91" w:rsidRPr="00277CE6">
        <w:rPr>
          <w:rFonts w:ascii="Times New Roman" w:eastAsia="宋体" w:hAnsi="Times New Roman" w:cs="Times New Roman"/>
          <w:sz w:val="24"/>
          <w:szCs w:val="24"/>
        </w:rPr>
        <w:t>坐标进行更新</w:t>
      </w:r>
      <w:r w:rsidR="00825A1A" w:rsidRPr="00277CE6">
        <w:rPr>
          <w:rFonts w:ascii="Times New Roman" w:eastAsia="宋体" w:hAnsi="Times New Roman" w:cs="Times New Roman"/>
          <w:sz w:val="24"/>
          <w:szCs w:val="24"/>
        </w:rPr>
        <w:t>，</w:t>
      </w:r>
      <w:r w:rsidR="005B2D32" w:rsidRPr="00277CE6">
        <w:rPr>
          <w:rFonts w:ascii="Times New Roman" w:eastAsia="宋体" w:hAnsi="Times New Roman" w:cs="Times New Roman"/>
          <w:sz w:val="24"/>
          <w:szCs w:val="24"/>
        </w:rPr>
        <w:t>经过一系列的</w:t>
      </w:r>
      <w:r w:rsidR="00F13150" w:rsidRPr="00277CE6">
        <w:rPr>
          <w:rFonts w:ascii="Times New Roman" w:eastAsia="宋体" w:hAnsi="Times New Roman" w:cs="Times New Roman"/>
          <w:sz w:val="24"/>
          <w:szCs w:val="24"/>
        </w:rPr>
        <w:t>降噪得分函数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r>
              <m:rPr>
                <m:sty m:val="bi"/>
              </m:rPr>
              <w:rPr>
                <w:rFonts w:ascii="Cambria Math" w:eastAsia="宋体" w:hAnsi="Cambria Math" w:cs="Times New Roman"/>
                <w:sz w:val="24"/>
                <w:szCs w:val="24"/>
              </w:rPr>
              <m:t>R</m:t>
            </m:r>
          </m:e>
        </m:d>
      </m:oMath>
      <w:r w:rsidR="00F13150" w:rsidRPr="00277CE6">
        <w:rPr>
          <w:rFonts w:ascii="Times New Roman" w:eastAsia="宋体" w:hAnsi="Times New Roman" w:cs="Times New Roman"/>
          <w:sz w:val="24"/>
          <w:szCs w:val="24"/>
        </w:rPr>
        <w:t>的梯度更新，</w:t>
      </w:r>
      <w:r w:rsidR="00825A1A" w:rsidRPr="00277CE6">
        <w:rPr>
          <w:rFonts w:ascii="Times New Roman" w:eastAsia="宋体" w:hAnsi="Times New Roman" w:cs="Times New Roman"/>
          <w:sz w:val="24"/>
          <w:szCs w:val="24"/>
        </w:rPr>
        <w:t>最终生成合理的</w:t>
      </w:r>
      <w:r w:rsidR="00E279EC" w:rsidRPr="00277CE6">
        <w:rPr>
          <w:rFonts w:ascii="Times New Roman" w:eastAsia="宋体" w:hAnsi="Times New Roman" w:cs="Times New Roman"/>
          <w:sz w:val="24"/>
          <w:szCs w:val="24"/>
        </w:rPr>
        <w:t>分子</w:t>
      </w:r>
      <w:r w:rsidR="00825A1A" w:rsidRPr="00277CE6">
        <w:rPr>
          <w:rFonts w:ascii="Times New Roman" w:eastAsia="宋体" w:hAnsi="Times New Roman" w:cs="Times New Roman"/>
          <w:sz w:val="24"/>
          <w:szCs w:val="24"/>
        </w:rPr>
        <w:t>构象。</w:t>
      </w:r>
      <w:r w:rsidR="00641590" w:rsidRPr="00277CE6">
        <w:rPr>
          <w:rFonts w:ascii="Times New Roman" w:eastAsia="宋体" w:hAnsi="Times New Roman" w:cs="Times New Roman"/>
          <w:sz w:val="24"/>
          <w:szCs w:val="24"/>
        </w:rPr>
        <w:t>该研究在分子构象生成问题上取得了突破性进展，对后续研究具有高度的启发性。</w:t>
      </w:r>
    </w:p>
    <w:p w14:paraId="48584979" w14:textId="44560C8B" w:rsidR="00B0788D" w:rsidRPr="00277CE6" w:rsidRDefault="001A324E" w:rsidP="00982414">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2021</w:t>
      </w:r>
      <w:r w:rsidRPr="00277CE6">
        <w:rPr>
          <w:rFonts w:ascii="Times New Roman" w:eastAsia="宋体" w:hAnsi="Times New Roman" w:cs="Times New Roman"/>
          <w:sz w:val="24"/>
          <w:szCs w:val="24"/>
        </w:rPr>
        <w:t>年，</w:t>
      </w:r>
      <w:r w:rsidRPr="00277CE6">
        <w:rPr>
          <w:rFonts w:ascii="Times New Roman" w:eastAsia="宋体" w:hAnsi="Times New Roman" w:cs="Times New Roman"/>
          <w:sz w:val="24"/>
          <w:szCs w:val="24"/>
        </w:rPr>
        <w:t>Wu</w:t>
      </w:r>
      <w:r w:rsidRPr="00277CE6">
        <w:rPr>
          <w:rFonts w:ascii="Times New Roman" w:eastAsia="宋体" w:hAnsi="Times New Roman" w:cs="Times New Roman"/>
          <w:sz w:val="24"/>
          <w:szCs w:val="24"/>
        </w:rPr>
        <w:t>等</w:t>
      </w: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ADDIN ZOTERO_ITEM CSL_CITATION {"citationID":"LwHYHkjL","properties":{"formattedCitation":"\\super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Pr="00277CE6">
        <w:rPr>
          <w:rFonts w:ascii="Times New Roman" w:eastAsia="宋体" w:hAnsi="Times New Roman" w:cs="Times New Roman"/>
          <w:sz w:val="24"/>
          <w:szCs w:val="24"/>
        </w:rPr>
        <w:fldChar w:fldCharType="separate"/>
      </w:r>
      <w:r w:rsidRPr="00277CE6">
        <w:rPr>
          <w:rFonts w:ascii="Times New Roman" w:hAnsi="Times New Roman" w:cs="Times New Roman"/>
          <w:kern w:val="0"/>
          <w:sz w:val="24"/>
          <w:szCs w:val="24"/>
          <w:vertAlign w:val="superscript"/>
        </w:rPr>
        <w:t>22</w:t>
      </w:r>
      <w:r w:rsidRPr="00277CE6">
        <w:rPr>
          <w:rFonts w:ascii="Times New Roman" w:eastAsia="宋体" w:hAnsi="Times New Roman" w:cs="Times New Roman"/>
          <w:sz w:val="24"/>
          <w:szCs w:val="24"/>
        </w:rPr>
        <w:fldChar w:fldCharType="end"/>
      </w:r>
      <w:r w:rsidRPr="00277CE6">
        <w:rPr>
          <w:rFonts w:ascii="Times New Roman" w:eastAsia="宋体" w:hAnsi="Times New Roman" w:cs="Times New Roman"/>
          <w:sz w:val="24"/>
          <w:szCs w:val="24"/>
        </w:rPr>
        <w:t>在上述研究的基础上把相似的模型应用于</w:t>
      </w:r>
      <w:r w:rsidR="00F14B49" w:rsidRPr="00277CE6">
        <w:rPr>
          <w:rFonts w:ascii="Times New Roman" w:eastAsia="宋体" w:hAnsi="Times New Roman" w:cs="Times New Roman"/>
          <w:sz w:val="24"/>
          <w:szCs w:val="24"/>
        </w:rPr>
        <w:t>蛋白质折叠问题上，</w:t>
      </w:r>
      <w:r w:rsidR="00FF4353" w:rsidRPr="00277CE6">
        <w:rPr>
          <w:rFonts w:ascii="Times New Roman" w:eastAsia="宋体" w:hAnsi="Times New Roman" w:cs="Times New Roman"/>
          <w:sz w:val="24"/>
          <w:szCs w:val="24"/>
        </w:rPr>
        <w:t>考虑</w:t>
      </w:r>
      <w:r w:rsidR="00D16C41" w:rsidRPr="00277CE6">
        <w:rPr>
          <w:rFonts w:ascii="Times New Roman" w:eastAsia="宋体" w:hAnsi="Times New Roman" w:cs="Times New Roman"/>
          <w:sz w:val="24"/>
          <w:szCs w:val="24"/>
        </w:rPr>
        <w:t>通过</w:t>
      </w:r>
      <w:r w:rsidR="00FF4353" w:rsidRPr="00277CE6">
        <w:rPr>
          <w:rFonts w:ascii="Times New Roman" w:eastAsia="宋体" w:hAnsi="Times New Roman" w:cs="Times New Roman"/>
          <w:sz w:val="24"/>
          <w:szCs w:val="24"/>
        </w:rPr>
        <w:t>结合</w:t>
      </w:r>
      <w:r w:rsidR="00FF4353" w:rsidRPr="00277CE6">
        <w:rPr>
          <w:rFonts w:ascii="Times New Roman" w:eastAsia="宋体" w:hAnsi="Times New Roman" w:cs="Times New Roman"/>
          <w:sz w:val="24"/>
          <w:szCs w:val="24"/>
        </w:rPr>
        <w:t>EGNN</w:t>
      </w:r>
      <w:r w:rsidR="00FF4353" w:rsidRPr="00277CE6">
        <w:rPr>
          <w:rFonts w:ascii="Times New Roman" w:eastAsia="宋体" w:hAnsi="Times New Roman" w:cs="Times New Roman"/>
          <w:sz w:val="24"/>
          <w:szCs w:val="24"/>
        </w:rPr>
        <w:t>与降噪分数匹配方法实现蛋白质的</w:t>
      </w:r>
      <w:r w:rsidR="005138C8" w:rsidRPr="00277CE6">
        <w:rPr>
          <w:rFonts w:ascii="Times New Roman" w:eastAsia="宋体" w:hAnsi="Times New Roman" w:cs="Times New Roman"/>
          <w:sz w:val="24"/>
          <w:szCs w:val="24"/>
        </w:rPr>
        <w:t>结构优化和从头</w:t>
      </w:r>
      <w:r w:rsidR="0028478F" w:rsidRPr="00277CE6">
        <w:rPr>
          <w:rFonts w:ascii="Times New Roman" w:eastAsia="宋体" w:hAnsi="Times New Roman" w:cs="Times New Roman"/>
          <w:sz w:val="24"/>
          <w:szCs w:val="24"/>
        </w:rPr>
        <w:t>折叠</w:t>
      </w:r>
      <w:r w:rsidR="00D16C41" w:rsidRPr="00277CE6">
        <w:rPr>
          <w:rFonts w:ascii="Times New Roman" w:eastAsia="宋体" w:hAnsi="Times New Roman" w:cs="Times New Roman"/>
          <w:sz w:val="24"/>
          <w:szCs w:val="24"/>
        </w:rPr>
        <w:t>，</w:t>
      </w:r>
      <w:r w:rsidR="00A50002" w:rsidRPr="00277CE6">
        <w:rPr>
          <w:rFonts w:ascii="Times New Roman" w:eastAsia="宋体" w:hAnsi="Times New Roman" w:cs="Times New Roman"/>
          <w:sz w:val="24"/>
          <w:szCs w:val="24"/>
        </w:rPr>
        <w:t>获得了较好的结果。该研究</w:t>
      </w:r>
      <w:r w:rsidR="00255744" w:rsidRPr="00277CE6">
        <w:rPr>
          <w:rFonts w:ascii="Times New Roman" w:eastAsia="宋体" w:hAnsi="Times New Roman" w:cs="Times New Roman"/>
          <w:sz w:val="24"/>
          <w:szCs w:val="24"/>
        </w:rPr>
        <w:t>把蛋白质视为图，</w:t>
      </w:r>
      <w:r w:rsidR="00DB1563" w:rsidRPr="00277CE6">
        <w:rPr>
          <w:rFonts w:ascii="Times New Roman" w:eastAsia="宋体" w:hAnsi="Times New Roman" w:cs="Times New Roman"/>
          <w:sz w:val="24"/>
          <w:szCs w:val="24"/>
        </w:rPr>
        <w:t>每个</w:t>
      </w:r>
      <w:r w:rsidR="00E87430" w:rsidRPr="00277CE6">
        <w:rPr>
          <w:rFonts w:ascii="Times New Roman" w:eastAsia="宋体" w:hAnsi="Times New Roman" w:cs="Times New Roman"/>
          <w:sz w:val="24"/>
          <w:szCs w:val="24"/>
        </w:rPr>
        <w:t>残基</w:t>
      </w:r>
      <w:r w:rsidR="00DB1563" w:rsidRPr="00277CE6">
        <w:rPr>
          <w:rFonts w:ascii="Times New Roman" w:eastAsia="宋体" w:hAnsi="Times New Roman" w:cs="Times New Roman"/>
          <w:sz w:val="24"/>
          <w:szCs w:val="24"/>
        </w:rPr>
        <w:t>视为</w:t>
      </w:r>
      <w:r w:rsidR="00E87430" w:rsidRPr="00277CE6">
        <w:rPr>
          <w:rFonts w:ascii="Times New Roman" w:eastAsia="宋体" w:hAnsi="Times New Roman" w:cs="Times New Roman"/>
          <w:sz w:val="24"/>
          <w:szCs w:val="24"/>
        </w:rPr>
        <w:t>图的</w:t>
      </w:r>
      <w:r w:rsidR="001929A3" w:rsidRPr="00277CE6">
        <w:rPr>
          <w:rFonts w:ascii="Times New Roman" w:eastAsia="宋体" w:hAnsi="Times New Roman" w:cs="Times New Roman"/>
          <w:sz w:val="24"/>
          <w:szCs w:val="24"/>
        </w:rPr>
        <w:t>一个</w:t>
      </w:r>
      <w:r w:rsidR="00DB1563" w:rsidRPr="00277CE6">
        <w:rPr>
          <w:rFonts w:ascii="Times New Roman" w:eastAsia="宋体" w:hAnsi="Times New Roman" w:cs="Times New Roman"/>
          <w:sz w:val="24"/>
          <w:szCs w:val="24"/>
        </w:rPr>
        <w:t>节点，</w:t>
      </w:r>
      <w:r w:rsidR="00E87430" w:rsidRPr="00277CE6">
        <w:rPr>
          <w:rFonts w:ascii="Times New Roman" w:eastAsia="宋体" w:hAnsi="Times New Roman" w:cs="Times New Roman"/>
          <w:sz w:val="24"/>
          <w:szCs w:val="24"/>
        </w:rPr>
        <w:t>基于</w:t>
      </w:r>
      <w:r w:rsidR="001929A3" w:rsidRPr="00277CE6">
        <w:rPr>
          <w:rFonts w:ascii="Times New Roman" w:eastAsia="宋体" w:hAnsi="Times New Roman" w:cs="Times New Roman"/>
          <w:sz w:val="24"/>
          <w:szCs w:val="24"/>
        </w:rPr>
        <w:t>残基</w:t>
      </w:r>
      <w:r w:rsidR="0037449E" w:rsidRPr="00277CE6">
        <w:rPr>
          <w:rFonts w:ascii="Times New Roman" w:eastAsia="宋体" w:hAnsi="Times New Roman" w:cs="Times New Roman"/>
          <w:sz w:val="24"/>
          <w:szCs w:val="24"/>
        </w:rPr>
        <w:t>之间的</w:t>
      </w:r>
      <w:r w:rsidR="000630CF" w:rsidRPr="00277CE6">
        <w:rPr>
          <w:rFonts w:ascii="Times New Roman" w:eastAsia="宋体" w:hAnsi="Times New Roman" w:cs="Times New Roman"/>
          <w:sz w:val="24"/>
          <w:szCs w:val="24"/>
        </w:rPr>
        <w:t>共价</w:t>
      </w:r>
      <w:r w:rsidR="0037449E" w:rsidRPr="00277CE6">
        <w:rPr>
          <w:rFonts w:ascii="Times New Roman" w:eastAsia="宋体" w:hAnsi="Times New Roman" w:cs="Times New Roman"/>
          <w:sz w:val="24"/>
          <w:szCs w:val="24"/>
        </w:rPr>
        <w:t>连接</w:t>
      </w:r>
      <w:r w:rsidR="00E87430" w:rsidRPr="00277CE6">
        <w:rPr>
          <w:rFonts w:ascii="Times New Roman" w:eastAsia="宋体" w:hAnsi="Times New Roman" w:cs="Times New Roman"/>
          <w:sz w:val="24"/>
          <w:szCs w:val="24"/>
        </w:rPr>
        <w:t>、残基</w:t>
      </w:r>
      <w:r w:rsidR="001929A3" w:rsidRPr="00277CE6">
        <w:rPr>
          <w:rFonts w:ascii="Times New Roman" w:eastAsia="宋体" w:hAnsi="Times New Roman" w:cs="Times New Roman"/>
          <w:sz w:val="24"/>
          <w:szCs w:val="24"/>
        </w:rPr>
        <w:t>空间位置上的接近和</w:t>
      </w:r>
      <w:r w:rsidR="00A63195" w:rsidRPr="00277CE6">
        <w:rPr>
          <w:rFonts w:ascii="Times New Roman" w:eastAsia="宋体" w:hAnsi="Times New Roman" w:cs="Times New Roman"/>
          <w:sz w:val="24"/>
          <w:szCs w:val="24"/>
        </w:rPr>
        <w:t>残基在序列中的位置</w:t>
      </w:r>
      <w:r w:rsidR="00BB4ECF" w:rsidRPr="00277CE6">
        <w:rPr>
          <w:rFonts w:ascii="Times New Roman" w:eastAsia="宋体" w:hAnsi="Times New Roman" w:cs="Times New Roman"/>
          <w:sz w:val="24"/>
          <w:szCs w:val="24"/>
        </w:rPr>
        <w:t>三个标准构建了图的边，</w:t>
      </w:r>
      <w:r w:rsidR="003F66EE" w:rsidRPr="00277CE6">
        <w:rPr>
          <w:rFonts w:ascii="Times New Roman" w:eastAsia="宋体" w:hAnsi="Times New Roman" w:cs="Times New Roman"/>
          <w:sz w:val="24"/>
          <w:szCs w:val="24"/>
        </w:rPr>
        <w:t>训练得到了能够高效实现</w:t>
      </w:r>
      <w:r w:rsidR="00F01C98" w:rsidRPr="00277CE6">
        <w:rPr>
          <w:rFonts w:ascii="Times New Roman" w:eastAsia="宋体" w:hAnsi="Times New Roman" w:cs="Times New Roman"/>
          <w:sz w:val="24"/>
          <w:szCs w:val="24"/>
        </w:rPr>
        <w:t>蛋白质结构优化的模型</w:t>
      </w:r>
      <w:r w:rsidR="00F01C98" w:rsidRPr="00277CE6">
        <w:rPr>
          <w:rFonts w:ascii="Times New Roman" w:eastAsia="宋体" w:hAnsi="Times New Roman" w:cs="Times New Roman"/>
          <w:sz w:val="24"/>
          <w:szCs w:val="24"/>
        </w:rPr>
        <w:t>EBM-Fold</w:t>
      </w:r>
      <w:r w:rsidR="00573A72" w:rsidRPr="00277CE6">
        <w:rPr>
          <w:rFonts w:ascii="Times New Roman" w:eastAsia="宋体" w:hAnsi="Times New Roman" w:cs="Times New Roman"/>
          <w:sz w:val="24"/>
          <w:szCs w:val="24"/>
        </w:rPr>
        <w:t>，验证了</w:t>
      </w:r>
      <w:r w:rsidR="00573A72" w:rsidRPr="00277CE6">
        <w:rPr>
          <w:rFonts w:ascii="Times New Roman" w:eastAsia="宋体" w:hAnsi="Times New Roman" w:cs="Times New Roman"/>
          <w:sz w:val="24"/>
          <w:szCs w:val="24"/>
        </w:rPr>
        <w:t>EGNN</w:t>
      </w:r>
      <w:r w:rsidR="00573A72" w:rsidRPr="00277CE6">
        <w:rPr>
          <w:rFonts w:ascii="Times New Roman" w:eastAsia="宋体" w:hAnsi="Times New Roman" w:cs="Times New Roman"/>
          <w:sz w:val="24"/>
          <w:szCs w:val="24"/>
        </w:rPr>
        <w:t>结合降噪分数匹配方法的架构对于蛋白质结构优化问题的可行性。</w:t>
      </w:r>
    </w:p>
    <w:p w14:paraId="3941444D" w14:textId="26EAF0EE" w:rsidR="001F23DD" w:rsidRPr="00277CE6" w:rsidRDefault="001F23DD" w:rsidP="001F23DD">
      <w:pPr>
        <w:pStyle w:val="Heading2"/>
        <w:rPr>
          <w:rFonts w:eastAsiaTheme="minorEastAsia" w:cs="Times New Roman"/>
          <w:sz w:val="28"/>
          <w:szCs w:val="28"/>
        </w:rPr>
      </w:pPr>
      <w:bookmarkStart w:id="66" w:name="_Toc104787976"/>
      <w:r w:rsidRPr="00277CE6">
        <w:rPr>
          <w:rFonts w:eastAsiaTheme="minorEastAsia" w:cs="Times New Roman"/>
          <w:sz w:val="28"/>
          <w:szCs w:val="28"/>
        </w:rPr>
        <w:t xml:space="preserve">1.4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EB164B" w:rsidRPr="00277CE6">
        <w:rPr>
          <w:rFonts w:eastAsiaTheme="minorEastAsia" w:cs="Times New Roman"/>
          <w:sz w:val="28"/>
          <w:szCs w:val="28"/>
        </w:rPr>
        <w:t>课题目的与研究思路</w:t>
      </w:r>
      <w:bookmarkEnd w:id="66"/>
      <w:r w:rsidRPr="00277CE6">
        <w:rPr>
          <w:rFonts w:eastAsiaTheme="minorEastAsia" w:cs="Times New Roman"/>
          <w:sz w:val="28"/>
          <w:szCs w:val="28"/>
        </w:rPr>
        <w:fldChar w:fldCharType="end"/>
      </w:r>
    </w:p>
    <w:p w14:paraId="619F1D73" w14:textId="2A9794F6" w:rsidR="00CC6F8C" w:rsidRPr="00277CE6" w:rsidRDefault="001F23DD" w:rsidP="001F23D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3D2FF2" w:rsidRPr="00277CE6">
        <w:rPr>
          <w:rFonts w:ascii="Times New Roman" w:eastAsia="宋体" w:hAnsi="Times New Roman" w:cs="Times New Roman"/>
          <w:sz w:val="24"/>
          <w:szCs w:val="24"/>
        </w:rPr>
        <w:t>关注</w:t>
      </w:r>
      <w:r w:rsidR="003F205A" w:rsidRPr="00277CE6">
        <w:rPr>
          <w:rFonts w:ascii="Times New Roman" w:eastAsia="宋体" w:hAnsi="Times New Roman" w:cs="Times New Roman"/>
          <w:sz w:val="24"/>
          <w:szCs w:val="24"/>
        </w:rPr>
        <w:t>作为</w:t>
      </w:r>
      <w:r w:rsidR="00C8536D" w:rsidRPr="00277CE6">
        <w:rPr>
          <w:rFonts w:ascii="Times New Roman" w:eastAsia="宋体" w:hAnsi="Times New Roman" w:cs="Times New Roman"/>
          <w:sz w:val="24"/>
          <w:szCs w:val="24"/>
        </w:rPr>
        <w:t>计算生物学领域</w:t>
      </w:r>
      <w:r w:rsidR="00FA4339" w:rsidRPr="00277CE6">
        <w:rPr>
          <w:rFonts w:ascii="Times New Roman" w:eastAsia="宋体" w:hAnsi="Times New Roman" w:cs="Times New Roman"/>
          <w:sz w:val="24"/>
          <w:szCs w:val="24"/>
        </w:rPr>
        <w:t>重点</w:t>
      </w:r>
      <w:r w:rsidR="00C8536D" w:rsidRPr="00277CE6">
        <w:rPr>
          <w:rFonts w:ascii="Times New Roman" w:eastAsia="宋体" w:hAnsi="Times New Roman" w:cs="Times New Roman"/>
          <w:sz w:val="24"/>
          <w:szCs w:val="24"/>
        </w:rPr>
        <w:t>课题</w:t>
      </w:r>
      <w:r w:rsidR="003F205A" w:rsidRPr="00277CE6">
        <w:rPr>
          <w:rFonts w:ascii="Times New Roman" w:eastAsia="宋体" w:hAnsi="Times New Roman" w:cs="Times New Roman"/>
          <w:sz w:val="24"/>
          <w:szCs w:val="24"/>
        </w:rPr>
        <w:t>的</w:t>
      </w:r>
      <w:r w:rsidR="00616B1C" w:rsidRPr="00277CE6">
        <w:rPr>
          <w:rFonts w:ascii="Times New Roman" w:eastAsia="宋体" w:hAnsi="Times New Roman" w:cs="Times New Roman"/>
          <w:sz w:val="24"/>
          <w:szCs w:val="24"/>
        </w:rPr>
        <w:t>蛋白质主链结构优化问题</w:t>
      </w:r>
      <w:r w:rsidR="00EE25DE" w:rsidRPr="00277CE6">
        <w:rPr>
          <w:rFonts w:ascii="Times New Roman" w:eastAsia="宋体" w:hAnsi="Times New Roman" w:cs="Times New Roman"/>
          <w:sz w:val="24"/>
          <w:szCs w:val="24"/>
        </w:rPr>
        <w:t>，试图提出一种基于</w:t>
      </w:r>
      <w:r w:rsidR="00EE25DE" w:rsidRPr="00277CE6">
        <w:rPr>
          <w:rFonts w:ascii="Times New Roman" w:eastAsia="宋体" w:hAnsi="Times New Roman" w:cs="Times New Roman"/>
          <w:sz w:val="24"/>
          <w:szCs w:val="24"/>
        </w:rPr>
        <w:t>GNN</w:t>
      </w:r>
      <w:r w:rsidR="00EE25DE" w:rsidRPr="00277CE6">
        <w:rPr>
          <w:rFonts w:ascii="Times New Roman" w:eastAsia="宋体" w:hAnsi="Times New Roman" w:cs="Times New Roman"/>
          <w:sz w:val="24"/>
          <w:szCs w:val="24"/>
        </w:rPr>
        <w:t>的新方法</w:t>
      </w:r>
      <w:r w:rsidR="00690511" w:rsidRPr="00277CE6">
        <w:rPr>
          <w:rFonts w:ascii="Times New Roman" w:eastAsia="宋体" w:hAnsi="Times New Roman" w:cs="Times New Roman"/>
          <w:sz w:val="24"/>
          <w:szCs w:val="24"/>
        </w:rPr>
        <w:t>，实现侧链无关的蛋白质主链结构优化。</w:t>
      </w:r>
      <w:r w:rsidR="000F522F" w:rsidRPr="00277CE6">
        <w:rPr>
          <w:rFonts w:ascii="Times New Roman" w:eastAsia="宋体" w:hAnsi="Times New Roman" w:cs="Times New Roman"/>
          <w:sz w:val="24"/>
          <w:szCs w:val="24"/>
        </w:rPr>
        <w:t>具体地，</w:t>
      </w:r>
      <w:r w:rsidR="00361383" w:rsidRPr="00277CE6">
        <w:rPr>
          <w:rFonts w:ascii="Times New Roman" w:eastAsia="宋体" w:hAnsi="Times New Roman" w:cs="Times New Roman"/>
          <w:sz w:val="24"/>
          <w:szCs w:val="24"/>
        </w:rPr>
        <w:t>如本文</w:t>
      </w:r>
      <w:r w:rsidR="00361383" w:rsidRPr="00277CE6">
        <w:rPr>
          <w:rFonts w:ascii="Times New Roman" w:eastAsia="宋体" w:hAnsi="Times New Roman" w:cs="Times New Roman"/>
          <w:sz w:val="24"/>
          <w:szCs w:val="24"/>
        </w:rPr>
        <w:t>1.</w:t>
      </w:r>
      <w:r w:rsidR="00F01CB0" w:rsidRPr="00277CE6">
        <w:rPr>
          <w:rFonts w:ascii="Times New Roman" w:eastAsia="宋体" w:hAnsi="Times New Roman" w:cs="Times New Roman"/>
          <w:sz w:val="24"/>
          <w:szCs w:val="24"/>
        </w:rPr>
        <w:t>1</w:t>
      </w:r>
      <w:r w:rsidR="00361383" w:rsidRPr="00277CE6">
        <w:rPr>
          <w:rFonts w:ascii="Times New Roman" w:eastAsia="宋体" w:hAnsi="Times New Roman" w:cs="Times New Roman"/>
          <w:sz w:val="24"/>
          <w:szCs w:val="24"/>
        </w:rPr>
        <w:t>节所述，</w:t>
      </w:r>
      <w:r w:rsidR="00F01CB0" w:rsidRPr="00277CE6">
        <w:rPr>
          <w:rFonts w:ascii="Times New Roman" w:eastAsia="宋体" w:hAnsi="Times New Roman" w:cs="Times New Roman"/>
          <w:sz w:val="24"/>
          <w:szCs w:val="24"/>
        </w:rPr>
        <w:t>蛋白质计算设计在</w:t>
      </w:r>
      <w:r w:rsidR="009D4F60" w:rsidRPr="00277CE6">
        <w:rPr>
          <w:rFonts w:ascii="Times New Roman" w:eastAsia="宋体" w:hAnsi="Times New Roman" w:cs="Times New Roman"/>
          <w:sz w:val="24"/>
          <w:szCs w:val="24"/>
        </w:rPr>
        <w:t>近几十年来实现了突破性发展，</w:t>
      </w:r>
      <w:r w:rsidR="00C8524A" w:rsidRPr="00277CE6">
        <w:rPr>
          <w:rFonts w:ascii="Times New Roman" w:eastAsia="宋体" w:hAnsi="Times New Roman" w:cs="Times New Roman"/>
          <w:sz w:val="24"/>
          <w:szCs w:val="24"/>
        </w:rPr>
        <w:t>而蛋白质主链结构优化能够提高蛋白质初始结构的可设计性</w:t>
      </w:r>
      <w:r w:rsidR="005B1368" w:rsidRPr="00277CE6">
        <w:rPr>
          <w:rFonts w:ascii="Times New Roman" w:eastAsia="宋体" w:hAnsi="Times New Roman" w:cs="Times New Roman"/>
          <w:sz w:val="24"/>
          <w:szCs w:val="24"/>
        </w:rPr>
        <w:t>，</w:t>
      </w:r>
      <w:r w:rsidR="00F06227" w:rsidRPr="00277CE6">
        <w:rPr>
          <w:rFonts w:ascii="Times New Roman" w:eastAsia="宋体" w:hAnsi="Times New Roman" w:cs="Times New Roman"/>
          <w:sz w:val="24"/>
          <w:szCs w:val="24"/>
        </w:rPr>
        <w:t>在蛋白质从头设计中</w:t>
      </w:r>
      <w:r w:rsidR="00E0709C" w:rsidRPr="00277CE6">
        <w:rPr>
          <w:rFonts w:ascii="Times New Roman" w:eastAsia="宋体" w:hAnsi="Times New Roman" w:cs="Times New Roman"/>
          <w:sz w:val="24"/>
          <w:szCs w:val="24"/>
        </w:rPr>
        <w:t>具有关键的意义</w:t>
      </w:r>
      <w:r w:rsidR="009F13F5" w:rsidRPr="00277CE6">
        <w:rPr>
          <w:rFonts w:ascii="Times New Roman" w:eastAsia="宋体" w:hAnsi="Times New Roman" w:cs="Times New Roman"/>
          <w:sz w:val="24"/>
          <w:szCs w:val="24"/>
        </w:rPr>
        <w:t>。</w:t>
      </w:r>
      <w:r w:rsidR="00E0709C" w:rsidRPr="00277CE6">
        <w:rPr>
          <w:rFonts w:ascii="Times New Roman" w:eastAsia="宋体" w:hAnsi="Times New Roman" w:cs="Times New Roman"/>
          <w:sz w:val="24"/>
          <w:szCs w:val="24"/>
        </w:rPr>
        <w:t>但如本文</w:t>
      </w:r>
      <w:r w:rsidR="00E0709C" w:rsidRPr="00277CE6">
        <w:rPr>
          <w:rFonts w:ascii="Times New Roman" w:eastAsia="宋体" w:hAnsi="Times New Roman" w:cs="Times New Roman"/>
          <w:sz w:val="24"/>
          <w:szCs w:val="24"/>
        </w:rPr>
        <w:t>1.2</w:t>
      </w:r>
      <w:r w:rsidR="00E0709C" w:rsidRPr="00277CE6">
        <w:rPr>
          <w:rFonts w:ascii="Times New Roman" w:eastAsia="宋体" w:hAnsi="Times New Roman" w:cs="Times New Roman"/>
          <w:sz w:val="24"/>
          <w:szCs w:val="24"/>
        </w:rPr>
        <w:t>节所述，</w:t>
      </w:r>
      <w:r w:rsidR="00522E17" w:rsidRPr="00277CE6">
        <w:rPr>
          <w:rFonts w:ascii="Times New Roman" w:eastAsia="宋体" w:hAnsi="Times New Roman" w:cs="Times New Roman"/>
          <w:sz w:val="24"/>
          <w:szCs w:val="24"/>
        </w:rPr>
        <w:t>Rosetta</w:t>
      </w:r>
      <w:r w:rsidR="00522E17" w:rsidRPr="00277CE6">
        <w:rPr>
          <w:rFonts w:ascii="Times New Roman" w:eastAsia="宋体" w:hAnsi="Times New Roman" w:cs="Times New Roman"/>
          <w:sz w:val="24"/>
          <w:szCs w:val="24"/>
        </w:rPr>
        <w:t>等</w:t>
      </w:r>
      <w:r w:rsidR="00895D22" w:rsidRPr="00277CE6">
        <w:rPr>
          <w:rFonts w:ascii="Times New Roman" w:eastAsia="宋体" w:hAnsi="Times New Roman" w:cs="Times New Roman"/>
          <w:sz w:val="24"/>
          <w:szCs w:val="24"/>
        </w:rPr>
        <w:t>目前</w:t>
      </w:r>
      <w:r w:rsidR="00522E17" w:rsidRPr="00277CE6">
        <w:rPr>
          <w:rFonts w:ascii="Times New Roman" w:eastAsia="宋体" w:hAnsi="Times New Roman" w:cs="Times New Roman"/>
          <w:sz w:val="24"/>
          <w:szCs w:val="24"/>
        </w:rPr>
        <w:t>通用</w:t>
      </w:r>
      <w:r w:rsidR="00D754CA" w:rsidRPr="00277CE6">
        <w:rPr>
          <w:rFonts w:ascii="Times New Roman" w:eastAsia="宋体" w:hAnsi="Times New Roman" w:cs="Times New Roman"/>
          <w:sz w:val="24"/>
          <w:szCs w:val="24"/>
        </w:rPr>
        <w:t>的</w:t>
      </w:r>
      <w:r w:rsidR="001A5DA2" w:rsidRPr="00277CE6">
        <w:rPr>
          <w:rFonts w:ascii="Times New Roman" w:eastAsia="宋体" w:hAnsi="Times New Roman" w:cs="Times New Roman"/>
          <w:sz w:val="24"/>
          <w:szCs w:val="24"/>
        </w:rPr>
        <w:t>软件在实现</w:t>
      </w:r>
      <w:r w:rsidR="00522E17" w:rsidRPr="00277CE6">
        <w:rPr>
          <w:rFonts w:ascii="Times New Roman" w:eastAsia="宋体" w:hAnsi="Times New Roman" w:cs="Times New Roman"/>
          <w:sz w:val="24"/>
          <w:szCs w:val="24"/>
        </w:rPr>
        <w:t>蛋白质</w:t>
      </w:r>
      <w:r w:rsidR="001A5DA2" w:rsidRPr="00277CE6">
        <w:rPr>
          <w:rFonts w:ascii="Times New Roman" w:eastAsia="宋体" w:hAnsi="Times New Roman" w:cs="Times New Roman"/>
          <w:sz w:val="24"/>
          <w:szCs w:val="24"/>
        </w:rPr>
        <w:t>主链结构优化时</w:t>
      </w:r>
      <w:r w:rsidR="00137FC4" w:rsidRPr="00277CE6">
        <w:rPr>
          <w:rFonts w:ascii="Times New Roman" w:eastAsia="宋体" w:hAnsi="Times New Roman" w:cs="Times New Roman"/>
          <w:sz w:val="24"/>
          <w:szCs w:val="24"/>
        </w:rPr>
        <w:t>使用了与侧链耦合的</w:t>
      </w:r>
      <w:r w:rsidR="00A727D6" w:rsidRPr="00277CE6">
        <w:rPr>
          <w:rFonts w:ascii="Times New Roman" w:eastAsia="宋体" w:hAnsi="Times New Roman" w:cs="Times New Roman"/>
          <w:sz w:val="24"/>
          <w:szCs w:val="24"/>
        </w:rPr>
        <w:t>主链能量</w:t>
      </w:r>
      <w:r w:rsidR="00137FC4" w:rsidRPr="00277CE6">
        <w:rPr>
          <w:rFonts w:ascii="Times New Roman" w:eastAsia="宋体" w:hAnsi="Times New Roman" w:cs="Times New Roman"/>
          <w:sz w:val="24"/>
          <w:szCs w:val="24"/>
        </w:rPr>
        <w:t>函数</w:t>
      </w:r>
      <w:r w:rsidR="00A727D6" w:rsidRPr="00277CE6">
        <w:rPr>
          <w:rFonts w:ascii="Times New Roman" w:eastAsia="宋体" w:hAnsi="Times New Roman" w:cs="Times New Roman"/>
          <w:sz w:val="24"/>
          <w:szCs w:val="24"/>
        </w:rPr>
        <w:t>，</w:t>
      </w:r>
      <w:r w:rsidR="00BD7D37" w:rsidRPr="00277CE6">
        <w:rPr>
          <w:rFonts w:ascii="Times New Roman" w:eastAsia="宋体" w:hAnsi="Times New Roman" w:cs="Times New Roman"/>
          <w:sz w:val="24"/>
          <w:szCs w:val="24"/>
        </w:rPr>
        <w:t>大大降低了计算效率和准确性，而目前已有研究</w:t>
      </w:r>
      <w:r w:rsidR="00931861" w:rsidRPr="00277CE6">
        <w:rPr>
          <w:rFonts w:ascii="Times New Roman" w:eastAsia="宋体" w:hAnsi="Times New Roman" w:cs="Times New Roman"/>
          <w:sz w:val="24"/>
          <w:szCs w:val="24"/>
        </w:rPr>
        <w:t>使用传统的统计方法拟合</w:t>
      </w:r>
      <w:r w:rsidR="00C3455D" w:rsidRPr="00277CE6">
        <w:rPr>
          <w:rFonts w:ascii="Times New Roman" w:eastAsia="宋体" w:hAnsi="Times New Roman" w:cs="Times New Roman"/>
          <w:sz w:val="24"/>
          <w:szCs w:val="24"/>
        </w:rPr>
        <w:t>侧链无关的主链</w:t>
      </w:r>
      <w:r w:rsidR="00931861" w:rsidRPr="00277CE6">
        <w:rPr>
          <w:rFonts w:ascii="Times New Roman" w:eastAsia="宋体" w:hAnsi="Times New Roman" w:cs="Times New Roman"/>
          <w:sz w:val="24"/>
          <w:szCs w:val="24"/>
        </w:rPr>
        <w:t>能量函数，</w:t>
      </w:r>
      <w:r w:rsidR="00590EC4" w:rsidRPr="00277CE6">
        <w:rPr>
          <w:rFonts w:ascii="Times New Roman" w:eastAsia="宋体" w:hAnsi="Times New Roman" w:cs="Times New Roman"/>
          <w:sz w:val="24"/>
          <w:szCs w:val="24"/>
        </w:rPr>
        <w:t>在高维空间中因</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维数灾难</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w:t>
      </w:r>
      <w:r w:rsidR="00590EC4" w:rsidRPr="00277CE6">
        <w:rPr>
          <w:rFonts w:ascii="Times New Roman" w:eastAsia="宋体" w:hAnsi="Times New Roman" w:cs="Times New Roman"/>
          <w:sz w:val="24"/>
          <w:szCs w:val="24"/>
        </w:rPr>
        <w:t>Curse of Dimensionality</w:t>
      </w:r>
      <w:r w:rsidR="00590EC4" w:rsidRPr="00277CE6">
        <w:rPr>
          <w:rFonts w:ascii="Times New Roman" w:eastAsia="宋体" w:hAnsi="Times New Roman" w:cs="Times New Roman"/>
          <w:sz w:val="24"/>
          <w:szCs w:val="24"/>
        </w:rPr>
        <w:t>）而对于数据量要求极高</w:t>
      </w:r>
      <w:r w:rsidR="00D63CCB" w:rsidRPr="00277CE6">
        <w:rPr>
          <w:rFonts w:ascii="Times New Roman" w:eastAsia="宋体" w:hAnsi="Times New Roman" w:cs="Times New Roman"/>
          <w:sz w:val="24"/>
          <w:szCs w:val="24"/>
        </w:rPr>
        <w:t>、</w:t>
      </w:r>
      <w:r w:rsidR="000F664A" w:rsidRPr="00277CE6">
        <w:rPr>
          <w:rFonts w:ascii="Times New Roman" w:eastAsia="宋体" w:hAnsi="Times New Roman" w:cs="Times New Roman"/>
          <w:sz w:val="24"/>
          <w:szCs w:val="24"/>
        </w:rPr>
        <w:t>拟合效率较低。</w:t>
      </w:r>
      <w:r w:rsidR="009F13F5"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9F13F5" w:rsidRPr="00277CE6">
        <w:rPr>
          <w:rFonts w:ascii="Times New Roman" w:eastAsia="宋体" w:hAnsi="Times New Roman" w:cs="Times New Roman"/>
          <w:sz w:val="24"/>
          <w:szCs w:val="24"/>
        </w:rPr>
        <w:t>受到</w:t>
      </w:r>
      <w:r w:rsidR="00D63CCB" w:rsidRPr="00277CE6">
        <w:rPr>
          <w:rFonts w:ascii="Times New Roman" w:eastAsia="宋体" w:hAnsi="Times New Roman" w:cs="Times New Roman"/>
          <w:sz w:val="24"/>
          <w:szCs w:val="24"/>
        </w:rPr>
        <w:t>本文</w:t>
      </w:r>
      <w:r w:rsidR="00D63CCB" w:rsidRPr="00277CE6">
        <w:rPr>
          <w:rFonts w:ascii="Times New Roman" w:eastAsia="宋体" w:hAnsi="Times New Roman" w:cs="Times New Roman"/>
          <w:sz w:val="24"/>
          <w:szCs w:val="24"/>
        </w:rPr>
        <w:t>1.3</w:t>
      </w:r>
      <w:r w:rsidR="00D63CCB" w:rsidRPr="00277CE6">
        <w:rPr>
          <w:rFonts w:ascii="Times New Roman" w:eastAsia="宋体" w:hAnsi="Times New Roman" w:cs="Times New Roman"/>
          <w:sz w:val="24"/>
          <w:szCs w:val="24"/>
        </w:rPr>
        <w:t>节所述的</w:t>
      </w:r>
      <w:r w:rsidR="00155C55" w:rsidRPr="00277CE6">
        <w:rPr>
          <w:rFonts w:ascii="Times New Roman" w:eastAsia="宋体" w:hAnsi="Times New Roman" w:cs="Times New Roman"/>
          <w:sz w:val="24"/>
          <w:szCs w:val="24"/>
        </w:rPr>
        <w:t>分子构象生成模型</w:t>
      </w:r>
      <w:r w:rsidR="00563233" w:rsidRPr="00277CE6">
        <w:rPr>
          <w:rFonts w:ascii="Times New Roman" w:eastAsia="宋体" w:hAnsi="Times New Roman" w:cs="Times New Roman"/>
          <w:sz w:val="24"/>
          <w:szCs w:val="24"/>
        </w:rPr>
        <w:t>及蛋白质折叠模型</w:t>
      </w:r>
      <w:r w:rsidR="00155C55" w:rsidRPr="00277CE6">
        <w:rPr>
          <w:rFonts w:ascii="Times New Roman" w:eastAsia="宋体" w:hAnsi="Times New Roman" w:cs="Times New Roman"/>
          <w:sz w:val="24"/>
          <w:szCs w:val="24"/>
        </w:rPr>
        <w:t>的启发</w:t>
      </w:r>
      <w:r w:rsidR="00A97121" w:rsidRPr="00277CE6">
        <w:rPr>
          <w:rFonts w:ascii="Times New Roman" w:eastAsia="宋体" w:hAnsi="Times New Roman" w:cs="Times New Roman"/>
          <w:sz w:val="24"/>
          <w:szCs w:val="24"/>
        </w:rPr>
        <w:t>，</w:t>
      </w:r>
      <w:r w:rsidR="001E4807" w:rsidRPr="00277CE6">
        <w:rPr>
          <w:rFonts w:ascii="Times New Roman" w:eastAsia="宋体" w:hAnsi="Times New Roman" w:cs="Times New Roman"/>
          <w:sz w:val="24"/>
          <w:szCs w:val="24"/>
        </w:rPr>
        <w:t>试图</w:t>
      </w:r>
      <w:r w:rsidR="006E28AE" w:rsidRPr="00277CE6">
        <w:rPr>
          <w:rFonts w:ascii="Times New Roman" w:eastAsia="宋体" w:hAnsi="Times New Roman" w:cs="Times New Roman"/>
          <w:sz w:val="24"/>
          <w:szCs w:val="24"/>
        </w:rPr>
        <w:t>构建</w:t>
      </w:r>
      <w:r w:rsidR="00F235BE" w:rsidRPr="00277CE6">
        <w:rPr>
          <w:rFonts w:ascii="Times New Roman" w:eastAsia="宋体" w:hAnsi="Times New Roman" w:cs="Times New Roman"/>
          <w:sz w:val="24"/>
          <w:szCs w:val="24"/>
        </w:rPr>
        <w:t>已在多个问题上被证明行之有效的</w:t>
      </w:r>
      <w:r w:rsidR="00FE1BF0" w:rsidRPr="00277CE6">
        <w:rPr>
          <w:rFonts w:ascii="Times New Roman" w:eastAsia="宋体" w:hAnsi="Times New Roman" w:cs="Times New Roman"/>
          <w:sz w:val="24"/>
          <w:szCs w:val="24"/>
        </w:rPr>
        <w:t>EGNN</w:t>
      </w:r>
      <w:r w:rsidR="00FE1BF0" w:rsidRPr="00277CE6">
        <w:rPr>
          <w:rFonts w:ascii="Times New Roman" w:eastAsia="宋体" w:hAnsi="Times New Roman" w:cs="Times New Roman"/>
          <w:sz w:val="24"/>
          <w:szCs w:val="24"/>
        </w:rPr>
        <w:t>结合降噪分数匹配的模型架构</w:t>
      </w:r>
      <w:r w:rsidR="006E28AE" w:rsidRPr="00277CE6">
        <w:rPr>
          <w:rFonts w:ascii="Times New Roman" w:eastAsia="宋体" w:hAnsi="Times New Roman" w:cs="Times New Roman"/>
          <w:sz w:val="24"/>
          <w:szCs w:val="24"/>
        </w:rPr>
        <w:t>，</w:t>
      </w:r>
      <w:r w:rsidR="008E1350" w:rsidRPr="00277CE6">
        <w:rPr>
          <w:rFonts w:ascii="Times New Roman" w:eastAsia="宋体" w:hAnsi="Times New Roman" w:cs="Times New Roman"/>
          <w:sz w:val="24"/>
          <w:szCs w:val="24"/>
        </w:rPr>
        <w:t>在经过处理后的蛋白质数据集上进行训练，从而借助</w:t>
      </w:r>
      <w:r w:rsidR="008E1350" w:rsidRPr="00277CE6">
        <w:rPr>
          <w:rFonts w:ascii="Times New Roman" w:eastAsia="宋体" w:hAnsi="Times New Roman" w:cs="Times New Roman"/>
          <w:sz w:val="24"/>
          <w:szCs w:val="24"/>
        </w:rPr>
        <w:t>GNN</w:t>
      </w:r>
      <w:r w:rsidR="008E1350" w:rsidRPr="00277CE6">
        <w:rPr>
          <w:rFonts w:ascii="Times New Roman" w:eastAsia="宋体" w:hAnsi="Times New Roman" w:cs="Times New Roman"/>
          <w:sz w:val="24"/>
          <w:szCs w:val="24"/>
        </w:rPr>
        <w:t>的强大学习能力拟合可以用于蛋白质结构优化的梯度场</w:t>
      </w:r>
      <w:r w:rsidR="00ED4CA3" w:rsidRPr="00277CE6">
        <w:rPr>
          <w:rFonts w:ascii="Times New Roman" w:eastAsia="宋体" w:hAnsi="Times New Roman" w:cs="Times New Roman"/>
          <w:sz w:val="24"/>
          <w:szCs w:val="24"/>
        </w:rPr>
        <w:t>，实现高效的</w:t>
      </w:r>
      <w:r w:rsidR="00AF37A4" w:rsidRPr="00277CE6">
        <w:rPr>
          <w:rFonts w:ascii="Times New Roman" w:eastAsia="宋体" w:hAnsi="Times New Roman" w:cs="Times New Roman"/>
          <w:sz w:val="24"/>
          <w:szCs w:val="24"/>
        </w:rPr>
        <w:t>侧链无关的主链结构优化</w:t>
      </w:r>
      <w:r w:rsidR="0083066F" w:rsidRPr="00277CE6">
        <w:rPr>
          <w:rFonts w:ascii="Times New Roman" w:eastAsia="宋体" w:hAnsi="Times New Roman" w:cs="Times New Roman"/>
          <w:sz w:val="24"/>
          <w:szCs w:val="24"/>
        </w:rPr>
        <w:t>；</w:t>
      </w:r>
      <w:r w:rsidR="002E7336" w:rsidRPr="00277CE6">
        <w:rPr>
          <w:rFonts w:ascii="Times New Roman" w:eastAsia="宋体" w:hAnsi="Times New Roman" w:cs="Times New Roman"/>
          <w:sz w:val="24"/>
          <w:szCs w:val="24"/>
        </w:rPr>
        <w:t>本</w:t>
      </w:r>
      <w:r w:rsidR="006D3434" w:rsidRPr="00277CE6">
        <w:rPr>
          <w:rFonts w:ascii="Times New Roman" w:eastAsia="宋体" w:hAnsi="Times New Roman" w:cs="Times New Roman"/>
          <w:sz w:val="24"/>
          <w:szCs w:val="24"/>
        </w:rPr>
        <w:t>课题</w:t>
      </w:r>
      <w:r w:rsidR="005D5788" w:rsidRPr="00277CE6">
        <w:rPr>
          <w:rFonts w:ascii="Times New Roman" w:eastAsia="宋体" w:hAnsi="Times New Roman" w:cs="Times New Roman"/>
          <w:sz w:val="24"/>
          <w:szCs w:val="24"/>
        </w:rPr>
        <w:t>把训练</w:t>
      </w:r>
      <w:r w:rsidR="002E7336" w:rsidRPr="00277CE6">
        <w:rPr>
          <w:rFonts w:ascii="Times New Roman" w:eastAsia="宋体" w:hAnsi="Times New Roman" w:cs="Times New Roman"/>
          <w:sz w:val="24"/>
          <w:szCs w:val="24"/>
        </w:rPr>
        <w:t>得到的模型</w:t>
      </w:r>
      <w:r w:rsidR="005D5788" w:rsidRPr="00277CE6">
        <w:rPr>
          <w:rFonts w:ascii="Times New Roman" w:eastAsia="宋体" w:hAnsi="Times New Roman" w:cs="Times New Roman"/>
          <w:sz w:val="24"/>
          <w:szCs w:val="24"/>
        </w:rPr>
        <w:t>应用于</w:t>
      </w:r>
      <w:r w:rsidR="003A6CE0" w:rsidRPr="00277CE6">
        <w:rPr>
          <w:rFonts w:ascii="Times New Roman" w:eastAsia="宋体" w:hAnsi="Times New Roman" w:cs="Times New Roman"/>
          <w:sz w:val="24"/>
          <w:szCs w:val="24"/>
        </w:rPr>
        <w:t>实际的蛋白质主链结构问题上</w:t>
      </w:r>
      <w:r w:rsidR="003273D7" w:rsidRPr="00277CE6">
        <w:rPr>
          <w:rFonts w:ascii="Times New Roman" w:eastAsia="宋体" w:hAnsi="Times New Roman" w:cs="Times New Roman"/>
          <w:sz w:val="24"/>
          <w:szCs w:val="24"/>
        </w:rPr>
        <w:t>，</w:t>
      </w:r>
      <w:r w:rsidR="00B10E5C" w:rsidRPr="00277CE6">
        <w:rPr>
          <w:rFonts w:ascii="Times New Roman" w:eastAsia="宋体" w:hAnsi="Times New Roman" w:cs="Times New Roman"/>
          <w:sz w:val="24"/>
          <w:szCs w:val="24"/>
        </w:rPr>
        <w:t>试图证明</w:t>
      </w:r>
      <w:r w:rsidR="00F063E7" w:rsidRPr="00277CE6">
        <w:rPr>
          <w:rFonts w:ascii="Times New Roman" w:eastAsia="宋体" w:hAnsi="Times New Roman" w:cs="Times New Roman"/>
          <w:sz w:val="24"/>
          <w:szCs w:val="24"/>
        </w:rPr>
        <w:t>该模型</w:t>
      </w:r>
      <w:r w:rsidR="008C46C1" w:rsidRPr="00277CE6">
        <w:rPr>
          <w:rFonts w:ascii="Times New Roman" w:eastAsia="宋体" w:hAnsi="Times New Roman" w:cs="Times New Roman"/>
          <w:sz w:val="24"/>
          <w:szCs w:val="24"/>
        </w:rPr>
        <w:t>改善了</w:t>
      </w:r>
      <w:r w:rsidR="00577CDD" w:rsidRPr="00277CE6">
        <w:rPr>
          <w:rFonts w:ascii="Times New Roman" w:eastAsia="宋体" w:hAnsi="Times New Roman" w:cs="Times New Roman"/>
          <w:sz w:val="24"/>
          <w:szCs w:val="24"/>
        </w:rPr>
        <w:t>初始</w:t>
      </w:r>
      <w:r w:rsidR="008C46C1" w:rsidRPr="00277CE6">
        <w:rPr>
          <w:rFonts w:ascii="Times New Roman" w:eastAsia="宋体" w:hAnsi="Times New Roman" w:cs="Times New Roman"/>
          <w:sz w:val="24"/>
          <w:szCs w:val="24"/>
        </w:rPr>
        <w:t>蛋白质</w:t>
      </w:r>
      <w:r w:rsidR="00306E66" w:rsidRPr="00277CE6">
        <w:rPr>
          <w:rFonts w:ascii="Times New Roman" w:eastAsia="宋体" w:hAnsi="Times New Roman" w:cs="Times New Roman"/>
          <w:sz w:val="24"/>
          <w:szCs w:val="24"/>
        </w:rPr>
        <w:t>骨架</w:t>
      </w:r>
      <w:r w:rsidR="00577CDD" w:rsidRPr="00277CE6">
        <w:rPr>
          <w:rFonts w:ascii="Times New Roman" w:eastAsia="宋体" w:hAnsi="Times New Roman" w:cs="Times New Roman"/>
          <w:sz w:val="24"/>
          <w:szCs w:val="24"/>
        </w:rPr>
        <w:t>的可设计性</w:t>
      </w:r>
      <w:r w:rsidR="00030268" w:rsidRPr="00277CE6">
        <w:rPr>
          <w:rFonts w:ascii="Times New Roman" w:eastAsia="宋体" w:hAnsi="Times New Roman" w:cs="Times New Roman"/>
          <w:sz w:val="24"/>
          <w:szCs w:val="24"/>
        </w:rPr>
        <w:t>，在实际的蛋白质计算设计过程中具有一定程度的实用价值。</w:t>
      </w:r>
    </w:p>
    <w:p w14:paraId="2E81B38B" w14:textId="77777777" w:rsidR="00F848B2" w:rsidRPr="00277CE6" w:rsidRDefault="00F848B2" w:rsidP="00C61FD3">
      <w:pPr>
        <w:rPr>
          <w:rFonts w:ascii="Times New Roman" w:hAnsi="Times New Roman" w:cs="Times New Roman"/>
        </w:rPr>
      </w:pPr>
    </w:p>
    <w:p w14:paraId="093E7DF5" w14:textId="77777777" w:rsidR="00644FB7" w:rsidRPr="00277CE6" w:rsidRDefault="00644FB7">
      <w:pPr>
        <w:widowControl/>
        <w:jc w:val="left"/>
        <w:rPr>
          <w:rFonts w:ascii="Times New Roman" w:eastAsia="黑体" w:hAnsi="Times New Roman" w:cs="Times New Roman"/>
          <w:bCs/>
          <w:kern w:val="44"/>
          <w:sz w:val="24"/>
          <w:szCs w:val="24"/>
        </w:rPr>
      </w:pPr>
      <w:r w:rsidRPr="00277CE6">
        <w:rPr>
          <w:rFonts w:ascii="Times New Roman" w:eastAsia="黑体" w:hAnsi="Times New Roman" w:cs="Times New Roman"/>
          <w:b/>
          <w:sz w:val="24"/>
          <w:szCs w:val="24"/>
        </w:rPr>
        <w:br w:type="page"/>
      </w:r>
    </w:p>
    <w:p w14:paraId="3D72CE16" w14:textId="381A4065" w:rsidR="009F67E7" w:rsidRPr="00277CE6" w:rsidRDefault="00506ACB" w:rsidP="009F67E7">
      <w:pPr>
        <w:pStyle w:val="Heading1"/>
        <w:rPr>
          <w:rFonts w:ascii="Times New Roman" w:eastAsia="黑体" w:hAnsi="Times New Roman" w:cs="Times New Roman"/>
          <w:b w:val="0"/>
          <w:sz w:val="32"/>
          <w:szCs w:val="32"/>
        </w:rPr>
      </w:pPr>
      <w:bookmarkStart w:id="67" w:name="_Toc104787977"/>
      <w:r w:rsidRPr="00277CE6">
        <w:rPr>
          <w:rFonts w:ascii="Times New Roman" w:eastAsia="黑体" w:hAnsi="Times New Roman" w:cs="Times New Roman"/>
          <w:b w:val="0"/>
          <w:sz w:val="32"/>
          <w:szCs w:val="32"/>
        </w:rPr>
        <w:lastRenderedPageBreak/>
        <w:t>第二章</w:t>
      </w:r>
      <w:r w:rsidR="000D04E5" w:rsidRPr="00277CE6">
        <w:rPr>
          <w:rFonts w:ascii="Times New Roman" w:eastAsia="黑体" w:hAnsi="Times New Roman" w:cs="Times New Roman"/>
          <w:b w:val="0"/>
          <w:sz w:val="32"/>
          <w:szCs w:val="32"/>
        </w:rPr>
        <w:t xml:space="preserve"> </w:t>
      </w:r>
      <w:r w:rsidR="00AF3A1C" w:rsidRPr="00277CE6">
        <w:rPr>
          <w:rFonts w:ascii="Times New Roman" w:eastAsia="黑体" w:hAnsi="Times New Roman" w:cs="Times New Roman"/>
          <w:b w:val="0"/>
          <w:sz w:val="32"/>
          <w:szCs w:val="32"/>
        </w:rPr>
        <w:fldChar w:fldCharType="begin"/>
      </w:r>
      <w:r w:rsidR="00AF3A1C" w:rsidRPr="00277CE6">
        <w:rPr>
          <w:rFonts w:ascii="Times New Roman" w:eastAsia="黑体" w:hAnsi="Times New Roman" w:cs="Times New Roman"/>
          <w:b w:val="0"/>
          <w:sz w:val="32"/>
          <w:szCs w:val="32"/>
        </w:rPr>
        <w:instrText xml:space="preserve"> TITLE  [</w:instrText>
      </w:r>
      <w:r w:rsidR="00AF3A1C" w:rsidRPr="00277CE6">
        <w:rPr>
          <w:rFonts w:ascii="Times New Roman" w:eastAsia="黑体" w:hAnsi="Times New Roman" w:cs="Times New Roman"/>
          <w:b w:val="0"/>
          <w:sz w:val="32"/>
          <w:szCs w:val="32"/>
        </w:rPr>
        <w:instrText>此处键入一级标题</w:instrText>
      </w:r>
      <w:r w:rsidR="00AF3A1C" w:rsidRPr="00277CE6">
        <w:rPr>
          <w:rFonts w:ascii="Times New Roman" w:eastAsia="黑体" w:hAnsi="Times New Roman" w:cs="Times New Roman"/>
          <w:b w:val="0"/>
          <w:sz w:val="32"/>
          <w:szCs w:val="32"/>
        </w:rPr>
        <w:instrText xml:space="preserve">]  \* MERGEFORMAT </w:instrText>
      </w:r>
      <w:r w:rsidR="00AF3A1C"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材料与方法</w:t>
      </w:r>
      <w:bookmarkEnd w:id="67"/>
      <w:r w:rsidR="00AF3A1C" w:rsidRPr="00277CE6">
        <w:rPr>
          <w:rFonts w:ascii="Times New Roman" w:eastAsia="黑体" w:hAnsi="Times New Roman" w:cs="Times New Roman"/>
          <w:b w:val="0"/>
          <w:sz w:val="32"/>
          <w:szCs w:val="32"/>
        </w:rPr>
        <w:fldChar w:fldCharType="end"/>
      </w:r>
    </w:p>
    <w:p w14:paraId="7858F0AA" w14:textId="7993D2CE" w:rsidR="00AF3A1C" w:rsidRPr="00277CE6" w:rsidRDefault="0074132A" w:rsidP="00AF3A1C">
      <w:pPr>
        <w:pStyle w:val="Heading2"/>
        <w:rPr>
          <w:rFonts w:eastAsiaTheme="minorEastAsia" w:cs="Times New Roman"/>
          <w:sz w:val="28"/>
          <w:szCs w:val="28"/>
        </w:rPr>
      </w:pPr>
      <w:bookmarkStart w:id="68" w:name="_Toc104787978"/>
      <w:r w:rsidRPr="00277CE6">
        <w:rPr>
          <w:rFonts w:eastAsiaTheme="minorEastAsia" w:cs="Times New Roman"/>
          <w:sz w:val="28"/>
          <w:szCs w:val="28"/>
        </w:rPr>
        <w:t>2.</w:t>
      </w:r>
      <w:r w:rsidR="007D1102" w:rsidRPr="00277CE6">
        <w:rPr>
          <w:rFonts w:eastAsiaTheme="minorEastAsia" w:cs="Times New Roman"/>
          <w:sz w:val="28"/>
          <w:szCs w:val="28"/>
        </w:rPr>
        <w:t>1</w:t>
      </w:r>
      <w:r w:rsidR="00AF3A1C" w:rsidRPr="00277CE6">
        <w:rPr>
          <w:rFonts w:eastAsiaTheme="minorEastAsia" w:cs="Times New Roman"/>
          <w:sz w:val="28"/>
          <w:szCs w:val="28"/>
        </w:rPr>
        <w:t xml:space="preserve"> </w:t>
      </w:r>
      <w:r w:rsidR="00AF3A1C" w:rsidRPr="00277CE6">
        <w:rPr>
          <w:rFonts w:eastAsiaTheme="minorEastAsia" w:cs="Times New Roman"/>
          <w:sz w:val="28"/>
          <w:szCs w:val="28"/>
        </w:rPr>
        <w:fldChar w:fldCharType="begin"/>
      </w:r>
      <w:r w:rsidR="00AF3A1C" w:rsidRPr="00277CE6">
        <w:rPr>
          <w:rFonts w:eastAsiaTheme="minorEastAsia" w:cs="Times New Roman"/>
          <w:sz w:val="28"/>
          <w:szCs w:val="28"/>
        </w:rPr>
        <w:instrText xml:space="preserve"> TITLE  [</w:instrText>
      </w:r>
      <w:r w:rsidR="00AF3A1C" w:rsidRPr="00277CE6">
        <w:rPr>
          <w:rFonts w:eastAsiaTheme="minorEastAsia" w:cs="Times New Roman"/>
          <w:sz w:val="28"/>
          <w:szCs w:val="28"/>
        </w:rPr>
        <w:instrText>此处键入二级标题</w:instrText>
      </w:r>
      <w:r w:rsidR="00AF3A1C" w:rsidRPr="00277CE6">
        <w:rPr>
          <w:rFonts w:eastAsiaTheme="minorEastAsia" w:cs="Times New Roman"/>
          <w:sz w:val="28"/>
          <w:szCs w:val="28"/>
        </w:rPr>
        <w:instrText xml:space="preserve">]  \* MERGEFORMAT </w:instrText>
      </w:r>
      <w:r w:rsidR="00AF3A1C" w:rsidRPr="00277CE6">
        <w:rPr>
          <w:rFonts w:eastAsiaTheme="minorEastAsia" w:cs="Times New Roman"/>
          <w:sz w:val="28"/>
          <w:szCs w:val="28"/>
        </w:rPr>
        <w:fldChar w:fldCharType="separate"/>
      </w:r>
      <w:r w:rsidR="00EA09C0" w:rsidRPr="00277CE6">
        <w:rPr>
          <w:rFonts w:eastAsiaTheme="minorEastAsia" w:cs="Times New Roman"/>
          <w:sz w:val="28"/>
          <w:szCs w:val="28"/>
        </w:rPr>
        <w:t>数据集的</w:t>
      </w:r>
      <w:r w:rsidR="00091D47" w:rsidRPr="00277CE6">
        <w:rPr>
          <w:rFonts w:eastAsiaTheme="minorEastAsia" w:cs="Times New Roman"/>
          <w:sz w:val="28"/>
          <w:szCs w:val="28"/>
        </w:rPr>
        <w:t>建立</w:t>
      </w:r>
      <w:bookmarkEnd w:id="68"/>
      <w:r w:rsidR="00AF3A1C" w:rsidRPr="00277CE6">
        <w:rPr>
          <w:rFonts w:eastAsiaTheme="minorEastAsia" w:cs="Times New Roman"/>
          <w:sz w:val="28"/>
          <w:szCs w:val="28"/>
        </w:rPr>
        <w:fldChar w:fldCharType="end"/>
      </w:r>
    </w:p>
    <w:p w14:paraId="07159F53" w14:textId="2B4E6ADD" w:rsidR="00AF3A1C" w:rsidRPr="00277CE6" w:rsidRDefault="0074132A" w:rsidP="00707C52">
      <w:pPr>
        <w:pStyle w:val="Heading3"/>
        <w:spacing w:beforeLines="0" w:before="0"/>
        <w:ind w:firstLine="480"/>
        <w:rPr>
          <w:rFonts w:cs="Times New Roman"/>
          <w:szCs w:val="24"/>
        </w:rPr>
      </w:pPr>
      <w:bookmarkStart w:id="69" w:name="_Toc104787979"/>
      <w:r w:rsidRPr="00277CE6">
        <w:rPr>
          <w:rFonts w:eastAsiaTheme="minorEastAsia" w:cs="Times New Roman"/>
          <w:szCs w:val="24"/>
        </w:rPr>
        <w:t>2.1.1</w:t>
      </w:r>
      <w:r w:rsidR="00AF3A1C" w:rsidRPr="00277CE6">
        <w:rPr>
          <w:rFonts w:eastAsiaTheme="minorEastAsia" w:cs="Times New Roman"/>
          <w:szCs w:val="24"/>
        </w:rPr>
        <w:t xml:space="preserve"> </w:t>
      </w:r>
      <w:r w:rsidR="00AF3A1C" w:rsidRPr="00277CE6">
        <w:rPr>
          <w:rFonts w:eastAsiaTheme="minorEastAsia" w:cs="Times New Roman"/>
          <w:szCs w:val="24"/>
        </w:rPr>
        <w:fldChar w:fldCharType="begin"/>
      </w:r>
      <w:r w:rsidR="00AF3A1C" w:rsidRPr="00277CE6">
        <w:rPr>
          <w:rFonts w:eastAsiaTheme="minorEastAsia" w:cs="Times New Roman"/>
          <w:szCs w:val="24"/>
        </w:rPr>
        <w:instrText xml:space="preserve"> TITLE  [</w:instrText>
      </w:r>
      <w:r w:rsidR="00AF3A1C" w:rsidRPr="00277CE6">
        <w:rPr>
          <w:rFonts w:eastAsiaTheme="minorEastAsia" w:cs="Times New Roman"/>
          <w:szCs w:val="24"/>
        </w:rPr>
        <w:instrText>此处键入三级标题</w:instrText>
      </w:r>
      <w:r w:rsidR="00AF3A1C" w:rsidRPr="00277CE6">
        <w:rPr>
          <w:rFonts w:eastAsiaTheme="minorEastAsia" w:cs="Times New Roman"/>
          <w:szCs w:val="24"/>
        </w:rPr>
        <w:instrText xml:space="preserve">]  \* MERGEFORMAT </w:instrText>
      </w:r>
      <w:r w:rsidR="00AF3A1C" w:rsidRPr="00277CE6">
        <w:rPr>
          <w:rFonts w:eastAsiaTheme="minorEastAsia" w:cs="Times New Roman"/>
          <w:szCs w:val="24"/>
        </w:rPr>
        <w:fldChar w:fldCharType="separate"/>
      </w:r>
      <w:r w:rsidR="00496D7C" w:rsidRPr="00277CE6">
        <w:rPr>
          <w:rFonts w:eastAsiaTheme="minorEastAsia" w:cs="Times New Roman"/>
          <w:szCs w:val="24"/>
        </w:rPr>
        <w:t>蛋白质</w:t>
      </w:r>
      <w:r w:rsidR="00AB16E1" w:rsidRPr="00277CE6">
        <w:rPr>
          <w:rFonts w:eastAsiaTheme="minorEastAsia" w:cs="Times New Roman"/>
          <w:szCs w:val="24"/>
        </w:rPr>
        <w:t>结构</w:t>
      </w:r>
      <w:r w:rsidR="00496D7C" w:rsidRPr="00277CE6">
        <w:rPr>
          <w:rFonts w:eastAsiaTheme="minorEastAsia" w:cs="Times New Roman"/>
          <w:szCs w:val="24"/>
        </w:rPr>
        <w:t>数据</w:t>
      </w:r>
      <w:r w:rsidR="00091D47" w:rsidRPr="00277CE6">
        <w:rPr>
          <w:rFonts w:eastAsiaTheme="minorEastAsia" w:cs="Times New Roman"/>
          <w:szCs w:val="24"/>
        </w:rPr>
        <w:t>的</w:t>
      </w:r>
      <w:r w:rsidR="005F72CC" w:rsidRPr="00277CE6">
        <w:rPr>
          <w:rFonts w:eastAsiaTheme="minorEastAsia" w:cs="Times New Roman"/>
          <w:szCs w:val="24"/>
        </w:rPr>
        <w:t>收集</w:t>
      </w:r>
      <w:bookmarkEnd w:id="69"/>
      <w:r w:rsidR="00AF3A1C" w:rsidRPr="00277CE6">
        <w:rPr>
          <w:rFonts w:eastAsiaTheme="minorEastAsia" w:cs="Times New Roman"/>
          <w:szCs w:val="24"/>
        </w:rPr>
        <w:fldChar w:fldCharType="end"/>
      </w:r>
    </w:p>
    <w:p w14:paraId="6A323F19" w14:textId="0EEC34CA" w:rsidR="00165461" w:rsidRPr="00277CE6" w:rsidRDefault="000B4CCB" w:rsidP="00165461">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w:t>
      </w:r>
      <w:r w:rsidR="00A433AB" w:rsidRPr="00277CE6">
        <w:rPr>
          <w:rFonts w:ascii="Times New Roman" w:eastAsia="宋体" w:hAnsi="Times New Roman" w:cs="Times New Roman"/>
          <w:sz w:val="24"/>
          <w:szCs w:val="24"/>
        </w:rPr>
        <w:t>通过</w:t>
      </w:r>
      <w:r w:rsidR="00E05EDF" w:rsidRPr="00277CE6">
        <w:rPr>
          <w:rFonts w:ascii="Times New Roman" w:eastAsia="宋体" w:hAnsi="Times New Roman" w:cs="Times New Roman"/>
          <w:sz w:val="24"/>
          <w:szCs w:val="24"/>
        </w:rPr>
        <w:t>GNN</w:t>
      </w:r>
      <w:r w:rsidR="00E05EDF" w:rsidRPr="00277CE6">
        <w:rPr>
          <w:rFonts w:ascii="Times New Roman" w:eastAsia="宋体" w:hAnsi="Times New Roman" w:cs="Times New Roman"/>
          <w:sz w:val="24"/>
          <w:szCs w:val="24"/>
        </w:rPr>
        <w:t>提取蛋白质结构</w:t>
      </w:r>
      <w:r w:rsidR="00686C5C" w:rsidRPr="00277CE6">
        <w:rPr>
          <w:rFonts w:ascii="Times New Roman" w:eastAsia="宋体" w:hAnsi="Times New Roman" w:cs="Times New Roman"/>
          <w:sz w:val="24"/>
          <w:szCs w:val="24"/>
        </w:rPr>
        <w:t>背后</w:t>
      </w:r>
      <w:r w:rsidR="00E05EDF" w:rsidRPr="00277CE6">
        <w:rPr>
          <w:rFonts w:ascii="Times New Roman" w:eastAsia="宋体" w:hAnsi="Times New Roman" w:cs="Times New Roman"/>
          <w:sz w:val="24"/>
          <w:szCs w:val="24"/>
        </w:rPr>
        <w:t>所隐藏的信息</w:t>
      </w:r>
      <w:r w:rsidR="00E32314" w:rsidRPr="00277CE6">
        <w:rPr>
          <w:rFonts w:ascii="Times New Roman" w:eastAsia="宋体" w:hAnsi="Times New Roman" w:cs="Times New Roman"/>
          <w:sz w:val="24"/>
          <w:szCs w:val="24"/>
        </w:rPr>
        <w:t>，</w:t>
      </w:r>
      <w:r w:rsidR="004F6E75" w:rsidRPr="00277CE6">
        <w:rPr>
          <w:rFonts w:ascii="Times New Roman" w:eastAsia="宋体" w:hAnsi="Times New Roman" w:cs="Times New Roman"/>
          <w:sz w:val="24"/>
          <w:szCs w:val="24"/>
        </w:rPr>
        <w:t>拟合</w:t>
      </w:r>
      <w:r w:rsidR="002446FF" w:rsidRPr="00277CE6">
        <w:rPr>
          <w:rFonts w:ascii="Times New Roman" w:eastAsia="宋体" w:hAnsi="Times New Roman" w:cs="Times New Roman"/>
          <w:sz w:val="24"/>
          <w:szCs w:val="24"/>
        </w:rPr>
        <w:t>可用于侧链无关的蛋白质主链结构优化的梯度场，</w:t>
      </w:r>
      <w:r w:rsidR="00E32314" w:rsidRPr="00277CE6">
        <w:rPr>
          <w:rFonts w:ascii="Times New Roman" w:eastAsia="宋体" w:hAnsi="Times New Roman" w:cs="Times New Roman"/>
          <w:sz w:val="24"/>
          <w:szCs w:val="24"/>
        </w:rPr>
        <w:t>因此需要</w:t>
      </w:r>
      <w:r w:rsidR="00231E11" w:rsidRPr="00277CE6">
        <w:rPr>
          <w:rFonts w:ascii="Times New Roman" w:eastAsia="宋体" w:hAnsi="Times New Roman" w:cs="Times New Roman"/>
          <w:sz w:val="24"/>
          <w:szCs w:val="24"/>
        </w:rPr>
        <w:t>大量</w:t>
      </w:r>
      <w:r w:rsidR="00A6491C" w:rsidRPr="00277CE6">
        <w:rPr>
          <w:rFonts w:ascii="Times New Roman" w:eastAsia="宋体" w:hAnsi="Times New Roman" w:cs="Times New Roman"/>
          <w:sz w:val="24"/>
          <w:szCs w:val="24"/>
        </w:rPr>
        <w:t>高质量的</w:t>
      </w:r>
      <w:r w:rsidR="00704065" w:rsidRPr="00277CE6">
        <w:rPr>
          <w:rFonts w:ascii="Times New Roman" w:eastAsia="宋体" w:hAnsi="Times New Roman" w:cs="Times New Roman"/>
          <w:sz w:val="24"/>
          <w:szCs w:val="24"/>
        </w:rPr>
        <w:t>蛋白质结构数据</w:t>
      </w:r>
      <w:r w:rsidR="00B85916" w:rsidRPr="00277CE6">
        <w:rPr>
          <w:rFonts w:ascii="Times New Roman" w:eastAsia="宋体" w:hAnsi="Times New Roman" w:cs="Times New Roman"/>
          <w:sz w:val="24"/>
          <w:szCs w:val="24"/>
        </w:rPr>
        <w:t>所</w:t>
      </w:r>
      <w:r w:rsidR="00704065" w:rsidRPr="00277CE6">
        <w:rPr>
          <w:rFonts w:ascii="Times New Roman" w:eastAsia="宋体" w:hAnsi="Times New Roman" w:cs="Times New Roman"/>
          <w:sz w:val="24"/>
          <w:szCs w:val="24"/>
        </w:rPr>
        <w:t>组成的数据集。</w:t>
      </w:r>
      <w:r w:rsidR="00624F8B" w:rsidRPr="00277CE6">
        <w:rPr>
          <w:rFonts w:ascii="Times New Roman" w:eastAsia="宋体" w:hAnsi="Times New Roman" w:cs="Times New Roman"/>
          <w:sz w:val="24"/>
          <w:szCs w:val="24"/>
        </w:rPr>
        <w:t>本课题</w:t>
      </w:r>
      <w:r w:rsidR="00534F8A" w:rsidRPr="00277CE6">
        <w:rPr>
          <w:rFonts w:ascii="Times New Roman" w:eastAsia="宋体" w:hAnsi="Times New Roman" w:cs="Times New Roman"/>
          <w:sz w:val="24"/>
          <w:szCs w:val="24"/>
        </w:rPr>
        <w:t>使用</w:t>
      </w:r>
      <w:r w:rsidR="00347C80" w:rsidRPr="00277CE6">
        <w:rPr>
          <w:rFonts w:ascii="Times New Roman" w:eastAsia="宋体" w:hAnsi="Times New Roman" w:cs="Times New Roman"/>
          <w:sz w:val="24"/>
          <w:szCs w:val="24"/>
        </w:rPr>
        <w:t>Wang</w:t>
      </w:r>
      <w:r w:rsidR="00347C80" w:rsidRPr="00277CE6">
        <w:rPr>
          <w:rFonts w:ascii="Times New Roman" w:eastAsia="宋体" w:hAnsi="Times New Roman" w:cs="Times New Roman"/>
          <w:sz w:val="24"/>
          <w:szCs w:val="24"/>
        </w:rPr>
        <w:t>等</w:t>
      </w:r>
      <w:r w:rsidR="00347C80"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{"citationID":"rb3cjDI3","properties":{"formattedCitation":"\\super 23\\nosupersub{}","plainCitation":"23","noteIndex":0},"citationItems":[{"id":303,"uris":["http://zotero.org/users/9340884/items/XUA6JILG"],"itemData":{"id":303,"type":"article-journal","abstract":"Summary: PISCES is a public server for culling sets of protein sequences from the Protein Data Bank (PDB) by sequence identity and structural quality criteria. PISCES can provide lists culled from the entire PDB or from lists of PDB entries or chains provided by the user. The sequence identities are obtained from PSI-BLAST alignments with position-speciﬁc substitution matrices derived from the non-redundant protein sequence database. PISCES therefore provides better lists than servers that use BLAST, which is unable to identify many relationships below 40% sequence identity and often overestimates sequence identity by aligning only well-conserved fragments. PDB sequences are updated weekly. PISCES can also cull non-PDB sequences provided by the user as a list of GenBank identiﬁers, a FASTA format ﬁle, or BLAST/PSI-BLAST output.","container-title":"Bioinformatics","DOI":"10.1093/bioinformatics/btg224","ISSN":"1367-4803, 1460-2059","issue":"12","journalAbbreviation":"Bioinformatics","language":"en","page":"1589-1591","source":"DOI.org (Crossref)","title":"PISCES: a protein sequence culling server","title-short":"PISCES","volume":"19","author":[{"family":"Wang","given":"G."},{"family":"Dunbrack","given":"R. L."}],"issued":{"date-parts":[["2003",8,12]]}}}],"schema":"https://github.com/citation-style-language/schema/raw/master/csl-citation.json"} </w:instrText>
      </w:r>
      <w:r w:rsidR="00347C80"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23</w:t>
      </w:r>
      <w:r w:rsidR="00347C80" w:rsidRPr="00277CE6">
        <w:rPr>
          <w:rFonts w:ascii="Times New Roman" w:eastAsia="宋体" w:hAnsi="Times New Roman" w:cs="Times New Roman"/>
          <w:sz w:val="24"/>
          <w:szCs w:val="24"/>
        </w:rPr>
        <w:fldChar w:fldCharType="end"/>
      </w:r>
      <w:r w:rsidR="00347C80" w:rsidRPr="00277CE6">
        <w:rPr>
          <w:rFonts w:ascii="Times New Roman" w:eastAsia="宋体" w:hAnsi="Times New Roman" w:cs="Times New Roman"/>
          <w:sz w:val="24"/>
          <w:szCs w:val="24"/>
        </w:rPr>
        <w:t>开发的</w:t>
      </w:r>
      <w:r w:rsidR="00404946" w:rsidRPr="00277CE6">
        <w:rPr>
          <w:rFonts w:ascii="Times New Roman" w:eastAsia="宋体" w:hAnsi="Times New Roman" w:cs="Times New Roman"/>
          <w:sz w:val="24"/>
          <w:szCs w:val="24"/>
        </w:rPr>
        <w:t>PISCES</w:t>
      </w:r>
      <w:r w:rsidR="00404946" w:rsidRPr="00277CE6">
        <w:rPr>
          <w:rFonts w:ascii="Times New Roman" w:eastAsia="宋体" w:hAnsi="Times New Roman" w:cs="Times New Roman"/>
          <w:sz w:val="24"/>
          <w:szCs w:val="24"/>
        </w:rPr>
        <w:t>服务器</w:t>
      </w:r>
      <w:r w:rsidR="003612C6" w:rsidRPr="00277CE6">
        <w:rPr>
          <w:rFonts w:ascii="Times New Roman" w:eastAsia="宋体" w:hAnsi="Times New Roman" w:cs="Times New Roman"/>
          <w:sz w:val="24"/>
          <w:szCs w:val="24"/>
        </w:rPr>
        <w:t>对</w:t>
      </w:r>
      <w:r w:rsidR="007E08AF" w:rsidRPr="00277CE6">
        <w:rPr>
          <w:rFonts w:ascii="Times New Roman" w:eastAsia="宋体" w:hAnsi="Times New Roman" w:cs="Times New Roman"/>
          <w:sz w:val="24"/>
          <w:szCs w:val="24"/>
        </w:rPr>
        <w:t>整个</w:t>
      </w:r>
      <w:r w:rsidR="007E08AF" w:rsidRPr="00277CE6">
        <w:rPr>
          <w:rFonts w:ascii="Times New Roman" w:eastAsia="宋体" w:hAnsi="Times New Roman" w:cs="Times New Roman"/>
          <w:sz w:val="24"/>
          <w:szCs w:val="24"/>
        </w:rPr>
        <w:t>PDB</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t>Protein Data Bank</w:t>
      </w:r>
      <w:r w:rsidR="007E08AF" w:rsidRPr="00277CE6">
        <w:rPr>
          <w:rFonts w:ascii="Times New Roman" w:eastAsia="宋体" w:hAnsi="Times New Roman" w:cs="Times New Roman"/>
          <w:sz w:val="24"/>
          <w:szCs w:val="24"/>
        </w:rPr>
        <w:t>）</w:t>
      </w:r>
      <w:r w:rsidR="007E08AF" w:rsidRPr="00277CE6">
        <w:rPr>
          <w:rFonts w:ascii="Times New Roman" w:eastAsia="宋体" w:hAnsi="Times New Roman" w:cs="Times New Roman"/>
          <w:sz w:val="24"/>
          <w:szCs w:val="24"/>
        </w:rPr>
        <w:fldChar w:fldCharType="begin"/>
      </w:r>
      <w:r w:rsidR="00520EAA" w:rsidRPr="00277CE6">
        <w:rPr>
          <w:rFonts w:ascii="Times New Roman" w:eastAsia="宋体" w:hAnsi="Times New Roman" w:cs="Times New Roman"/>
          <w:sz w:val="24"/>
          <w:szCs w:val="24"/>
        </w:rPr>
        <w:instrText xml:space="preserve"> ADDIN ZOTERO_ITEM CSL_CITATION {"citationID":"11UvkdUK","properties":{"formattedCitation":"\\super 24\\nosupersub{}","plainCitation":"24","noteIndex":0},"citationItems":[{"id":298,"uris":["http://zotero.org/users/9340884/items/JT3RIG2F"],"itemData":{"id":298,"type":"article-journal","abstract":"The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7E08AF" w:rsidRPr="00277CE6">
        <w:rPr>
          <w:rFonts w:ascii="Times New Roman" w:eastAsia="宋体" w:hAnsi="Times New Roman" w:cs="Times New Roman"/>
          <w:sz w:val="24"/>
          <w:szCs w:val="24"/>
        </w:rPr>
        <w:fldChar w:fldCharType="separate"/>
      </w:r>
      <w:r w:rsidR="00520EAA" w:rsidRPr="00277CE6">
        <w:rPr>
          <w:rFonts w:ascii="Times New Roman" w:hAnsi="Times New Roman" w:cs="Times New Roman"/>
          <w:kern w:val="0"/>
          <w:sz w:val="24"/>
          <w:szCs w:val="24"/>
          <w:vertAlign w:val="superscript"/>
        </w:rPr>
        <w:t>24</w:t>
      </w:r>
      <w:r w:rsidR="007E08AF" w:rsidRPr="00277CE6">
        <w:rPr>
          <w:rFonts w:ascii="Times New Roman" w:eastAsia="宋体" w:hAnsi="Times New Roman" w:cs="Times New Roman"/>
          <w:sz w:val="24"/>
          <w:szCs w:val="24"/>
        </w:rPr>
        <w:fldChar w:fldCharType="end"/>
      </w:r>
      <w:r w:rsidR="003612C6" w:rsidRPr="00277CE6">
        <w:rPr>
          <w:rFonts w:ascii="Times New Roman" w:eastAsia="宋体" w:hAnsi="Times New Roman" w:cs="Times New Roman"/>
          <w:sz w:val="24"/>
          <w:szCs w:val="24"/>
        </w:rPr>
        <w:t>进行筛选，</w:t>
      </w:r>
      <w:r w:rsidR="00A57767" w:rsidRPr="00277CE6">
        <w:rPr>
          <w:rFonts w:ascii="Times New Roman" w:eastAsia="宋体" w:hAnsi="Times New Roman" w:cs="Times New Roman"/>
          <w:sz w:val="24"/>
          <w:szCs w:val="24"/>
        </w:rPr>
        <w:t>将筛选得到的</w:t>
      </w:r>
      <w:r w:rsidR="007E5340" w:rsidRPr="00277CE6">
        <w:rPr>
          <w:rFonts w:ascii="Times New Roman" w:eastAsia="宋体" w:hAnsi="Times New Roman" w:cs="Times New Roman"/>
          <w:sz w:val="24"/>
          <w:szCs w:val="24"/>
        </w:rPr>
        <w:t>残基数</w:t>
      </w:r>
      <w:r w:rsidR="002A535B" w:rsidRPr="00277CE6">
        <w:rPr>
          <w:rFonts w:ascii="Times New Roman" w:eastAsia="宋体" w:hAnsi="Times New Roman" w:cs="Times New Roman"/>
          <w:sz w:val="24"/>
          <w:szCs w:val="24"/>
        </w:rPr>
        <w:t>适中</w:t>
      </w:r>
      <w:r w:rsidR="00780B53"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高分辨率</w:t>
      </w:r>
      <w:r w:rsidR="0072097B" w:rsidRPr="00277CE6">
        <w:rPr>
          <w:rFonts w:ascii="Times New Roman" w:eastAsia="宋体" w:hAnsi="Times New Roman" w:cs="Times New Roman"/>
          <w:sz w:val="24"/>
          <w:szCs w:val="24"/>
        </w:rPr>
        <w:t>、低序列一致度</w:t>
      </w:r>
      <w:r w:rsidR="001F1AFE" w:rsidRPr="00277CE6">
        <w:rPr>
          <w:rFonts w:ascii="Times New Roman" w:eastAsia="宋体" w:hAnsi="Times New Roman" w:cs="Times New Roman"/>
          <w:sz w:val="24"/>
          <w:szCs w:val="24"/>
        </w:rPr>
        <w:t>（</w:t>
      </w:r>
      <w:r w:rsidR="001F1AFE" w:rsidRPr="00277CE6">
        <w:rPr>
          <w:rFonts w:ascii="Times New Roman" w:eastAsia="宋体" w:hAnsi="Times New Roman" w:cs="Times New Roman"/>
          <w:sz w:val="24"/>
          <w:szCs w:val="24"/>
        </w:rPr>
        <w:t>Sequence Identity</w:t>
      </w:r>
      <w:r w:rsidR="001F1AFE" w:rsidRPr="00277CE6">
        <w:rPr>
          <w:rFonts w:ascii="Times New Roman" w:eastAsia="宋体" w:hAnsi="Times New Roman" w:cs="Times New Roman"/>
          <w:sz w:val="24"/>
          <w:szCs w:val="24"/>
        </w:rPr>
        <w:t>）</w:t>
      </w:r>
      <w:r w:rsidR="00205AB6" w:rsidRPr="00277CE6">
        <w:rPr>
          <w:rFonts w:ascii="Times New Roman" w:eastAsia="宋体" w:hAnsi="Times New Roman" w:cs="Times New Roman"/>
          <w:sz w:val="24"/>
          <w:szCs w:val="24"/>
        </w:rPr>
        <w:t>的</w:t>
      </w:r>
      <w:r w:rsidR="00A57767" w:rsidRPr="00277CE6">
        <w:rPr>
          <w:rFonts w:ascii="Times New Roman" w:eastAsia="宋体" w:hAnsi="Times New Roman" w:cs="Times New Roman"/>
          <w:sz w:val="24"/>
          <w:szCs w:val="24"/>
        </w:rPr>
        <w:t>PDB</w:t>
      </w:r>
      <w:r w:rsidR="00A57767" w:rsidRPr="00277CE6">
        <w:rPr>
          <w:rFonts w:ascii="Times New Roman" w:eastAsia="宋体" w:hAnsi="Times New Roman" w:cs="Times New Roman"/>
          <w:sz w:val="24"/>
          <w:szCs w:val="24"/>
        </w:rPr>
        <w:t>的子集作为</w:t>
      </w:r>
      <w:r w:rsidR="006D4388" w:rsidRPr="00277CE6">
        <w:rPr>
          <w:rFonts w:ascii="Times New Roman" w:eastAsia="宋体" w:hAnsi="Times New Roman" w:cs="Times New Roman"/>
          <w:sz w:val="24"/>
          <w:szCs w:val="24"/>
        </w:rPr>
        <w:t>本</w:t>
      </w:r>
      <w:r w:rsidR="00A57767" w:rsidRPr="00277CE6">
        <w:rPr>
          <w:rFonts w:ascii="Times New Roman" w:eastAsia="宋体" w:hAnsi="Times New Roman" w:cs="Times New Roman"/>
          <w:sz w:val="24"/>
          <w:szCs w:val="24"/>
        </w:rPr>
        <w:t>课题使用的数据集，</w:t>
      </w:r>
      <w:r w:rsidR="00901F37" w:rsidRPr="00277CE6">
        <w:rPr>
          <w:rFonts w:ascii="Times New Roman" w:eastAsia="宋体" w:hAnsi="Times New Roman" w:cs="Times New Roman"/>
          <w:sz w:val="24"/>
          <w:szCs w:val="24"/>
        </w:rPr>
        <w:t>设定的</w:t>
      </w:r>
      <w:r w:rsidR="004857B1" w:rsidRPr="00277CE6">
        <w:rPr>
          <w:rFonts w:ascii="Times New Roman" w:eastAsia="宋体" w:hAnsi="Times New Roman" w:cs="Times New Roman"/>
          <w:sz w:val="24"/>
          <w:szCs w:val="24"/>
        </w:rPr>
        <w:t>具体</w:t>
      </w:r>
      <w:r w:rsidR="003F6D6C" w:rsidRPr="00277CE6">
        <w:rPr>
          <w:rFonts w:ascii="Times New Roman" w:eastAsia="宋体" w:hAnsi="Times New Roman" w:cs="Times New Roman"/>
          <w:sz w:val="24"/>
          <w:szCs w:val="24"/>
        </w:rPr>
        <w:t>筛选项目</w:t>
      </w:r>
      <w:r w:rsidR="00577811" w:rsidRPr="00277CE6">
        <w:rPr>
          <w:rFonts w:ascii="Times New Roman" w:eastAsia="宋体" w:hAnsi="Times New Roman" w:cs="Times New Roman"/>
          <w:sz w:val="24"/>
          <w:szCs w:val="24"/>
        </w:rPr>
        <w:t>和</w:t>
      </w:r>
      <w:r w:rsidR="003612C6" w:rsidRPr="00277CE6">
        <w:rPr>
          <w:rFonts w:ascii="Times New Roman" w:eastAsia="宋体" w:hAnsi="Times New Roman" w:cs="Times New Roman"/>
          <w:sz w:val="24"/>
          <w:szCs w:val="24"/>
        </w:rPr>
        <w:t>筛选</w:t>
      </w:r>
      <w:r w:rsidR="0048073D" w:rsidRPr="00277CE6">
        <w:rPr>
          <w:rFonts w:ascii="Times New Roman" w:eastAsia="宋体" w:hAnsi="Times New Roman" w:cs="Times New Roman"/>
          <w:sz w:val="24"/>
          <w:szCs w:val="24"/>
        </w:rPr>
        <w:t>条件</w:t>
      </w:r>
      <w:r w:rsidR="003612C6" w:rsidRPr="00277CE6">
        <w:rPr>
          <w:rFonts w:ascii="Times New Roman" w:eastAsia="宋体" w:hAnsi="Times New Roman" w:cs="Times New Roman"/>
          <w:sz w:val="24"/>
          <w:szCs w:val="24"/>
        </w:rPr>
        <w:t>如表</w:t>
      </w:r>
      <w:r w:rsidR="003612C6" w:rsidRPr="00277CE6">
        <w:rPr>
          <w:rFonts w:ascii="Times New Roman" w:eastAsia="宋体" w:hAnsi="Times New Roman" w:cs="Times New Roman"/>
          <w:sz w:val="24"/>
          <w:szCs w:val="24"/>
        </w:rPr>
        <w:t>2.1</w:t>
      </w:r>
      <w:r w:rsidR="003612C6" w:rsidRPr="00277CE6">
        <w:rPr>
          <w:rFonts w:ascii="Times New Roman" w:eastAsia="宋体" w:hAnsi="Times New Roman" w:cs="Times New Roman"/>
          <w:sz w:val="24"/>
          <w:szCs w:val="24"/>
        </w:rPr>
        <w:t>所示。</w:t>
      </w:r>
    </w:p>
    <w:p w14:paraId="4B571163" w14:textId="26E51D0E" w:rsidR="00165461" w:rsidRPr="00277CE6" w:rsidRDefault="00165461" w:rsidP="00165461">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2.1 </w:t>
      </w:r>
      <w:r w:rsidR="00743145" w:rsidRPr="00277CE6">
        <w:rPr>
          <w:rFonts w:ascii="Times New Roman" w:hAnsi="Times New Roman" w:cs="Times New Roman"/>
        </w:rPr>
        <w:t>PISCES</w:t>
      </w:r>
      <w:r w:rsidR="00743145" w:rsidRPr="00277CE6">
        <w:rPr>
          <w:rFonts w:ascii="Times New Roman" w:hAnsi="Times New Roman" w:cs="Times New Roman"/>
        </w:rPr>
        <w:t>服务器</w:t>
      </w:r>
      <w:r w:rsidR="00996C6B" w:rsidRPr="00277CE6">
        <w:rPr>
          <w:rFonts w:ascii="Times New Roman" w:hAnsi="Times New Roman" w:cs="Times New Roman"/>
        </w:rPr>
        <w:t>的</w:t>
      </w:r>
      <w:r w:rsidR="00D65FDA" w:rsidRPr="00277CE6">
        <w:rPr>
          <w:rFonts w:ascii="Times New Roman" w:hAnsi="Times New Roman" w:cs="Times New Roman"/>
        </w:rPr>
        <w:t>筛选</w:t>
      </w:r>
      <w:r w:rsidR="00577811" w:rsidRPr="00277CE6">
        <w:rPr>
          <w:rFonts w:ascii="Times New Roman" w:hAnsi="Times New Roman" w:cs="Times New Roman"/>
        </w:rPr>
        <w:t>项目和筛选</w:t>
      </w:r>
      <w:r w:rsidR="0048073D" w:rsidRPr="00277CE6">
        <w:rPr>
          <w:rFonts w:ascii="Times New Roman" w:hAnsi="Times New Roman" w:cs="Times New Roman"/>
        </w:rPr>
        <w:t>条件</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473AF2" w:rsidRPr="00277CE6" w14:paraId="3966E38C" w14:textId="77777777" w:rsidTr="00473AF2">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24328D62" w14:textId="5784BA45"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筛选项目</w:t>
            </w:r>
          </w:p>
        </w:tc>
        <w:tc>
          <w:tcPr>
            <w:tcW w:w="4678" w:type="dxa"/>
            <w:tcBorders>
              <w:top w:val="single" w:sz="18" w:space="0" w:color="auto"/>
              <w:left w:val="nil"/>
              <w:bottom w:val="single" w:sz="6" w:space="0" w:color="auto"/>
              <w:right w:val="nil"/>
            </w:tcBorders>
            <w:shd w:val="clear" w:color="auto" w:fill="auto"/>
            <w:noWrap/>
            <w:vAlign w:val="center"/>
            <w:hideMark/>
          </w:tcPr>
          <w:p w14:paraId="4266C12B" w14:textId="139F6000"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筛选</w:t>
            </w:r>
            <w:r w:rsidR="0048073D" w:rsidRPr="00277CE6">
              <w:rPr>
                <w:rFonts w:ascii="Times New Roman" w:hAnsi="Times New Roman" w:cs="Times New Roman"/>
                <w:color w:val="000000"/>
                <w:kern w:val="0"/>
              </w:rPr>
              <w:t>条件</w:t>
            </w:r>
          </w:p>
        </w:tc>
      </w:tr>
      <w:tr w:rsidR="00473AF2" w:rsidRPr="00277CE6" w14:paraId="27819450" w14:textId="77777777" w:rsidTr="00473AF2">
        <w:trPr>
          <w:trHeight w:val="244"/>
          <w:jc w:val="center"/>
        </w:trPr>
        <w:tc>
          <w:tcPr>
            <w:tcW w:w="4678" w:type="dxa"/>
            <w:tcBorders>
              <w:top w:val="single" w:sz="6" w:space="0" w:color="auto"/>
              <w:bottom w:val="nil"/>
              <w:right w:val="nil"/>
            </w:tcBorders>
            <w:shd w:val="clear" w:color="auto" w:fill="auto"/>
            <w:noWrap/>
            <w:vAlign w:val="center"/>
            <w:hideMark/>
          </w:tcPr>
          <w:p w14:paraId="3B344375" w14:textId="5B25C1E8"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残基数</w:t>
            </w:r>
          </w:p>
        </w:tc>
        <w:tc>
          <w:tcPr>
            <w:tcW w:w="4678" w:type="dxa"/>
            <w:tcBorders>
              <w:top w:val="single" w:sz="6" w:space="0" w:color="auto"/>
              <w:left w:val="nil"/>
              <w:bottom w:val="nil"/>
              <w:right w:val="nil"/>
            </w:tcBorders>
            <w:shd w:val="clear" w:color="auto" w:fill="auto"/>
            <w:noWrap/>
            <w:vAlign w:val="center"/>
            <w:hideMark/>
          </w:tcPr>
          <w:p w14:paraId="5F0CB1EC" w14:textId="63D2CBE0"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40~1000</w:t>
            </w:r>
          </w:p>
        </w:tc>
      </w:tr>
      <w:tr w:rsidR="00473AF2" w:rsidRPr="00277CE6" w14:paraId="15E528CA" w14:textId="77777777" w:rsidTr="007E5340">
        <w:trPr>
          <w:trHeight w:val="244"/>
          <w:jc w:val="center"/>
        </w:trPr>
        <w:tc>
          <w:tcPr>
            <w:tcW w:w="4678" w:type="dxa"/>
            <w:tcBorders>
              <w:top w:val="nil"/>
              <w:bottom w:val="nil"/>
              <w:right w:val="nil"/>
            </w:tcBorders>
            <w:shd w:val="clear" w:color="auto" w:fill="auto"/>
            <w:noWrap/>
            <w:vAlign w:val="center"/>
            <w:hideMark/>
          </w:tcPr>
          <w:p w14:paraId="31238F83" w14:textId="2618A3A2" w:rsidR="00473AF2" w:rsidRPr="00277CE6" w:rsidRDefault="00473AF2"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分辨率</w:t>
            </w:r>
          </w:p>
        </w:tc>
        <w:tc>
          <w:tcPr>
            <w:tcW w:w="4678" w:type="dxa"/>
            <w:tcBorders>
              <w:top w:val="nil"/>
              <w:left w:val="nil"/>
              <w:bottom w:val="nil"/>
              <w:right w:val="nil"/>
            </w:tcBorders>
            <w:shd w:val="clear" w:color="auto" w:fill="auto"/>
            <w:noWrap/>
            <w:vAlign w:val="center"/>
            <w:hideMark/>
          </w:tcPr>
          <w:p w14:paraId="3C45753F" w14:textId="29039C07" w:rsidR="00473AF2"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2.5 Å</w:t>
            </w:r>
          </w:p>
        </w:tc>
      </w:tr>
      <w:tr w:rsidR="007E5340" w:rsidRPr="00277CE6" w14:paraId="126BC7A5" w14:textId="77777777" w:rsidTr="00473AF2">
        <w:trPr>
          <w:trHeight w:val="244"/>
          <w:jc w:val="center"/>
        </w:trPr>
        <w:tc>
          <w:tcPr>
            <w:tcW w:w="4678" w:type="dxa"/>
            <w:tcBorders>
              <w:top w:val="nil"/>
              <w:bottom w:val="single" w:sz="18" w:space="0" w:color="auto"/>
              <w:right w:val="nil"/>
            </w:tcBorders>
            <w:shd w:val="clear" w:color="auto" w:fill="auto"/>
            <w:noWrap/>
            <w:vAlign w:val="center"/>
          </w:tcPr>
          <w:p w14:paraId="2E0E3502" w14:textId="28EE24B1" w:rsidR="007E5340" w:rsidRPr="00277CE6" w:rsidRDefault="007E5340" w:rsidP="00473AF2">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序列一致度</w:t>
            </w:r>
            <w:ins w:id="70" w:author="changsheng zhang" w:date="2022-05-31T00:16:00Z">
              <w:r w:rsidR="003440A0">
                <w:rPr>
                  <w:rFonts w:ascii="Times New Roman" w:hAnsi="Times New Roman" w:cs="Times New Roman"/>
                  <w:color w:val="000000"/>
                  <w:kern w:val="0"/>
                </w:rPr>
                <w:t>(identity)</w:t>
              </w:r>
            </w:ins>
          </w:p>
        </w:tc>
        <w:tc>
          <w:tcPr>
            <w:tcW w:w="4678" w:type="dxa"/>
            <w:tcBorders>
              <w:top w:val="nil"/>
              <w:left w:val="nil"/>
              <w:bottom w:val="single" w:sz="18" w:space="0" w:color="auto"/>
              <w:right w:val="nil"/>
            </w:tcBorders>
            <w:shd w:val="clear" w:color="auto" w:fill="auto"/>
            <w:noWrap/>
            <w:vAlign w:val="center"/>
          </w:tcPr>
          <w:p w14:paraId="72145E1F" w14:textId="5A8E7799" w:rsidR="007E5340" w:rsidRPr="00277CE6" w:rsidRDefault="007E5340" w:rsidP="007E5340">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&lt; 30%</w:t>
            </w:r>
          </w:p>
        </w:tc>
      </w:tr>
    </w:tbl>
    <w:p w14:paraId="631C8EA0" w14:textId="59988BD5" w:rsidR="00165461" w:rsidRPr="00277CE6" w:rsidRDefault="00165461" w:rsidP="00165461">
      <w:pPr>
        <w:spacing w:line="300" w:lineRule="auto"/>
        <w:rPr>
          <w:rFonts w:ascii="Times New Roman" w:eastAsia="宋体" w:hAnsi="Times New Roman" w:cs="Times New Roman"/>
          <w:sz w:val="24"/>
          <w:szCs w:val="24"/>
        </w:rPr>
      </w:pPr>
    </w:p>
    <w:p w14:paraId="4E1641BA" w14:textId="36F0AE29" w:rsidR="00D41CBF" w:rsidRPr="00277CE6" w:rsidRDefault="00520EAA" w:rsidP="00C80D55">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根据上述</w:t>
      </w:r>
      <w:r w:rsidR="00167177" w:rsidRPr="00277CE6">
        <w:rPr>
          <w:rFonts w:ascii="Times New Roman" w:eastAsia="宋体" w:hAnsi="Times New Roman" w:cs="Times New Roman"/>
          <w:sz w:val="24"/>
          <w:szCs w:val="24"/>
        </w:rPr>
        <w:t>标准</w:t>
      </w:r>
      <w:r w:rsidR="0025192D" w:rsidRPr="00277CE6">
        <w:rPr>
          <w:rFonts w:ascii="Times New Roman" w:eastAsia="宋体" w:hAnsi="Times New Roman" w:cs="Times New Roman"/>
          <w:sz w:val="24"/>
          <w:szCs w:val="24"/>
        </w:rPr>
        <w:t>，</w:t>
      </w:r>
      <w:r w:rsidR="003D68D7" w:rsidRPr="00277CE6">
        <w:rPr>
          <w:rFonts w:ascii="Times New Roman" w:eastAsia="宋体" w:hAnsi="Times New Roman" w:cs="Times New Roman"/>
          <w:sz w:val="24"/>
          <w:szCs w:val="24"/>
        </w:rPr>
        <w:t>筛选得到</w:t>
      </w:r>
      <w:r w:rsidR="0032683C" w:rsidRPr="00277CE6">
        <w:rPr>
          <w:rFonts w:ascii="Times New Roman" w:eastAsia="宋体" w:hAnsi="Times New Roman" w:cs="Times New Roman"/>
          <w:sz w:val="24"/>
          <w:szCs w:val="24"/>
        </w:rPr>
        <w:t>14606</w:t>
      </w:r>
      <w:r w:rsidR="0032683C" w:rsidRPr="00277CE6">
        <w:rPr>
          <w:rFonts w:ascii="Times New Roman" w:eastAsia="宋体" w:hAnsi="Times New Roman" w:cs="Times New Roman"/>
          <w:sz w:val="24"/>
          <w:szCs w:val="24"/>
        </w:rPr>
        <w:t>条</w:t>
      </w:r>
      <w:r w:rsidR="00EF0D63" w:rsidRPr="00277CE6">
        <w:rPr>
          <w:rFonts w:ascii="Times New Roman" w:eastAsia="宋体" w:hAnsi="Times New Roman" w:cs="Times New Roman"/>
          <w:sz w:val="24"/>
          <w:szCs w:val="24"/>
        </w:rPr>
        <w:t>蛋白质链</w:t>
      </w:r>
      <w:r w:rsidR="00013148" w:rsidRPr="00277CE6">
        <w:rPr>
          <w:rFonts w:ascii="Times New Roman" w:eastAsia="宋体" w:hAnsi="Times New Roman" w:cs="Times New Roman"/>
          <w:sz w:val="24"/>
          <w:szCs w:val="24"/>
        </w:rPr>
        <w:t>，作为初始数据集进行后续处理。</w:t>
      </w:r>
    </w:p>
    <w:p w14:paraId="21B02532" w14:textId="1FABADBE" w:rsidR="00091D47" w:rsidRPr="00277CE6" w:rsidRDefault="00091D47" w:rsidP="00091D47">
      <w:pPr>
        <w:pStyle w:val="Heading3"/>
        <w:spacing w:before="156"/>
        <w:ind w:firstLine="480"/>
        <w:rPr>
          <w:rFonts w:cs="Times New Roman"/>
          <w:szCs w:val="24"/>
        </w:rPr>
      </w:pPr>
      <w:bookmarkStart w:id="71" w:name="_Toc104787980"/>
      <w:r w:rsidRPr="00277CE6">
        <w:rPr>
          <w:rFonts w:eastAsiaTheme="minorEastAsia" w:cs="Times New Roman"/>
          <w:szCs w:val="24"/>
        </w:rPr>
        <w:t xml:space="preserve">2.1.2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D6A3C" w:rsidRPr="00277CE6">
        <w:rPr>
          <w:rFonts w:eastAsiaTheme="minorEastAsia" w:cs="Times New Roman"/>
          <w:szCs w:val="24"/>
        </w:rPr>
        <w:t>蛋白质结构数据</w:t>
      </w:r>
      <w:r w:rsidRPr="00277CE6">
        <w:rPr>
          <w:rFonts w:eastAsiaTheme="minorEastAsia" w:cs="Times New Roman"/>
          <w:szCs w:val="24"/>
        </w:rPr>
        <w:t>的预处理</w:t>
      </w:r>
      <w:bookmarkEnd w:id="71"/>
      <w:r w:rsidRPr="00277CE6">
        <w:rPr>
          <w:rFonts w:eastAsiaTheme="minorEastAsia" w:cs="Times New Roman"/>
          <w:szCs w:val="24"/>
        </w:rPr>
        <w:fldChar w:fldCharType="end"/>
      </w:r>
    </w:p>
    <w:p w14:paraId="7D8FB093" w14:textId="626EC03C" w:rsidR="00091D47" w:rsidRPr="00277CE6" w:rsidRDefault="00C80D55" w:rsidP="00091D47">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初始数据集中</w:t>
      </w:r>
      <w:r w:rsidR="00D52FDD" w:rsidRPr="00277CE6">
        <w:rPr>
          <w:rFonts w:ascii="Times New Roman" w:eastAsia="宋体" w:hAnsi="Times New Roman" w:cs="Times New Roman"/>
          <w:sz w:val="24"/>
          <w:szCs w:val="24"/>
        </w:rPr>
        <w:t>的蛋白质结构数据</w:t>
      </w:r>
      <w:r w:rsidR="00EE3BCE" w:rsidRPr="00277CE6">
        <w:rPr>
          <w:rFonts w:ascii="Times New Roman" w:eastAsia="宋体" w:hAnsi="Times New Roman" w:cs="Times New Roman"/>
          <w:sz w:val="24"/>
          <w:szCs w:val="24"/>
        </w:rPr>
        <w:t>需要进行预处理</w:t>
      </w:r>
      <w:r w:rsidR="00436C92" w:rsidRPr="00277CE6">
        <w:rPr>
          <w:rFonts w:ascii="Times New Roman" w:eastAsia="宋体" w:hAnsi="Times New Roman" w:cs="Times New Roman"/>
          <w:sz w:val="24"/>
          <w:szCs w:val="24"/>
        </w:rPr>
        <w:t>，</w:t>
      </w:r>
      <w:r w:rsidR="00A16566" w:rsidRPr="00277CE6">
        <w:rPr>
          <w:rFonts w:ascii="Times New Roman" w:eastAsia="宋体" w:hAnsi="Times New Roman" w:cs="Times New Roman"/>
          <w:sz w:val="24"/>
          <w:szCs w:val="24"/>
        </w:rPr>
        <w:t>以便输入</w:t>
      </w:r>
      <w:r w:rsidR="00A16566" w:rsidRPr="00277CE6">
        <w:rPr>
          <w:rFonts w:ascii="Times New Roman" w:eastAsia="宋体" w:hAnsi="Times New Roman" w:cs="Times New Roman"/>
          <w:sz w:val="24"/>
          <w:szCs w:val="24"/>
        </w:rPr>
        <w:t>GNN</w:t>
      </w:r>
      <w:r w:rsidR="00A16566" w:rsidRPr="00277CE6">
        <w:rPr>
          <w:rFonts w:ascii="Times New Roman" w:eastAsia="宋体" w:hAnsi="Times New Roman" w:cs="Times New Roman"/>
          <w:sz w:val="24"/>
          <w:szCs w:val="24"/>
        </w:rPr>
        <w:t>模型中进行训练。</w:t>
      </w:r>
      <w:r w:rsidR="00721F6E" w:rsidRPr="00277CE6">
        <w:rPr>
          <w:rFonts w:ascii="Times New Roman" w:eastAsia="宋体" w:hAnsi="Times New Roman" w:cs="Times New Roman"/>
          <w:sz w:val="24"/>
          <w:szCs w:val="24"/>
        </w:rPr>
        <w:t>初始结构中的杂原子（</w:t>
      </w:r>
      <w:r w:rsidR="00721F6E" w:rsidRPr="00277CE6">
        <w:rPr>
          <w:rFonts w:ascii="Times New Roman" w:eastAsia="宋体" w:hAnsi="Times New Roman" w:cs="Times New Roman"/>
          <w:sz w:val="24"/>
          <w:szCs w:val="24"/>
        </w:rPr>
        <w:t>Hetero Atoms, HETATM</w:t>
      </w:r>
      <w:r w:rsidR="00721F6E" w:rsidRPr="00277CE6">
        <w:rPr>
          <w:rFonts w:ascii="Times New Roman" w:eastAsia="宋体" w:hAnsi="Times New Roman" w:cs="Times New Roman"/>
          <w:sz w:val="24"/>
          <w:szCs w:val="24"/>
        </w:rPr>
        <w:t>）对后续</w:t>
      </w:r>
      <w:r w:rsidR="00FE610D" w:rsidRPr="00277CE6">
        <w:rPr>
          <w:rFonts w:ascii="Times New Roman" w:eastAsia="宋体" w:hAnsi="Times New Roman" w:cs="Times New Roman"/>
          <w:sz w:val="24"/>
          <w:szCs w:val="24"/>
        </w:rPr>
        <w:t>模型读取</w:t>
      </w:r>
      <w:r w:rsidR="00273509" w:rsidRPr="00277CE6">
        <w:rPr>
          <w:rFonts w:ascii="Times New Roman" w:eastAsia="宋体" w:hAnsi="Times New Roman" w:cs="Times New Roman"/>
          <w:sz w:val="24"/>
          <w:szCs w:val="24"/>
        </w:rPr>
        <w:t>和处理</w:t>
      </w:r>
      <w:r w:rsidR="008D7D36" w:rsidRPr="00277CE6">
        <w:rPr>
          <w:rFonts w:ascii="Times New Roman" w:eastAsia="宋体" w:hAnsi="Times New Roman" w:cs="Times New Roman"/>
          <w:sz w:val="24"/>
          <w:szCs w:val="24"/>
        </w:rPr>
        <w:t>PDB</w:t>
      </w:r>
      <w:r w:rsidR="008D7D36" w:rsidRPr="00277CE6">
        <w:rPr>
          <w:rFonts w:ascii="Times New Roman" w:eastAsia="宋体" w:hAnsi="Times New Roman" w:cs="Times New Roman"/>
          <w:sz w:val="24"/>
          <w:szCs w:val="24"/>
        </w:rPr>
        <w:t>文件数据</w:t>
      </w:r>
      <w:r w:rsidR="001518A1" w:rsidRPr="00277CE6">
        <w:rPr>
          <w:rFonts w:ascii="Times New Roman" w:eastAsia="宋体" w:hAnsi="Times New Roman" w:cs="Times New Roman"/>
          <w:sz w:val="24"/>
          <w:szCs w:val="24"/>
        </w:rPr>
        <w:t>造成影响</w:t>
      </w:r>
      <w:r w:rsidR="00297717" w:rsidRPr="00277CE6">
        <w:rPr>
          <w:rFonts w:ascii="Times New Roman" w:eastAsia="宋体" w:hAnsi="Times New Roman" w:cs="Times New Roman"/>
          <w:sz w:val="24"/>
          <w:szCs w:val="24"/>
        </w:rPr>
        <w:t>，本课题使用</w:t>
      </w:r>
      <w:r w:rsidR="00036EFA" w:rsidRPr="00277CE6">
        <w:rPr>
          <w:rFonts w:ascii="Times New Roman" w:eastAsia="宋体" w:hAnsi="Times New Roman" w:cs="Times New Roman"/>
          <w:sz w:val="24"/>
          <w:szCs w:val="24"/>
        </w:rPr>
        <w:t>Rodriguez</w:t>
      </w:r>
      <w:r w:rsidR="00036EFA" w:rsidRPr="00277CE6">
        <w:rPr>
          <w:rFonts w:ascii="Times New Roman" w:eastAsia="宋体" w:hAnsi="Times New Roman" w:cs="Times New Roman"/>
          <w:sz w:val="24"/>
          <w:szCs w:val="24"/>
        </w:rPr>
        <w:t>等</w:t>
      </w:r>
      <w:r w:rsidR="00036EFA" w:rsidRPr="00277CE6">
        <w:rPr>
          <w:rFonts w:ascii="Times New Roman" w:eastAsia="宋体" w:hAnsi="Times New Roman" w:cs="Times New Roman"/>
          <w:sz w:val="24"/>
          <w:szCs w:val="24"/>
        </w:rPr>
        <w:fldChar w:fldCharType="begin"/>
      </w:r>
      <w:r w:rsidR="00036EFA" w:rsidRPr="00277CE6">
        <w:rPr>
          <w:rFonts w:ascii="Times New Roman" w:eastAsia="宋体" w:hAnsi="Times New Roman" w:cs="Times New Roman"/>
          <w:sz w:val="24"/>
          <w:szCs w:val="24"/>
        </w:rPr>
        <w:instrText xml:space="preserve"> ADDIN ZOTERO_ITEM CSL_CITATION {"citationID":"GW30LdfG","properties":{"formattedCitation":"\\super 25\\nosupersub{}","plainCitation":"25","noteIndex":0},"citationItems":[{"id":305,"uris":["http://zotero.org/users/9340884/items/B8ZC6MWQ"],"itemData":{"id":305,"type":"article-journal","abstract":"The pdb-tools are a collection of Python scripts for working with molecular structure data in the Protein Data Bank (PDB) format. They allow users to edit, convert, and validate PDB files, from the command-line, in a simple but efficient manner. The pdb-tools are implemented in Python, without any external dependencies, and are freely available under the open-source Apache License at https://github.com/haddocking/pdb-tools/ and on\nPyPI.","container-title":"F1000Research","DOI":"10.12688/f1000research.17456.1","ISSN":"2046-1402","journalAbbreviation":"F1000Res","note":"PMID: 30705752\nPMCID: PMC6343223","page":"1961","source":"PubMed Central","title":"pdb-tools: a swiss army knife for molecular structures","title-short":"pdb-tools","volume":"7","author":[{"family":"Rodrigues","given":"João P. G. L. M."},{"family":"Teixeira","given":"João M.C."},{"family":"Trellet","given":"Mikaël"},{"family":"Bonvin","given":"Alexandre M. J. J."}],"issued":{"date-parts":[["2018",12,20]]}}}],"schema":"https://github.com/citation-style-language/schema/raw/master/csl-citation.json"} </w:instrText>
      </w:r>
      <w:r w:rsidR="00036EFA" w:rsidRPr="00277CE6">
        <w:rPr>
          <w:rFonts w:ascii="Times New Roman" w:eastAsia="宋体" w:hAnsi="Times New Roman" w:cs="Times New Roman"/>
          <w:sz w:val="24"/>
          <w:szCs w:val="24"/>
        </w:rPr>
        <w:fldChar w:fldCharType="separate"/>
      </w:r>
      <w:r w:rsidR="00036EFA" w:rsidRPr="00277CE6">
        <w:rPr>
          <w:rFonts w:ascii="Times New Roman" w:hAnsi="Times New Roman" w:cs="Times New Roman"/>
          <w:kern w:val="0"/>
          <w:sz w:val="24"/>
          <w:szCs w:val="24"/>
          <w:vertAlign w:val="superscript"/>
        </w:rPr>
        <w:t>25</w:t>
      </w:r>
      <w:r w:rsidR="00036EFA" w:rsidRPr="00277CE6">
        <w:rPr>
          <w:rFonts w:ascii="Times New Roman" w:eastAsia="宋体" w:hAnsi="Times New Roman" w:cs="Times New Roman"/>
          <w:sz w:val="24"/>
          <w:szCs w:val="24"/>
        </w:rPr>
        <w:fldChar w:fldCharType="end"/>
      </w:r>
      <w:r w:rsidR="00036EFA" w:rsidRPr="00277CE6">
        <w:rPr>
          <w:rFonts w:ascii="Times New Roman" w:eastAsia="宋体" w:hAnsi="Times New Roman" w:cs="Times New Roman"/>
          <w:sz w:val="24"/>
          <w:szCs w:val="24"/>
        </w:rPr>
        <w:t>开发的工具</w:t>
      </w:r>
      <w:proofErr w:type="spellStart"/>
      <w:r w:rsidR="00036EFA" w:rsidRPr="00277CE6">
        <w:rPr>
          <w:rFonts w:ascii="Times New Roman" w:eastAsia="宋体" w:hAnsi="Times New Roman" w:cs="Times New Roman"/>
          <w:sz w:val="24"/>
          <w:szCs w:val="24"/>
        </w:rPr>
        <w:t>pdb</w:t>
      </w:r>
      <w:proofErr w:type="spellEnd"/>
      <w:r w:rsidR="00036EFA" w:rsidRPr="00277CE6">
        <w:rPr>
          <w:rFonts w:ascii="Times New Roman" w:eastAsia="宋体" w:hAnsi="Times New Roman" w:cs="Times New Roman"/>
          <w:sz w:val="24"/>
          <w:szCs w:val="24"/>
        </w:rPr>
        <w:t>-tools</w:t>
      </w:r>
      <w:r w:rsidR="00D06989" w:rsidRPr="00277CE6">
        <w:rPr>
          <w:rFonts w:ascii="Times New Roman" w:eastAsia="宋体" w:hAnsi="Times New Roman" w:cs="Times New Roman"/>
          <w:sz w:val="24"/>
          <w:szCs w:val="24"/>
        </w:rPr>
        <w:t>清除杂原子</w:t>
      </w:r>
      <w:r w:rsidR="00BA164E" w:rsidRPr="00277CE6">
        <w:rPr>
          <w:rFonts w:ascii="Times New Roman" w:eastAsia="宋体" w:hAnsi="Times New Roman" w:cs="Times New Roman"/>
          <w:sz w:val="24"/>
          <w:szCs w:val="24"/>
        </w:rPr>
        <w:t>，</w:t>
      </w:r>
      <w:r w:rsidR="00FB5B72" w:rsidRPr="00277CE6">
        <w:rPr>
          <w:rFonts w:ascii="Times New Roman" w:eastAsia="宋体" w:hAnsi="Times New Roman" w:cs="Times New Roman"/>
          <w:sz w:val="24"/>
          <w:szCs w:val="24"/>
        </w:rPr>
        <w:t>并经过处理</w:t>
      </w:r>
      <w:r w:rsidR="00BA7494" w:rsidRPr="00277CE6">
        <w:rPr>
          <w:rFonts w:ascii="Times New Roman" w:eastAsia="宋体" w:hAnsi="Times New Roman" w:cs="Times New Roman"/>
          <w:sz w:val="24"/>
          <w:szCs w:val="24"/>
        </w:rPr>
        <w:t>得到</w:t>
      </w:r>
      <w:r w:rsidR="00EB2BD8" w:rsidRPr="00277CE6">
        <w:rPr>
          <w:rFonts w:ascii="Times New Roman" w:eastAsia="宋体" w:hAnsi="Times New Roman" w:cs="Times New Roman"/>
          <w:sz w:val="24"/>
          <w:szCs w:val="24"/>
        </w:rPr>
        <w:t>有效的</w:t>
      </w:r>
      <w:r w:rsidR="003F759D" w:rsidRPr="00277CE6">
        <w:rPr>
          <w:rFonts w:ascii="Times New Roman" w:eastAsia="宋体" w:hAnsi="Times New Roman" w:cs="Times New Roman"/>
          <w:sz w:val="24"/>
          <w:szCs w:val="24"/>
        </w:rPr>
        <w:t>PDB</w:t>
      </w:r>
      <w:r w:rsidR="003F759D" w:rsidRPr="00277CE6">
        <w:rPr>
          <w:rFonts w:ascii="Times New Roman" w:eastAsia="宋体" w:hAnsi="Times New Roman" w:cs="Times New Roman"/>
          <w:sz w:val="24"/>
          <w:szCs w:val="24"/>
        </w:rPr>
        <w:t>文件。</w:t>
      </w:r>
      <w:r w:rsidR="007E2D3B" w:rsidRPr="00277CE6">
        <w:rPr>
          <w:rFonts w:ascii="Times New Roman" w:eastAsia="宋体" w:hAnsi="Times New Roman" w:cs="Times New Roman"/>
          <w:sz w:val="24"/>
          <w:szCs w:val="24"/>
        </w:rPr>
        <w:t>此外，初始数据集中</w:t>
      </w:r>
      <w:r w:rsidR="00953292" w:rsidRPr="00277CE6">
        <w:rPr>
          <w:rFonts w:ascii="Times New Roman" w:eastAsia="宋体" w:hAnsi="Times New Roman" w:cs="Times New Roman"/>
          <w:sz w:val="24"/>
          <w:szCs w:val="24"/>
        </w:rPr>
        <w:t>部分结构</w:t>
      </w:r>
      <w:r w:rsidR="00BE40D2" w:rsidRPr="00277CE6">
        <w:rPr>
          <w:rFonts w:ascii="Times New Roman" w:eastAsia="宋体" w:hAnsi="Times New Roman" w:cs="Times New Roman"/>
          <w:sz w:val="24"/>
          <w:szCs w:val="24"/>
        </w:rPr>
        <w:t>无法在后续</w:t>
      </w:r>
      <w:r w:rsidR="007E7812" w:rsidRPr="00277CE6">
        <w:rPr>
          <w:rFonts w:ascii="Times New Roman" w:eastAsia="宋体" w:hAnsi="Times New Roman" w:cs="Times New Roman"/>
          <w:sz w:val="24"/>
          <w:szCs w:val="24"/>
        </w:rPr>
        <w:t>训练中被读入，</w:t>
      </w:r>
      <w:r w:rsidR="00B70B53" w:rsidRPr="00277CE6">
        <w:rPr>
          <w:rFonts w:ascii="Times New Roman" w:eastAsia="宋体" w:hAnsi="Times New Roman" w:cs="Times New Roman"/>
          <w:sz w:val="24"/>
          <w:szCs w:val="24"/>
        </w:rPr>
        <w:t>会导致内部模块</w:t>
      </w:r>
      <w:r w:rsidR="0042766D" w:rsidRPr="00277CE6">
        <w:rPr>
          <w:rFonts w:ascii="Times New Roman" w:eastAsia="宋体" w:hAnsi="Times New Roman" w:cs="Times New Roman"/>
          <w:sz w:val="24"/>
          <w:szCs w:val="24"/>
        </w:rPr>
        <w:t>的</w:t>
      </w:r>
      <w:r w:rsidR="00B70B53" w:rsidRPr="00277CE6">
        <w:rPr>
          <w:rFonts w:ascii="Times New Roman" w:eastAsia="宋体" w:hAnsi="Times New Roman" w:cs="Times New Roman"/>
          <w:sz w:val="24"/>
          <w:szCs w:val="24"/>
        </w:rPr>
        <w:t>错误</w:t>
      </w:r>
      <w:r w:rsidR="0042766D" w:rsidRPr="00277CE6">
        <w:rPr>
          <w:rFonts w:ascii="Times New Roman" w:eastAsia="宋体" w:hAnsi="Times New Roman" w:cs="Times New Roman"/>
          <w:sz w:val="24"/>
          <w:szCs w:val="24"/>
        </w:rPr>
        <w:t>，</w:t>
      </w:r>
      <w:r w:rsidR="000D11E9" w:rsidRPr="00277CE6">
        <w:rPr>
          <w:rFonts w:ascii="Times New Roman" w:eastAsia="宋体" w:hAnsi="Times New Roman" w:cs="Times New Roman"/>
          <w:sz w:val="24"/>
          <w:szCs w:val="24"/>
        </w:rPr>
        <w:t>例如图</w:t>
      </w:r>
      <w:r w:rsidR="000D11E9" w:rsidRPr="00277CE6">
        <w:rPr>
          <w:rFonts w:ascii="Times New Roman" w:eastAsia="宋体" w:hAnsi="Times New Roman" w:cs="Times New Roman"/>
          <w:sz w:val="24"/>
          <w:szCs w:val="24"/>
        </w:rPr>
        <w:t>2.1(a)</w:t>
      </w:r>
      <w:r w:rsidR="009E08F3" w:rsidRPr="00277CE6">
        <w:rPr>
          <w:rFonts w:ascii="Times New Roman" w:eastAsia="宋体" w:hAnsi="Times New Roman" w:cs="Times New Roman"/>
          <w:sz w:val="24"/>
          <w:szCs w:val="24"/>
        </w:rPr>
        <w:t>所示</w:t>
      </w:r>
      <w:r w:rsidR="000D11E9" w:rsidRPr="00277CE6">
        <w:rPr>
          <w:rFonts w:ascii="Times New Roman" w:eastAsia="宋体" w:hAnsi="Times New Roman" w:cs="Times New Roman"/>
          <w:sz w:val="24"/>
          <w:szCs w:val="24"/>
        </w:rPr>
        <w:t>的</w:t>
      </w:r>
      <w:r w:rsidR="009069A9" w:rsidRPr="00277CE6">
        <w:rPr>
          <w:rFonts w:ascii="Times New Roman" w:eastAsia="宋体" w:hAnsi="Times New Roman" w:cs="Times New Roman"/>
          <w:sz w:val="24"/>
          <w:szCs w:val="24"/>
        </w:rPr>
        <w:t>结构</w:t>
      </w:r>
      <w:r w:rsidR="000D11E9" w:rsidRPr="00277CE6">
        <w:rPr>
          <w:rFonts w:ascii="Times New Roman" w:eastAsia="宋体" w:hAnsi="Times New Roman" w:cs="Times New Roman"/>
          <w:sz w:val="24"/>
          <w:szCs w:val="24"/>
        </w:rPr>
        <w:t>末端第</w:t>
      </w:r>
      <w:r w:rsidR="000D11E9" w:rsidRPr="00277CE6">
        <w:rPr>
          <w:rFonts w:ascii="Times New Roman" w:eastAsia="宋体" w:hAnsi="Times New Roman" w:cs="Times New Roman"/>
          <w:sz w:val="24"/>
          <w:szCs w:val="24"/>
        </w:rPr>
        <w:t>334</w:t>
      </w:r>
      <w:r w:rsidR="007204AD" w:rsidRPr="00277CE6">
        <w:rPr>
          <w:rFonts w:ascii="Times New Roman" w:eastAsia="宋体" w:hAnsi="Times New Roman" w:cs="Times New Roman"/>
          <w:sz w:val="24"/>
          <w:szCs w:val="24"/>
        </w:rPr>
        <w:t>位</w:t>
      </w:r>
      <w:r w:rsidR="000D11E9" w:rsidRPr="00277CE6">
        <w:rPr>
          <w:rFonts w:ascii="Times New Roman" w:eastAsia="宋体" w:hAnsi="Times New Roman" w:cs="Times New Roman"/>
          <w:sz w:val="24"/>
          <w:szCs w:val="24"/>
        </w:rPr>
        <w:t>的</w:t>
      </w:r>
      <w:r w:rsidR="007204AD" w:rsidRPr="00277CE6">
        <w:rPr>
          <w:rFonts w:ascii="Times New Roman" w:eastAsia="宋体" w:hAnsi="Times New Roman" w:cs="Times New Roman"/>
          <w:sz w:val="24"/>
          <w:szCs w:val="24"/>
        </w:rPr>
        <w:t>赖氨酸</w:t>
      </w:r>
      <w:r w:rsidR="009E08F3" w:rsidRPr="00277CE6">
        <w:rPr>
          <w:rFonts w:ascii="Times New Roman" w:eastAsia="宋体" w:hAnsi="Times New Roman" w:cs="Times New Roman"/>
          <w:sz w:val="24"/>
          <w:szCs w:val="24"/>
        </w:rPr>
        <w:t>原子信息不完整、</w:t>
      </w:r>
      <w:commentRangeStart w:id="72"/>
      <w:r w:rsidR="009E08F3" w:rsidRPr="00277CE6">
        <w:rPr>
          <w:rFonts w:ascii="Times New Roman" w:eastAsia="宋体" w:hAnsi="Times New Roman" w:cs="Times New Roman"/>
          <w:sz w:val="24"/>
          <w:szCs w:val="24"/>
        </w:rPr>
        <w:t>在</w:t>
      </w:r>
      <w:r w:rsidR="009E08F3" w:rsidRPr="00277CE6">
        <w:rPr>
          <w:rFonts w:ascii="Times New Roman" w:eastAsia="宋体" w:hAnsi="Times New Roman" w:cs="Times New Roman"/>
          <w:sz w:val="24"/>
          <w:szCs w:val="24"/>
        </w:rPr>
        <w:t>PDB</w:t>
      </w:r>
      <w:r w:rsidR="009E08F3" w:rsidRPr="00277CE6">
        <w:rPr>
          <w:rFonts w:ascii="Times New Roman" w:eastAsia="宋体" w:hAnsi="Times New Roman" w:cs="Times New Roman"/>
          <w:sz w:val="24"/>
          <w:szCs w:val="24"/>
        </w:rPr>
        <w:t>文件中标注为蓝色</w:t>
      </w:r>
      <w:commentRangeEnd w:id="72"/>
      <w:r w:rsidR="003440A0">
        <w:rPr>
          <w:rStyle w:val="CommentReference"/>
        </w:rPr>
        <w:commentReference w:id="72"/>
      </w:r>
      <w:r w:rsidR="009E08F3" w:rsidRPr="00277CE6">
        <w:rPr>
          <w:rFonts w:ascii="Times New Roman" w:eastAsia="宋体" w:hAnsi="Times New Roman" w:cs="Times New Roman"/>
          <w:sz w:val="24"/>
          <w:szCs w:val="24"/>
        </w:rPr>
        <w:t>，图</w:t>
      </w:r>
      <w:r w:rsidR="009E08F3" w:rsidRPr="00277CE6">
        <w:rPr>
          <w:rFonts w:ascii="Times New Roman" w:eastAsia="宋体" w:hAnsi="Times New Roman" w:cs="Times New Roman"/>
          <w:sz w:val="24"/>
          <w:szCs w:val="24"/>
        </w:rPr>
        <w:t>2.1(b)</w:t>
      </w:r>
      <w:r w:rsidR="009E08F3" w:rsidRPr="00277CE6">
        <w:rPr>
          <w:rFonts w:ascii="Times New Roman" w:eastAsia="宋体" w:hAnsi="Times New Roman" w:cs="Times New Roman"/>
          <w:sz w:val="24"/>
          <w:szCs w:val="24"/>
        </w:rPr>
        <w:t>所示</w:t>
      </w:r>
      <w:commentRangeStart w:id="73"/>
      <w:r w:rsidR="009E08F3" w:rsidRPr="00277CE6">
        <w:rPr>
          <w:rFonts w:ascii="Times New Roman" w:eastAsia="宋体" w:hAnsi="Times New Roman" w:cs="Times New Roman"/>
          <w:sz w:val="24"/>
          <w:szCs w:val="24"/>
        </w:rPr>
        <w:t>的结构在空间上是断开的</w:t>
      </w:r>
      <w:r w:rsidR="00A40318" w:rsidRPr="00277CE6">
        <w:rPr>
          <w:rFonts w:ascii="Times New Roman" w:eastAsia="宋体" w:hAnsi="Times New Roman" w:cs="Times New Roman"/>
          <w:sz w:val="24"/>
          <w:szCs w:val="24"/>
        </w:rPr>
        <w:t>链</w:t>
      </w:r>
      <w:commentRangeEnd w:id="73"/>
      <w:r w:rsidR="003440A0">
        <w:rPr>
          <w:rStyle w:val="CommentReference"/>
        </w:rPr>
        <w:commentReference w:id="73"/>
      </w:r>
      <w:r w:rsidR="00A40318" w:rsidRPr="00277CE6">
        <w:rPr>
          <w:rFonts w:ascii="Times New Roman" w:eastAsia="宋体" w:hAnsi="Times New Roman" w:cs="Times New Roman"/>
          <w:sz w:val="24"/>
          <w:szCs w:val="24"/>
        </w:rPr>
        <w:t>，</w:t>
      </w:r>
      <w:r w:rsidR="000C3040" w:rsidRPr="00277CE6">
        <w:rPr>
          <w:rFonts w:ascii="Times New Roman" w:eastAsia="宋体" w:hAnsi="Times New Roman" w:cs="Times New Roman"/>
          <w:sz w:val="24"/>
          <w:szCs w:val="24"/>
        </w:rPr>
        <w:t>这些</w:t>
      </w:r>
      <w:r w:rsidR="00AB2C3B" w:rsidRPr="00277CE6">
        <w:rPr>
          <w:rFonts w:ascii="Times New Roman" w:eastAsia="宋体" w:hAnsi="Times New Roman" w:cs="Times New Roman"/>
          <w:sz w:val="24"/>
          <w:szCs w:val="24"/>
        </w:rPr>
        <w:t>蛋白质</w:t>
      </w:r>
      <w:r w:rsidR="00F9585F" w:rsidRPr="00277CE6">
        <w:rPr>
          <w:rFonts w:ascii="Times New Roman" w:eastAsia="宋体" w:hAnsi="Times New Roman" w:cs="Times New Roman"/>
          <w:sz w:val="24"/>
          <w:szCs w:val="24"/>
        </w:rPr>
        <w:t>结构</w:t>
      </w:r>
      <w:r w:rsidR="00AB2C3B" w:rsidRPr="00277CE6">
        <w:rPr>
          <w:rFonts w:ascii="Times New Roman" w:eastAsia="宋体" w:hAnsi="Times New Roman" w:cs="Times New Roman"/>
          <w:sz w:val="24"/>
          <w:szCs w:val="24"/>
        </w:rPr>
        <w:t>数据</w:t>
      </w:r>
      <w:r w:rsidR="000C3040" w:rsidRPr="00277CE6">
        <w:rPr>
          <w:rFonts w:ascii="Times New Roman" w:eastAsia="宋体" w:hAnsi="Times New Roman" w:cs="Times New Roman"/>
          <w:sz w:val="24"/>
          <w:szCs w:val="24"/>
        </w:rPr>
        <w:t>均需要</w:t>
      </w:r>
      <w:r w:rsidR="00CF51C3" w:rsidRPr="00277CE6">
        <w:rPr>
          <w:rFonts w:ascii="Times New Roman" w:eastAsia="宋体" w:hAnsi="Times New Roman" w:cs="Times New Roman"/>
          <w:sz w:val="24"/>
          <w:szCs w:val="24"/>
        </w:rPr>
        <w:t>在</w:t>
      </w:r>
      <w:r w:rsidR="0042766D" w:rsidRPr="00277CE6">
        <w:rPr>
          <w:rFonts w:ascii="Times New Roman" w:eastAsia="宋体" w:hAnsi="Times New Roman" w:cs="Times New Roman"/>
          <w:sz w:val="24"/>
          <w:szCs w:val="24"/>
        </w:rPr>
        <w:t>数据集预处理步骤</w:t>
      </w:r>
      <w:r w:rsidR="00F3099A" w:rsidRPr="00277CE6">
        <w:rPr>
          <w:rFonts w:ascii="Times New Roman" w:eastAsia="宋体" w:hAnsi="Times New Roman" w:cs="Times New Roman"/>
          <w:sz w:val="24"/>
          <w:szCs w:val="24"/>
        </w:rPr>
        <w:t>筛去</w:t>
      </w:r>
      <w:r w:rsidR="007E7F67" w:rsidRPr="00277CE6">
        <w:rPr>
          <w:rFonts w:ascii="Times New Roman" w:eastAsia="宋体" w:hAnsi="Times New Roman" w:cs="Times New Roman"/>
          <w:sz w:val="24"/>
          <w:szCs w:val="24"/>
        </w:rPr>
        <w:t>。</w:t>
      </w:r>
    </w:p>
    <w:p w14:paraId="43ED281F" w14:textId="7CA59C12" w:rsidR="00D41CBF" w:rsidRPr="00277CE6" w:rsidRDefault="00D41CBF" w:rsidP="00091D47">
      <w:pPr>
        <w:spacing w:line="300" w:lineRule="auto"/>
        <w:ind w:firstLineChars="200" w:firstLine="420"/>
        <w:rPr>
          <w:rFonts w:ascii="Times New Roman" w:hAnsi="Times New Roman" w:cs="Times New Roman"/>
        </w:rPr>
      </w:pPr>
    </w:p>
    <w:p w14:paraId="45D3B5ED" w14:textId="115731DC" w:rsidR="007E2D3B" w:rsidRPr="00277CE6" w:rsidRDefault="0012061C" w:rsidP="007E2D3B">
      <w:pPr>
        <w:spacing w:line="300" w:lineRule="auto"/>
        <w:jc w:val="center"/>
        <w:rPr>
          <w:rFonts w:ascii="Times New Roman" w:eastAsia="宋体" w:hAnsi="Times New Roman" w:cs="Times New Roman"/>
          <w:sz w:val="24"/>
          <w:szCs w:val="24"/>
        </w:rPr>
      </w:pPr>
      <w:r w:rsidRPr="00277CE6">
        <w:rPr>
          <w:rFonts w:ascii="Times New Roman" w:hAnsi="Times New Roman" w:cs="Times New Roman"/>
          <w:noProof/>
        </w:rPr>
        <w:drawing>
          <wp:inline distT="0" distB="0" distL="0" distR="0" wp14:anchorId="592088CE" wp14:editId="3FF241C3">
            <wp:extent cx="4832350" cy="1534325"/>
            <wp:effectExtent l="0" t="0" r="635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6750" cy="1535722"/>
                    </a:xfrm>
                    <a:prstGeom prst="rect">
                      <a:avLst/>
                    </a:prstGeom>
                  </pic:spPr>
                </pic:pic>
              </a:graphicData>
            </a:graphic>
          </wp:inline>
        </w:drawing>
      </w:r>
    </w:p>
    <w:p w14:paraId="65F712A5" w14:textId="50CBB320" w:rsidR="007E2D3B" w:rsidRPr="00277CE6" w:rsidRDefault="007E2D3B" w:rsidP="007E2D3B">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2.1 </w:t>
      </w:r>
      <w:r w:rsidR="0012061C" w:rsidRPr="00277CE6">
        <w:rPr>
          <w:rFonts w:ascii="Times New Roman" w:eastAsia="宋体" w:hAnsi="Times New Roman" w:cs="Times New Roman"/>
        </w:rPr>
        <w:t>初始数据集中</w:t>
      </w:r>
      <w:r w:rsidR="00350EA4" w:rsidRPr="00277CE6">
        <w:rPr>
          <w:rFonts w:ascii="Times New Roman" w:eastAsia="宋体" w:hAnsi="Times New Roman" w:cs="Times New Roman"/>
        </w:rPr>
        <w:t>需要筛去的</w:t>
      </w:r>
      <w:r w:rsidR="0012061C" w:rsidRPr="00277CE6">
        <w:rPr>
          <w:rFonts w:ascii="Times New Roman" w:eastAsia="宋体" w:hAnsi="Times New Roman" w:cs="Times New Roman"/>
        </w:rPr>
        <w:t>结构示例</w:t>
      </w:r>
      <w:r w:rsidR="00BF4CF9" w:rsidRPr="00277CE6">
        <w:rPr>
          <w:rFonts w:ascii="Times New Roman" w:eastAsia="宋体" w:hAnsi="Times New Roman" w:cs="Times New Roman"/>
        </w:rPr>
        <w:t>。</w:t>
      </w:r>
      <w:r w:rsidRPr="00277CE6">
        <w:rPr>
          <w:rFonts w:ascii="Times New Roman" w:eastAsia="宋体" w:hAnsi="Times New Roman" w:cs="Times New Roman"/>
        </w:rPr>
        <w:t>(a)</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末端残基缺失原子；</w:t>
      </w:r>
      <w:r w:rsidRPr="00277CE6">
        <w:rPr>
          <w:rFonts w:ascii="Times New Roman" w:eastAsia="宋体" w:hAnsi="Times New Roman" w:cs="Times New Roman"/>
        </w:rPr>
        <w:t>(b)</w:t>
      </w:r>
      <w:r w:rsidR="00BF4CF9" w:rsidRPr="00277CE6">
        <w:rPr>
          <w:rFonts w:ascii="Times New Roman" w:eastAsia="宋体" w:hAnsi="Times New Roman" w:cs="Times New Roman"/>
        </w:rPr>
        <w:t xml:space="preserve"> </w:t>
      </w:r>
      <w:r w:rsidR="00BF4CF9" w:rsidRPr="00277CE6">
        <w:rPr>
          <w:rFonts w:ascii="Times New Roman" w:eastAsia="宋体" w:hAnsi="Times New Roman" w:cs="Times New Roman"/>
        </w:rPr>
        <w:t>序列</w:t>
      </w:r>
      <w:r w:rsidR="00CC42F3" w:rsidRPr="00277CE6">
        <w:rPr>
          <w:rFonts w:ascii="Times New Roman" w:eastAsia="宋体" w:hAnsi="Times New Roman" w:cs="Times New Roman"/>
        </w:rPr>
        <w:t>在空间上</w:t>
      </w:r>
      <w:r w:rsidR="008E1D4D" w:rsidRPr="00277CE6">
        <w:rPr>
          <w:rFonts w:ascii="Times New Roman" w:eastAsia="宋体" w:hAnsi="Times New Roman" w:cs="Times New Roman"/>
        </w:rPr>
        <w:t>不连续</w:t>
      </w:r>
      <w:r w:rsidR="00BF4CF9" w:rsidRPr="00277CE6">
        <w:rPr>
          <w:rFonts w:ascii="Times New Roman" w:eastAsia="宋体" w:hAnsi="Times New Roman" w:cs="Times New Roman"/>
        </w:rPr>
        <w:t>。</w:t>
      </w:r>
    </w:p>
    <w:p w14:paraId="78616BED" w14:textId="4C765A02" w:rsidR="007E2D3B" w:rsidRPr="00277CE6" w:rsidRDefault="007E2D3B" w:rsidP="007E2D3B">
      <w:pPr>
        <w:spacing w:line="300" w:lineRule="auto"/>
        <w:rPr>
          <w:rFonts w:ascii="Times New Roman" w:hAnsi="Times New Roman" w:cs="Times New Roman"/>
        </w:rPr>
      </w:pPr>
    </w:p>
    <w:p w14:paraId="19DE3725" w14:textId="7A1AAA93" w:rsidR="00091D47" w:rsidRPr="00277CE6" w:rsidRDefault="00091D47" w:rsidP="00091D47">
      <w:pPr>
        <w:pStyle w:val="Heading3"/>
        <w:spacing w:before="156"/>
        <w:ind w:firstLine="480"/>
        <w:rPr>
          <w:rFonts w:cs="Times New Roman"/>
          <w:szCs w:val="24"/>
        </w:rPr>
      </w:pPr>
      <w:bookmarkStart w:id="74" w:name="_Toc104787981"/>
      <w:r w:rsidRPr="00277CE6">
        <w:rPr>
          <w:rFonts w:eastAsiaTheme="minorEastAsia" w:cs="Times New Roman"/>
          <w:szCs w:val="24"/>
        </w:rPr>
        <w:lastRenderedPageBreak/>
        <w:t>2.1.</w:t>
      </w:r>
      <w:r w:rsidR="00844BF7" w:rsidRPr="00277CE6">
        <w:rPr>
          <w:rFonts w:eastAsiaTheme="minorEastAsia" w:cs="Times New Roman"/>
          <w:szCs w:val="24"/>
        </w:rPr>
        <w:t>3</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数据集的划分</w:t>
      </w:r>
      <w:bookmarkEnd w:id="74"/>
      <w:r w:rsidRPr="00277CE6">
        <w:rPr>
          <w:rFonts w:eastAsiaTheme="minorEastAsia" w:cs="Times New Roman"/>
          <w:szCs w:val="24"/>
        </w:rPr>
        <w:fldChar w:fldCharType="end"/>
      </w:r>
    </w:p>
    <w:p w14:paraId="3FC27285" w14:textId="4D5B609B" w:rsidR="00091D47" w:rsidRPr="00277CE6" w:rsidRDefault="00A3458B" w:rsidP="00131731">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t>初始数据集经过前文所述的预处理后得到</w:t>
      </w:r>
      <w:r w:rsidRPr="00277CE6">
        <w:rPr>
          <w:rFonts w:ascii="Times New Roman" w:eastAsia="宋体" w:hAnsi="Times New Roman" w:cs="Times New Roman"/>
          <w:sz w:val="24"/>
          <w:szCs w:val="24"/>
        </w:rPr>
        <w:t>9224</w:t>
      </w:r>
      <w:r w:rsidRPr="00277CE6">
        <w:rPr>
          <w:rFonts w:ascii="Times New Roman" w:eastAsia="宋体" w:hAnsi="Times New Roman" w:cs="Times New Roman"/>
          <w:sz w:val="24"/>
          <w:szCs w:val="24"/>
        </w:rPr>
        <w:t>条蛋白质结构数据</w:t>
      </w:r>
      <w:r w:rsidR="008D5898" w:rsidRPr="00277CE6">
        <w:rPr>
          <w:rFonts w:ascii="Times New Roman" w:eastAsia="宋体" w:hAnsi="Times New Roman" w:cs="Times New Roman"/>
          <w:sz w:val="24"/>
          <w:szCs w:val="24"/>
        </w:rPr>
        <w:t>。本课题将数据集按照训练集（</w:t>
      </w:r>
      <w:r w:rsidR="008D5898" w:rsidRPr="00277CE6">
        <w:rPr>
          <w:rFonts w:ascii="Times New Roman" w:eastAsia="宋体" w:hAnsi="Times New Roman" w:cs="Times New Roman"/>
          <w:sz w:val="24"/>
          <w:szCs w:val="24"/>
        </w:rPr>
        <w:t>Training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验证集（</w:t>
      </w:r>
      <w:r w:rsidR="008D5898" w:rsidRPr="00277CE6">
        <w:rPr>
          <w:rFonts w:ascii="Times New Roman" w:eastAsia="宋体" w:hAnsi="Times New Roman" w:cs="Times New Roman"/>
          <w:sz w:val="24"/>
          <w:szCs w:val="24"/>
        </w:rPr>
        <w:t>Validation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 xml:space="preserve">: </w:t>
      </w:r>
      <w:r w:rsidR="008D5898" w:rsidRPr="00277CE6">
        <w:rPr>
          <w:rFonts w:ascii="Times New Roman" w:eastAsia="宋体" w:hAnsi="Times New Roman" w:cs="Times New Roman"/>
          <w:sz w:val="24"/>
          <w:szCs w:val="24"/>
        </w:rPr>
        <w:t>测试集（</w:t>
      </w:r>
      <w:r w:rsidR="008D5898" w:rsidRPr="00277CE6">
        <w:rPr>
          <w:rFonts w:ascii="Times New Roman" w:eastAsia="宋体" w:hAnsi="Times New Roman" w:cs="Times New Roman"/>
          <w:sz w:val="24"/>
          <w:szCs w:val="24"/>
        </w:rPr>
        <w:t>Test Set</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=18: 1: 1</w:t>
      </w:r>
      <w:r w:rsidR="008D5898" w:rsidRPr="00277CE6">
        <w:rPr>
          <w:rFonts w:ascii="Times New Roman" w:eastAsia="宋体" w:hAnsi="Times New Roman" w:cs="Times New Roman"/>
          <w:sz w:val="24"/>
          <w:szCs w:val="24"/>
        </w:rPr>
        <w:t>的比例</w:t>
      </w:r>
      <w:ins w:id="75" w:author="changsheng zhang" w:date="2022-05-31T00:22:00Z">
        <w:r w:rsidR="0084790D">
          <w:rPr>
            <w:rFonts w:ascii="Times New Roman" w:eastAsia="宋体" w:hAnsi="Times New Roman" w:cs="Times New Roman" w:hint="eastAsia"/>
            <w:sz w:val="24"/>
            <w:szCs w:val="24"/>
          </w:rPr>
          <w:t>随机</w:t>
        </w:r>
      </w:ins>
      <w:r w:rsidR="008D5898" w:rsidRPr="00277CE6">
        <w:rPr>
          <w:rFonts w:ascii="Times New Roman" w:eastAsia="宋体" w:hAnsi="Times New Roman" w:cs="Times New Roman"/>
          <w:sz w:val="24"/>
          <w:szCs w:val="24"/>
        </w:rPr>
        <w:t>进行划分，得到的数据量分别为</w:t>
      </w:r>
      <w:r w:rsidR="008D5898" w:rsidRPr="00277CE6">
        <w:rPr>
          <w:rFonts w:ascii="Times New Roman" w:eastAsia="宋体" w:hAnsi="Times New Roman" w:cs="Times New Roman"/>
          <w:sz w:val="24"/>
          <w:szCs w:val="24"/>
        </w:rPr>
        <w:t>8301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461</w:t>
      </w:r>
      <w:r w:rsidR="008D5898" w:rsidRPr="00277CE6">
        <w:rPr>
          <w:rFonts w:ascii="Times New Roman" w:eastAsia="宋体" w:hAnsi="Times New Roman" w:cs="Times New Roman"/>
          <w:sz w:val="24"/>
          <w:szCs w:val="24"/>
        </w:rPr>
        <w:t>、</w:t>
      </w:r>
      <w:r w:rsidR="008D5898" w:rsidRPr="00277CE6">
        <w:rPr>
          <w:rFonts w:ascii="Times New Roman" w:eastAsia="宋体" w:hAnsi="Times New Roman" w:cs="Times New Roman"/>
          <w:sz w:val="24"/>
          <w:szCs w:val="24"/>
        </w:rPr>
        <w:t>462</w:t>
      </w:r>
      <w:r w:rsidR="00C8580A" w:rsidRPr="00277CE6">
        <w:rPr>
          <w:rFonts w:ascii="Times New Roman" w:eastAsia="宋体" w:hAnsi="Times New Roman" w:cs="Times New Roman"/>
          <w:sz w:val="24"/>
          <w:szCs w:val="24"/>
        </w:rPr>
        <w:t>。在后续实验中，训练集用于模型学习蛋白质结构信息</w:t>
      </w:r>
      <w:r w:rsidR="004D6678" w:rsidRPr="00277CE6">
        <w:rPr>
          <w:rFonts w:ascii="Times New Roman" w:eastAsia="宋体" w:hAnsi="Times New Roman" w:cs="Times New Roman"/>
          <w:sz w:val="24"/>
          <w:szCs w:val="24"/>
        </w:rPr>
        <w:t>，</w:t>
      </w:r>
      <w:r w:rsidR="00E55C0F" w:rsidRPr="00277CE6">
        <w:rPr>
          <w:rFonts w:ascii="Times New Roman" w:eastAsia="宋体" w:hAnsi="Times New Roman" w:cs="Times New Roman"/>
          <w:sz w:val="24"/>
          <w:szCs w:val="24"/>
        </w:rPr>
        <w:t>验证</w:t>
      </w:r>
      <w:r w:rsidR="004D6678" w:rsidRPr="00277CE6">
        <w:rPr>
          <w:rFonts w:ascii="Times New Roman" w:eastAsia="宋体" w:hAnsi="Times New Roman" w:cs="Times New Roman"/>
          <w:sz w:val="24"/>
          <w:szCs w:val="24"/>
        </w:rPr>
        <w:t>集用于监测</w:t>
      </w:r>
      <w:r w:rsidR="00E71F0F" w:rsidRPr="00277CE6">
        <w:rPr>
          <w:rFonts w:ascii="Times New Roman" w:eastAsia="宋体" w:hAnsi="Times New Roman" w:cs="Times New Roman"/>
          <w:sz w:val="24"/>
          <w:szCs w:val="24"/>
        </w:rPr>
        <w:t>模型训练的表现</w:t>
      </w:r>
      <w:r w:rsidR="001327D0" w:rsidRPr="00277CE6">
        <w:rPr>
          <w:rFonts w:ascii="Times New Roman" w:eastAsia="宋体" w:hAnsi="Times New Roman" w:cs="Times New Roman"/>
          <w:sz w:val="24"/>
          <w:szCs w:val="24"/>
        </w:rPr>
        <w:t>、监控模型是否发生过拟合</w:t>
      </w:r>
      <w:r w:rsidR="00E71F0F" w:rsidRPr="00277CE6">
        <w:rPr>
          <w:rFonts w:ascii="Times New Roman" w:eastAsia="宋体" w:hAnsi="Times New Roman" w:cs="Times New Roman"/>
          <w:sz w:val="24"/>
          <w:szCs w:val="24"/>
        </w:rPr>
        <w:t>，</w:t>
      </w:r>
      <w:r w:rsidR="00E41262" w:rsidRPr="00277CE6">
        <w:rPr>
          <w:rFonts w:ascii="Times New Roman" w:eastAsia="宋体" w:hAnsi="Times New Roman" w:cs="Times New Roman"/>
          <w:sz w:val="24"/>
          <w:szCs w:val="24"/>
        </w:rPr>
        <w:t>而</w:t>
      </w:r>
      <w:r w:rsidR="00CF13AD" w:rsidRPr="00277CE6">
        <w:rPr>
          <w:rFonts w:ascii="Times New Roman" w:eastAsia="宋体" w:hAnsi="Times New Roman" w:cs="Times New Roman"/>
          <w:sz w:val="24"/>
          <w:szCs w:val="24"/>
        </w:rPr>
        <w:t>测试集</w:t>
      </w:r>
      <w:r w:rsidR="00037A1B" w:rsidRPr="00277CE6">
        <w:rPr>
          <w:rFonts w:ascii="Times New Roman" w:eastAsia="宋体" w:hAnsi="Times New Roman" w:cs="Times New Roman"/>
          <w:sz w:val="24"/>
          <w:szCs w:val="24"/>
        </w:rPr>
        <w:t>用于</w:t>
      </w:r>
      <w:r w:rsidR="00B64127" w:rsidRPr="00277CE6">
        <w:rPr>
          <w:rFonts w:ascii="Times New Roman" w:eastAsia="宋体" w:hAnsi="Times New Roman" w:cs="Times New Roman"/>
          <w:sz w:val="24"/>
          <w:szCs w:val="24"/>
        </w:rPr>
        <w:t>检验模型在实际情境下的表现</w:t>
      </w:r>
      <w:r w:rsidR="00F320B3" w:rsidRPr="00277CE6">
        <w:rPr>
          <w:rFonts w:ascii="Times New Roman" w:eastAsia="宋体" w:hAnsi="Times New Roman" w:cs="Times New Roman"/>
          <w:sz w:val="24"/>
          <w:szCs w:val="24"/>
        </w:rPr>
        <w:t>，以</w:t>
      </w:r>
      <w:r w:rsidR="000E273F" w:rsidRPr="00277CE6">
        <w:rPr>
          <w:rFonts w:ascii="Times New Roman" w:eastAsia="宋体" w:hAnsi="Times New Roman" w:cs="Times New Roman"/>
          <w:sz w:val="24"/>
          <w:szCs w:val="24"/>
        </w:rPr>
        <w:t>作为模型优化的依据</w:t>
      </w:r>
      <w:r w:rsidR="00ED29AC" w:rsidRPr="00277CE6">
        <w:rPr>
          <w:rFonts w:ascii="Times New Roman" w:eastAsia="宋体" w:hAnsi="Times New Roman" w:cs="Times New Roman"/>
          <w:sz w:val="24"/>
          <w:szCs w:val="24"/>
        </w:rPr>
        <w:t>。</w:t>
      </w:r>
    </w:p>
    <w:p w14:paraId="0EDD57BF" w14:textId="3E850625" w:rsidR="007D1102" w:rsidRPr="00277CE6" w:rsidRDefault="007D1102" w:rsidP="007D1102">
      <w:pPr>
        <w:pStyle w:val="Heading2"/>
        <w:rPr>
          <w:rFonts w:eastAsiaTheme="minorEastAsia" w:cs="Times New Roman"/>
          <w:sz w:val="28"/>
          <w:szCs w:val="28"/>
        </w:rPr>
      </w:pPr>
      <w:bookmarkStart w:id="76" w:name="_Toc104787982"/>
      <w:r w:rsidRPr="00277CE6">
        <w:rPr>
          <w:rFonts w:eastAsiaTheme="minorEastAsia" w:cs="Times New Roman"/>
          <w:sz w:val="28"/>
          <w:szCs w:val="28"/>
        </w:rPr>
        <w:t xml:space="preserve">2.2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开发环境与硬件</w:t>
      </w:r>
      <w:bookmarkEnd w:id="76"/>
      <w:r w:rsidRPr="00277CE6">
        <w:rPr>
          <w:rFonts w:eastAsiaTheme="minorEastAsia" w:cs="Times New Roman"/>
          <w:sz w:val="28"/>
          <w:szCs w:val="28"/>
        </w:rPr>
        <w:fldChar w:fldCharType="end"/>
      </w:r>
    </w:p>
    <w:p w14:paraId="104993A9" w14:textId="4D0F83A4" w:rsidR="00131731" w:rsidRPr="00277CE6" w:rsidRDefault="00131731" w:rsidP="008461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本课题的</w:t>
      </w:r>
      <w:r w:rsidR="007B00BA" w:rsidRPr="00277CE6">
        <w:rPr>
          <w:rFonts w:ascii="Times New Roman" w:eastAsia="宋体" w:hAnsi="Times New Roman" w:cs="Times New Roman"/>
          <w:sz w:val="24"/>
          <w:szCs w:val="24"/>
        </w:rPr>
        <w:t>程序</w:t>
      </w:r>
      <w:r w:rsidR="00187A3B" w:rsidRPr="00277CE6">
        <w:rPr>
          <w:rFonts w:ascii="Times New Roman" w:eastAsia="宋体" w:hAnsi="Times New Roman" w:cs="Times New Roman"/>
          <w:sz w:val="24"/>
          <w:szCs w:val="24"/>
        </w:rPr>
        <w:t>在</w:t>
      </w:r>
      <w:r w:rsidR="00187A3B" w:rsidRPr="00277CE6">
        <w:rPr>
          <w:rFonts w:ascii="Times New Roman" w:eastAsia="宋体" w:hAnsi="Times New Roman" w:cs="Times New Roman"/>
          <w:sz w:val="24"/>
          <w:szCs w:val="24"/>
        </w:rPr>
        <w:t>Windows 10</w:t>
      </w:r>
      <w:r w:rsidR="00187A3B" w:rsidRPr="00277CE6">
        <w:rPr>
          <w:rFonts w:ascii="Times New Roman" w:eastAsia="宋体" w:hAnsi="Times New Roman" w:cs="Times New Roman"/>
          <w:sz w:val="24"/>
          <w:szCs w:val="24"/>
        </w:rPr>
        <w:t>的</w:t>
      </w:r>
      <w:r w:rsidR="00401032" w:rsidRPr="00277CE6">
        <w:rPr>
          <w:rFonts w:ascii="Times New Roman" w:eastAsia="宋体" w:hAnsi="Times New Roman" w:cs="Times New Roman"/>
          <w:sz w:val="24"/>
          <w:szCs w:val="24"/>
        </w:rPr>
        <w:t>Visual Studio Code IDE</w:t>
      </w:r>
      <w:r w:rsidR="00401032" w:rsidRPr="00277CE6">
        <w:rPr>
          <w:rFonts w:ascii="Times New Roman" w:eastAsia="宋体" w:hAnsi="Times New Roman" w:cs="Times New Roman"/>
          <w:sz w:val="24"/>
          <w:szCs w:val="24"/>
        </w:rPr>
        <w:t>下进行开发，</w:t>
      </w:r>
      <w:r w:rsidR="005C524B" w:rsidRPr="00277CE6">
        <w:rPr>
          <w:rFonts w:ascii="Times New Roman" w:eastAsia="宋体" w:hAnsi="Times New Roman" w:cs="Times New Roman"/>
          <w:sz w:val="24"/>
          <w:szCs w:val="24"/>
        </w:rPr>
        <w:t>各</w:t>
      </w:r>
      <w:r w:rsidR="00232EB4" w:rsidRPr="00277CE6">
        <w:rPr>
          <w:rFonts w:ascii="Times New Roman" w:eastAsia="宋体" w:hAnsi="Times New Roman" w:cs="Times New Roman"/>
          <w:sz w:val="24"/>
          <w:szCs w:val="24"/>
        </w:rPr>
        <w:t>项</w:t>
      </w:r>
      <w:r w:rsidR="005C524B" w:rsidRPr="00277CE6">
        <w:rPr>
          <w:rFonts w:ascii="Times New Roman" w:eastAsia="宋体" w:hAnsi="Times New Roman" w:cs="Times New Roman"/>
          <w:sz w:val="24"/>
          <w:szCs w:val="24"/>
        </w:rPr>
        <w:t>功能</w:t>
      </w:r>
      <w:r w:rsidR="00026A6E" w:rsidRPr="00277CE6">
        <w:rPr>
          <w:rFonts w:ascii="Times New Roman" w:eastAsia="宋体" w:hAnsi="Times New Roman" w:cs="Times New Roman"/>
          <w:sz w:val="24"/>
          <w:szCs w:val="24"/>
        </w:rPr>
        <w:t>主要</w:t>
      </w:r>
      <w:r w:rsidR="005815DE" w:rsidRPr="00277CE6">
        <w:rPr>
          <w:rFonts w:ascii="Times New Roman" w:eastAsia="宋体" w:hAnsi="Times New Roman" w:cs="Times New Roman"/>
          <w:sz w:val="24"/>
          <w:szCs w:val="24"/>
        </w:rPr>
        <w:t>使用</w:t>
      </w:r>
      <w:r w:rsidR="00026A6E" w:rsidRPr="00277CE6">
        <w:rPr>
          <w:rFonts w:ascii="Times New Roman" w:eastAsia="宋体" w:hAnsi="Times New Roman" w:cs="Times New Roman"/>
          <w:sz w:val="24"/>
          <w:szCs w:val="24"/>
        </w:rPr>
        <w:t>Python</w:t>
      </w:r>
      <w:r w:rsidR="00650352" w:rsidRPr="00277CE6">
        <w:rPr>
          <w:rFonts w:ascii="Times New Roman" w:eastAsia="宋体" w:hAnsi="Times New Roman" w:cs="Times New Roman"/>
          <w:sz w:val="24"/>
          <w:szCs w:val="24"/>
        </w:rPr>
        <w:t>语言</w:t>
      </w:r>
      <w:r w:rsidR="0031398D" w:rsidRPr="00277CE6">
        <w:rPr>
          <w:rFonts w:ascii="Times New Roman" w:eastAsia="宋体" w:hAnsi="Times New Roman" w:cs="Times New Roman"/>
          <w:sz w:val="24"/>
          <w:szCs w:val="24"/>
        </w:rPr>
        <w:t>编写</w:t>
      </w:r>
      <w:r w:rsidR="00796B6A" w:rsidRPr="00277CE6">
        <w:rPr>
          <w:rFonts w:ascii="Times New Roman" w:eastAsia="宋体" w:hAnsi="Times New Roman" w:cs="Times New Roman"/>
          <w:sz w:val="24"/>
          <w:szCs w:val="24"/>
        </w:rPr>
        <w:t>，</w:t>
      </w:r>
      <w:r w:rsidR="0058531D" w:rsidRPr="00277CE6">
        <w:rPr>
          <w:rFonts w:ascii="Times New Roman" w:eastAsia="宋体" w:hAnsi="Times New Roman" w:cs="Times New Roman"/>
          <w:sz w:val="24"/>
          <w:szCs w:val="24"/>
        </w:rPr>
        <w:t>作为模型主体的</w:t>
      </w:r>
      <w:r w:rsidR="00796B6A" w:rsidRPr="00277CE6">
        <w:rPr>
          <w:rFonts w:ascii="Times New Roman" w:eastAsia="宋体" w:hAnsi="Times New Roman" w:cs="Times New Roman"/>
          <w:sz w:val="24"/>
          <w:szCs w:val="24"/>
        </w:rPr>
        <w:t>GNN</w:t>
      </w:r>
      <w:r w:rsidR="00E84E54" w:rsidRPr="00277CE6">
        <w:rPr>
          <w:rFonts w:ascii="Times New Roman" w:eastAsia="宋体" w:hAnsi="Times New Roman" w:cs="Times New Roman"/>
          <w:sz w:val="24"/>
          <w:szCs w:val="24"/>
        </w:rPr>
        <w:t>基于</w:t>
      </w:r>
      <w:r w:rsidR="00796B6A" w:rsidRPr="00277CE6">
        <w:rPr>
          <w:rFonts w:ascii="Times New Roman" w:eastAsia="宋体" w:hAnsi="Times New Roman" w:cs="Times New Roman"/>
          <w:sz w:val="24"/>
          <w:szCs w:val="24"/>
        </w:rPr>
        <w:t>成熟的</w:t>
      </w:r>
      <w:r w:rsidR="005815DE" w:rsidRPr="00277CE6">
        <w:rPr>
          <w:rFonts w:ascii="Times New Roman" w:eastAsia="宋体" w:hAnsi="Times New Roman" w:cs="Times New Roman"/>
          <w:sz w:val="24"/>
          <w:szCs w:val="24"/>
        </w:rPr>
        <w:t>开源</w:t>
      </w:r>
      <w:r w:rsidR="005815DE" w:rsidRPr="00277CE6">
        <w:rPr>
          <w:rFonts w:ascii="Times New Roman" w:eastAsia="宋体" w:hAnsi="Times New Roman" w:cs="Times New Roman"/>
          <w:sz w:val="24"/>
          <w:szCs w:val="24"/>
        </w:rPr>
        <w:t>Python</w:t>
      </w:r>
      <w:r w:rsidR="005815DE" w:rsidRPr="00277CE6">
        <w:rPr>
          <w:rFonts w:ascii="Times New Roman" w:eastAsia="宋体" w:hAnsi="Times New Roman" w:cs="Times New Roman"/>
          <w:sz w:val="24"/>
          <w:szCs w:val="24"/>
        </w:rPr>
        <w:t>机器学习库</w:t>
      </w:r>
      <w:proofErr w:type="spellStart"/>
      <w:r w:rsidR="005815DE" w:rsidRPr="00277CE6">
        <w:rPr>
          <w:rFonts w:ascii="Times New Roman" w:eastAsia="宋体" w:hAnsi="Times New Roman" w:cs="Times New Roman"/>
          <w:sz w:val="24"/>
          <w:szCs w:val="24"/>
        </w:rPr>
        <w:t>PyTorch</w:t>
      </w:r>
      <w:proofErr w:type="spellEnd"/>
      <w:r w:rsidR="007C4EF3" w:rsidRPr="00277CE6">
        <w:rPr>
          <w:rFonts w:ascii="Times New Roman" w:eastAsia="宋体" w:hAnsi="Times New Roman" w:cs="Times New Roman"/>
          <w:sz w:val="24"/>
          <w:szCs w:val="24"/>
        </w:rPr>
        <w:t>及其</w:t>
      </w:r>
      <w:r w:rsidR="00732C63" w:rsidRPr="00277CE6">
        <w:rPr>
          <w:rFonts w:ascii="Times New Roman" w:eastAsia="宋体" w:hAnsi="Times New Roman" w:cs="Times New Roman"/>
          <w:sz w:val="24"/>
          <w:szCs w:val="24"/>
        </w:rPr>
        <w:t>附加</w:t>
      </w:r>
      <w:r w:rsidR="007C4EF3" w:rsidRPr="00277CE6">
        <w:rPr>
          <w:rFonts w:ascii="Times New Roman" w:eastAsia="宋体" w:hAnsi="Times New Roman" w:cs="Times New Roman"/>
          <w:sz w:val="24"/>
          <w:szCs w:val="24"/>
        </w:rPr>
        <w:t>模块</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G</w:t>
      </w:r>
      <w:r w:rsidR="00D6638E" w:rsidRPr="00277CE6">
        <w:rPr>
          <w:rFonts w:ascii="Times New Roman" w:eastAsia="宋体" w:hAnsi="Times New Roman" w:cs="Times New Roman"/>
          <w:sz w:val="24"/>
          <w:szCs w:val="24"/>
        </w:rPr>
        <w:t>eometric</w:t>
      </w:r>
      <w:r w:rsidR="007A4752"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PyG</w:t>
      </w:r>
      <w:proofErr w:type="spellEnd"/>
      <w:r w:rsidR="007A4752" w:rsidRPr="00277CE6">
        <w:rPr>
          <w:rFonts w:ascii="Times New Roman" w:eastAsia="宋体" w:hAnsi="Times New Roman" w:cs="Times New Roman"/>
          <w:sz w:val="24"/>
          <w:szCs w:val="24"/>
        </w:rPr>
        <w:t>）</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catter</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parse</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S</w:t>
      </w:r>
      <w:r w:rsidR="00D6638E" w:rsidRPr="00277CE6">
        <w:rPr>
          <w:rFonts w:ascii="Times New Roman" w:eastAsia="宋体" w:hAnsi="Times New Roman" w:cs="Times New Roman"/>
          <w:sz w:val="24"/>
          <w:szCs w:val="24"/>
        </w:rPr>
        <w:t>pline-</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onv</w:t>
      </w:r>
      <w:r w:rsidR="00D6638E" w:rsidRPr="00277CE6">
        <w:rPr>
          <w:rFonts w:ascii="Times New Roman" w:eastAsia="宋体" w:hAnsi="Times New Roman" w:cs="Times New Roman"/>
          <w:sz w:val="24"/>
          <w:szCs w:val="24"/>
        </w:rPr>
        <w:t>、</w:t>
      </w:r>
      <w:proofErr w:type="spellStart"/>
      <w:r w:rsidR="007A4752" w:rsidRPr="00277CE6">
        <w:rPr>
          <w:rFonts w:ascii="Times New Roman" w:eastAsia="宋体" w:hAnsi="Times New Roman" w:cs="Times New Roman"/>
          <w:sz w:val="24"/>
          <w:szCs w:val="24"/>
        </w:rPr>
        <w:t>PyT</w:t>
      </w:r>
      <w:r w:rsidR="00D6638E" w:rsidRPr="00277CE6">
        <w:rPr>
          <w:rFonts w:ascii="Times New Roman" w:eastAsia="宋体" w:hAnsi="Times New Roman" w:cs="Times New Roman"/>
          <w:sz w:val="24"/>
          <w:szCs w:val="24"/>
        </w:rPr>
        <w:t>orch</w:t>
      </w:r>
      <w:proofErr w:type="spellEnd"/>
      <w:r w:rsidR="00D6638E" w:rsidRPr="00277CE6">
        <w:rPr>
          <w:rFonts w:ascii="Times New Roman" w:eastAsia="宋体" w:hAnsi="Times New Roman" w:cs="Times New Roman"/>
          <w:sz w:val="24"/>
          <w:szCs w:val="24"/>
        </w:rPr>
        <w:t>-</w:t>
      </w:r>
      <w:r w:rsidR="007A4752" w:rsidRPr="00277CE6">
        <w:rPr>
          <w:rFonts w:ascii="Times New Roman" w:eastAsia="宋体" w:hAnsi="Times New Roman" w:cs="Times New Roman"/>
          <w:sz w:val="24"/>
          <w:szCs w:val="24"/>
        </w:rPr>
        <w:t>C</w:t>
      </w:r>
      <w:r w:rsidR="00D6638E" w:rsidRPr="00277CE6">
        <w:rPr>
          <w:rFonts w:ascii="Times New Roman" w:eastAsia="宋体" w:hAnsi="Times New Roman" w:cs="Times New Roman"/>
          <w:sz w:val="24"/>
          <w:szCs w:val="24"/>
        </w:rPr>
        <w:t>luster</w:t>
      </w:r>
      <w:r w:rsidR="00D6638E" w:rsidRPr="00277CE6">
        <w:rPr>
          <w:rFonts w:ascii="Times New Roman" w:eastAsia="宋体" w:hAnsi="Times New Roman" w:cs="Times New Roman"/>
          <w:sz w:val="24"/>
          <w:szCs w:val="24"/>
        </w:rPr>
        <w:t>等</w:t>
      </w:r>
      <w:r w:rsidR="0031398D" w:rsidRPr="00277CE6">
        <w:rPr>
          <w:rFonts w:ascii="Times New Roman" w:eastAsia="宋体" w:hAnsi="Times New Roman" w:cs="Times New Roman"/>
          <w:sz w:val="24"/>
          <w:szCs w:val="24"/>
        </w:rPr>
        <w:t>实现</w:t>
      </w:r>
      <w:r w:rsidR="008A6D4A" w:rsidRPr="00277CE6">
        <w:rPr>
          <w:rFonts w:ascii="Times New Roman" w:eastAsia="宋体" w:hAnsi="Times New Roman" w:cs="Times New Roman"/>
          <w:sz w:val="24"/>
          <w:szCs w:val="24"/>
        </w:rPr>
        <w:t>，</w:t>
      </w:r>
      <w:r w:rsidR="006D5175" w:rsidRPr="00277CE6">
        <w:rPr>
          <w:rFonts w:ascii="Times New Roman" w:eastAsia="宋体" w:hAnsi="Times New Roman" w:cs="Times New Roman"/>
          <w:sz w:val="24"/>
          <w:szCs w:val="24"/>
        </w:rPr>
        <w:t>结果</w:t>
      </w:r>
      <w:r w:rsidR="008735AC" w:rsidRPr="00277CE6">
        <w:rPr>
          <w:rFonts w:ascii="Times New Roman" w:eastAsia="宋体" w:hAnsi="Times New Roman" w:cs="Times New Roman"/>
          <w:sz w:val="24"/>
          <w:szCs w:val="24"/>
        </w:rPr>
        <w:t>和</w:t>
      </w:r>
      <w:r w:rsidR="005157E5" w:rsidRPr="00277CE6">
        <w:rPr>
          <w:rFonts w:ascii="Times New Roman" w:eastAsia="宋体" w:hAnsi="Times New Roman" w:cs="Times New Roman"/>
          <w:sz w:val="24"/>
          <w:szCs w:val="24"/>
        </w:rPr>
        <w:t>蛋白质分子</w:t>
      </w:r>
      <w:r w:rsidR="008121BE" w:rsidRPr="00277CE6">
        <w:rPr>
          <w:rFonts w:ascii="Times New Roman" w:eastAsia="宋体" w:hAnsi="Times New Roman" w:cs="Times New Roman"/>
          <w:sz w:val="24"/>
          <w:szCs w:val="24"/>
        </w:rPr>
        <w:t>结构</w:t>
      </w:r>
      <w:r w:rsidR="006D5175" w:rsidRPr="00277CE6">
        <w:rPr>
          <w:rFonts w:ascii="Times New Roman" w:eastAsia="宋体" w:hAnsi="Times New Roman" w:cs="Times New Roman"/>
          <w:sz w:val="24"/>
          <w:szCs w:val="24"/>
        </w:rPr>
        <w:t>的可视化呈现</w:t>
      </w:r>
      <w:r w:rsidR="009C5EF7" w:rsidRPr="00277CE6">
        <w:rPr>
          <w:rFonts w:ascii="Times New Roman" w:eastAsia="宋体" w:hAnsi="Times New Roman" w:cs="Times New Roman"/>
          <w:sz w:val="24"/>
          <w:szCs w:val="24"/>
        </w:rPr>
        <w:t>由</w:t>
      </w:r>
      <w:proofErr w:type="spellStart"/>
      <w:r w:rsidR="006B10A7" w:rsidRPr="00277CE6">
        <w:rPr>
          <w:rFonts w:ascii="Times New Roman" w:eastAsia="宋体" w:hAnsi="Times New Roman" w:cs="Times New Roman"/>
          <w:sz w:val="24"/>
          <w:szCs w:val="24"/>
        </w:rPr>
        <w:t>Matplotlib</w:t>
      </w:r>
      <w:proofErr w:type="spellEnd"/>
      <w:r w:rsidR="006B10A7" w:rsidRPr="00277CE6">
        <w:rPr>
          <w:rFonts w:ascii="Times New Roman" w:eastAsia="宋体" w:hAnsi="Times New Roman" w:cs="Times New Roman"/>
          <w:sz w:val="24"/>
          <w:szCs w:val="24"/>
        </w:rPr>
        <w:t>库</w:t>
      </w:r>
      <w:r w:rsidR="00C33B7B" w:rsidRPr="00277CE6">
        <w:rPr>
          <w:rFonts w:ascii="Times New Roman" w:eastAsia="宋体" w:hAnsi="Times New Roman" w:cs="Times New Roman"/>
          <w:sz w:val="24"/>
          <w:szCs w:val="24"/>
        </w:rPr>
        <w:t>和</w:t>
      </w:r>
      <w:proofErr w:type="spellStart"/>
      <w:r w:rsidR="00C33B7B" w:rsidRPr="00277CE6">
        <w:rPr>
          <w:rFonts w:ascii="Times New Roman" w:eastAsia="宋体" w:hAnsi="Times New Roman" w:cs="Times New Roman"/>
          <w:sz w:val="24"/>
          <w:szCs w:val="24"/>
        </w:rPr>
        <w:t>PyMOL</w:t>
      </w:r>
      <w:proofErr w:type="spellEnd"/>
      <w:r w:rsidR="00C33B7B" w:rsidRPr="00277CE6">
        <w:rPr>
          <w:rFonts w:ascii="Times New Roman" w:eastAsia="宋体" w:hAnsi="Times New Roman" w:cs="Times New Roman"/>
          <w:sz w:val="24"/>
          <w:szCs w:val="24"/>
        </w:rPr>
        <w:t>软件</w:t>
      </w:r>
      <w:r w:rsidR="006B10A7" w:rsidRPr="00277CE6">
        <w:rPr>
          <w:rFonts w:ascii="Times New Roman" w:eastAsia="宋体" w:hAnsi="Times New Roman" w:cs="Times New Roman"/>
          <w:sz w:val="24"/>
          <w:szCs w:val="24"/>
        </w:rPr>
        <w:t>实现，</w:t>
      </w:r>
      <w:r w:rsidR="005A654C" w:rsidRPr="00277CE6">
        <w:rPr>
          <w:rFonts w:ascii="Times New Roman" w:eastAsia="宋体" w:hAnsi="Times New Roman" w:cs="Times New Roman"/>
          <w:sz w:val="24"/>
          <w:szCs w:val="24"/>
        </w:rPr>
        <w:t>模型运行过程中及输出结果所需的统计分析</w:t>
      </w:r>
      <w:r w:rsidR="00B81CB4" w:rsidRPr="00277CE6">
        <w:rPr>
          <w:rFonts w:ascii="Times New Roman" w:eastAsia="宋体" w:hAnsi="Times New Roman" w:cs="Times New Roman"/>
          <w:sz w:val="24"/>
          <w:szCs w:val="24"/>
        </w:rPr>
        <w:t>由</w:t>
      </w:r>
      <w:r w:rsidR="00B81CB4" w:rsidRPr="00277CE6">
        <w:rPr>
          <w:rFonts w:ascii="Times New Roman" w:eastAsia="宋体" w:hAnsi="Times New Roman" w:cs="Times New Roman"/>
          <w:sz w:val="24"/>
          <w:szCs w:val="24"/>
        </w:rPr>
        <w:t>NumPy</w:t>
      </w:r>
      <w:r w:rsidR="00B81CB4" w:rsidRPr="00277CE6">
        <w:rPr>
          <w:rFonts w:ascii="Times New Roman" w:eastAsia="宋体" w:hAnsi="Times New Roman" w:cs="Times New Roman"/>
          <w:sz w:val="24"/>
          <w:szCs w:val="24"/>
        </w:rPr>
        <w:t>等常用库实现。</w:t>
      </w:r>
      <w:r w:rsidR="00971010" w:rsidRPr="00277CE6">
        <w:rPr>
          <w:rFonts w:ascii="Times New Roman" w:eastAsia="宋体" w:hAnsi="Times New Roman" w:cs="Times New Roman"/>
          <w:sz w:val="24"/>
          <w:szCs w:val="24"/>
        </w:rPr>
        <w:t>具体的开发环境</w:t>
      </w:r>
      <w:r w:rsidR="00BD10A4" w:rsidRPr="00277CE6">
        <w:rPr>
          <w:rFonts w:ascii="Times New Roman" w:eastAsia="宋体" w:hAnsi="Times New Roman" w:cs="Times New Roman"/>
          <w:sz w:val="24"/>
          <w:szCs w:val="24"/>
        </w:rPr>
        <w:t>和</w:t>
      </w:r>
      <w:r w:rsidR="00CA36CA" w:rsidRPr="00277CE6">
        <w:rPr>
          <w:rFonts w:ascii="Times New Roman" w:eastAsia="宋体" w:hAnsi="Times New Roman" w:cs="Times New Roman"/>
          <w:sz w:val="24"/>
          <w:szCs w:val="24"/>
        </w:rPr>
        <w:t>关键模块信息</w:t>
      </w:r>
      <w:r w:rsidR="006D48EE" w:rsidRPr="00277CE6">
        <w:rPr>
          <w:rFonts w:ascii="Times New Roman" w:eastAsia="宋体" w:hAnsi="Times New Roman" w:cs="Times New Roman"/>
          <w:sz w:val="24"/>
          <w:szCs w:val="24"/>
        </w:rPr>
        <w:t>如表</w:t>
      </w:r>
      <w:r w:rsidR="006D48EE" w:rsidRPr="00277CE6">
        <w:rPr>
          <w:rFonts w:ascii="Times New Roman" w:eastAsia="宋体" w:hAnsi="Times New Roman" w:cs="Times New Roman"/>
          <w:sz w:val="24"/>
          <w:szCs w:val="24"/>
        </w:rPr>
        <w:t>2.2</w:t>
      </w:r>
      <w:r w:rsidR="006D48EE" w:rsidRPr="00277CE6">
        <w:rPr>
          <w:rFonts w:ascii="Times New Roman" w:eastAsia="宋体" w:hAnsi="Times New Roman" w:cs="Times New Roman"/>
          <w:sz w:val="24"/>
          <w:szCs w:val="24"/>
        </w:rPr>
        <w:t>所示。</w:t>
      </w:r>
      <w:r w:rsidR="0084619D" w:rsidRPr="00277CE6">
        <w:rPr>
          <w:rFonts w:ascii="Times New Roman" w:eastAsia="宋体" w:hAnsi="Times New Roman" w:cs="Times New Roman"/>
          <w:sz w:val="24"/>
          <w:szCs w:val="24"/>
        </w:rPr>
        <w:t>此外，本课题使用</w:t>
      </w:r>
      <w:r w:rsidR="0084619D" w:rsidRPr="00277CE6">
        <w:rPr>
          <w:rFonts w:ascii="Times New Roman" w:eastAsia="宋体" w:hAnsi="Times New Roman" w:cs="Times New Roman"/>
          <w:sz w:val="24"/>
          <w:szCs w:val="24"/>
        </w:rPr>
        <w:t>Rosetta</w:t>
      </w:r>
      <w:r w:rsidR="0084619D" w:rsidRPr="00277CE6">
        <w:rPr>
          <w:rFonts w:ascii="Times New Roman" w:eastAsia="宋体" w:hAnsi="Times New Roman" w:cs="Times New Roman"/>
          <w:sz w:val="24"/>
          <w:szCs w:val="24"/>
        </w:rPr>
        <w:t>程序实现固定骨架的蛋白质计算设计，版本为</w:t>
      </w:r>
      <w:r w:rsidR="0084619D" w:rsidRPr="00277CE6">
        <w:rPr>
          <w:rFonts w:ascii="Times New Roman" w:eastAsia="宋体" w:hAnsi="Times New Roman" w:cs="Times New Roman"/>
          <w:sz w:val="24"/>
          <w:szCs w:val="24"/>
        </w:rPr>
        <w:t>Rosetta 2022.11</w:t>
      </w:r>
      <w:r w:rsidR="0084619D" w:rsidRPr="00277CE6">
        <w:rPr>
          <w:rFonts w:ascii="Times New Roman" w:eastAsia="宋体" w:hAnsi="Times New Roman" w:cs="Times New Roman"/>
          <w:sz w:val="24"/>
          <w:szCs w:val="24"/>
        </w:rPr>
        <w:t>。</w:t>
      </w:r>
    </w:p>
    <w:p w14:paraId="5C2BF91F" w14:textId="35247764" w:rsidR="000F4F19" w:rsidRPr="00277CE6" w:rsidRDefault="000F4F19" w:rsidP="000F4F19">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2.2 </w:t>
      </w:r>
      <w:r w:rsidRPr="00277CE6">
        <w:rPr>
          <w:rFonts w:ascii="Times New Roman" w:hAnsi="Times New Roman" w:cs="Times New Roman"/>
        </w:rPr>
        <w:t>开发环境</w:t>
      </w:r>
      <w:r w:rsidR="00BD10A4" w:rsidRPr="00277CE6">
        <w:rPr>
          <w:rFonts w:ascii="Times New Roman" w:hAnsi="Times New Roman" w:cs="Times New Roman"/>
        </w:rPr>
        <w:t>和</w:t>
      </w:r>
      <w:r w:rsidRPr="00277CE6">
        <w:rPr>
          <w:rFonts w:ascii="Times New Roman" w:hAnsi="Times New Roman" w:cs="Times New Roman"/>
        </w:rPr>
        <w:t>关键模块信息</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8"/>
        <w:gridCol w:w="4678"/>
      </w:tblGrid>
      <w:tr w:rsidR="000F4F19" w:rsidRPr="00277CE6" w14:paraId="6EE1B530" w14:textId="77777777" w:rsidTr="0084619D">
        <w:trPr>
          <w:trHeight w:val="244"/>
          <w:jc w:val="center"/>
        </w:trPr>
        <w:tc>
          <w:tcPr>
            <w:tcW w:w="4678" w:type="dxa"/>
            <w:tcBorders>
              <w:top w:val="single" w:sz="18" w:space="0" w:color="auto"/>
              <w:bottom w:val="single" w:sz="6" w:space="0" w:color="auto"/>
              <w:right w:val="nil"/>
            </w:tcBorders>
            <w:shd w:val="clear" w:color="auto" w:fill="auto"/>
            <w:noWrap/>
            <w:vAlign w:val="center"/>
            <w:hideMark/>
          </w:tcPr>
          <w:p w14:paraId="1E01075C" w14:textId="1AAACB3A"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开发环境或模块</w:t>
            </w:r>
          </w:p>
        </w:tc>
        <w:tc>
          <w:tcPr>
            <w:tcW w:w="4678" w:type="dxa"/>
            <w:tcBorders>
              <w:top w:val="single" w:sz="18" w:space="0" w:color="auto"/>
              <w:left w:val="nil"/>
              <w:bottom w:val="single" w:sz="6" w:space="0" w:color="auto"/>
              <w:right w:val="nil"/>
            </w:tcBorders>
            <w:shd w:val="clear" w:color="auto" w:fill="auto"/>
            <w:noWrap/>
            <w:vAlign w:val="center"/>
            <w:hideMark/>
          </w:tcPr>
          <w:p w14:paraId="288419E2" w14:textId="6141C05B" w:rsidR="000F4F19" w:rsidRPr="00277CE6" w:rsidRDefault="0035200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版本</w:t>
            </w:r>
          </w:p>
        </w:tc>
      </w:tr>
      <w:tr w:rsidR="000F4F19" w:rsidRPr="00277CE6" w14:paraId="09D913E8" w14:textId="77777777" w:rsidTr="0084619D">
        <w:trPr>
          <w:trHeight w:val="244"/>
          <w:jc w:val="center"/>
        </w:trPr>
        <w:tc>
          <w:tcPr>
            <w:tcW w:w="4678" w:type="dxa"/>
            <w:tcBorders>
              <w:top w:val="single" w:sz="6" w:space="0" w:color="auto"/>
              <w:bottom w:val="nil"/>
              <w:right w:val="nil"/>
            </w:tcBorders>
            <w:shd w:val="clear" w:color="auto" w:fill="auto"/>
            <w:noWrap/>
            <w:vAlign w:val="center"/>
            <w:hideMark/>
          </w:tcPr>
          <w:p w14:paraId="63F0D438" w14:textId="2548E36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Python</w:t>
            </w:r>
          </w:p>
        </w:tc>
        <w:tc>
          <w:tcPr>
            <w:tcW w:w="4678" w:type="dxa"/>
            <w:tcBorders>
              <w:top w:val="single" w:sz="6" w:space="0" w:color="auto"/>
              <w:left w:val="nil"/>
              <w:bottom w:val="nil"/>
              <w:right w:val="nil"/>
            </w:tcBorders>
            <w:shd w:val="clear" w:color="auto" w:fill="auto"/>
            <w:noWrap/>
            <w:vAlign w:val="center"/>
            <w:hideMark/>
          </w:tcPr>
          <w:p w14:paraId="290A43D5" w14:textId="7BA185FC" w:rsidR="000F4F19" w:rsidRPr="00277CE6" w:rsidRDefault="006049EA"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3.7.12</w:t>
            </w:r>
          </w:p>
        </w:tc>
      </w:tr>
      <w:tr w:rsidR="00251808" w:rsidRPr="00277CE6" w14:paraId="47024E44" w14:textId="77777777" w:rsidTr="0084619D">
        <w:trPr>
          <w:trHeight w:val="244"/>
          <w:jc w:val="center"/>
        </w:trPr>
        <w:tc>
          <w:tcPr>
            <w:tcW w:w="4678" w:type="dxa"/>
            <w:tcBorders>
              <w:top w:val="nil"/>
              <w:bottom w:val="nil"/>
              <w:right w:val="nil"/>
            </w:tcBorders>
            <w:shd w:val="clear" w:color="auto" w:fill="auto"/>
            <w:noWrap/>
            <w:vAlign w:val="center"/>
          </w:tcPr>
          <w:p w14:paraId="0857312C" w14:textId="42AE20A0"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CUDA Toolkit</w:t>
            </w:r>
          </w:p>
        </w:tc>
        <w:tc>
          <w:tcPr>
            <w:tcW w:w="4678" w:type="dxa"/>
            <w:tcBorders>
              <w:top w:val="nil"/>
              <w:left w:val="nil"/>
              <w:bottom w:val="nil"/>
              <w:right w:val="nil"/>
            </w:tcBorders>
            <w:shd w:val="clear" w:color="auto" w:fill="auto"/>
            <w:noWrap/>
            <w:vAlign w:val="center"/>
          </w:tcPr>
          <w:p w14:paraId="14060BE0" w14:textId="754FDAF7" w:rsidR="00251808" w:rsidRPr="00277CE6" w:rsidRDefault="00251808"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10.2.89</w:t>
            </w:r>
          </w:p>
        </w:tc>
      </w:tr>
      <w:tr w:rsidR="000F4F19" w:rsidRPr="00277CE6" w14:paraId="1987C231" w14:textId="77777777" w:rsidTr="0084619D">
        <w:trPr>
          <w:trHeight w:val="244"/>
          <w:jc w:val="center"/>
        </w:trPr>
        <w:tc>
          <w:tcPr>
            <w:tcW w:w="4678" w:type="dxa"/>
            <w:tcBorders>
              <w:top w:val="nil"/>
              <w:bottom w:val="nil"/>
              <w:right w:val="nil"/>
            </w:tcBorders>
            <w:shd w:val="clear" w:color="auto" w:fill="auto"/>
            <w:noWrap/>
            <w:vAlign w:val="center"/>
            <w:hideMark/>
          </w:tcPr>
          <w:p w14:paraId="67DD505E" w14:textId="32E9D5B1"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p>
        </w:tc>
        <w:tc>
          <w:tcPr>
            <w:tcW w:w="4678" w:type="dxa"/>
            <w:tcBorders>
              <w:top w:val="nil"/>
              <w:left w:val="nil"/>
              <w:bottom w:val="nil"/>
              <w:right w:val="nil"/>
            </w:tcBorders>
            <w:shd w:val="clear" w:color="auto" w:fill="auto"/>
            <w:noWrap/>
            <w:vAlign w:val="center"/>
            <w:hideMark/>
          </w:tcPr>
          <w:p w14:paraId="306122FB" w14:textId="05D49486"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2.0.4</w:t>
            </w:r>
          </w:p>
        </w:tc>
      </w:tr>
      <w:tr w:rsidR="000F4F19" w:rsidRPr="00277CE6" w14:paraId="740CF891" w14:textId="77777777" w:rsidTr="006049EA">
        <w:trPr>
          <w:trHeight w:val="244"/>
          <w:jc w:val="center"/>
        </w:trPr>
        <w:tc>
          <w:tcPr>
            <w:tcW w:w="4678" w:type="dxa"/>
            <w:tcBorders>
              <w:top w:val="nil"/>
              <w:bottom w:val="nil"/>
              <w:right w:val="nil"/>
            </w:tcBorders>
            <w:shd w:val="clear" w:color="auto" w:fill="auto"/>
            <w:noWrap/>
            <w:vAlign w:val="center"/>
          </w:tcPr>
          <w:p w14:paraId="08317E76" w14:textId="4481D99F"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Matplotlib</w:t>
            </w:r>
          </w:p>
        </w:tc>
        <w:tc>
          <w:tcPr>
            <w:tcW w:w="4678" w:type="dxa"/>
            <w:tcBorders>
              <w:top w:val="nil"/>
              <w:left w:val="nil"/>
              <w:bottom w:val="nil"/>
              <w:right w:val="nil"/>
            </w:tcBorders>
            <w:shd w:val="clear" w:color="auto" w:fill="auto"/>
            <w:noWrap/>
            <w:vAlign w:val="center"/>
          </w:tcPr>
          <w:p w14:paraId="6DCD323B" w14:textId="6BC9E6FA" w:rsidR="000F4F19"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3.5.1</w:t>
            </w:r>
          </w:p>
        </w:tc>
      </w:tr>
      <w:tr w:rsidR="006049EA" w:rsidRPr="00277CE6" w14:paraId="7FC10FC6" w14:textId="77777777" w:rsidTr="006049EA">
        <w:trPr>
          <w:trHeight w:val="244"/>
          <w:jc w:val="center"/>
        </w:trPr>
        <w:tc>
          <w:tcPr>
            <w:tcW w:w="4678" w:type="dxa"/>
            <w:tcBorders>
              <w:top w:val="nil"/>
              <w:bottom w:val="nil"/>
              <w:right w:val="nil"/>
            </w:tcBorders>
            <w:shd w:val="clear" w:color="auto" w:fill="auto"/>
            <w:noWrap/>
            <w:vAlign w:val="center"/>
          </w:tcPr>
          <w:p w14:paraId="62FA2733" w14:textId="7008780E" w:rsidR="006049EA" w:rsidRPr="00277CE6" w:rsidRDefault="0082044F"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Numba</w:t>
            </w:r>
            <w:proofErr w:type="spellEnd"/>
          </w:p>
        </w:tc>
        <w:tc>
          <w:tcPr>
            <w:tcW w:w="4678" w:type="dxa"/>
            <w:tcBorders>
              <w:top w:val="nil"/>
              <w:left w:val="nil"/>
              <w:bottom w:val="nil"/>
              <w:right w:val="nil"/>
            </w:tcBorders>
            <w:shd w:val="clear" w:color="auto" w:fill="auto"/>
            <w:noWrap/>
            <w:vAlign w:val="center"/>
          </w:tcPr>
          <w:p w14:paraId="31BECCBC" w14:textId="7E82EE11" w:rsidR="006049EA" w:rsidRPr="00277CE6" w:rsidRDefault="0082044F"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0.55.1</w:t>
            </w:r>
          </w:p>
        </w:tc>
      </w:tr>
      <w:tr w:rsidR="006049EA" w:rsidRPr="00277CE6" w14:paraId="0D368C07" w14:textId="77777777" w:rsidTr="006049EA">
        <w:trPr>
          <w:trHeight w:val="244"/>
          <w:jc w:val="center"/>
        </w:trPr>
        <w:tc>
          <w:tcPr>
            <w:tcW w:w="4678" w:type="dxa"/>
            <w:tcBorders>
              <w:top w:val="nil"/>
              <w:bottom w:val="nil"/>
              <w:right w:val="nil"/>
            </w:tcBorders>
            <w:shd w:val="clear" w:color="auto" w:fill="auto"/>
            <w:noWrap/>
            <w:vAlign w:val="center"/>
          </w:tcPr>
          <w:p w14:paraId="48728B88" w14:textId="6A5DADF5"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NumPy</w:t>
            </w:r>
          </w:p>
        </w:tc>
        <w:tc>
          <w:tcPr>
            <w:tcW w:w="4678" w:type="dxa"/>
            <w:tcBorders>
              <w:top w:val="nil"/>
              <w:left w:val="nil"/>
              <w:bottom w:val="nil"/>
              <w:right w:val="nil"/>
            </w:tcBorders>
            <w:shd w:val="clear" w:color="auto" w:fill="auto"/>
            <w:noWrap/>
            <w:vAlign w:val="center"/>
          </w:tcPr>
          <w:p w14:paraId="6D5FBF30" w14:textId="5FE52DDF"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1.21.5</w:t>
            </w:r>
          </w:p>
        </w:tc>
      </w:tr>
      <w:tr w:rsidR="006049EA" w:rsidRPr="00277CE6" w14:paraId="554D2EC7" w14:textId="77777777" w:rsidTr="006049EA">
        <w:trPr>
          <w:trHeight w:val="244"/>
          <w:jc w:val="center"/>
        </w:trPr>
        <w:tc>
          <w:tcPr>
            <w:tcW w:w="4678" w:type="dxa"/>
            <w:tcBorders>
              <w:top w:val="nil"/>
              <w:bottom w:val="nil"/>
              <w:right w:val="nil"/>
            </w:tcBorders>
            <w:shd w:val="clear" w:color="auto" w:fill="auto"/>
            <w:noWrap/>
            <w:vAlign w:val="center"/>
          </w:tcPr>
          <w:p w14:paraId="74423B7C" w14:textId="14B3E0CC"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pdb-tools</w:t>
            </w:r>
          </w:p>
        </w:tc>
        <w:tc>
          <w:tcPr>
            <w:tcW w:w="4678" w:type="dxa"/>
            <w:tcBorders>
              <w:top w:val="nil"/>
              <w:left w:val="nil"/>
              <w:bottom w:val="nil"/>
              <w:right w:val="nil"/>
            </w:tcBorders>
            <w:shd w:val="clear" w:color="auto" w:fill="auto"/>
            <w:noWrap/>
            <w:vAlign w:val="center"/>
          </w:tcPr>
          <w:p w14:paraId="2BF0F0A8" w14:textId="2DE61EB8"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2.4.3</w:t>
            </w:r>
          </w:p>
        </w:tc>
      </w:tr>
      <w:tr w:rsidR="006049EA" w:rsidRPr="00277CE6" w14:paraId="69914B8E" w14:textId="77777777" w:rsidTr="006049EA">
        <w:trPr>
          <w:trHeight w:val="244"/>
          <w:jc w:val="center"/>
        </w:trPr>
        <w:tc>
          <w:tcPr>
            <w:tcW w:w="4678" w:type="dxa"/>
            <w:tcBorders>
              <w:top w:val="nil"/>
              <w:bottom w:val="nil"/>
              <w:right w:val="nil"/>
            </w:tcBorders>
            <w:shd w:val="clear" w:color="auto" w:fill="auto"/>
            <w:noWrap/>
            <w:vAlign w:val="center"/>
          </w:tcPr>
          <w:p w14:paraId="1D28B00F" w14:textId="185A3360"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PyG</w:t>
            </w:r>
            <w:proofErr w:type="spellEnd"/>
          </w:p>
        </w:tc>
        <w:tc>
          <w:tcPr>
            <w:tcW w:w="4678" w:type="dxa"/>
            <w:tcBorders>
              <w:top w:val="nil"/>
              <w:left w:val="nil"/>
              <w:bottom w:val="nil"/>
              <w:right w:val="nil"/>
            </w:tcBorders>
            <w:shd w:val="clear" w:color="auto" w:fill="auto"/>
            <w:noWrap/>
            <w:vAlign w:val="center"/>
          </w:tcPr>
          <w:p w14:paraId="3CF6F7E8" w14:textId="36DFDDCD" w:rsidR="006049EA" w:rsidRPr="00277CE6" w:rsidRDefault="00C33B7B"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2.0.3</w:t>
            </w:r>
          </w:p>
        </w:tc>
      </w:tr>
      <w:tr w:rsidR="006049EA" w:rsidRPr="00277CE6" w14:paraId="1822ECA4" w14:textId="77777777" w:rsidTr="006049EA">
        <w:trPr>
          <w:trHeight w:val="244"/>
          <w:jc w:val="center"/>
        </w:trPr>
        <w:tc>
          <w:tcPr>
            <w:tcW w:w="4678" w:type="dxa"/>
            <w:tcBorders>
              <w:top w:val="nil"/>
              <w:bottom w:val="nil"/>
              <w:right w:val="nil"/>
            </w:tcBorders>
            <w:shd w:val="clear" w:color="auto" w:fill="auto"/>
            <w:noWrap/>
            <w:vAlign w:val="center"/>
          </w:tcPr>
          <w:p w14:paraId="073C7C82" w14:textId="022DFA24" w:rsidR="006049EA" w:rsidRPr="00277CE6" w:rsidRDefault="00C33B7B"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PyMOL</w:t>
            </w:r>
            <w:proofErr w:type="spellEnd"/>
          </w:p>
        </w:tc>
        <w:tc>
          <w:tcPr>
            <w:tcW w:w="4678" w:type="dxa"/>
            <w:tcBorders>
              <w:top w:val="nil"/>
              <w:left w:val="nil"/>
              <w:bottom w:val="nil"/>
              <w:right w:val="nil"/>
            </w:tcBorders>
            <w:shd w:val="clear" w:color="auto" w:fill="auto"/>
            <w:noWrap/>
            <w:vAlign w:val="center"/>
          </w:tcPr>
          <w:p w14:paraId="36814438" w14:textId="40814A3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2.5.0</w:t>
            </w:r>
          </w:p>
        </w:tc>
      </w:tr>
      <w:tr w:rsidR="006049EA" w:rsidRPr="00277CE6" w14:paraId="7CF35783" w14:textId="77777777" w:rsidTr="006049EA">
        <w:trPr>
          <w:trHeight w:val="244"/>
          <w:jc w:val="center"/>
        </w:trPr>
        <w:tc>
          <w:tcPr>
            <w:tcW w:w="4678" w:type="dxa"/>
            <w:tcBorders>
              <w:top w:val="nil"/>
              <w:bottom w:val="nil"/>
              <w:right w:val="nil"/>
            </w:tcBorders>
            <w:shd w:val="clear" w:color="auto" w:fill="auto"/>
            <w:noWrap/>
            <w:vAlign w:val="center"/>
          </w:tcPr>
          <w:p w14:paraId="78BE7F83" w14:textId="0799C477"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PyTorch</w:t>
            </w:r>
            <w:proofErr w:type="spellEnd"/>
          </w:p>
        </w:tc>
        <w:tc>
          <w:tcPr>
            <w:tcW w:w="4678" w:type="dxa"/>
            <w:tcBorders>
              <w:top w:val="nil"/>
              <w:left w:val="nil"/>
              <w:bottom w:val="nil"/>
              <w:right w:val="nil"/>
            </w:tcBorders>
            <w:shd w:val="clear" w:color="auto" w:fill="auto"/>
            <w:noWrap/>
            <w:vAlign w:val="center"/>
          </w:tcPr>
          <w:p w14:paraId="3F2EAEC3" w14:textId="1FF67D8E"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1.10.2</w:t>
            </w:r>
          </w:p>
        </w:tc>
      </w:tr>
      <w:tr w:rsidR="006049EA" w:rsidRPr="00277CE6" w14:paraId="47578562" w14:textId="77777777" w:rsidTr="006049EA">
        <w:trPr>
          <w:trHeight w:val="244"/>
          <w:jc w:val="center"/>
        </w:trPr>
        <w:tc>
          <w:tcPr>
            <w:tcW w:w="4678" w:type="dxa"/>
            <w:tcBorders>
              <w:top w:val="nil"/>
              <w:bottom w:val="nil"/>
              <w:right w:val="nil"/>
            </w:tcBorders>
            <w:shd w:val="clear" w:color="auto" w:fill="auto"/>
            <w:noWrap/>
            <w:vAlign w:val="center"/>
          </w:tcPr>
          <w:p w14:paraId="74259F25" w14:textId="6FB4921B"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-Cluster</w:t>
            </w:r>
          </w:p>
        </w:tc>
        <w:tc>
          <w:tcPr>
            <w:tcW w:w="4678" w:type="dxa"/>
            <w:tcBorders>
              <w:top w:val="nil"/>
              <w:left w:val="nil"/>
              <w:bottom w:val="nil"/>
              <w:right w:val="nil"/>
            </w:tcBorders>
            <w:shd w:val="clear" w:color="auto" w:fill="auto"/>
            <w:noWrap/>
            <w:vAlign w:val="center"/>
          </w:tcPr>
          <w:p w14:paraId="625739F6" w14:textId="09E3B5C3"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1.5.9</w:t>
            </w:r>
          </w:p>
        </w:tc>
      </w:tr>
      <w:tr w:rsidR="006049EA" w:rsidRPr="00277CE6" w14:paraId="23FFDEA3" w14:textId="77777777" w:rsidTr="006049EA">
        <w:trPr>
          <w:trHeight w:val="244"/>
          <w:jc w:val="center"/>
        </w:trPr>
        <w:tc>
          <w:tcPr>
            <w:tcW w:w="4678" w:type="dxa"/>
            <w:tcBorders>
              <w:top w:val="nil"/>
              <w:bottom w:val="nil"/>
              <w:right w:val="nil"/>
            </w:tcBorders>
            <w:shd w:val="clear" w:color="auto" w:fill="auto"/>
            <w:noWrap/>
            <w:vAlign w:val="center"/>
          </w:tcPr>
          <w:p w14:paraId="074404C5" w14:textId="38D17E1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-Scatter</w:t>
            </w:r>
          </w:p>
        </w:tc>
        <w:tc>
          <w:tcPr>
            <w:tcW w:w="4678" w:type="dxa"/>
            <w:tcBorders>
              <w:top w:val="nil"/>
              <w:left w:val="nil"/>
              <w:bottom w:val="nil"/>
              <w:right w:val="nil"/>
            </w:tcBorders>
            <w:shd w:val="clear" w:color="auto" w:fill="auto"/>
            <w:noWrap/>
            <w:vAlign w:val="center"/>
          </w:tcPr>
          <w:p w14:paraId="5777A4F3" w14:textId="68B8C6F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2.0.9</w:t>
            </w:r>
          </w:p>
        </w:tc>
      </w:tr>
      <w:tr w:rsidR="006049EA" w:rsidRPr="00277CE6" w14:paraId="3111CDA4" w14:textId="77777777" w:rsidTr="006049EA">
        <w:trPr>
          <w:trHeight w:val="244"/>
          <w:jc w:val="center"/>
        </w:trPr>
        <w:tc>
          <w:tcPr>
            <w:tcW w:w="4678" w:type="dxa"/>
            <w:tcBorders>
              <w:top w:val="nil"/>
              <w:bottom w:val="nil"/>
              <w:right w:val="nil"/>
            </w:tcBorders>
            <w:shd w:val="clear" w:color="auto" w:fill="auto"/>
            <w:noWrap/>
            <w:vAlign w:val="center"/>
          </w:tcPr>
          <w:p w14:paraId="12AD25D4" w14:textId="338C27A0"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-Sparse</w:t>
            </w:r>
          </w:p>
        </w:tc>
        <w:tc>
          <w:tcPr>
            <w:tcW w:w="4678" w:type="dxa"/>
            <w:tcBorders>
              <w:top w:val="nil"/>
              <w:left w:val="nil"/>
              <w:bottom w:val="nil"/>
              <w:right w:val="nil"/>
            </w:tcBorders>
            <w:shd w:val="clear" w:color="auto" w:fill="auto"/>
            <w:noWrap/>
            <w:vAlign w:val="center"/>
          </w:tcPr>
          <w:p w14:paraId="1791024C" w14:textId="33230AE8"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0.6.12</w:t>
            </w:r>
          </w:p>
        </w:tc>
      </w:tr>
      <w:tr w:rsidR="006049EA" w:rsidRPr="00277CE6" w14:paraId="10FAA8C1" w14:textId="77777777" w:rsidTr="006049EA">
        <w:trPr>
          <w:trHeight w:val="244"/>
          <w:jc w:val="center"/>
        </w:trPr>
        <w:tc>
          <w:tcPr>
            <w:tcW w:w="4678" w:type="dxa"/>
            <w:tcBorders>
              <w:top w:val="nil"/>
              <w:bottom w:val="nil"/>
              <w:right w:val="nil"/>
            </w:tcBorders>
            <w:shd w:val="clear" w:color="auto" w:fill="auto"/>
            <w:noWrap/>
            <w:vAlign w:val="center"/>
          </w:tcPr>
          <w:p w14:paraId="7C4B17B3" w14:textId="59990234"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eastAsia="宋体" w:hAnsi="Times New Roman" w:cs="Times New Roman"/>
              </w:rPr>
              <w:t>PyTorch</w:t>
            </w:r>
            <w:proofErr w:type="spellEnd"/>
            <w:r w:rsidRPr="00277CE6">
              <w:rPr>
                <w:rFonts w:ascii="Times New Roman" w:eastAsia="宋体" w:hAnsi="Times New Roman" w:cs="Times New Roman"/>
              </w:rPr>
              <w:t>-Spline-Conv</w:t>
            </w:r>
          </w:p>
        </w:tc>
        <w:tc>
          <w:tcPr>
            <w:tcW w:w="4678" w:type="dxa"/>
            <w:tcBorders>
              <w:top w:val="nil"/>
              <w:left w:val="nil"/>
              <w:bottom w:val="nil"/>
              <w:right w:val="nil"/>
            </w:tcBorders>
            <w:shd w:val="clear" w:color="auto" w:fill="auto"/>
            <w:noWrap/>
            <w:vAlign w:val="center"/>
          </w:tcPr>
          <w:p w14:paraId="67D928AF" w14:textId="3805B5BF"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1.2.1</w:t>
            </w:r>
          </w:p>
        </w:tc>
      </w:tr>
      <w:tr w:rsidR="006049EA" w:rsidRPr="00277CE6" w14:paraId="227D27DE" w14:textId="77777777" w:rsidTr="007A4752">
        <w:trPr>
          <w:trHeight w:val="244"/>
          <w:jc w:val="center"/>
        </w:trPr>
        <w:tc>
          <w:tcPr>
            <w:tcW w:w="4678" w:type="dxa"/>
            <w:tcBorders>
              <w:top w:val="nil"/>
              <w:bottom w:val="nil"/>
              <w:right w:val="nil"/>
            </w:tcBorders>
            <w:shd w:val="clear" w:color="auto" w:fill="auto"/>
            <w:noWrap/>
            <w:vAlign w:val="center"/>
          </w:tcPr>
          <w:p w14:paraId="39C3C4D0" w14:textId="3BE3F509"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Torchaudio</w:t>
            </w:r>
            <w:proofErr w:type="spellEnd"/>
          </w:p>
        </w:tc>
        <w:tc>
          <w:tcPr>
            <w:tcW w:w="4678" w:type="dxa"/>
            <w:tcBorders>
              <w:top w:val="nil"/>
              <w:left w:val="nil"/>
              <w:bottom w:val="nil"/>
              <w:right w:val="nil"/>
            </w:tcBorders>
            <w:shd w:val="clear" w:color="auto" w:fill="auto"/>
            <w:noWrap/>
            <w:vAlign w:val="center"/>
          </w:tcPr>
          <w:p w14:paraId="266241A5" w14:textId="1B9EF75C"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0.10.2</w:t>
            </w:r>
          </w:p>
        </w:tc>
      </w:tr>
      <w:tr w:rsidR="006049EA" w:rsidRPr="00277CE6" w14:paraId="435E3AE5" w14:textId="77777777" w:rsidTr="007A4752">
        <w:trPr>
          <w:trHeight w:val="244"/>
          <w:jc w:val="center"/>
        </w:trPr>
        <w:tc>
          <w:tcPr>
            <w:tcW w:w="4678" w:type="dxa"/>
            <w:tcBorders>
              <w:top w:val="nil"/>
              <w:bottom w:val="single" w:sz="18" w:space="0" w:color="auto"/>
              <w:right w:val="nil"/>
            </w:tcBorders>
            <w:shd w:val="clear" w:color="auto" w:fill="auto"/>
            <w:noWrap/>
            <w:vAlign w:val="center"/>
          </w:tcPr>
          <w:p w14:paraId="0D2BC524" w14:textId="6D8E1151" w:rsidR="006049EA" w:rsidRPr="00277CE6" w:rsidRDefault="007A4752" w:rsidP="0084619D">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Torchvision</w:t>
            </w:r>
            <w:proofErr w:type="spellEnd"/>
          </w:p>
        </w:tc>
        <w:tc>
          <w:tcPr>
            <w:tcW w:w="4678" w:type="dxa"/>
            <w:tcBorders>
              <w:top w:val="nil"/>
              <w:left w:val="nil"/>
              <w:bottom w:val="single" w:sz="18" w:space="0" w:color="auto"/>
              <w:right w:val="nil"/>
            </w:tcBorders>
            <w:shd w:val="clear" w:color="auto" w:fill="auto"/>
            <w:noWrap/>
            <w:vAlign w:val="center"/>
          </w:tcPr>
          <w:p w14:paraId="6336AB80" w14:textId="704E954D" w:rsidR="006049EA" w:rsidRPr="00277CE6" w:rsidRDefault="007A4752" w:rsidP="0084619D">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0.11.3</w:t>
            </w:r>
          </w:p>
        </w:tc>
      </w:tr>
    </w:tbl>
    <w:p w14:paraId="66EF8C11" w14:textId="2141EEEC" w:rsidR="007D1102" w:rsidRPr="00277CE6" w:rsidRDefault="00593FE9" w:rsidP="00773C27">
      <w:pPr>
        <w:spacing w:line="300" w:lineRule="auto"/>
        <w:ind w:firstLineChars="200" w:firstLine="480"/>
        <w:rPr>
          <w:rFonts w:ascii="Times New Roman" w:hAnsi="Times New Roman" w:cs="Times New Roman"/>
        </w:rPr>
      </w:pPr>
      <w:r w:rsidRPr="00277CE6">
        <w:rPr>
          <w:rFonts w:ascii="Times New Roman" w:eastAsia="宋体" w:hAnsi="Times New Roman" w:cs="Times New Roman"/>
          <w:sz w:val="24"/>
          <w:szCs w:val="24"/>
        </w:rPr>
        <w:lastRenderedPageBreak/>
        <w:t>本课题</w:t>
      </w:r>
      <w:r w:rsidR="004423FB" w:rsidRPr="00277CE6">
        <w:rPr>
          <w:rFonts w:ascii="Times New Roman" w:eastAsia="宋体" w:hAnsi="Times New Roman" w:cs="Times New Roman"/>
          <w:sz w:val="24"/>
          <w:szCs w:val="24"/>
        </w:rPr>
        <w:t>中程序的编写与调试</w:t>
      </w:r>
      <w:r w:rsidRPr="00277CE6">
        <w:rPr>
          <w:rFonts w:ascii="Times New Roman" w:eastAsia="宋体" w:hAnsi="Times New Roman" w:cs="Times New Roman"/>
          <w:sz w:val="24"/>
          <w:szCs w:val="24"/>
        </w:rPr>
        <w:t>在</w:t>
      </w:r>
      <w:r w:rsidR="003414C0" w:rsidRPr="00277CE6">
        <w:rPr>
          <w:rFonts w:ascii="Times New Roman" w:eastAsia="宋体" w:hAnsi="Times New Roman" w:cs="Times New Roman"/>
          <w:sz w:val="24"/>
          <w:szCs w:val="24"/>
        </w:rPr>
        <w:t>个人</w:t>
      </w:r>
      <w:r w:rsidR="003414C0" w:rsidRPr="00277CE6">
        <w:rPr>
          <w:rFonts w:ascii="Times New Roman" w:eastAsia="宋体" w:hAnsi="Times New Roman" w:cs="Times New Roman"/>
          <w:sz w:val="24"/>
          <w:szCs w:val="24"/>
        </w:rPr>
        <w:t>PC</w:t>
      </w:r>
      <w:r w:rsidR="003414C0" w:rsidRPr="00277CE6">
        <w:rPr>
          <w:rFonts w:ascii="Times New Roman" w:eastAsia="宋体" w:hAnsi="Times New Roman" w:cs="Times New Roman"/>
          <w:sz w:val="24"/>
          <w:szCs w:val="24"/>
        </w:rPr>
        <w:t>上完成，</w:t>
      </w:r>
      <w:r w:rsidR="00C51474" w:rsidRPr="00277CE6">
        <w:rPr>
          <w:rFonts w:ascii="Times New Roman" w:eastAsia="宋体" w:hAnsi="Times New Roman" w:cs="Times New Roman"/>
          <w:sz w:val="24"/>
          <w:szCs w:val="24"/>
        </w:rPr>
        <w:t>CPU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Intel i7-9750H</w:t>
      </w:r>
      <w:r w:rsidR="00C51474" w:rsidRPr="00277CE6">
        <w:rPr>
          <w:rFonts w:ascii="Times New Roman" w:eastAsia="宋体" w:hAnsi="Times New Roman" w:cs="Times New Roman"/>
          <w:sz w:val="24"/>
          <w:szCs w:val="24"/>
        </w:rPr>
        <w:t>，内存为</w:t>
      </w:r>
      <w:r w:rsidR="00C51474" w:rsidRPr="00277CE6">
        <w:rPr>
          <w:rFonts w:ascii="Times New Roman" w:eastAsia="宋体" w:hAnsi="Times New Roman" w:cs="Times New Roman"/>
          <w:sz w:val="24"/>
          <w:szCs w:val="24"/>
        </w:rPr>
        <w:t>16 GB DDR4</w:t>
      </w:r>
      <w:r w:rsidR="00C51474" w:rsidRPr="00277CE6">
        <w:rPr>
          <w:rFonts w:ascii="Times New Roman" w:eastAsia="宋体" w:hAnsi="Times New Roman" w:cs="Times New Roman"/>
          <w:sz w:val="24"/>
          <w:szCs w:val="24"/>
        </w:rPr>
        <w:t>，</w:t>
      </w:r>
      <w:r w:rsidR="00C51474" w:rsidRPr="00277CE6">
        <w:rPr>
          <w:rFonts w:ascii="Times New Roman" w:eastAsia="宋体" w:hAnsi="Times New Roman" w:cs="Times New Roman"/>
          <w:sz w:val="24"/>
          <w:szCs w:val="24"/>
        </w:rPr>
        <w:t>GPU</w:t>
      </w:r>
      <w:r w:rsidR="00C51474" w:rsidRPr="00277CE6">
        <w:rPr>
          <w:rFonts w:ascii="Times New Roman" w:eastAsia="宋体" w:hAnsi="Times New Roman" w:cs="Times New Roman"/>
          <w:sz w:val="24"/>
          <w:szCs w:val="24"/>
        </w:rPr>
        <w:t>为</w:t>
      </w:r>
      <w:r w:rsidR="00C51474" w:rsidRPr="00277CE6">
        <w:rPr>
          <w:rFonts w:ascii="Times New Roman" w:eastAsia="宋体" w:hAnsi="Times New Roman" w:cs="Times New Roman"/>
          <w:sz w:val="24"/>
          <w:szCs w:val="24"/>
        </w:rPr>
        <w:t xml:space="preserve">NVIDIA GTX 1660 </w:t>
      </w:r>
      <w:proofErr w:type="spellStart"/>
      <w:r w:rsidR="00C51474" w:rsidRPr="00277CE6">
        <w:rPr>
          <w:rFonts w:ascii="Times New Roman" w:eastAsia="宋体" w:hAnsi="Times New Roman" w:cs="Times New Roman"/>
          <w:sz w:val="24"/>
          <w:szCs w:val="24"/>
        </w:rPr>
        <w:t>Ti</w:t>
      </w:r>
      <w:proofErr w:type="spellEnd"/>
      <w:r w:rsidR="00C553BA" w:rsidRPr="00277CE6">
        <w:rPr>
          <w:rFonts w:ascii="Times New Roman" w:eastAsia="宋体" w:hAnsi="Times New Roman" w:cs="Times New Roman"/>
          <w:sz w:val="24"/>
          <w:szCs w:val="24"/>
        </w:rPr>
        <w:t>。</w:t>
      </w:r>
      <w:r w:rsidR="003F689A" w:rsidRPr="00277CE6">
        <w:rPr>
          <w:rFonts w:ascii="Times New Roman" w:eastAsia="宋体" w:hAnsi="Times New Roman" w:cs="Times New Roman"/>
          <w:sz w:val="24"/>
          <w:szCs w:val="24"/>
        </w:rPr>
        <w:t>模型的训练</w:t>
      </w:r>
      <w:r w:rsidR="00505095" w:rsidRPr="00277CE6">
        <w:rPr>
          <w:rFonts w:ascii="Times New Roman" w:eastAsia="宋体" w:hAnsi="Times New Roman" w:cs="Times New Roman"/>
          <w:sz w:val="24"/>
          <w:szCs w:val="24"/>
        </w:rPr>
        <w:t>、评估</w:t>
      </w:r>
      <w:r w:rsidR="005D4616" w:rsidRPr="00277CE6">
        <w:rPr>
          <w:rFonts w:ascii="Times New Roman" w:eastAsia="宋体" w:hAnsi="Times New Roman" w:cs="Times New Roman"/>
          <w:sz w:val="24"/>
          <w:szCs w:val="24"/>
        </w:rPr>
        <w:t>和</w:t>
      </w:r>
      <w:r w:rsidR="00750A4F" w:rsidRPr="00277CE6">
        <w:rPr>
          <w:rFonts w:ascii="Times New Roman" w:eastAsia="宋体" w:hAnsi="Times New Roman" w:cs="Times New Roman"/>
          <w:sz w:val="24"/>
          <w:szCs w:val="24"/>
        </w:rPr>
        <w:t>应用</w:t>
      </w:r>
      <w:r w:rsidR="00714C44" w:rsidRPr="00277CE6">
        <w:rPr>
          <w:rFonts w:ascii="Times New Roman" w:eastAsia="宋体" w:hAnsi="Times New Roman" w:cs="Times New Roman"/>
          <w:sz w:val="24"/>
          <w:szCs w:val="24"/>
        </w:rPr>
        <w:t>等过程</w:t>
      </w:r>
      <w:r w:rsidR="00ED58AB" w:rsidRPr="00277CE6">
        <w:rPr>
          <w:rFonts w:ascii="Times New Roman" w:eastAsia="宋体" w:hAnsi="Times New Roman" w:cs="Times New Roman"/>
          <w:sz w:val="24"/>
          <w:szCs w:val="24"/>
        </w:rPr>
        <w:t>在北京大学高性能计算平台（</w:t>
      </w:r>
      <w:r w:rsidR="00ED58AB" w:rsidRPr="00277CE6">
        <w:rPr>
          <w:rFonts w:ascii="Times New Roman" w:eastAsia="宋体" w:hAnsi="Times New Roman" w:cs="Times New Roman"/>
          <w:sz w:val="24"/>
          <w:szCs w:val="24"/>
        </w:rPr>
        <w:t>PKUHPC</w:t>
      </w:r>
      <w:r w:rsidR="00ED58AB" w:rsidRPr="00277CE6">
        <w:rPr>
          <w:rFonts w:ascii="Times New Roman" w:eastAsia="宋体" w:hAnsi="Times New Roman" w:cs="Times New Roman"/>
          <w:sz w:val="24"/>
          <w:szCs w:val="24"/>
        </w:rPr>
        <w:t>）上完成，</w:t>
      </w:r>
      <w:r w:rsidR="001C5B24" w:rsidRPr="00277CE6">
        <w:rPr>
          <w:rFonts w:ascii="Times New Roman" w:eastAsia="宋体" w:hAnsi="Times New Roman" w:cs="Times New Roman"/>
          <w:sz w:val="24"/>
          <w:szCs w:val="24"/>
        </w:rPr>
        <w:t>使用</w:t>
      </w:r>
      <w:r w:rsidR="001C5B24" w:rsidRPr="00277CE6">
        <w:rPr>
          <w:rFonts w:ascii="Times New Roman" w:eastAsia="宋体" w:hAnsi="Times New Roman" w:cs="Times New Roman"/>
          <w:sz w:val="24"/>
          <w:szCs w:val="24"/>
        </w:rPr>
        <w:t>gpu_2l</w:t>
      </w:r>
      <w:r w:rsidR="001C5B24" w:rsidRPr="00277CE6">
        <w:rPr>
          <w:rFonts w:ascii="Times New Roman" w:eastAsia="宋体" w:hAnsi="Times New Roman" w:cs="Times New Roman"/>
          <w:sz w:val="24"/>
          <w:szCs w:val="24"/>
        </w:rPr>
        <w:t>（</w:t>
      </w:r>
      <w:r w:rsidR="001C5B24" w:rsidRPr="00277CE6">
        <w:rPr>
          <w:rFonts w:ascii="Times New Roman" w:eastAsia="宋体" w:hAnsi="Times New Roman" w:cs="Times New Roman"/>
          <w:sz w:val="24"/>
          <w:szCs w:val="24"/>
        </w:rPr>
        <w:t xml:space="preserve">CPU: Intel Gold 6132; GPU: NVIDIA </w:t>
      </w:r>
      <w:r w:rsidR="001B3071" w:rsidRPr="00277CE6">
        <w:rPr>
          <w:rFonts w:ascii="Times New Roman" w:eastAsia="宋体" w:hAnsi="Times New Roman" w:cs="Times New Roman"/>
          <w:sz w:val="24"/>
          <w:szCs w:val="24"/>
        </w:rPr>
        <w:t>Tesla V100</w:t>
      </w:r>
      <w:r w:rsidR="001C5B24"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gpu_4l</w:t>
      </w:r>
      <w:r w:rsidR="001B3071"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CPU: Intel Gold 6132; GPU: NVIDIA Tesla V100</w:t>
      </w:r>
      <w:r w:rsidR="001B3071" w:rsidRPr="00277CE6">
        <w:rPr>
          <w:rFonts w:ascii="Times New Roman" w:eastAsia="宋体" w:hAnsi="Times New Roman" w:cs="Times New Roman"/>
          <w:sz w:val="24"/>
          <w:szCs w:val="24"/>
        </w:rPr>
        <w:t>）、</w:t>
      </w:r>
      <w:proofErr w:type="spellStart"/>
      <w:r w:rsidR="001B3071" w:rsidRPr="00277CE6">
        <w:rPr>
          <w:rFonts w:ascii="Times New Roman" w:eastAsia="宋体" w:hAnsi="Times New Roman" w:cs="Times New Roman"/>
          <w:sz w:val="24"/>
          <w:szCs w:val="24"/>
        </w:rPr>
        <w:t>cn</w:t>
      </w:r>
      <w:proofErr w:type="spellEnd"/>
      <w:r w:rsidR="001B3071" w:rsidRPr="00277CE6">
        <w:rPr>
          <w:rFonts w:ascii="Times New Roman" w:eastAsia="宋体" w:hAnsi="Times New Roman" w:cs="Times New Roman"/>
          <w:sz w:val="24"/>
          <w:szCs w:val="24"/>
        </w:rPr>
        <w:t>-short</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E5-2670 v2</w:t>
      </w:r>
      <w:r w:rsidR="001B3071"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w:t>
      </w:r>
      <w:proofErr w:type="spellStart"/>
      <w:r w:rsidR="00C67630" w:rsidRPr="00277CE6">
        <w:rPr>
          <w:rFonts w:ascii="Times New Roman" w:eastAsia="宋体" w:hAnsi="Times New Roman" w:cs="Times New Roman"/>
          <w:sz w:val="24"/>
          <w:szCs w:val="24"/>
        </w:rPr>
        <w:t>cn_nl</w:t>
      </w:r>
      <w:proofErr w:type="spellEnd"/>
      <w:r w:rsidR="00C67630" w:rsidRPr="00277CE6">
        <w:rPr>
          <w:rFonts w:ascii="Times New Roman" w:eastAsia="宋体" w:hAnsi="Times New Roman" w:cs="Times New Roman"/>
          <w:sz w:val="24"/>
          <w:szCs w:val="24"/>
        </w:rPr>
        <w:t>（</w:t>
      </w:r>
      <w:r w:rsidR="00C67630" w:rsidRPr="00277CE6">
        <w:rPr>
          <w:rFonts w:ascii="Times New Roman" w:eastAsia="宋体" w:hAnsi="Times New Roman" w:cs="Times New Roman"/>
          <w:sz w:val="24"/>
          <w:szCs w:val="24"/>
        </w:rPr>
        <w:t>CPU: Intel Gold 6132</w:t>
      </w:r>
      <w:r w:rsidR="00C67630" w:rsidRPr="00277CE6">
        <w:rPr>
          <w:rFonts w:ascii="Times New Roman" w:eastAsia="宋体" w:hAnsi="Times New Roman" w:cs="Times New Roman"/>
          <w:sz w:val="24"/>
          <w:szCs w:val="24"/>
        </w:rPr>
        <w:t>）</w:t>
      </w:r>
      <w:r w:rsidR="001B3071" w:rsidRPr="00277CE6">
        <w:rPr>
          <w:rFonts w:ascii="Times New Roman" w:eastAsia="宋体" w:hAnsi="Times New Roman" w:cs="Times New Roman"/>
          <w:sz w:val="24"/>
          <w:szCs w:val="24"/>
        </w:rPr>
        <w:t>节点提交任务</w:t>
      </w:r>
      <w:r w:rsidR="002E7B6F" w:rsidRPr="00277CE6">
        <w:rPr>
          <w:rFonts w:ascii="Times New Roman" w:eastAsia="宋体" w:hAnsi="Times New Roman" w:cs="Times New Roman"/>
          <w:sz w:val="24"/>
          <w:szCs w:val="24"/>
        </w:rPr>
        <w:t>进行计算。</w:t>
      </w:r>
    </w:p>
    <w:p w14:paraId="638DE67A" w14:textId="014779C0" w:rsidR="005B7372" w:rsidRPr="00277CE6" w:rsidRDefault="0074132A" w:rsidP="005B7372">
      <w:pPr>
        <w:pStyle w:val="Heading2"/>
        <w:rPr>
          <w:rFonts w:eastAsiaTheme="minorEastAsia" w:cs="Times New Roman"/>
          <w:sz w:val="28"/>
          <w:szCs w:val="28"/>
        </w:rPr>
      </w:pPr>
      <w:bookmarkStart w:id="77" w:name="_Toc104787983"/>
      <w:r w:rsidRPr="00277CE6">
        <w:rPr>
          <w:rFonts w:eastAsiaTheme="minorEastAsia" w:cs="Times New Roman"/>
          <w:sz w:val="28"/>
          <w:szCs w:val="28"/>
        </w:rPr>
        <w:t>2.</w:t>
      </w:r>
      <w:r w:rsidR="007D1102" w:rsidRPr="00277CE6">
        <w:rPr>
          <w:rFonts w:eastAsiaTheme="minorEastAsia" w:cs="Times New Roman"/>
          <w:sz w:val="28"/>
          <w:szCs w:val="28"/>
        </w:rPr>
        <w:t>3</w:t>
      </w:r>
      <w:r w:rsidR="0003466B" w:rsidRPr="00277CE6">
        <w:rPr>
          <w:rFonts w:eastAsiaTheme="minorEastAsia" w:cs="Times New Roman"/>
          <w:sz w:val="28"/>
          <w:szCs w:val="28"/>
        </w:rPr>
        <w:t xml:space="preserve"> </w:t>
      </w:r>
      <w:r w:rsidR="005B7372" w:rsidRPr="00277CE6">
        <w:rPr>
          <w:rFonts w:eastAsiaTheme="minorEastAsia" w:cs="Times New Roman"/>
          <w:sz w:val="28"/>
          <w:szCs w:val="28"/>
        </w:rPr>
        <w:fldChar w:fldCharType="begin"/>
      </w:r>
      <w:r w:rsidR="005B7372" w:rsidRPr="00277CE6">
        <w:rPr>
          <w:rFonts w:eastAsiaTheme="minorEastAsia" w:cs="Times New Roman"/>
          <w:sz w:val="28"/>
          <w:szCs w:val="28"/>
        </w:rPr>
        <w:instrText xml:space="preserve"> TITLE  [</w:instrText>
      </w:r>
      <w:r w:rsidR="005B7372" w:rsidRPr="00277CE6">
        <w:rPr>
          <w:rFonts w:eastAsiaTheme="minorEastAsia" w:cs="Times New Roman"/>
          <w:sz w:val="28"/>
          <w:szCs w:val="28"/>
        </w:rPr>
        <w:instrText>此处键入二级标题</w:instrText>
      </w:r>
      <w:r w:rsidR="005B7372" w:rsidRPr="00277CE6">
        <w:rPr>
          <w:rFonts w:eastAsiaTheme="minorEastAsia" w:cs="Times New Roman"/>
          <w:sz w:val="28"/>
          <w:szCs w:val="28"/>
        </w:rPr>
        <w:instrText xml:space="preserve">]  \* MERGEFORMAT </w:instrText>
      </w:r>
      <w:r w:rsidR="005B7372" w:rsidRPr="00277CE6">
        <w:rPr>
          <w:rFonts w:eastAsiaTheme="minorEastAsia" w:cs="Times New Roman"/>
          <w:sz w:val="28"/>
          <w:szCs w:val="28"/>
        </w:rPr>
        <w:fldChar w:fldCharType="separate"/>
      </w:r>
      <w:r w:rsidR="00CF6721" w:rsidRPr="00277CE6">
        <w:rPr>
          <w:rFonts w:eastAsiaTheme="minorEastAsia" w:cs="Times New Roman"/>
          <w:sz w:val="28"/>
          <w:szCs w:val="28"/>
        </w:rPr>
        <w:t>模型</w:t>
      </w:r>
      <w:r w:rsidR="00D0402C" w:rsidRPr="00277CE6">
        <w:rPr>
          <w:rFonts w:eastAsiaTheme="minorEastAsia" w:cs="Times New Roman"/>
          <w:sz w:val="28"/>
          <w:szCs w:val="28"/>
        </w:rPr>
        <w:t>的</w:t>
      </w:r>
      <w:r w:rsidR="00EC2E6C" w:rsidRPr="00277CE6">
        <w:rPr>
          <w:rFonts w:eastAsiaTheme="minorEastAsia" w:cs="Times New Roman"/>
          <w:sz w:val="28"/>
          <w:szCs w:val="28"/>
        </w:rPr>
        <w:t>构建</w:t>
      </w:r>
      <w:bookmarkEnd w:id="77"/>
      <w:r w:rsidR="005B7372" w:rsidRPr="00277CE6">
        <w:rPr>
          <w:rFonts w:eastAsiaTheme="minorEastAsia" w:cs="Times New Roman"/>
          <w:sz w:val="28"/>
          <w:szCs w:val="28"/>
        </w:rPr>
        <w:fldChar w:fldCharType="end"/>
      </w:r>
    </w:p>
    <w:p w14:paraId="2E1676FE" w14:textId="3ADB373E" w:rsidR="00CA430B" w:rsidRPr="00277CE6" w:rsidRDefault="00CA430B"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宋体" w:hAnsi="Times New Roman" w:cs="Times New Roman"/>
          <w:sz w:val="24"/>
          <w:szCs w:val="24"/>
        </w:rPr>
        <w:t>本课题</w:t>
      </w:r>
      <w:r w:rsidR="00C314BB" w:rsidRPr="00277CE6">
        <w:rPr>
          <w:rFonts w:ascii="Times New Roman" w:eastAsia="宋体" w:hAnsi="Times New Roman" w:cs="Times New Roman"/>
          <w:sz w:val="24"/>
          <w:szCs w:val="24"/>
        </w:rPr>
        <w:t>参考</w:t>
      </w:r>
      <w:r w:rsidR="0042273E" w:rsidRPr="00277CE6">
        <w:rPr>
          <w:rFonts w:ascii="Times New Roman" w:eastAsia="宋体" w:hAnsi="Times New Roman" w:cs="Times New Roman"/>
          <w:sz w:val="24"/>
          <w:szCs w:val="24"/>
        </w:rPr>
        <w:t>Shi</w:t>
      </w:r>
      <w:r w:rsidR="0042273E" w:rsidRPr="00277CE6">
        <w:rPr>
          <w:rFonts w:ascii="Times New Roman" w:eastAsia="宋体" w:hAnsi="Times New Roman" w:cs="Times New Roman"/>
          <w:sz w:val="24"/>
          <w:szCs w:val="24"/>
        </w:rPr>
        <w:t>等</w:t>
      </w:r>
      <w:r w:rsidR="00516D9D" w:rsidRPr="00277CE6">
        <w:rPr>
          <w:rFonts w:ascii="Times New Roman" w:eastAsia="宋体" w:hAnsi="Times New Roman" w:cs="Times New Roman"/>
          <w:sz w:val="24"/>
          <w:szCs w:val="24"/>
        </w:rPr>
        <w:fldChar w:fldCharType="begin"/>
      </w:r>
      <w:r w:rsidR="00516D9D" w:rsidRPr="00277CE6">
        <w:rPr>
          <w:rFonts w:ascii="Times New Roman" w:eastAsia="宋体" w:hAnsi="Times New Roman" w:cs="Times New Roman"/>
          <w:sz w:val="24"/>
          <w:szCs w:val="24"/>
        </w:rPr>
        <w:instrText xml:space="preserve"> ADDIN ZOTERO_ITEM CSL_CITATION {"citationID":"vjWlDWxO","properties":{"formattedCitation":"\\super 18\\nosupersub{}","plainCitation":"18","noteIndex":0},"citationItems":[{"id":290,"uris":["http://zotero.org/users/9340884/items/J484BCHP"],"itemData":{"id":290,"type":"paper-conference","abstract":"We study a fundamental problem in computational chemistry known as molecular conformation generation, trying to predict stable 3D structures from 2D molecular graphs. Existing machine learning approaches usually first predict distances between atoms and then generate a 3D structure satisfying the distances, where noise in predicted distances may induce extra errors during 3D coordinate generation. Inspired by the traditional force field methods for molecular dynamics simulation, in this paper, we propose a novel approach called ConfGF by directly estimating the gradient fields of the log density of atomic coordinates. The estimated gradient fields allow directly generating stable conformations via Langevin dynamics. However, the problem is very challenging as the gradient fields are roto-translation equivariant. We notice that estimating the gradient fields of atomic coordinates can be translated to estimating the gradient fields of interatomic distances, and hence develop a novel algorithm based on recent score-based generative models to effectively estimate these gradients. Experimental results across multiple tasks show that ConfGF outperforms previous state-of-the-art baselines by a significant margin.","container-title":"Proceedings of the 38th International Conference on Machine Learning","event":"International Conference on Machine Learning","language":"en","note":"ISSN: 2640-3498","page":"9558-9568","publisher":"PMLR","source":"proceedings.mlr.press","title":"Learning Gradient Fields for Molecular Conformation Generation","URL":"https://proceedings.mlr.press/v139/shi21b.html","author":[{"family":"Shi","given":"Chence"},{"family":"Luo","given":"Shitong"},{"family":"Xu","given":"Minkai"},{"family":"Tang","given":"Jian"}],"accessed":{"date-parts":[["2022",5,28]]},"issued":{"date-parts":[["2021",7,1]]}}}],"schema":"https://github.com/citation-style-language/schema/raw/master/csl-citation.json"} </w:instrText>
      </w:r>
      <w:r w:rsidR="00516D9D" w:rsidRPr="00277CE6">
        <w:rPr>
          <w:rFonts w:ascii="Times New Roman" w:eastAsia="宋体" w:hAnsi="Times New Roman" w:cs="Times New Roman"/>
          <w:sz w:val="24"/>
          <w:szCs w:val="24"/>
        </w:rPr>
        <w:fldChar w:fldCharType="separate"/>
      </w:r>
      <w:r w:rsidR="00516D9D" w:rsidRPr="00277CE6">
        <w:rPr>
          <w:rFonts w:ascii="Times New Roman" w:hAnsi="Times New Roman" w:cs="Times New Roman"/>
          <w:kern w:val="0"/>
          <w:sz w:val="24"/>
          <w:szCs w:val="24"/>
          <w:vertAlign w:val="superscript"/>
        </w:rPr>
        <w:t>18</w:t>
      </w:r>
      <w:r w:rsidR="00516D9D" w:rsidRPr="00277CE6">
        <w:rPr>
          <w:rFonts w:ascii="Times New Roman" w:eastAsia="宋体" w:hAnsi="Times New Roman" w:cs="Times New Roman"/>
          <w:sz w:val="24"/>
          <w:szCs w:val="24"/>
        </w:rPr>
        <w:fldChar w:fldCharType="end"/>
      </w:r>
      <w:r w:rsidR="009E4DEC" w:rsidRPr="00277CE6">
        <w:rPr>
          <w:rFonts w:ascii="Times New Roman" w:eastAsia="宋体" w:hAnsi="Times New Roman" w:cs="Times New Roman"/>
          <w:sz w:val="24"/>
          <w:szCs w:val="24"/>
        </w:rPr>
        <w:t>提出的分子构象生成模型</w:t>
      </w:r>
      <w:proofErr w:type="spellStart"/>
      <w:r w:rsidR="009E4DEC" w:rsidRPr="00277CE6">
        <w:rPr>
          <w:rFonts w:ascii="Times New Roman" w:eastAsia="宋体" w:hAnsi="Times New Roman" w:cs="Times New Roman"/>
          <w:sz w:val="24"/>
          <w:szCs w:val="24"/>
        </w:rPr>
        <w:t>ConfGF</w:t>
      </w:r>
      <w:proofErr w:type="spellEnd"/>
      <w:r w:rsidR="00947116" w:rsidRPr="00277CE6">
        <w:rPr>
          <w:rFonts w:ascii="Times New Roman" w:eastAsia="宋体" w:hAnsi="Times New Roman" w:cs="Times New Roman"/>
          <w:sz w:val="24"/>
          <w:szCs w:val="24"/>
        </w:rPr>
        <w:t>和</w:t>
      </w:r>
      <w:r w:rsidR="00947116" w:rsidRPr="00277CE6">
        <w:rPr>
          <w:rFonts w:ascii="Times New Roman" w:eastAsia="宋体" w:hAnsi="Times New Roman" w:cs="Times New Roman"/>
          <w:sz w:val="24"/>
          <w:szCs w:val="24"/>
        </w:rPr>
        <w:t>Wu</w:t>
      </w:r>
      <w:r w:rsidR="00947116" w:rsidRPr="00277CE6">
        <w:rPr>
          <w:rFonts w:ascii="Times New Roman" w:eastAsia="宋体" w:hAnsi="Times New Roman" w:cs="Times New Roman"/>
          <w:sz w:val="24"/>
          <w:szCs w:val="24"/>
        </w:rPr>
        <w:t>等</w:t>
      </w:r>
      <w:r w:rsidR="008126F0" w:rsidRPr="00277CE6">
        <w:rPr>
          <w:rFonts w:ascii="Times New Roman" w:eastAsia="宋体" w:hAnsi="Times New Roman" w:cs="Times New Roman"/>
          <w:sz w:val="24"/>
          <w:szCs w:val="24"/>
        </w:rPr>
        <w:fldChar w:fldCharType="begin"/>
      </w:r>
      <w:r w:rsidR="008126F0" w:rsidRPr="00277CE6">
        <w:rPr>
          <w:rFonts w:ascii="Times New Roman" w:eastAsia="宋体" w:hAnsi="Times New Roman" w:cs="Times New Roman"/>
          <w:sz w:val="24"/>
          <w:szCs w:val="24"/>
        </w:rPr>
        <w:instrText xml:space="preserve"> ADDIN ZOTERO_ITEM CSL_CITATION {"citationID":"PkIIdiCW","properties":{"formattedCitation":"\\super 22\\nosupersub{}","plainCitation":"22","noteIndex":0},"citationItems":[{"id":15,"uris":["http://zotero.org/users/9340884/items/N92VST9H"],"itemData":{"id":15,"type":"report","abstract":"Accurate prediction of protein structures is critical for understanding the biological function of proteins. Nevertheless, most structure optimization methods are built upon pre-deﬁned statistical energy functions, which may be sub-optimal in formulating the conformation space. In this paper, we propose an end-to-end approach for protein structure optimization, powered by SE(3)-equivariant energy-based models. The conformation space is characterized by a SE(3)-equivariant graph neural network, with substantial modiﬁcations to embed the protein-speciﬁc domain knowledge. Furthermore, we introduce continuously-annealed Langevin dynamics as a novel sampling algorithm, and demonstrate that such process converges to native protein structures with theoretical guarantees. Extensive experiments indicate that SE(3)-Fold achieves comparable structure optimization accuracy, compared against state-of-the-art baselines, with over 1-2 orders of magnitude speed-up.","genre":"preprint","language":"en","note":"DOI: 10.1101/2021.06.06.447297","publisher":"Bioinformatics","source":"DOI.org (Crossref)","title":"SE(3)-Equivariant Energy-based Models for End-to-End Protein Folding","URL":"http://biorxiv.org/lookup/doi/10.1101/2021.06.06.447297","author":[{"family":"Wu","given":"Jiaxiang"},{"family":"Shen","given":"Tao"},{"family":"Lan","given":"Haidong"},{"family":"Bian","given":"Yatao"},{"family":"Huang","given":"Junzhou"}],"accessed":{"date-parts":[["2022",4,7]]},"issued":{"date-parts":[["2021",6,7]]}}}],"schema":"https://github.com/citation-style-language/schema/raw/master/csl-citation.json"} </w:instrText>
      </w:r>
      <w:r w:rsidR="008126F0" w:rsidRPr="00277CE6">
        <w:rPr>
          <w:rFonts w:ascii="Times New Roman" w:eastAsia="宋体" w:hAnsi="Times New Roman" w:cs="Times New Roman"/>
          <w:sz w:val="24"/>
          <w:szCs w:val="24"/>
        </w:rPr>
        <w:fldChar w:fldCharType="separate"/>
      </w:r>
      <w:r w:rsidR="008126F0" w:rsidRPr="00277CE6">
        <w:rPr>
          <w:rFonts w:ascii="Times New Roman" w:hAnsi="Times New Roman" w:cs="Times New Roman"/>
          <w:kern w:val="0"/>
          <w:sz w:val="24"/>
          <w:szCs w:val="24"/>
          <w:vertAlign w:val="superscript"/>
        </w:rPr>
        <w:t>22</w:t>
      </w:r>
      <w:r w:rsidR="008126F0" w:rsidRPr="00277CE6">
        <w:rPr>
          <w:rFonts w:ascii="Times New Roman" w:eastAsia="宋体" w:hAnsi="Times New Roman" w:cs="Times New Roman"/>
          <w:sz w:val="24"/>
          <w:szCs w:val="24"/>
        </w:rPr>
        <w:fldChar w:fldCharType="end"/>
      </w:r>
      <w:r w:rsidR="00947116" w:rsidRPr="00277CE6">
        <w:rPr>
          <w:rFonts w:ascii="Times New Roman" w:eastAsia="宋体" w:hAnsi="Times New Roman" w:cs="Times New Roman"/>
          <w:sz w:val="24"/>
          <w:szCs w:val="24"/>
        </w:rPr>
        <w:t>提出的</w:t>
      </w:r>
      <w:r w:rsidR="008126F0" w:rsidRPr="00277CE6">
        <w:rPr>
          <w:rFonts w:ascii="Times New Roman" w:eastAsia="宋体" w:hAnsi="Times New Roman" w:cs="Times New Roman"/>
          <w:sz w:val="24"/>
          <w:szCs w:val="24"/>
        </w:rPr>
        <w:t>蛋白质从头折叠模型</w:t>
      </w:r>
      <w:r w:rsidR="008126F0" w:rsidRPr="00277CE6">
        <w:rPr>
          <w:rFonts w:ascii="Times New Roman" w:eastAsia="宋体" w:hAnsi="Times New Roman" w:cs="Times New Roman"/>
          <w:sz w:val="24"/>
          <w:szCs w:val="24"/>
        </w:rPr>
        <w:t>EBM-Fold</w:t>
      </w:r>
      <w:r w:rsidR="006A33A0" w:rsidRPr="00277CE6">
        <w:rPr>
          <w:rFonts w:ascii="Times New Roman" w:eastAsia="宋体" w:hAnsi="Times New Roman" w:cs="Times New Roman"/>
          <w:sz w:val="24"/>
          <w:szCs w:val="24"/>
        </w:rPr>
        <w:t>的架构，</w:t>
      </w:r>
      <w:r w:rsidR="00F96682" w:rsidRPr="00277CE6">
        <w:rPr>
          <w:rFonts w:ascii="Times New Roman" w:eastAsia="宋体" w:hAnsi="Times New Roman" w:cs="Times New Roman"/>
          <w:sz w:val="24"/>
          <w:szCs w:val="24"/>
        </w:rPr>
        <w:t>基于</w:t>
      </w:r>
      <w:r w:rsidR="00E24811" w:rsidRPr="00277CE6">
        <w:rPr>
          <w:rFonts w:ascii="Times New Roman" w:eastAsia="宋体" w:hAnsi="Times New Roman" w:cs="Times New Roman"/>
          <w:sz w:val="24"/>
          <w:szCs w:val="24"/>
        </w:rPr>
        <w:t>四</w:t>
      </w:r>
      <w:r w:rsidR="00046A0E" w:rsidRPr="00277CE6">
        <w:rPr>
          <w:rFonts w:ascii="Times New Roman" w:eastAsia="宋体" w:hAnsi="Times New Roman" w:cs="Times New Roman"/>
          <w:sz w:val="24"/>
          <w:szCs w:val="24"/>
        </w:rPr>
        <w:t>层</w:t>
      </w:r>
      <w:r w:rsidR="00046A0E" w:rsidRPr="00277CE6">
        <w:rPr>
          <w:rFonts w:ascii="Times New Roman" w:eastAsia="宋体" w:hAnsi="Times New Roman" w:cs="Times New Roman"/>
          <w:sz w:val="24"/>
          <w:szCs w:val="24"/>
        </w:rPr>
        <w:t>EGNN+</w:t>
      </w:r>
      <w:r w:rsidR="00BD76DD" w:rsidRPr="00277CE6">
        <w:rPr>
          <w:rFonts w:ascii="Times New Roman" w:eastAsia="宋体" w:hAnsi="Times New Roman" w:cs="Times New Roman"/>
          <w:sz w:val="24"/>
          <w:szCs w:val="24"/>
        </w:rPr>
        <w:t>降噪</w:t>
      </w:r>
      <w:r w:rsidR="008D2878" w:rsidRPr="00277CE6">
        <w:rPr>
          <w:rFonts w:ascii="Times New Roman" w:eastAsia="宋体" w:hAnsi="Times New Roman" w:cs="Times New Roman"/>
          <w:sz w:val="24"/>
          <w:szCs w:val="24"/>
        </w:rPr>
        <w:t>分数匹配</w:t>
      </w:r>
      <w:r w:rsidR="007450EA" w:rsidRPr="00277CE6">
        <w:rPr>
          <w:rFonts w:ascii="Times New Roman" w:eastAsia="宋体" w:hAnsi="Times New Roman" w:cs="Times New Roman"/>
          <w:sz w:val="24"/>
          <w:szCs w:val="24"/>
        </w:rPr>
        <w:t>构建模型</w:t>
      </w:r>
      <w:r w:rsidR="00B84C42" w:rsidRPr="00277CE6">
        <w:rPr>
          <w:rFonts w:ascii="Times New Roman" w:eastAsia="宋体" w:hAnsi="Times New Roman" w:cs="Times New Roman"/>
          <w:sz w:val="24"/>
          <w:szCs w:val="24"/>
        </w:rPr>
        <w:t>，</w:t>
      </w:r>
      <w:r w:rsidR="00632072" w:rsidRPr="00277CE6">
        <w:rPr>
          <w:rFonts w:ascii="Times New Roman" w:eastAsia="宋体" w:hAnsi="Times New Roman" w:cs="Times New Roman"/>
          <w:sz w:val="24"/>
          <w:szCs w:val="24"/>
        </w:rPr>
        <w:t>在前述蛋白质结构数据集上进行训练</w:t>
      </w:r>
      <w:r w:rsidR="000F34C2" w:rsidRPr="00277CE6">
        <w:rPr>
          <w:rFonts w:ascii="Times New Roman" w:eastAsia="宋体" w:hAnsi="Times New Roman" w:cs="Times New Roman"/>
          <w:sz w:val="24"/>
          <w:szCs w:val="24"/>
        </w:rPr>
        <w:t>，</w:t>
      </w:r>
      <w:r w:rsidR="00FF285E" w:rsidRPr="00277CE6">
        <w:rPr>
          <w:rFonts w:ascii="Times New Roman" w:eastAsia="宋体" w:hAnsi="Times New Roman" w:cs="Times New Roman"/>
          <w:sz w:val="24"/>
          <w:szCs w:val="24"/>
        </w:rPr>
        <w:t>从而开发</w:t>
      </w:r>
      <w:r w:rsidR="0011212A" w:rsidRPr="00277CE6">
        <w:rPr>
          <w:rFonts w:ascii="Times New Roman" w:eastAsia="宋体" w:hAnsi="Times New Roman" w:cs="Times New Roman"/>
          <w:sz w:val="24"/>
          <w:szCs w:val="24"/>
        </w:rPr>
        <w:t>可用于</w:t>
      </w:r>
      <w:r w:rsidR="00EE37EA" w:rsidRPr="00277CE6">
        <w:rPr>
          <w:rFonts w:ascii="Times New Roman" w:eastAsia="宋体" w:hAnsi="Times New Roman" w:cs="Times New Roman"/>
          <w:sz w:val="24"/>
          <w:szCs w:val="24"/>
        </w:rPr>
        <w:t>侧链无关的蛋白质主链结构优化的</w:t>
      </w:r>
      <w:r w:rsidR="00505694" w:rsidRPr="00277CE6">
        <w:rPr>
          <w:rFonts w:ascii="Times New Roman" w:eastAsia="宋体" w:hAnsi="Times New Roman" w:cs="Times New Roman"/>
          <w:sz w:val="24"/>
          <w:szCs w:val="24"/>
        </w:rPr>
        <w:t>全新</w:t>
      </w:r>
      <w:r w:rsidR="00EE37EA" w:rsidRPr="00277CE6">
        <w:rPr>
          <w:rFonts w:ascii="Times New Roman" w:eastAsia="宋体" w:hAnsi="Times New Roman" w:cs="Times New Roman"/>
          <w:sz w:val="24"/>
          <w:szCs w:val="24"/>
        </w:rPr>
        <w:t>模型。</w:t>
      </w:r>
      <w:r w:rsidR="008007EF" w:rsidRPr="00277CE6">
        <w:rPr>
          <w:rFonts w:ascii="Times New Roman" w:eastAsia="宋体" w:hAnsi="Times New Roman" w:cs="Times New Roman"/>
          <w:sz w:val="24"/>
          <w:szCs w:val="24"/>
        </w:rPr>
        <w:t>在</w:t>
      </w:r>
      <w:r w:rsidR="00456C27" w:rsidRPr="00277CE6">
        <w:rPr>
          <w:rFonts w:ascii="Times New Roman" w:eastAsia="宋体" w:hAnsi="Times New Roman" w:cs="Times New Roman"/>
          <w:sz w:val="24"/>
          <w:szCs w:val="24"/>
        </w:rPr>
        <w:t>前述</w:t>
      </w:r>
      <w:r w:rsidR="008007EF" w:rsidRPr="00277CE6">
        <w:rPr>
          <w:rFonts w:ascii="Times New Roman" w:eastAsia="宋体" w:hAnsi="Times New Roman" w:cs="Times New Roman"/>
          <w:sz w:val="24"/>
          <w:szCs w:val="24"/>
        </w:rPr>
        <w:t>研究的基础上</w:t>
      </w:r>
      <w:r w:rsidR="00456C27" w:rsidRPr="00277CE6">
        <w:rPr>
          <w:rFonts w:ascii="Times New Roman" w:eastAsia="宋体" w:hAnsi="Times New Roman" w:cs="Times New Roman"/>
          <w:sz w:val="24"/>
          <w:szCs w:val="24"/>
        </w:rPr>
        <w:t>，本课题</w:t>
      </w:r>
      <w:r w:rsidR="007925A3" w:rsidRPr="00277CE6">
        <w:rPr>
          <w:rFonts w:ascii="Times New Roman" w:eastAsia="宋体" w:hAnsi="Times New Roman" w:cs="Times New Roman"/>
          <w:sz w:val="24"/>
          <w:szCs w:val="24"/>
        </w:rPr>
        <w:t>重点</w:t>
      </w:r>
      <w:r w:rsidR="00100E91" w:rsidRPr="00277CE6">
        <w:rPr>
          <w:rFonts w:ascii="Times New Roman" w:eastAsia="宋体" w:hAnsi="Times New Roman" w:cs="Times New Roman"/>
          <w:sz w:val="24"/>
          <w:szCs w:val="24"/>
        </w:rPr>
        <w:t>关注</w:t>
      </w:r>
      <w:r w:rsidR="007925A3" w:rsidRPr="00277CE6">
        <w:rPr>
          <w:rFonts w:ascii="Times New Roman" w:eastAsia="宋体" w:hAnsi="Times New Roman" w:cs="Times New Roman"/>
          <w:sz w:val="24"/>
          <w:szCs w:val="24"/>
        </w:rPr>
        <w:t>了</w:t>
      </w:r>
      <w:r w:rsidR="00C24B59" w:rsidRPr="00277CE6">
        <w:rPr>
          <w:rFonts w:ascii="Times New Roman" w:eastAsia="宋体" w:hAnsi="Times New Roman" w:cs="Times New Roman"/>
          <w:sz w:val="24"/>
          <w:szCs w:val="24"/>
        </w:rPr>
        <w:t>模型</w:t>
      </w:r>
      <w:r w:rsidR="00810A89" w:rsidRPr="00277CE6">
        <w:rPr>
          <w:rFonts w:ascii="Times New Roman" w:eastAsia="宋体" w:hAnsi="Times New Roman" w:cs="Times New Roman"/>
          <w:sz w:val="24"/>
          <w:szCs w:val="24"/>
        </w:rPr>
        <w:t>对蛋白质</w:t>
      </w:r>
      <w:r w:rsidR="00036581" w:rsidRPr="00277CE6">
        <w:rPr>
          <w:rFonts w:ascii="Times New Roman" w:eastAsia="宋体" w:hAnsi="Times New Roman" w:cs="Times New Roman"/>
          <w:sz w:val="24"/>
          <w:szCs w:val="24"/>
        </w:rPr>
        <w:t>结构优化问题的</w:t>
      </w:r>
      <w:r w:rsidR="00982C79" w:rsidRPr="00277CE6">
        <w:rPr>
          <w:rFonts w:ascii="Times New Roman" w:eastAsia="宋体" w:hAnsi="Times New Roman" w:cs="Times New Roman"/>
          <w:sz w:val="24"/>
          <w:szCs w:val="24"/>
        </w:rPr>
        <w:t>适配</w:t>
      </w:r>
      <w:r w:rsidR="00035CD1" w:rsidRPr="00277CE6">
        <w:rPr>
          <w:rFonts w:ascii="Times New Roman" w:eastAsia="宋体" w:hAnsi="Times New Roman" w:cs="Times New Roman"/>
          <w:sz w:val="24"/>
          <w:szCs w:val="24"/>
        </w:rPr>
        <w:t>，</w:t>
      </w:r>
      <w:r w:rsidR="00223895" w:rsidRPr="00277CE6">
        <w:rPr>
          <w:rFonts w:ascii="Times New Roman" w:eastAsia="宋体" w:hAnsi="Times New Roman" w:cs="Times New Roman"/>
          <w:sz w:val="24"/>
          <w:szCs w:val="24"/>
        </w:rPr>
        <w:t>隐去</w:t>
      </w:r>
      <w:r w:rsidR="00867C5D" w:rsidRPr="00277CE6">
        <w:rPr>
          <w:rFonts w:ascii="Times New Roman" w:eastAsia="宋体" w:hAnsi="Times New Roman" w:cs="Times New Roman"/>
          <w:sz w:val="24"/>
          <w:szCs w:val="24"/>
        </w:rPr>
        <w:t>训练集中</w:t>
      </w:r>
      <w:r w:rsidR="00F7538B" w:rsidRPr="00277CE6">
        <w:rPr>
          <w:rFonts w:ascii="Times New Roman" w:eastAsia="宋体" w:hAnsi="Times New Roman" w:cs="Times New Roman"/>
          <w:sz w:val="24"/>
          <w:szCs w:val="24"/>
        </w:rPr>
        <w:t>蛋白质结构数据中</w:t>
      </w:r>
      <w:r w:rsidR="00F41E1F" w:rsidRPr="00277CE6">
        <w:rPr>
          <w:rFonts w:ascii="Times New Roman" w:eastAsia="宋体" w:hAnsi="Times New Roman" w:cs="Times New Roman"/>
          <w:sz w:val="24"/>
          <w:szCs w:val="24"/>
        </w:rPr>
        <w:t>具体</w:t>
      </w:r>
      <w:r w:rsidR="00817FD5" w:rsidRPr="00277CE6">
        <w:rPr>
          <w:rFonts w:ascii="Times New Roman" w:eastAsia="宋体" w:hAnsi="Times New Roman" w:cs="Times New Roman"/>
          <w:sz w:val="24"/>
          <w:szCs w:val="24"/>
        </w:rPr>
        <w:t>的</w:t>
      </w:r>
      <w:r w:rsidR="00DF2750" w:rsidRPr="00277CE6">
        <w:rPr>
          <w:rFonts w:ascii="Times New Roman" w:eastAsia="宋体" w:hAnsi="Times New Roman" w:cs="Times New Roman"/>
          <w:sz w:val="24"/>
          <w:szCs w:val="24"/>
        </w:rPr>
        <w:t>残基</w:t>
      </w:r>
      <w:r w:rsidR="00E4532B" w:rsidRPr="00277CE6">
        <w:rPr>
          <w:rFonts w:ascii="Times New Roman" w:eastAsia="宋体" w:hAnsi="Times New Roman" w:cs="Times New Roman"/>
          <w:sz w:val="24"/>
          <w:szCs w:val="24"/>
        </w:rPr>
        <w:t>类型</w:t>
      </w:r>
      <w:r w:rsidR="00DF2750" w:rsidRPr="00277CE6">
        <w:rPr>
          <w:rFonts w:ascii="Times New Roman" w:eastAsia="宋体" w:hAnsi="Times New Roman" w:cs="Times New Roman"/>
          <w:sz w:val="24"/>
          <w:szCs w:val="24"/>
        </w:rPr>
        <w:t>信息</w:t>
      </w:r>
      <w:r w:rsidR="00E4532B" w:rsidRPr="00277CE6">
        <w:rPr>
          <w:rFonts w:ascii="Times New Roman" w:eastAsia="宋体" w:hAnsi="Times New Roman" w:cs="Times New Roman"/>
          <w:sz w:val="24"/>
          <w:szCs w:val="24"/>
        </w:rPr>
        <w:t>，</w:t>
      </w:r>
      <w:r w:rsidR="00574BA4" w:rsidRPr="00277CE6">
        <w:rPr>
          <w:rFonts w:ascii="Times New Roman" w:eastAsia="宋体" w:hAnsi="Times New Roman" w:cs="Times New Roman"/>
          <w:sz w:val="24"/>
          <w:szCs w:val="24"/>
        </w:rPr>
        <w:t>使得</w:t>
      </w:r>
      <w:r w:rsidR="005C30F8" w:rsidRPr="00277CE6">
        <w:rPr>
          <w:rFonts w:ascii="Times New Roman" w:eastAsia="宋体" w:hAnsi="Times New Roman" w:cs="Times New Roman"/>
          <w:sz w:val="24"/>
          <w:szCs w:val="24"/>
        </w:rPr>
        <w:t>模型</w:t>
      </w:r>
      <w:r w:rsidR="00B63167" w:rsidRPr="00277CE6">
        <w:rPr>
          <w:rFonts w:ascii="Times New Roman" w:eastAsia="宋体" w:hAnsi="Times New Roman" w:cs="Times New Roman"/>
          <w:sz w:val="24"/>
          <w:szCs w:val="24"/>
        </w:rPr>
        <w:t>基于</w:t>
      </w:r>
      <w:r w:rsidR="00574BA4" w:rsidRPr="00277CE6">
        <w:rPr>
          <w:rFonts w:ascii="Times New Roman" w:eastAsia="宋体" w:hAnsi="Times New Roman" w:cs="Times New Roman"/>
          <w:sz w:val="24"/>
          <w:szCs w:val="24"/>
        </w:rPr>
        <w:t>二级结构信息</w:t>
      </w:r>
      <w:r w:rsidR="0015054A" w:rsidRPr="00277CE6">
        <w:rPr>
          <w:rFonts w:ascii="Times New Roman" w:eastAsia="宋体" w:hAnsi="Times New Roman" w:cs="Times New Roman"/>
          <w:sz w:val="24"/>
          <w:szCs w:val="24"/>
        </w:rPr>
        <w:t>学习</w:t>
      </w:r>
      <w:r w:rsidR="00CB19A2" w:rsidRPr="00277CE6">
        <w:rPr>
          <w:rFonts w:ascii="Times New Roman" w:eastAsia="宋体" w:hAnsi="Times New Roman" w:cs="Times New Roman"/>
          <w:sz w:val="24"/>
          <w:szCs w:val="24"/>
        </w:rPr>
        <w:t>蛋白质主链结构的优化，从而实现</w:t>
      </w:r>
      <w:r w:rsidR="00415EEC" w:rsidRPr="00277CE6">
        <w:rPr>
          <w:rFonts w:ascii="Times New Roman" w:eastAsia="宋体" w:hAnsi="Times New Roman" w:cs="Times New Roman"/>
          <w:sz w:val="24"/>
          <w:szCs w:val="24"/>
        </w:rPr>
        <w:t>“</w:t>
      </w:r>
      <w:r w:rsidR="00CB19A2" w:rsidRPr="00277CE6">
        <w:rPr>
          <w:rFonts w:ascii="Times New Roman" w:eastAsia="宋体" w:hAnsi="Times New Roman" w:cs="Times New Roman"/>
          <w:sz w:val="24"/>
          <w:szCs w:val="24"/>
        </w:rPr>
        <w:t>侧链无关</w:t>
      </w:r>
      <w:r w:rsidR="00415EEC" w:rsidRPr="00277CE6">
        <w:rPr>
          <w:rFonts w:ascii="Times New Roman" w:eastAsia="宋体" w:hAnsi="Times New Roman" w:cs="Times New Roman"/>
          <w:sz w:val="24"/>
          <w:szCs w:val="24"/>
        </w:rPr>
        <w:t>”</w:t>
      </w:r>
      <w:r w:rsidR="00CD0DCB" w:rsidRPr="00277CE6">
        <w:rPr>
          <w:rFonts w:ascii="Times New Roman" w:eastAsia="宋体" w:hAnsi="Times New Roman" w:cs="Times New Roman"/>
          <w:sz w:val="24"/>
          <w:szCs w:val="24"/>
        </w:rPr>
        <w:t>这一</w:t>
      </w:r>
      <w:r w:rsidR="00847554" w:rsidRPr="00277CE6">
        <w:rPr>
          <w:rFonts w:ascii="Times New Roman" w:eastAsia="宋体" w:hAnsi="Times New Roman" w:cs="Times New Roman"/>
          <w:sz w:val="24"/>
          <w:szCs w:val="24"/>
        </w:rPr>
        <w:t>模型</w:t>
      </w:r>
      <w:r w:rsidR="006B2F79" w:rsidRPr="00277CE6">
        <w:rPr>
          <w:rFonts w:ascii="Times New Roman" w:eastAsia="宋体" w:hAnsi="Times New Roman" w:cs="Times New Roman"/>
          <w:sz w:val="24"/>
          <w:szCs w:val="24"/>
        </w:rPr>
        <w:t>关键</w:t>
      </w:r>
      <w:r w:rsidR="00CC06DA" w:rsidRPr="00277CE6">
        <w:rPr>
          <w:rFonts w:ascii="Times New Roman" w:eastAsia="宋体" w:hAnsi="Times New Roman" w:cs="Times New Roman"/>
          <w:sz w:val="24"/>
          <w:szCs w:val="24"/>
        </w:rPr>
        <w:t>特性</w:t>
      </w:r>
      <w:r w:rsidR="00415EEC" w:rsidRPr="00277CE6">
        <w:rPr>
          <w:rFonts w:ascii="Times New Roman" w:eastAsia="宋体" w:hAnsi="Times New Roman" w:cs="Times New Roman"/>
          <w:sz w:val="24"/>
          <w:szCs w:val="24"/>
        </w:rPr>
        <w:t>。</w:t>
      </w:r>
      <w:r w:rsidR="00637ABF" w:rsidRPr="00277CE6">
        <w:rPr>
          <w:rFonts w:ascii="Times New Roman" w:eastAsia="宋体" w:hAnsi="Times New Roman" w:cs="Times New Roman"/>
          <w:sz w:val="24"/>
          <w:szCs w:val="24"/>
        </w:rPr>
        <w:t>本课题基于理论分析和</w:t>
      </w:r>
      <w:r w:rsidR="00DE29B5" w:rsidRPr="00277CE6">
        <w:rPr>
          <w:rFonts w:ascii="Times New Roman" w:eastAsia="宋体" w:hAnsi="Times New Roman" w:cs="Times New Roman"/>
          <w:sz w:val="24"/>
          <w:szCs w:val="24"/>
        </w:rPr>
        <w:t>蛋白质结构优化问题实际</w:t>
      </w:r>
      <w:r w:rsidR="00787394" w:rsidRPr="00277CE6">
        <w:rPr>
          <w:rFonts w:ascii="Times New Roman" w:eastAsia="宋体" w:hAnsi="Times New Roman" w:cs="Times New Roman"/>
          <w:sz w:val="24"/>
          <w:szCs w:val="24"/>
        </w:rPr>
        <w:t>情况</w:t>
      </w:r>
      <w:r w:rsidR="00DE29B5" w:rsidRPr="00277CE6">
        <w:rPr>
          <w:rFonts w:ascii="Times New Roman" w:eastAsia="宋体" w:hAnsi="Times New Roman" w:cs="Times New Roman"/>
          <w:sz w:val="24"/>
          <w:szCs w:val="24"/>
        </w:rPr>
        <w:t>，</w:t>
      </w:r>
      <w:r w:rsidR="00787394" w:rsidRPr="00277CE6">
        <w:rPr>
          <w:rFonts w:ascii="Times New Roman" w:eastAsia="宋体" w:hAnsi="Times New Roman" w:cs="Times New Roman"/>
          <w:sz w:val="24"/>
          <w:szCs w:val="24"/>
        </w:rPr>
        <w:t>调整了</w:t>
      </w:r>
      <w:r w:rsidR="00787394" w:rsidRPr="00277CE6">
        <w:rPr>
          <w:rFonts w:ascii="Times New Roman" w:eastAsia="宋体" w:hAnsi="Times New Roman" w:cs="Times New Roman"/>
          <w:sz w:val="24"/>
          <w:szCs w:val="24"/>
        </w:rPr>
        <w:t>EGNN+</w:t>
      </w:r>
      <w:r w:rsidR="00787394" w:rsidRPr="00277CE6">
        <w:rPr>
          <w:rFonts w:ascii="Times New Roman" w:eastAsia="宋体" w:hAnsi="Times New Roman" w:cs="Times New Roman"/>
          <w:sz w:val="24"/>
          <w:szCs w:val="24"/>
        </w:rPr>
        <w:t>降噪分数匹配模型中高斯噪声强度等超参数</w:t>
      </w:r>
      <w:r w:rsidR="00834D53" w:rsidRPr="00277CE6">
        <w:rPr>
          <w:rFonts w:ascii="Times New Roman" w:eastAsia="宋体" w:hAnsi="Times New Roman" w:cs="Times New Roman"/>
          <w:sz w:val="24"/>
          <w:szCs w:val="24"/>
        </w:rPr>
        <w:t>，</w:t>
      </w:r>
      <w:r w:rsidR="00523EE9" w:rsidRPr="00277CE6">
        <w:rPr>
          <w:rFonts w:ascii="Times New Roman" w:eastAsia="宋体" w:hAnsi="Times New Roman" w:cs="Times New Roman"/>
          <w:sz w:val="24"/>
          <w:szCs w:val="24"/>
        </w:rPr>
        <w:t>并且</w:t>
      </w:r>
      <w:r w:rsidR="001A01A8" w:rsidRPr="00277CE6">
        <w:rPr>
          <w:rFonts w:ascii="Times New Roman" w:eastAsia="宋体" w:hAnsi="Times New Roman" w:cs="Times New Roman"/>
          <w:sz w:val="24"/>
          <w:szCs w:val="24"/>
        </w:rPr>
        <w:t>对降噪分数匹配过程的</w:t>
      </w:r>
      <w:r w:rsidR="0052174D" w:rsidRPr="00277CE6">
        <w:rPr>
          <w:rFonts w:ascii="Times New Roman" w:eastAsia="宋体" w:hAnsi="Times New Roman" w:cs="Times New Roman"/>
          <w:sz w:val="24"/>
          <w:szCs w:val="24"/>
        </w:rPr>
        <w:t>细节进行</w:t>
      </w:r>
      <w:r w:rsidR="001314B2" w:rsidRPr="00277CE6">
        <w:rPr>
          <w:rFonts w:ascii="Times New Roman" w:eastAsia="宋体" w:hAnsi="Times New Roman" w:cs="Times New Roman"/>
          <w:sz w:val="24"/>
          <w:szCs w:val="24"/>
        </w:rPr>
        <w:t>了</w:t>
      </w:r>
      <w:r w:rsidR="00637D97" w:rsidRPr="00277CE6">
        <w:rPr>
          <w:rFonts w:ascii="Times New Roman" w:eastAsia="宋体" w:hAnsi="Times New Roman" w:cs="Times New Roman"/>
          <w:sz w:val="24"/>
          <w:szCs w:val="24"/>
        </w:rPr>
        <w:t>改进</w:t>
      </w:r>
      <w:r w:rsidR="00F514E3" w:rsidRPr="00277CE6">
        <w:rPr>
          <w:rFonts w:ascii="Times New Roman" w:eastAsia="宋体" w:hAnsi="Times New Roman" w:cs="Times New Roman"/>
          <w:sz w:val="24"/>
          <w:szCs w:val="24"/>
        </w:rPr>
        <w:t>。</w:t>
      </w:r>
      <w:commentRangeStart w:id="78"/>
      <w:r w:rsidR="00C77A4B" w:rsidRPr="00277CE6">
        <w:rPr>
          <w:rFonts w:ascii="Times New Roman" w:eastAsia="宋体" w:hAnsi="Times New Roman" w:cs="Times New Roman"/>
          <w:sz w:val="24"/>
          <w:szCs w:val="24"/>
        </w:rPr>
        <w:t>本课题所构建的</w:t>
      </w:r>
      <w:r w:rsidR="00C77A4B" w:rsidRPr="00277CE6">
        <w:rPr>
          <w:rFonts w:ascii="Times New Roman" w:eastAsia="宋体" w:hAnsi="Times New Roman" w:cs="Times New Roman"/>
          <w:sz w:val="24"/>
          <w:szCs w:val="24"/>
        </w:rPr>
        <w:t>EGNN+</w:t>
      </w:r>
      <w:r w:rsidR="00C77A4B" w:rsidRPr="00277CE6">
        <w:rPr>
          <w:rFonts w:ascii="Times New Roman" w:eastAsia="宋体" w:hAnsi="Times New Roman" w:cs="Times New Roman"/>
          <w:sz w:val="24"/>
          <w:szCs w:val="24"/>
        </w:rPr>
        <w:t>降噪分数匹配</w:t>
      </w:r>
      <w:r w:rsidR="00DA662F" w:rsidRPr="00277CE6">
        <w:rPr>
          <w:rFonts w:ascii="Times New Roman" w:eastAsia="宋体" w:hAnsi="Times New Roman" w:cs="Times New Roman"/>
          <w:sz w:val="24"/>
          <w:szCs w:val="24"/>
        </w:rPr>
        <w:t>模型</w:t>
      </w:r>
      <w:r w:rsidR="002D2B42" w:rsidRPr="00277CE6">
        <w:rPr>
          <w:rFonts w:ascii="Times New Roman" w:eastAsia="宋体" w:hAnsi="Times New Roman" w:cs="Times New Roman"/>
          <w:sz w:val="24"/>
          <w:szCs w:val="24"/>
        </w:rPr>
        <w:t>已</w:t>
      </w:r>
      <w:r w:rsidR="00B413D4" w:rsidRPr="00277CE6">
        <w:rPr>
          <w:rFonts w:ascii="Times New Roman" w:eastAsia="宋体" w:hAnsi="Times New Roman" w:cs="Times New Roman"/>
          <w:sz w:val="24"/>
          <w:szCs w:val="24"/>
        </w:rPr>
        <w:t>在</w:t>
      </w:r>
      <w:r w:rsidR="00E97341" w:rsidRPr="00277CE6">
        <w:rPr>
          <w:rFonts w:ascii="Times New Roman" w:eastAsia="宋体" w:hAnsi="Times New Roman" w:cs="Times New Roman"/>
          <w:sz w:val="24"/>
          <w:szCs w:val="24"/>
        </w:rPr>
        <w:t>GitHub</w:t>
      </w:r>
      <w:r w:rsidR="00E97341" w:rsidRPr="00277CE6">
        <w:rPr>
          <w:rFonts w:ascii="Times New Roman" w:eastAsia="宋体" w:hAnsi="Times New Roman" w:cs="Times New Roman"/>
          <w:sz w:val="24"/>
          <w:szCs w:val="24"/>
        </w:rPr>
        <w:t>上开源</w:t>
      </w:r>
      <w:commentRangeEnd w:id="78"/>
      <w:r w:rsidR="00102FD0">
        <w:rPr>
          <w:rStyle w:val="CommentReference"/>
        </w:rPr>
        <w:commentReference w:id="78"/>
      </w:r>
      <w:r w:rsidR="00E97341" w:rsidRPr="00277CE6">
        <w:rPr>
          <w:rFonts w:ascii="Times New Roman" w:eastAsia="宋体" w:hAnsi="Times New Roman" w:cs="Times New Roman"/>
          <w:sz w:val="24"/>
          <w:szCs w:val="24"/>
        </w:rPr>
        <w:t>，见</w:t>
      </w:r>
      <w:r w:rsidR="007B4252">
        <w:fldChar w:fldCharType="begin"/>
      </w:r>
      <w:r w:rsidR="007B4252">
        <w:instrText xml:space="preserve"> HYPERLINK "https://github.com/Division-Bell-CCME18/ProteinBackboneDesign" </w:instrText>
      </w:r>
      <w:r w:rsidR="007B4252">
        <w:fldChar w:fldCharType="separate"/>
      </w:r>
      <w:r w:rsidR="001E7B9B" w:rsidRPr="00277CE6">
        <w:rPr>
          <w:rStyle w:val="Hyperlink"/>
          <w:rFonts w:ascii="Times New Roman" w:eastAsia="宋体" w:hAnsi="Times New Roman" w:cs="Times New Roman"/>
          <w:sz w:val="24"/>
          <w:szCs w:val="24"/>
        </w:rPr>
        <w:t>https://github.com/Division-Bell-CCME18/ProteinBackboneDesign</w:t>
      </w:r>
      <w:r w:rsidR="007B4252">
        <w:rPr>
          <w:rStyle w:val="Hyperlink"/>
          <w:rFonts w:ascii="Times New Roman" w:eastAsia="宋体" w:hAnsi="Times New Roman" w:cs="Times New Roman"/>
          <w:sz w:val="24"/>
          <w:szCs w:val="24"/>
        </w:rPr>
        <w:fldChar w:fldCharType="end"/>
      </w:r>
      <w:r w:rsidR="001E7B9B" w:rsidRPr="00277CE6">
        <w:rPr>
          <w:rFonts w:ascii="Times New Roman" w:eastAsia="宋体" w:hAnsi="Times New Roman" w:cs="Times New Roman"/>
          <w:sz w:val="24"/>
          <w:szCs w:val="24"/>
        </w:rPr>
        <w:t>。</w:t>
      </w:r>
    </w:p>
    <w:p w14:paraId="2207B0A5" w14:textId="0A9618D0" w:rsidR="00CA430B" w:rsidRPr="00277CE6" w:rsidRDefault="00CA430B" w:rsidP="00CA430B">
      <w:pPr>
        <w:pStyle w:val="Heading3"/>
        <w:spacing w:before="156"/>
        <w:ind w:firstLine="480"/>
        <w:rPr>
          <w:rFonts w:cs="Times New Roman"/>
          <w:szCs w:val="24"/>
        </w:rPr>
      </w:pPr>
      <w:bookmarkStart w:id="79" w:name="_Toc104787984"/>
      <w:r w:rsidRPr="00277CE6">
        <w:rPr>
          <w:rFonts w:eastAsiaTheme="minorEastAsia" w:cs="Times New Roman"/>
          <w:szCs w:val="24"/>
        </w:rPr>
        <w:t xml:space="preserve">2.3.1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CC30A3" w:rsidRPr="00277CE6">
        <w:rPr>
          <w:rFonts w:eastAsiaTheme="minorEastAsia" w:cs="Times New Roman"/>
          <w:szCs w:val="24"/>
        </w:rPr>
        <w:t>基于</w:t>
      </w:r>
      <w:r w:rsidR="00EF2F7B" w:rsidRPr="00277CE6">
        <w:rPr>
          <w:rFonts w:eastAsiaTheme="minorEastAsia" w:cs="Times New Roman"/>
          <w:szCs w:val="24"/>
        </w:rPr>
        <w:t>蛋白质结构数据</w:t>
      </w:r>
      <w:r w:rsidR="00CC30A3" w:rsidRPr="00277CE6">
        <w:rPr>
          <w:rFonts w:eastAsiaTheme="minorEastAsia" w:cs="Times New Roman"/>
          <w:szCs w:val="24"/>
        </w:rPr>
        <w:t>的图的</w:t>
      </w:r>
      <w:r w:rsidR="00EF2F7B" w:rsidRPr="00277CE6">
        <w:rPr>
          <w:rFonts w:eastAsiaTheme="minorEastAsia" w:cs="Times New Roman"/>
          <w:szCs w:val="24"/>
        </w:rPr>
        <w:t>构建</w:t>
      </w:r>
      <w:bookmarkEnd w:id="79"/>
      <w:r w:rsidRPr="00277CE6">
        <w:rPr>
          <w:rFonts w:eastAsiaTheme="minorEastAsia" w:cs="Times New Roman"/>
          <w:szCs w:val="24"/>
        </w:rPr>
        <w:fldChar w:fldCharType="end"/>
      </w:r>
    </w:p>
    <w:p w14:paraId="0642687E" w14:textId="15CCCDD3" w:rsidR="007D1102" w:rsidRPr="00277CE6" w:rsidRDefault="0069644E"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以</w:t>
      </w:r>
      <w:r w:rsidR="00CD6F13" w:rsidRPr="00277CE6">
        <w:rPr>
          <w:rFonts w:ascii="Times New Roman" w:eastAsia="宋体" w:hAnsi="Times New Roman" w:cs="Times New Roman"/>
          <w:sz w:val="24"/>
          <w:szCs w:val="24"/>
        </w:rPr>
        <w:t>PDB</w:t>
      </w:r>
      <w:r w:rsidR="00CD6F13" w:rsidRPr="00277CE6">
        <w:rPr>
          <w:rFonts w:ascii="Times New Roman" w:eastAsia="宋体" w:hAnsi="Times New Roman" w:cs="Times New Roman"/>
          <w:sz w:val="24"/>
          <w:szCs w:val="24"/>
        </w:rPr>
        <w:t>文件形式</w:t>
      </w:r>
      <w:r w:rsidR="00FA5ECC" w:rsidRPr="00277CE6">
        <w:rPr>
          <w:rFonts w:ascii="Times New Roman" w:eastAsia="宋体" w:hAnsi="Times New Roman" w:cs="Times New Roman"/>
          <w:sz w:val="24"/>
          <w:szCs w:val="24"/>
        </w:rPr>
        <w:t>保存的</w:t>
      </w:r>
      <w:r w:rsidR="00470E2E" w:rsidRPr="00277CE6">
        <w:rPr>
          <w:rFonts w:ascii="Times New Roman" w:eastAsia="宋体" w:hAnsi="Times New Roman" w:cs="Times New Roman"/>
          <w:sz w:val="24"/>
          <w:szCs w:val="24"/>
        </w:rPr>
        <w:t>蛋白质结构数据</w:t>
      </w:r>
      <w:r w:rsidR="00CC3058" w:rsidRPr="00277CE6">
        <w:rPr>
          <w:rFonts w:ascii="Times New Roman" w:eastAsia="宋体" w:hAnsi="Times New Roman" w:cs="Times New Roman"/>
          <w:sz w:val="24"/>
          <w:szCs w:val="24"/>
        </w:rPr>
        <w:t>需要</w:t>
      </w:r>
      <w:r w:rsidR="00807082" w:rsidRPr="00277CE6">
        <w:rPr>
          <w:rFonts w:ascii="Times New Roman" w:eastAsia="宋体" w:hAnsi="Times New Roman" w:cs="Times New Roman"/>
          <w:sz w:val="24"/>
          <w:szCs w:val="24"/>
        </w:rPr>
        <w:t>以图的形式</w:t>
      </w:r>
      <w:r w:rsidR="00ED401C" w:rsidRPr="00277CE6">
        <w:rPr>
          <w:rFonts w:ascii="Times New Roman" w:eastAsia="宋体" w:hAnsi="Times New Roman" w:cs="Times New Roman"/>
          <w:sz w:val="24"/>
          <w:szCs w:val="24"/>
        </w:rPr>
        <w:t>被模型读取，用于</w:t>
      </w:r>
      <w:r w:rsidR="00ED401C" w:rsidRPr="00277CE6">
        <w:rPr>
          <w:rFonts w:ascii="Times New Roman" w:eastAsia="宋体" w:hAnsi="Times New Roman" w:cs="Times New Roman"/>
          <w:sz w:val="24"/>
          <w:szCs w:val="24"/>
        </w:rPr>
        <w:t>EGNN</w:t>
      </w:r>
      <w:r w:rsidR="00ED401C" w:rsidRPr="00277CE6">
        <w:rPr>
          <w:rFonts w:ascii="Times New Roman" w:eastAsia="宋体" w:hAnsi="Times New Roman" w:cs="Times New Roman"/>
          <w:sz w:val="24"/>
          <w:szCs w:val="24"/>
        </w:rPr>
        <w:t>的训练。</w:t>
      </w:r>
      <w:r w:rsidR="007649BC" w:rsidRPr="00277CE6">
        <w:rPr>
          <w:rFonts w:ascii="Times New Roman" w:eastAsia="宋体" w:hAnsi="Times New Roman" w:cs="Times New Roman"/>
          <w:sz w:val="24"/>
          <w:szCs w:val="24"/>
        </w:rPr>
        <w:t>本课题</w:t>
      </w:r>
      <w:r w:rsidR="00A449A5" w:rsidRPr="00277CE6">
        <w:rPr>
          <w:rFonts w:ascii="Times New Roman" w:eastAsia="宋体" w:hAnsi="Times New Roman" w:cs="Times New Roman"/>
          <w:sz w:val="24"/>
          <w:szCs w:val="24"/>
        </w:rPr>
        <w:t>基于</w:t>
      </w:r>
      <w:r w:rsidR="00961E71" w:rsidRPr="00277CE6">
        <w:rPr>
          <w:rFonts w:ascii="Times New Roman" w:eastAsia="宋体" w:hAnsi="Times New Roman" w:cs="Times New Roman"/>
          <w:sz w:val="24"/>
          <w:szCs w:val="24"/>
        </w:rPr>
        <w:t>蛋白质结构数据构建图的方法</w:t>
      </w:r>
      <w:r w:rsidR="00B66DC3" w:rsidRPr="00277CE6">
        <w:rPr>
          <w:rFonts w:ascii="Times New Roman" w:eastAsia="宋体" w:hAnsi="Times New Roman" w:cs="Times New Roman"/>
          <w:sz w:val="24"/>
          <w:szCs w:val="24"/>
        </w:rPr>
        <w:t>简述如下。</w:t>
      </w:r>
    </w:p>
    <w:p w14:paraId="6D00E6C6" w14:textId="64E2356E" w:rsidR="008E283E" w:rsidRPr="00277CE6" w:rsidRDefault="008E283E" w:rsidP="00CA430B">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节点</w:t>
      </w:r>
      <w:r w:rsidRPr="00277CE6">
        <w:rPr>
          <w:rFonts w:ascii="Times New Roman" w:hAnsi="Times New Roman" w:cs="Times New Roman"/>
          <w:sz w:val="24"/>
          <w:szCs w:val="24"/>
        </w:rPr>
        <w:t xml:space="preserve"> </w:t>
      </w:r>
      <w:r w:rsidRPr="00277CE6">
        <w:rPr>
          <w:rFonts w:ascii="Times New Roman" w:hAnsi="Times New Roman" w:cs="Times New Roman"/>
          <w:sz w:val="24"/>
          <w:szCs w:val="24"/>
        </w:rPr>
        <w:t>蛋白质</w:t>
      </w:r>
      <w:r w:rsidR="009B5571" w:rsidRPr="00277CE6">
        <w:rPr>
          <w:rFonts w:ascii="Times New Roman" w:hAnsi="Times New Roman" w:cs="Times New Roman"/>
          <w:sz w:val="24"/>
          <w:szCs w:val="24"/>
        </w:rPr>
        <w:t>每个</w:t>
      </w:r>
      <w:r w:rsidRPr="00277CE6">
        <w:rPr>
          <w:rFonts w:ascii="Times New Roman" w:hAnsi="Times New Roman" w:cs="Times New Roman"/>
          <w:sz w:val="24"/>
          <w:szCs w:val="24"/>
        </w:rPr>
        <w:t>残基</w:t>
      </w:r>
      <w:r w:rsidR="00200589" w:rsidRPr="00277CE6">
        <w:rPr>
          <w:rFonts w:ascii="Times New Roman" w:hAnsi="Times New Roman" w:cs="Times New Roman"/>
          <w:sz w:val="24"/>
          <w:szCs w:val="24"/>
        </w:rPr>
        <w:t>的</w:t>
      </w:r>
      <w:r w:rsidR="00200589" w:rsidRPr="00277CE6">
        <w:rPr>
          <w:rFonts w:ascii="Times New Roman" w:hAnsi="Times New Roman" w:cs="Times New Roman"/>
          <w:sz w:val="24"/>
          <w:szCs w:val="24"/>
        </w:rPr>
        <w:t>Cα</w:t>
      </w:r>
      <w:r w:rsidR="00200589" w:rsidRPr="00277CE6">
        <w:rPr>
          <w:rFonts w:ascii="Times New Roman" w:hAnsi="Times New Roman" w:cs="Times New Roman"/>
          <w:sz w:val="24"/>
          <w:szCs w:val="24"/>
        </w:rPr>
        <w:t>原子</w:t>
      </w:r>
      <w:r w:rsidR="009B5571" w:rsidRPr="00277CE6">
        <w:rPr>
          <w:rFonts w:ascii="Times New Roman" w:hAnsi="Times New Roman" w:cs="Times New Roman"/>
          <w:sz w:val="24"/>
          <w:szCs w:val="24"/>
        </w:rPr>
        <w:t>作为图的</w:t>
      </w:r>
      <w:r w:rsidR="004E7E3A" w:rsidRPr="00277CE6">
        <w:rPr>
          <w:rFonts w:ascii="Times New Roman" w:hAnsi="Times New Roman" w:cs="Times New Roman"/>
          <w:sz w:val="24"/>
          <w:szCs w:val="24"/>
        </w:rPr>
        <w:t>一个</w:t>
      </w:r>
      <w:r w:rsidR="009B5571" w:rsidRPr="00277CE6">
        <w:rPr>
          <w:rFonts w:ascii="Times New Roman" w:hAnsi="Times New Roman" w:cs="Times New Roman"/>
          <w:sz w:val="24"/>
          <w:szCs w:val="24"/>
        </w:rPr>
        <w:t>节点</w:t>
      </w:r>
      <w:r w:rsidR="00200589" w:rsidRPr="00277CE6">
        <w:rPr>
          <w:rFonts w:ascii="Times New Roman" w:hAnsi="Times New Roman" w:cs="Times New Roman"/>
          <w:sz w:val="24"/>
          <w:szCs w:val="24"/>
        </w:rPr>
        <w:t>。</w:t>
      </w:r>
      <w:r w:rsidR="00677138" w:rsidRPr="00277CE6">
        <w:rPr>
          <w:rFonts w:ascii="Times New Roman" w:hAnsi="Times New Roman" w:cs="Times New Roman"/>
          <w:sz w:val="24"/>
          <w:szCs w:val="24"/>
        </w:rPr>
        <w:t>具体地，</w:t>
      </w:r>
      <w:r w:rsidR="00200589" w:rsidRPr="00277CE6">
        <w:rPr>
          <w:rFonts w:ascii="Times New Roman" w:hAnsi="Times New Roman" w:cs="Times New Roman"/>
          <w:sz w:val="24"/>
          <w:szCs w:val="24"/>
        </w:rPr>
        <w:t>节点位置是从</w:t>
      </w:r>
      <w:r w:rsidR="00200589" w:rsidRPr="00277CE6">
        <w:rPr>
          <w:rFonts w:ascii="Times New Roman" w:hAnsi="Times New Roman" w:cs="Times New Roman"/>
          <w:sz w:val="24"/>
          <w:szCs w:val="24"/>
        </w:rPr>
        <w:t>PDB</w:t>
      </w:r>
      <w:r w:rsidR="00200589" w:rsidRPr="00277CE6">
        <w:rPr>
          <w:rFonts w:ascii="Times New Roman" w:hAnsi="Times New Roman" w:cs="Times New Roman"/>
          <w:sz w:val="24"/>
          <w:szCs w:val="24"/>
        </w:rPr>
        <w:t>文件中读取的</w:t>
      </w:r>
      <w:r w:rsidR="00674A22" w:rsidRPr="00277CE6">
        <w:rPr>
          <w:rFonts w:ascii="Times New Roman" w:hAnsi="Times New Roman" w:cs="Times New Roman"/>
          <w:sz w:val="24"/>
          <w:szCs w:val="24"/>
        </w:rPr>
        <w:t>Cα</w:t>
      </w:r>
      <w:r w:rsidR="00674A22" w:rsidRPr="00277CE6">
        <w:rPr>
          <w:rFonts w:ascii="Times New Roman" w:hAnsi="Times New Roman" w:cs="Times New Roman"/>
          <w:sz w:val="24"/>
          <w:szCs w:val="24"/>
        </w:rPr>
        <w:t>的三维坐标</w:t>
      </w:r>
      <w:r w:rsidR="00D5074D" w:rsidRPr="00277CE6">
        <w:rPr>
          <w:rFonts w:ascii="Times New Roman" w:hAnsi="Times New Roman" w:cs="Times New Roman"/>
          <w:sz w:val="24"/>
          <w:szCs w:val="24"/>
        </w:rPr>
        <w:t>，节点类型使用一位数字表示，</w:t>
      </w:r>
      <w:r w:rsidR="00C725EA" w:rsidRPr="00277CE6">
        <w:rPr>
          <w:rFonts w:ascii="Times New Roman" w:hAnsi="Times New Roman" w:cs="Times New Roman"/>
          <w:sz w:val="24"/>
          <w:szCs w:val="24"/>
        </w:rPr>
        <w:t>代表该残基</w:t>
      </w:r>
      <w:r w:rsidR="002B5D9C" w:rsidRPr="00277CE6">
        <w:rPr>
          <w:rFonts w:ascii="Times New Roman" w:hAnsi="Times New Roman" w:cs="Times New Roman"/>
          <w:sz w:val="24"/>
          <w:szCs w:val="24"/>
        </w:rPr>
        <w:t>所</w:t>
      </w:r>
      <w:r w:rsidR="00947FB2" w:rsidRPr="00277CE6">
        <w:rPr>
          <w:rFonts w:ascii="Times New Roman" w:hAnsi="Times New Roman" w:cs="Times New Roman"/>
          <w:sz w:val="24"/>
          <w:szCs w:val="24"/>
        </w:rPr>
        <w:t>属</w:t>
      </w:r>
      <w:r w:rsidR="00C725EA" w:rsidRPr="00277CE6">
        <w:rPr>
          <w:rFonts w:ascii="Times New Roman" w:hAnsi="Times New Roman" w:cs="Times New Roman"/>
          <w:sz w:val="24"/>
          <w:szCs w:val="24"/>
        </w:rPr>
        <w:t>的蛋白质二级结构类型</w:t>
      </w:r>
      <w:r w:rsidR="00924EBF" w:rsidRPr="00277CE6">
        <w:rPr>
          <w:rFonts w:ascii="Times New Roman" w:hAnsi="Times New Roman" w:cs="Times New Roman"/>
          <w:sz w:val="24"/>
          <w:szCs w:val="24"/>
        </w:rPr>
        <w:t>；</w:t>
      </w:r>
      <w:r w:rsidR="00F7222C" w:rsidRPr="00277CE6">
        <w:rPr>
          <w:rFonts w:ascii="Times New Roman" w:hAnsi="Times New Roman" w:cs="Times New Roman"/>
          <w:sz w:val="24"/>
          <w:szCs w:val="24"/>
        </w:rPr>
        <w:t>二级结构类型通过</w:t>
      </w:r>
      <w:r w:rsidR="00F7222C" w:rsidRPr="00277CE6">
        <w:rPr>
          <w:rFonts w:ascii="Times New Roman" w:hAnsi="Times New Roman" w:cs="Times New Roman"/>
          <w:sz w:val="24"/>
          <w:szCs w:val="24"/>
        </w:rPr>
        <w:t>DSSP</w:t>
      </w:r>
      <w:r w:rsidR="00F7222C" w:rsidRPr="00277CE6">
        <w:rPr>
          <w:rFonts w:ascii="Times New Roman" w:hAnsi="Times New Roman" w:cs="Times New Roman"/>
          <w:sz w:val="24"/>
          <w:szCs w:val="24"/>
        </w:rPr>
        <w:t>程序</w:t>
      </w:r>
      <w:r w:rsidR="00924EBF" w:rsidRPr="00277CE6">
        <w:rPr>
          <w:rFonts w:ascii="Times New Roman" w:hAnsi="Times New Roman" w:cs="Times New Roman"/>
          <w:sz w:val="24"/>
          <w:szCs w:val="24"/>
        </w:rPr>
        <w:fldChar w:fldCharType="begin"/>
      </w:r>
      <w:r w:rsidR="00924EBF" w:rsidRPr="00277CE6">
        <w:rPr>
          <w:rFonts w:ascii="Times New Roman" w:hAnsi="Times New Roman" w:cs="Times New Roman"/>
          <w:sz w:val="24"/>
          <w:szCs w:val="24"/>
        </w:rPr>
        <w:instrText xml:space="preserve"> ADDIN ZOTERO_ITEM CSL_CITATION {"citationID":"j6rbMXob","properties":{"formattedCitation":"\\super 26\\nosupersub{}","plainCitation":"26","noteIndex":0},"citationItems":[{"id":308,"uris":["http://zotero.org/users/9340884/items/WBV5V5M3"],"itemData":{"id":308,"type":"article-journal","abstract":"For a successful analysis of the relation between amino acid sequence and protein structure, an unambiguous and physically meaningful definition of secondary structure is essential. We have developed a set of simple and physically motivated criteria for secondary structure, programmed as a pattern-recognition process of hydrogen-bonded and geometrical features extracted from x-ray coordinates. Cooperative secondary structure is recognized as repeats of the elementary hydrogen-bonding patterns “turn” and “bridge.” Repeating turns are “helices,” repeating bridges are “ladders,” connected ladders are “sheets.” Geometric structure is defined in terms of the concepts torsion and curvature of differential geometry. Local chain “chirality” is the torsional handedness of four consecutive Cα positions and is positive for right-handed helices and negative for ideal twisted β-sheets. Curved pieces are defined as “bends.” Solvent “exposure” is given as the number of water molecules in possible contact with a residue. The end result is a compilation of the primary structure, including SS bonds, secondary structure, and solvent exposure of 62 different globular proteins. The presentation is in linear form: strip graphs for an overall view and strip tables for the details of each of 10.925 residues. The dictionary is also available in computer-readable form for protein structure prediction work.","container-title":"Biopolymers","DOI":"10.1002/bip.360221211","ISSN":"1097-0282","issue":"12","language":"en","note":"_eprint: https://onlinelibrary.wiley.com/doi/pdf/10.1002/bip.360221211","page":"2577-2637","source":"Wiley Online Library","title":"Dictionary of protein secondary structure: Pattern recognition of hydrogen-bonded and geometrical features","title-short":"Dictionary of protein secondary structure","volume":"22","author":[{"family":"Kabsch","given":"Wolfgang"},{"family":"Sander","given":"Christian"}],"issued":{"date-parts":[["1983"]]}}}],"schema":"https://github.com/citation-style-language/schema/raw/master/csl-citation.json"} </w:instrText>
      </w:r>
      <w:r w:rsidR="00924EBF" w:rsidRPr="00277CE6">
        <w:rPr>
          <w:rFonts w:ascii="Times New Roman" w:hAnsi="Times New Roman" w:cs="Times New Roman"/>
          <w:sz w:val="24"/>
          <w:szCs w:val="24"/>
        </w:rPr>
        <w:fldChar w:fldCharType="separate"/>
      </w:r>
      <w:r w:rsidR="00924EBF" w:rsidRPr="00277CE6">
        <w:rPr>
          <w:rFonts w:ascii="Times New Roman" w:hAnsi="Times New Roman" w:cs="Times New Roman"/>
          <w:kern w:val="0"/>
          <w:sz w:val="24"/>
          <w:szCs w:val="24"/>
          <w:vertAlign w:val="superscript"/>
        </w:rPr>
        <w:t>26</w:t>
      </w:r>
      <w:r w:rsidR="00924EBF" w:rsidRPr="00277CE6">
        <w:rPr>
          <w:rFonts w:ascii="Times New Roman" w:hAnsi="Times New Roman" w:cs="Times New Roman"/>
          <w:sz w:val="24"/>
          <w:szCs w:val="24"/>
        </w:rPr>
        <w:fldChar w:fldCharType="end"/>
      </w:r>
      <w:r w:rsidR="00924EBF" w:rsidRPr="00277CE6">
        <w:rPr>
          <w:rFonts w:ascii="Times New Roman" w:hAnsi="Times New Roman" w:cs="Times New Roman"/>
          <w:sz w:val="24"/>
          <w:szCs w:val="24"/>
        </w:rPr>
        <w:t>进行判断</w:t>
      </w:r>
      <w:r w:rsidR="005F6D76" w:rsidRPr="00277CE6">
        <w:rPr>
          <w:rFonts w:ascii="Times New Roman" w:hAnsi="Times New Roman" w:cs="Times New Roman"/>
          <w:sz w:val="24"/>
          <w:szCs w:val="24"/>
        </w:rPr>
        <w:t>，</w:t>
      </w:r>
      <w:r w:rsidR="009243A7" w:rsidRPr="00277CE6">
        <w:rPr>
          <w:rFonts w:ascii="Times New Roman" w:hAnsi="Times New Roman" w:cs="Times New Roman"/>
          <w:sz w:val="24"/>
          <w:szCs w:val="24"/>
        </w:rPr>
        <w:t>除</w:t>
      </w:r>
      <w:r w:rsidR="009243A7" w:rsidRPr="00277CE6">
        <w:rPr>
          <w:rFonts w:ascii="Times New Roman" w:hAnsi="Times New Roman" w:cs="Times New Roman"/>
          <w:sz w:val="24"/>
          <w:szCs w:val="24"/>
        </w:rPr>
        <w:t>α-</w:t>
      </w:r>
      <w:r w:rsidR="009243A7" w:rsidRPr="00277CE6">
        <w:rPr>
          <w:rFonts w:ascii="Times New Roman" w:hAnsi="Times New Roman" w:cs="Times New Roman"/>
          <w:sz w:val="24"/>
          <w:szCs w:val="24"/>
        </w:rPr>
        <w:t>螺旋和</w:t>
      </w:r>
      <w:r w:rsidR="009243A7" w:rsidRPr="00277CE6">
        <w:rPr>
          <w:rFonts w:ascii="Times New Roman" w:hAnsi="Times New Roman" w:cs="Times New Roman"/>
          <w:sz w:val="24"/>
          <w:szCs w:val="24"/>
        </w:rPr>
        <w:t>β-</w:t>
      </w:r>
      <w:r w:rsidR="009243A7" w:rsidRPr="00277CE6">
        <w:rPr>
          <w:rFonts w:ascii="Times New Roman" w:hAnsi="Times New Roman" w:cs="Times New Roman"/>
          <w:sz w:val="24"/>
          <w:szCs w:val="24"/>
        </w:rPr>
        <w:t>折叠外的二级结构</w:t>
      </w:r>
      <w:r w:rsidR="00102517" w:rsidRPr="00277CE6">
        <w:rPr>
          <w:rFonts w:ascii="Times New Roman" w:hAnsi="Times New Roman" w:cs="Times New Roman"/>
          <w:sz w:val="24"/>
          <w:szCs w:val="24"/>
        </w:rPr>
        <w:t>被不加区分地</w:t>
      </w:r>
      <w:r w:rsidR="002924D6" w:rsidRPr="00277CE6">
        <w:rPr>
          <w:rFonts w:ascii="Times New Roman" w:hAnsi="Times New Roman" w:cs="Times New Roman"/>
          <w:sz w:val="24"/>
          <w:szCs w:val="24"/>
        </w:rPr>
        <w:t>归属于一类</w:t>
      </w:r>
      <w:r w:rsidR="006F20C9" w:rsidRPr="00277CE6">
        <w:rPr>
          <w:rFonts w:ascii="Times New Roman" w:hAnsi="Times New Roman" w:cs="Times New Roman"/>
          <w:sz w:val="24"/>
          <w:szCs w:val="24"/>
        </w:rPr>
        <w:t>，具体的</w:t>
      </w:r>
      <w:r w:rsidR="00E72134" w:rsidRPr="00277CE6">
        <w:rPr>
          <w:rFonts w:ascii="Times New Roman" w:hAnsi="Times New Roman" w:cs="Times New Roman"/>
          <w:sz w:val="24"/>
          <w:szCs w:val="24"/>
        </w:rPr>
        <w:t>二级结构类型、</w:t>
      </w:r>
      <w:r w:rsidR="00E72134" w:rsidRPr="00277CE6">
        <w:rPr>
          <w:rFonts w:ascii="Times New Roman" w:hAnsi="Times New Roman" w:cs="Times New Roman"/>
          <w:sz w:val="24"/>
          <w:szCs w:val="24"/>
        </w:rPr>
        <w:t>DSSP</w:t>
      </w:r>
      <w:r w:rsidR="00E72134" w:rsidRPr="00277CE6">
        <w:rPr>
          <w:rFonts w:ascii="Times New Roman" w:hAnsi="Times New Roman" w:cs="Times New Roman"/>
          <w:sz w:val="24"/>
          <w:szCs w:val="24"/>
        </w:rPr>
        <w:t>编码和</w:t>
      </w:r>
      <w:r w:rsidR="001C3B01" w:rsidRPr="00277CE6">
        <w:rPr>
          <w:rFonts w:ascii="Times New Roman" w:hAnsi="Times New Roman" w:cs="Times New Roman"/>
          <w:sz w:val="24"/>
          <w:szCs w:val="24"/>
        </w:rPr>
        <w:t>相应的</w:t>
      </w:r>
      <w:r w:rsidR="00E72134" w:rsidRPr="00277CE6">
        <w:rPr>
          <w:rFonts w:ascii="Times New Roman" w:hAnsi="Times New Roman" w:cs="Times New Roman"/>
          <w:sz w:val="24"/>
          <w:szCs w:val="24"/>
        </w:rPr>
        <w:t>模型</w:t>
      </w:r>
      <w:r w:rsidR="001C3B01" w:rsidRPr="00277CE6">
        <w:rPr>
          <w:rFonts w:ascii="Times New Roman" w:hAnsi="Times New Roman" w:cs="Times New Roman"/>
          <w:sz w:val="24"/>
          <w:szCs w:val="24"/>
        </w:rPr>
        <w:t>中的</w:t>
      </w:r>
      <w:r w:rsidR="00E72134" w:rsidRPr="00277CE6">
        <w:rPr>
          <w:rFonts w:ascii="Times New Roman" w:hAnsi="Times New Roman" w:cs="Times New Roman"/>
          <w:sz w:val="24"/>
          <w:szCs w:val="24"/>
        </w:rPr>
        <w:t>编码</w:t>
      </w:r>
      <w:r w:rsidR="001C3B01" w:rsidRPr="00277CE6">
        <w:rPr>
          <w:rFonts w:ascii="Times New Roman" w:hAnsi="Times New Roman" w:cs="Times New Roman"/>
          <w:sz w:val="24"/>
          <w:szCs w:val="24"/>
        </w:rPr>
        <w:t>如表</w:t>
      </w:r>
      <w:r w:rsidR="001C3B01" w:rsidRPr="00277CE6">
        <w:rPr>
          <w:rFonts w:ascii="Times New Roman" w:hAnsi="Times New Roman" w:cs="Times New Roman"/>
          <w:sz w:val="24"/>
          <w:szCs w:val="24"/>
        </w:rPr>
        <w:t>2.3</w:t>
      </w:r>
      <w:r w:rsidR="001C3B01" w:rsidRPr="00277CE6">
        <w:rPr>
          <w:rFonts w:ascii="Times New Roman" w:hAnsi="Times New Roman" w:cs="Times New Roman"/>
          <w:sz w:val="24"/>
          <w:szCs w:val="24"/>
        </w:rPr>
        <w:t>所示。</w:t>
      </w:r>
    </w:p>
    <w:p w14:paraId="6A46360A" w14:textId="07A0AE42" w:rsidR="007A0015" w:rsidRPr="00277CE6" w:rsidRDefault="007A0015" w:rsidP="007A0015">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2.3 </w:t>
      </w:r>
      <w:r w:rsidRPr="00277CE6">
        <w:rPr>
          <w:rFonts w:ascii="Times New Roman" w:hAnsi="Times New Roman" w:cs="Times New Roman"/>
        </w:rPr>
        <w:t>二级结构类型、</w:t>
      </w:r>
      <w:r w:rsidRPr="00277CE6">
        <w:rPr>
          <w:rFonts w:ascii="Times New Roman" w:hAnsi="Times New Roman" w:cs="Times New Roman"/>
        </w:rPr>
        <w:t>DSSP</w:t>
      </w:r>
      <w:r w:rsidRPr="00277CE6">
        <w:rPr>
          <w:rFonts w:ascii="Times New Roman" w:hAnsi="Times New Roman" w:cs="Times New Roman"/>
        </w:rPr>
        <w:t>编码与模型编码的对应关系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3118"/>
        <w:gridCol w:w="3119"/>
        <w:gridCol w:w="3119"/>
      </w:tblGrid>
      <w:tr w:rsidR="00E9540A" w:rsidRPr="00277CE6" w14:paraId="3D8CBDCB" w14:textId="77777777" w:rsidTr="00E9540A">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2294069C" w14:textId="7151C54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二级结构类型</w:t>
            </w:r>
          </w:p>
        </w:tc>
        <w:tc>
          <w:tcPr>
            <w:tcW w:w="3119" w:type="dxa"/>
            <w:tcBorders>
              <w:top w:val="single" w:sz="18" w:space="0" w:color="auto"/>
              <w:bottom w:val="single" w:sz="6" w:space="0" w:color="auto"/>
              <w:right w:val="nil"/>
            </w:tcBorders>
          </w:tcPr>
          <w:p w14:paraId="33E8E629" w14:textId="07687014"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DSSP</w:t>
            </w:r>
            <w:r w:rsidRPr="00277CE6">
              <w:rPr>
                <w:rFonts w:ascii="Times New Roman" w:hAnsi="Times New Roman" w:cs="Times New Roman"/>
                <w:color w:val="000000"/>
                <w:kern w:val="0"/>
              </w:rPr>
              <w:t>编码</w:t>
            </w:r>
          </w:p>
        </w:tc>
        <w:tc>
          <w:tcPr>
            <w:tcW w:w="3119" w:type="dxa"/>
            <w:tcBorders>
              <w:top w:val="single" w:sz="18" w:space="0" w:color="auto"/>
              <w:left w:val="nil"/>
              <w:bottom w:val="single" w:sz="6" w:space="0" w:color="auto"/>
              <w:right w:val="nil"/>
            </w:tcBorders>
            <w:shd w:val="clear" w:color="auto" w:fill="auto"/>
            <w:noWrap/>
            <w:vAlign w:val="center"/>
            <w:hideMark/>
          </w:tcPr>
          <w:p w14:paraId="23CE5482" w14:textId="226848C3" w:rsidR="00E9540A" w:rsidRPr="00277CE6" w:rsidRDefault="000B2296"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E9540A" w:rsidRPr="00277CE6" w14:paraId="6B348987" w14:textId="77777777" w:rsidTr="000B2296">
        <w:trPr>
          <w:trHeight w:val="244"/>
          <w:jc w:val="center"/>
        </w:trPr>
        <w:tc>
          <w:tcPr>
            <w:tcW w:w="3118" w:type="dxa"/>
            <w:tcBorders>
              <w:top w:val="nil"/>
              <w:bottom w:val="nil"/>
              <w:right w:val="nil"/>
            </w:tcBorders>
            <w:shd w:val="clear" w:color="auto" w:fill="auto"/>
            <w:noWrap/>
            <w:vAlign w:val="center"/>
          </w:tcPr>
          <w:p w14:paraId="22D8C963" w14:textId="0FA4DAD1" w:rsidR="00E9540A"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α-</w:t>
            </w:r>
            <w:r w:rsidRPr="00277CE6">
              <w:rPr>
                <w:rFonts w:ascii="Times New Roman" w:hAnsi="Times New Roman" w:cs="Times New Roman"/>
                <w:color w:val="000000"/>
                <w:kern w:val="0"/>
              </w:rPr>
              <w:t>螺旋</w:t>
            </w:r>
          </w:p>
        </w:tc>
        <w:tc>
          <w:tcPr>
            <w:tcW w:w="3119" w:type="dxa"/>
            <w:tcBorders>
              <w:top w:val="nil"/>
              <w:bottom w:val="nil"/>
              <w:right w:val="nil"/>
            </w:tcBorders>
          </w:tcPr>
          <w:p w14:paraId="69A79C02" w14:textId="4564FAE1"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w:t>
            </w:r>
          </w:p>
        </w:tc>
        <w:tc>
          <w:tcPr>
            <w:tcW w:w="3119" w:type="dxa"/>
            <w:tcBorders>
              <w:top w:val="nil"/>
              <w:left w:val="nil"/>
              <w:bottom w:val="nil"/>
              <w:right w:val="nil"/>
            </w:tcBorders>
            <w:shd w:val="clear" w:color="auto" w:fill="auto"/>
            <w:noWrap/>
            <w:vAlign w:val="center"/>
          </w:tcPr>
          <w:p w14:paraId="71B29615" w14:textId="695F8F22" w:rsidR="00E9540A"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0B2296" w:rsidRPr="00277CE6" w14:paraId="0CF568BE" w14:textId="77777777" w:rsidTr="000B2296">
        <w:trPr>
          <w:trHeight w:val="244"/>
          <w:jc w:val="center"/>
        </w:trPr>
        <w:tc>
          <w:tcPr>
            <w:tcW w:w="3118" w:type="dxa"/>
            <w:tcBorders>
              <w:top w:val="nil"/>
              <w:bottom w:val="nil"/>
              <w:right w:val="nil"/>
            </w:tcBorders>
            <w:shd w:val="clear" w:color="auto" w:fill="auto"/>
            <w:noWrap/>
            <w:vAlign w:val="center"/>
          </w:tcPr>
          <w:p w14:paraId="14BB1533" w14:textId="77A874C1"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β-</w:t>
            </w:r>
            <w:r w:rsidRPr="00277CE6">
              <w:rPr>
                <w:rFonts w:ascii="Times New Roman" w:hAnsi="Times New Roman" w:cs="Times New Roman"/>
                <w:color w:val="000000"/>
                <w:kern w:val="0"/>
              </w:rPr>
              <w:t>折叠</w:t>
            </w:r>
          </w:p>
        </w:tc>
        <w:tc>
          <w:tcPr>
            <w:tcW w:w="3119" w:type="dxa"/>
            <w:tcBorders>
              <w:top w:val="nil"/>
              <w:bottom w:val="nil"/>
              <w:right w:val="nil"/>
            </w:tcBorders>
          </w:tcPr>
          <w:p w14:paraId="6828FC5F" w14:textId="334D0A90"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E</w:t>
            </w:r>
          </w:p>
        </w:tc>
        <w:tc>
          <w:tcPr>
            <w:tcW w:w="3119" w:type="dxa"/>
            <w:tcBorders>
              <w:top w:val="nil"/>
              <w:left w:val="nil"/>
              <w:bottom w:val="nil"/>
              <w:right w:val="nil"/>
            </w:tcBorders>
            <w:shd w:val="clear" w:color="auto" w:fill="auto"/>
            <w:noWrap/>
            <w:vAlign w:val="center"/>
          </w:tcPr>
          <w:p w14:paraId="0766C738" w14:textId="1203098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0B2296" w:rsidRPr="00277CE6" w14:paraId="5869536D" w14:textId="77777777" w:rsidTr="000B2296">
        <w:trPr>
          <w:trHeight w:val="244"/>
          <w:jc w:val="center"/>
        </w:trPr>
        <w:tc>
          <w:tcPr>
            <w:tcW w:w="3118" w:type="dxa"/>
            <w:tcBorders>
              <w:top w:val="nil"/>
              <w:bottom w:val="nil"/>
              <w:right w:val="nil"/>
            </w:tcBorders>
            <w:shd w:val="clear" w:color="auto" w:fill="auto"/>
            <w:noWrap/>
            <w:vAlign w:val="center"/>
          </w:tcPr>
          <w:p w14:paraId="6E4EF04B" w14:textId="22DA69DC"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孤立的</w:t>
            </w:r>
            <w:r w:rsidRPr="00277CE6">
              <w:rPr>
                <w:rFonts w:ascii="Times New Roman" w:hAnsi="Times New Roman" w:cs="Times New Roman"/>
                <w:color w:val="000000"/>
                <w:kern w:val="0"/>
              </w:rPr>
              <w:t>β-</w:t>
            </w:r>
            <w:r w:rsidRPr="00277CE6">
              <w:rPr>
                <w:rFonts w:ascii="Times New Roman" w:hAnsi="Times New Roman" w:cs="Times New Roman"/>
                <w:color w:val="000000"/>
                <w:kern w:val="0"/>
              </w:rPr>
              <w:t>桥残基</w:t>
            </w:r>
          </w:p>
        </w:tc>
        <w:tc>
          <w:tcPr>
            <w:tcW w:w="3119" w:type="dxa"/>
            <w:tcBorders>
              <w:top w:val="nil"/>
              <w:bottom w:val="nil"/>
              <w:right w:val="nil"/>
            </w:tcBorders>
          </w:tcPr>
          <w:p w14:paraId="65654F07" w14:textId="5C951DDB"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w:t>
            </w:r>
          </w:p>
        </w:tc>
        <w:tc>
          <w:tcPr>
            <w:tcW w:w="3119" w:type="dxa"/>
            <w:tcBorders>
              <w:top w:val="nil"/>
              <w:left w:val="nil"/>
              <w:bottom w:val="nil"/>
              <w:right w:val="nil"/>
            </w:tcBorders>
            <w:shd w:val="clear" w:color="auto" w:fill="auto"/>
            <w:noWrap/>
            <w:vAlign w:val="center"/>
          </w:tcPr>
          <w:p w14:paraId="7A959B07" w14:textId="19917BC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898AA9D" w14:textId="77777777" w:rsidTr="000B2296">
        <w:trPr>
          <w:trHeight w:val="244"/>
          <w:jc w:val="center"/>
        </w:trPr>
        <w:tc>
          <w:tcPr>
            <w:tcW w:w="3118" w:type="dxa"/>
            <w:tcBorders>
              <w:top w:val="nil"/>
              <w:bottom w:val="nil"/>
              <w:right w:val="nil"/>
            </w:tcBorders>
            <w:shd w:val="clear" w:color="auto" w:fill="auto"/>
            <w:noWrap/>
            <w:vAlign w:val="center"/>
          </w:tcPr>
          <w:p w14:paraId="11E4ACAD" w14:textId="7A738DBB"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w:t>
            </w:r>
            <w:r w:rsidRPr="00277CE6">
              <w:rPr>
                <w:rFonts w:ascii="Times New Roman" w:hAnsi="Times New Roman" w:cs="Times New Roman"/>
                <w:color w:val="000000"/>
                <w:kern w:val="0"/>
                <w:vertAlign w:val="subscript"/>
              </w:rPr>
              <w:t>10</w:t>
            </w:r>
            <w:r w:rsidRPr="00277CE6">
              <w:rPr>
                <w:rFonts w:ascii="Times New Roman" w:hAnsi="Times New Roman" w:cs="Times New Roman"/>
                <w:color w:val="000000"/>
                <w:kern w:val="0"/>
              </w:rPr>
              <w:t>-</w:t>
            </w:r>
            <w:r w:rsidRPr="00277CE6">
              <w:rPr>
                <w:rFonts w:ascii="Times New Roman" w:hAnsi="Times New Roman" w:cs="Times New Roman"/>
                <w:color w:val="000000"/>
                <w:kern w:val="0"/>
              </w:rPr>
              <w:t>螺旋</w:t>
            </w:r>
          </w:p>
        </w:tc>
        <w:tc>
          <w:tcPr>
            <w:tcW w:w="3119" w:type="dxa"/>
            <w:tcBorders>
              <w:top w:val="nil"/>
              <w:bottom w:val="nil"/>
              <w:right w:val="nil"/>
            </w:tcBorders>
          </w:tcPr>
          <w:p w14:paraId="0CC12638" w14:textId="077A76CC"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G</w:t>
            </w:r>
          </w:p>
        </w:tc>
        <w:tc>
          <w:tcPr>
            <w:tcW w:w="3119" w:type="dxa"/>
            <w:tcBorders>
              <w:top w:val="nil"/>
              <w:left w:val="nil"/>
              <w:bottom w:val="nil"/>
              <w:right w:val="nil"/>
            </w:tcBorders>
            <w:shd w:val="clear" w:color="auto" w:fill="auto"/>
            <w:noWrap/>
            <w:vAlign w:val="center"/>
          </w:tcPr>
          <w:p w14:paraId="68E3DCC0" w14:textId="7D454A51"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7F60DFF4" w14:textId="77777777" w:rsidTr="000B2296">
        <w:trPr>
          <w:trHeight w:val="244"/>
          <w:jc w:val="center"/>
        </w:trPr>
        <w:tc>
          <w:tcPr>
            <w:tcW w:w="3118" w:type="dxa"/>
            <w:tcBorders>
              <w:top w:val="nil"/>
              <w:bottom w:val="nil"/>
              <w:right w:val="nil"/>
            </w:tcBorders>
            <w:shd w:val="clear" w:color="auto" w:fill="auto"/>
            <w:noWrap/>
            <w:vAlign w:val="center"/>
          </w:tcPr>
          <w:p w14:paraId="238450BE" w14:textId="18029B0A"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π-</w:t>
            </w:r>
            <w:r w:rsidRPr="00277CE6">
              <w:rPr>
                <w:rFonts w:ascii="Times New Roman" w:hAnsi="Times New Roman" w:cs="Times New Roman"/>
                <w:color w:val="000000"/>
                <w:kern w:val="0"/>
              </w:rPr>
              <w:t>螺旋</w:t>
            </w:r>
          </w:p>
        </w:tc>
        <w:tc>
          <w:tcPr>
            <w:tcW w:w="3119" w:type="dxa"/>
            <w:tcBorders>
              <w:top w:val="nil"/>
              <w:bottom w:val="nil"/>
              <w:right w:val="nil"/>
            </w:tcBorders>
          </w:tcPr>
          <w:p w14:paraId="261A4711" w14:textId="061CAD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I</w:t>
            </w:r>
          </w:p>
        </w:tc>
        <w:tc>
          <w:tcPr>
            <w:tcW w:w="3119" w:type="dxa"/>
            <w:tcBorders>
              <w:top w:val="nil"/>
              <w:left w:val="nil"/>
              <w:bottom w:val="nil"/>
              <w:right w:val="nil"/>
            </w:tcBorders>
            <w:shd w:val="clear" w:color="auto" w:fill="auto"/>
            <w:noWrap/>
            <w:vAlign w:val="center"/>
          </w:tcPr>
          <w:p w14:paraId="592519F0" w14:textId="6640EFE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ECFC11D" w14:textId="77777777" w:rsidTr="000B2296">
        <w:trPr>
          <w:trHeight w:val="244"/>
          <w:jc w:val="center"/>
        </w:trPr>
        <w:tc>
          <w:tcPr>
            <w:tcW w:w="3118" w:type="dxa"/>
            <w:tcBorders>
              <w:top w:val="nil"/>
              <w:bottom w:val="nil"/>
              <w:right w:val="nil"/>
            </w:tcBorders>
            <w:shd w:val="clear" w:color="auto" w:fill="auto"/>
            <w:noWrap/>
            <w:vAlign w:val="center"/>
          </w:tcPr>
          <w:p w14:paraId="5CBF306A" w14:textId="3A0813A8"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转角</w:t>
            </w:r>
          </w:p>
        </w:tc>
        <w:tc>
          <w:tcPr>
            <w:tcW w:w="3119" w:type="dxa"/>
            <w:tcBorders>
              <w:top w:val="nil"/>
              <w:bottom w:val="nil"/>
              <w:right w:val="nil"/>
            </w:tcBorders>
          </w:tcPr>
          <w:p w14:paraId="2DB13245" w14:textId="4A6DAEC7"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T</w:t>
            </w:r>
          </w:p>
        </w:tc>
        <w:tc>
          <w:tcPr>
            <w:tcW w:w="3119" w:type="dxa"/>
            <w:tcBorders>
              <w:top w:val="nil"/>
              <w:left w:val="nil"/>
              <w:bottom w:val="nil"/>
              <w:right w:val="nil"/>
            </w:tcBorders>
            <w:shd w:val="clear" w:color="auto" w:fill="auto"/>
            <w:noWrap/>
            <w:vAlign w:val="center"/>
          </w:tcPr>
          <w:p w14:paraId="01E239CB" w14:textId="644028BD"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0EFF29F9" w14:textId="77777777" w:rsidTr="000B2296">
        <w:trPr>
          <w:trHeight w:val="244"/>
          <w:jc w:val="center"/>
        </w:trPr>
        <w:tc>
          <w:tcPr>
            <w:tcW w:w="3118" w:type="dxa"/>
            <w:tcBorders>
              <w:top w:val="nil"/>
              <w:bottom w:val="nil"/>
              <w:right w:val="nil"/>
            </w:tcBorders>
            <w:shd w:val="clear" w:color="auto" w:fill="auto"/>
            <w:noWrap/>
            <w:vAlign w:val="center"/>
          </w:tcPr>
          <w:p w14:paraId="463DF593" w14:textId="08DB89B6"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弯曲</w:t>
            </w:r>
          </w:p>
        </w:tc>
        <w:tc>
          <w:tcPr>
            <w:tcW w:w="3119" w:type="dxa"/>
            <w:tcBorders>
              <w:top w:val="nil"/>
              <w:bottom w:val="nil"/>
              <w:right w:val="nil"/>
            </w:tcBorders>
          </w:tcPr>
          <w:p w14:paraId="5202D2E1" w14:textId="645E90C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w:t>
            </w:r>
          </w:p>
        </w:tc>
        <w:tc>
          <w:tcPr>
            <w:tcW w:w="3119" w:type="dxa"/>
            <w:tcBorders>
              <w:top w:val="nil"/>
              <w:left w:val="nil"/>
              <w:bottom w:val="nil"/>
              <w:right w:val="nil"/>
            </w:tcBorders>
            <w:shd w:val="clear" w:color="auto" w:fill="auto"/>
            <w:noWrap/>
            <w:vAlign w:val="center"/>
          </w:tcPr>
          <w:p w14:paraId="5160F0B5" w14:textId="0C67C0DE"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r w:rsidR="000B2296" w:rsidRPr="00277CE6" w14:paraId="57D16202" w14:textId="77777777" w:rsidTr="00E9540A">
        <w:trPr>
          <w:trHeight w:val="244"/>
          <w:jc w:val="center"/>
        </w:trPr>
        <w:tc>
          <w:tcPr>
            <w:tcW w:w="3118" w:type="dxa"/>
            <w:tcBorders>
              <w:top w:val="nil"/>
              <w:bottom w:val="single" w:sz="18" w:space="0" w:color="auto"/>
              <w:right w:val="nil"/>
            </w:tcBorders>
            <w:shd w:val="clear" w:color="auto" w:fill="auto"/>
            <w:noWrap/>
            <w:vAlign w:val="center"/>
          </w:tcPr>
          <w:p w14:paraId="688B6060" w14:textId="35DF8705" w:rsidR="000B2296" w:rsidRPr="00277CE6" w:rsidRDefault="00CC11A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无</w:t>
            </w:r>
          </w:p>
        </w:tc>
        <w:tc>
          <w:tcPr>
            <w:tcW w:w="3119" w:type="dxa"/>
            <w:tcBorders>
              <w:top w:val="nil"/>
              <w:bottom w:val="single" w:sz="18" w:space="0" w:color="auto"/>
              <w:right w:val="nil"/>
            </w:tcBorders>
          </w:tcPr>
          <w:p w14:paraId="45FD3930" w14:textId="1AE54A49"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w:t>
            </w:r>
          </w:p>
        </w:tc>
        <w:tc>
          <w:tcPr>
            <w:tcW w:w="3119" w:type="dxa"/>
            <w:tcBorders>
              <w:top w:val="nil"/>
              <w:left w:val="nil"/>
              <w:bottom w:val="single" w:sz="18" w:space="0" w:color="auto"/>
              <w:right w:val="nil"/>
            </w:tcBorders>
            <w:shd w:val="clear" w:color="auto" w:fill="auto"/>
            <w:noWrap/>
            <w:vAlign w:val="center"/>
          </w:tcPr>
          <w:p w14:paraId="1E87B903" w14:textId="035EAED6" w:rsidR="000B2296" w:rsidRPr="00277CE6" w:rsidRDefault="00F51DD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6A175752" w14:textId="77777777" w:rsidR="007A0015" w:rsidRPr="00277CE6" w:rsidRDefault="007A0015" w:rsidP="00CA430B">
      <w:pPr>
        <w:autoSpaceDE w:val="0"/>
        <w:autoSpaceDN w:val="0"/>
        <w:adjustRightInd w:val="0"/>
        <w:spacing w:line="300" w:lineRule="auto"/>
        <w:ind w:firstLineChars="200" w:firstLine="480"/>
        <w:rPr>
          <w:rFonts w:ascii="Times New Roman" w:hAnsi="Times New Roman" w:cs="Times New Roman"/>
          <w:sz w:val="24"/>
          <w:szCs w:val="24"/>
        </w:rPr>
      </w:pPr>
    </w:p>
    <w:p w14:paraId="79F176AA" w14:textId="27D32C19" w:rsidR="00BB75C1" w:rsidRPr="00277CE6" w:rsidRDefault="00BB75C1" w:rsidP="00CA430B">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需要说明的是，</w:t>
      </w:r>
      <w:r w:rsidR="0040169C" w:rsidRPr="00277CE6">
        <w:rPr>
          <w:rFonts w:ascii="Times New Roman" w:eastAsia="宋体" w:hAnsi="Times New Roman" w:cs="Times New Roman"/>
          <w:sz w:val="24"/>
          <w:szCs w:val="24"/>
        </w:rPr>
        <w:t>在模型中被归入同一类的</w:t>
      </w:r>
      <w:r w:rsidR="0040169C" w:rsidRPr="00277CE6">
        <w:rPr>
          <w:rFonts w:ascii="Times New Roman" w:hAnsi="Times New Roman" w:cs="Times New Roman"/>
          <w:color w:val="000000"/>
          <w:kern w:val="0"/>
          <w:sz w:val="24"/>
          <w:szCs w:val="24"/>
        </w:rPr>
        <w:t>3</w:t>
      </w:r>
      <w:r w:rsidR="0040169C" w:rsidRPr="00277CE6">
        <w:rPr>
          <w:rFonts w:ascii="Times New Roman" w:hAnsi="Times New Roman" w:cs="Times New Roman"/>
          <w:color w:val="000000"/>
          <w:kern w:val="0"/>
          <w:sz w:val="24"/>
          <w:szCs w:val="24"/>
          <w:vertAlign w:val="subscript"/>
        </w:rPr>
        <w:t>10</w:t>
      </w:r>
      <w:r w:rsidR="0040169C" w:rsidRPr="00277CE6">
        <w:rPr>
          <w:rFonts w:ascii="Times New Roman" w:hAnsi="Times New Roman" w:cs="Times New Roman"/>
          <w:color w:val="000000"/>
          <w:kern w:val="0"/>
          <w:sz w:val="24"/>
          <w:szCs w:val="24"/>
        </w:rPr>
        <w:t>-</w:t>
      </w:r>
      <w:r w:rsidR="0040169C" w:rsidRPr="00277CE6">
        <w:rPr>
          <w:rFonts w:ascii="Times New Roman" w:hAnsi="Times New Roman" w:cs="Times New Roman"/>
          <w:color w:val="000000"/>
          <w:kern w:val="0"/>
          <w:sz w:val="24"/>
          <w:szCs w:val="24"/>
        </w:rPr>
        <w:t>螺旋</w:t>
      </w:r>
      <w:r w:rsidR="0040169C" w:rsidRPr="00277CE6">
        <w:rPr>
          <w:rFonts w:ascii="Times New Roman" w:hAnsi="Times New Roman" w:cs="Times New Roman"/>
          <w:color w:val="000000"/>
          <w:kern w:val="0"/>
        </w:rPr>
        <w:t>、</w:t>
      </w:r>
      <w:r w:rsidR="0040169C" w:rsidRPr="00277CE6">
        <w:rPr>
          <w:rFonts w:ascii="Times New Roman" w:hAnsi="Times New Roman" w:cs="Times New Roman"/>
          <w:color w:val="000000"/>
          <w:kern w:val="0"/>
          <w:sz w:val="24"/>
          <w:szCs w:val="24"/>
        </w:rPr>
        <w:t>π-</w:t>
      </w:r>
      <w:r w:rsidR="0040169C" w:rsidRPr="00277CE6">
        <w:rPr>
          <w:rFonts w:ascii="Times New Roman" w:hAnsi="Times New Roman" w:cs="Times New Roman"/>
          <w:color w:val="000000"/>
          <w:kern w:val="0"/>
          <w:sz w:val="24"/>
          <w:szCs w:val="24"/>
        </w:rPr>
        <w:t>螺旋等与</w:t>
      </w:r>
      <w:r w:rsidR="00165183" w:rsidRPr="00277CE6">
        <w:rPr>
          <w:rFonts w:ascii="Times New Roman" w:hAnsi="Times New Roman" w:cs="Times New Roman"/>
          <w:color w:val="000000"/>
          <w:kern w:val="0"/>
          <w:sz w:val="24"/>
          <w:szCs w:val="24"/>
        </w:rPr>
        <w:t>一般的</w:t>
      </w:r>
      <w:r w:rsidR="008D3637" w:rsidRPr="00277CE6">
        <w:rPr>
          <w:rFonts w:ascii="Times New Roman" w:hAnsi="Times New Roman" w:cs="Times New Roman"/>
          <w:color w:val="000000"/>
          <w:kern w:val="0"/>
          <w:sz w:val="24"/>
          <w:szCs w:val="24"/>
        </w:rPr>
        <w:t>无规卷曲（</w:t>
      </w:r>
      <w:r w:rsidR="008D3637" w:rsidRPr="00277CE6">
        <w:rPr>
          <w:rFonts w:ascii="Times New Roman" w:hAnsi="Times New Roman" w:cs="Times New Roman"/>
          <w:color w:val="000000"/>
          <w:kern w:val="0"/>
          <w:sz w:val="24"/>
          <w:szCs w:val="24"/>
        </w:rPr>
        <w:t>Coil</w:t>
      </w:r>
      <w:r w:rsidR="008D3637" w:rsidRPr="00277CE6">
        <w:rPr>
          <w:rFonts w:ascii="Times New Roman" w:hAnsi="Times New Roman" w:cs="Times New Roman"/>
          <w:color w:val="000000"/>
          <w:kern w:val="0"/>
          <w:sz w:val="24"/>
          <w:szCs w:val="24"/>
        </w:rPr>
        <w:t>）</w:t>
      </w:r>
      <w:r w:rsidR="0010621F" w:rsidRPr="00277CE6">
        <w:rPr>
          <w:rFonts w:ascii="Times New Roman" w:hAnsi="Times New Roman" w:cs="Times New Roman"/>
          <w:color w:val="000000"/>
          <w:kern w:val="0"/>
          <w:sz w:val="24"/>
          <w:szCs w:val="24"/>
        </w:rPr>
        <w:t>具有不同的结构特征，</w:t>
      </w:r>
      <w:r w:rsidR="00E43B9E" w:rsidRPr="00277CE6">
        <w:rPr>
          <w:rFonts w:ascii="Times New Roman" w:hAnsi="Times New Roman" w:cs="Times New Roman"/>
          <w:color w:val="000000"/>
          <w:kern w:val="0"/>
          <w:sz w:val="24"/>
          <w:szCs w:val="24"/>
        </w:rPr>
        <w:t>但蛋白质结构数据集中</w:t>
      </w:r>
      <w:r w:rsidR="00C41510" w:rsidRPr="00277CE6">
        <w:rPr>
          <w:rFonts w:ascii="Times New Roman" w:hAnsi="Times New Roman" w:cs="Times New Roman"/>
          <w:color w:val="000000"/>
          <w:kern w:val="0"/>
          <w:sz w:val="24"/>
          <w:szCs w:val="24"/>
        </w:rPr>
        <w:t>上述</w:t>
      </w:r>
      <w:r w:rsidR="00680760" w:rsidRPr="00277CE6">
        <w:rPr>
          <w:rFonts w:ascii="Times New Roman" w:hAnsi="Times New Roman" w:cs="Times New Roman"/>
          <w:color w:val="000000"/>
          <w:kern w:val="0"/>
          <w:sz w:val="24"/>
          <w:szCs w:val="24"/>
        </w:rPr>
        <w:t>结构所占比例极小，</w:t>
      </w:r>
      <w:r w:rsidR="00753233" w:rsidRPr="00277CE6">
        <w:rPr>
          <w:rFonts w:ascii="Times New Roman" w:hAnsi="Times New Roman" w:cs="Times New Roman"/>
          <w:color w:val="000000"/>
          <w:kern w:val="0"/>
          <w:sz w:val="24"/>
          <w:szCs w:val="24"/>
        </w:rPr>
        <w:t>如果单独分类，模型训练过程中无法很好地</w:t>
      </w:r>
      <w:r w:rsidR="00467F21" w:rsidRPr="00277CE6">
        <w:rPr>
          <w:rFonts w:ascii="Times New Roman" w:hAnsi="Times New Roman" w:cs="Times New Roman"/>
          <w:color w:val="000000"/>
          <w:kern w:val="0"/>
          <w:sz w:val="24"/>
          <w:szCs w:val="24"/>
        </w:rPr>
        <w:t>学到上述结构与其他二级结构之间作用的</w:t>
      </w:r>
      <w:r w:rsidR="00363209" w:rsidRPr="00277CE6">
        <w:rPr>
          <w:rFonts w:ascii="Times New Roman" w:hAnsi="Times New Roman" w:cs="Times New Roman"/>
          <w:color w:val="000000"/>
          <w:kern w:val="0"/>
          <w:sz w:val="24"/>
          <w:szCs w:val="24"/>
        </w:rPr>
        <w:t>相关信息</w:t>
      </w:r>
      <w:r w:rsidR="00CF72DD" w:rsidRPr="00277CE6">
        <w:rPr>
          <w:rFonts w:ascii="Times New Roman" w:hAnsi="Times New Roman" w:cs="Times New Roman"/>
          <w:color w:val="000000"/>
          <w:kern w:val="0"/>
          <w:sz w:val="24"/>
          <w:szCs w:val="24"/>
        </w:rPr>
        <w:t>。</w:t>
      </w:r>
      <w:r w:rsidR="00280DB9" w:rsidRPr="00277CE6">
        <w:rPr>
          <w:rFonts w:ascii="Times New Roman" w:hAnsi="Times New Roman" w:cs="Times New Roman"/>
          <w:color w:val="000000"/>
          <w:kern w:val="0"/>
          <w:sz w:val="24"/>
          <w:szCs w:val="24"/>
        </w:rPr>
        <w:t>为保证模型的泛化性能，</w:t>
      </w:r>
      <w:r w:rsidR="00D52CB5" w:rsidRPr="00277CE6">
        <w:rPr>
          <w:rFonts w:ascii="Times New Roman" w:hAnsi="Times New Roman" w:cs="Times New Roman"/>
          <w:color w:val="000000"/>
          <w:kern w:val="0"/>
          <w:sz w:val="24"/>
          <w:szCs w:val="24"/>
        </w:rPr>
        <w:t>本研究不加区别地将上述结构与</w:t>
      </w:r>
      <w:r w:rsidR="00C968FF" w:rsidRPr="00277CE6">
        <w:rPr>
          <w:rFonts w:ascii="Times New Roman" w:hAnsi="Times New Roman" w:cs="Times New Roman"/>
          <w:color w:val="000000"/>
          <w:kern w:val="0"/>
          <w:sz w:val="24"/>
          <w:szCs w:val="24"/>
        </w:rPr>
        <w:t>一般的无规卷曲归入一类进行模型训练</w:t>
      </w:r>
      <w:r w:rsidR="0048402A" w:rsidRPr="00277CE6">
        <w:rPr>
          <w:rFonts w:ascii="Times New Roman" w:hAnsi="Times New Roman" w:cs="Times New Roman"/>
          <w:color w:val="000000"/>
          <w:kern w:val="0"/>
          <w:sz w:val="24"/>
          <w:szCs w:val="24"/>
        </w:rPr>
        <w:t>。</w:t>
      </w:r>
    </w:p>
    <w:p w14:paraId="792914E5" w14:textId="7FD2EF14" w:rsidR="00F16BC0" w:rsidRPr="00277CE6" w:rsidRDefault="007A0015" w:rsidP="00A1329A">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eastAsia="黑体" w:hAnsi="Times New Roman" w:cs="Times New Roman"/>
          <w:sz w:val="24"/>
          <w:szCs w:val="24"/>
        </w:rPr>
        <w:t>边</w:t>
      </w:r>
      <w:r w:rsidRPr="00277CE6">
        <w:rPr>
          <w:rFonts w:ascii="Times New Roman" w:hAnsi="Times New Roman" w:cs="Times New Roman"/>
          <w:sz w:val="24"/>
          <w:szCs w:val="24"/>
        </w:rPr>
        <w:t xml:space="preserve"> </w:t>
      </w:r>
      <w:r w:rsidR="00665182" w:rsidRPr="00277CE6">
        <w:rPr>
          <w:rFonts w:ascii="Times New Roman" w:hAnsi="Times New Roman" w:cs="Times New Roman"/>
          <w:sz w:val="24"/>
          <w:szCs w:val="24"/>
        </w:rPr>
        <w:t>蛋白质</w:t>
      </w:r>
      <w:r w:rsidR="00214057" w:rsidRPr="00277CE6">
        <w:rPr>
          <w:rFonts w:ascii="Times New Roman" w:hAnsi="Times New Roman" w:cs="Times New Roman"/>
          <w:sz w:val="24"/>
          <w:szCs w:val="24"/>
        </w:rPr>
        <w:t>一对残基之间的相互作用对应图中的一条边，边的长度根据节点位置进行计算，定义为一对残基</w:t>
      </w:r>
      <w:r w:rsidR="001E566F" w:rsidRPr="00277CE6">
        <w:rPr>
          <w:rFonts w:ascii="Times New Roman" w:hAnsi="Times New Roman" w:cs="Times New Roman"/>
          <w:sz w:val="24"/>
          <w:szCs w:val="24"/>
        </w:rPr>
        <w:t>中</w:t>
      </w:r>
      <w:r w:rsidR="00214057" w:rsidRPr="00277CE6">
        <w:rPr>
          <w:rFonts w:ascii="Times New Roman" w:hAnsi="Times New Roman" w:cs="Times New Roman"/>
          <w:sz w:val="24"/>
          <w:szCs w:val="24"/>
        </w:rPr>
        <w:t>Cα</w:t>
      </w:r>
      <w:r w:rsidR="00214057" w:rsidRPr="00277CE6">
        <w:rPr>
          <w:rFonts w:ascii="Times New Roman" w:hAnsi="Times New Roman" w:cs="Times New Roman"/>
          <w:sz w:val="24"/>
          <w:szCs w:val="24"/>
        </w:rPr>
        <w:t>原子的距离</w:t>
      </w:r>
      <w:r w:rsidR="00540D87" w:rsidRPr="00277CE6">
        <w:rPr>
          <w:rFonts w:ascii="Times New Roman" w:hAnsi="Times New Roman" w:cs="Times New Roman"/>
          <w:sz w:val="24"/>
          <w:szCs w:val="24"/>
        </w:rPr>
        <w:t>。模型构建了两种类型的边。</w:t>
      </w:r>
      <w:r w:rsidR="00A1329A" w:rsidRPr="00277CE6">
        <w:rPr>
          <w:rFonts w:ascii="Times New Roman" w:hAnsi="Times New Roman" w:cs="Times New Roman"/>
          <w:sz w:val="24"/>
          <w:szCs w:val="24"/>
        </w:rPr>
        <w:t>第一种类型的边基于</w:t>
      </w:r>
      <w:r w:rsidR="00290E8D" w:rsidRPr="00277CE6">
        <w:rPr>
          <w:rFonts w:ascii="Times New Roman" w:hAnsi="Times New Roman" w:cs="Times New Roman"/>
          <w:sz w:val="24"/>
          <w:szCs w:val="24"/>
        </w:rPr>
        <w:t>蛋白质结构中的</w:t>
      </w:r>
      <w:r w:rsidR="00A1329A" w:rsidRPr="00277CE6">
        <w:rPr>
          <w:rFonts w:ascii="Times New Roman" w:hAnsi="Times New Roman" w:cs="Times New Roman"/>
          <w:sz w:val="24"/>
          <w:szCs w:val="24"/>
        </w:rPr>
        <w:t>氢键</w:t>
      </w:r>
      <w:r w:rsidR="00290E8D" w:rsidRPr="00277CE6">
        <w:rPr>
          <w:rFonts w:ascii="Times New Roman" w:hAnsi="Times New Roman" w:cs="Times New Roman"/>
          <w:sz w:val="24"/>
          <w:szCs w:val="24"/>
        </w:rPr>
        <w:t>相互作用</w:t>
      </w:r>
      <w:r w:rsidR="00A1329A" w:rsidRPr="00277CE6">
        <w:rPr>
          <w:rFonts w:ascii="Times New Roman" w:hAnsi="Times New Roman" w:cs="Times New Roman"/>
          <w:sz w:val="24"/>
          <w:szCs w:val="24"/>
        </w:rPr>
        <w:t>，</w:t>
      </w:r>
      <w:r w:rsidR="00733E54" w:rsidRPr="00277CE6">
        <w:rPr>
          <w:rFonts w:ascii="Times New Roman" w:hAnsi="Times New Roman" w:cs="Times New Roman"/>
          <w:sz w:val="24"/>
          <w:szCs w:val="24"/>
        </w:rPr>
        <w:t>使用</w:t>
      </w:r>
      <w:r w:rsidR="00733E54" w:rsidRPr="00277CE6">
        <w:rPr>
          <w:rFonts w:ascii="Times New Roman" w:hAnsi="Times New Roman" w:cs="Times New Roman"/>
          <w:sz w:val="24"/>
          <w:szCs w:val="24"/>
        </w:rPr>
        <w:t>DSSP</w:t>
      </w:r>
      <w:r w:rsidR="00733E54" w:rsidRPr="00277CE6">
        <w:rPr>
          <w:rFonts w:ascii="Times New Roman" w:hAnsi="Times New Roman" w:cs="Times New Roman"/>
          <w:sz w:val="24"/>
          <w:szCs w:val="24"/>
        </w:rPr>
        <w:t>程序判断主链氢键是否存在，</w:t>
      </w:r>
      <w:r w:rsidR="00F16BC0" w:rsidRPr="00277CE6">
        <w:rPr>
          <w:rFonts w:ascii="Times New Roman" w:hAnsi="Times New Roman" w:cs="Times New Roman"/>
          <w:sz w:val="24"/>
          <w:szCs w:val="24"/>
        </w:rPr>
        <w:t>对可能存在的氢键要求键能</w:t>
      </w:r>
    </w:p>
    <w:p w14:paraId="4E861EDF" w14:textId="1C4F9343" w:rsidR="00F16BC0" w:rsidRPr="00277CE6" w:rsidRDefault="007B4252" w:rsidP="00F16BC0">
      <w:pPr>
        <w:autoSpaceDE w:val="0"/>
        <w:autoSpaceDN w:val="0"/>
        <w:adjustRightInd w:val="0"/>
        <w:spacing w:line="30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E</m:t>
              </m:r>
            </m:e>
            <m:sub>
              <m:r>
                <m:rPr>
                  <m:nor/>
                </m:rPr>
                <w:rPr>
                  <w:rFonts w:ascii="Times New Roman" w:hAnsi="Times New Roman" w:cs="Times New Roman"/>
                  <w:sz w:val="24"/>
                  <w:szCs w:val="24"/>
                </w:rPr>
                <m:t>hbond</m:t>
              </m:r>
            </m:sub>
          </m:sSub>
          <m:r>
            <m:rPr>
              <m:sty m:val="p"/>
            </m:rPr>
            <w:rPr>
              <w:rFonts w:ascii="Cambria Math" w:hAnsi="Cambria Math" w:cs="Times New Roman"/>
              <w:sz w:val="24"/>
              <w:szCs w:val="24"/>
            </w:rPr>
            <m:t>&lt;0.5 kJ⋅mo</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-1</m:t>
              </m:r>
            </m:sup>
          </m:sSup>
        </m:oMath>
      </m:oMathPara>
    </w:p>
    <w:p w14:paraId="2C9FF293" w14:textId="2B86DAA1" w:rsidR="00A1329A" w:rsidRPr="00277CE6" w:rsidRDefault="00F16BC0" w:rsidP="00F16BC0">
      <w:pPr>
        <w:autoSpaceDE w:val="0"/>
        <w:autoSpaceDN w:val="0"/>
        <w:adjustRightInd w:val="0"/>
        <w:spacing w:line="300" w:lineRule="auto"/>
        <w:rPr>
          <w:rFonts w:ascii="Times New Roman" w:hAnsi="Times New Roman" w:cs="Times New Roman"/>
          <w:iCs/>
          <w:sz w:val="24"/>
          <w:szCs w:val="24"/>
        </w:rPr>
      </w:pPr>
      <w:r w:rsidRPr="00277CE6">
        <w:rPr>
          <w:rFonts w:ascii="Times New Roman" w:hAnsi="Times New Roman" w:cs="Times New Roman"/>
          <w:sz w:val="24"/>
          <w:szCs w:val="24"/>
        </w:rPr>
        <w:t>并且只在</w:t>
      </w:r>
      <w:r w:rsidR="00D81479" w:rsidRPr="00277CE6">
        <w:rPr>
          <w:rFonts w:ascii="Times New Roman" w:hAnsi="Times New Roman" w:cs="Times New Roman"/>
          <w:sz w:val="24"/>
          <w:szCs w:val="24"/>
        </w:rPr>
        <w:t>残基所属的二级结构为</w:t>
      </w:r>
      <w:r w:rsidR="00D81479" w:rsidRPr="00277CE6">
        <w:rPr>
          <w:rFonts w:ascii="Times New Roman" w:hAnsi="Times New Roman" w:cs="Times New Roman"/>
          <w:sz w:val="24"/>
          <w:szCs w:val="24"/>
        </w:rPr>
        <w:t>α-</w:t>
      </w:r>
      <w:r w:rsidR="00D81479" w:rsidRPr="00277CE6">
        <w:rPr>
          <w:rFonts w:ascii="Times New Roman" w:hAnsi="Times New Roman" w:cs="Times New Roman"/>
          <w:sz w:val="24"/>
          <w:szCs w:val="24"/>
        </w:rPr>
        <w:t>螺旋或</w:t>
      </w:r>
      <w:r w:rsidR="00D81479" w:rsidRPr="00277CE6">
        <w:rPr>
          <w:rFonts w:ascii="Times New Roman" w:hAnsi="Times New Roman" w:cs="Times New Roman"/>
          <w:sz w:val="24"/>
          <w:szCs w:val="24"/>
        </w:rPr>
        <w:t>β-</w:t>
      </w:r>
      <w:r w:rsidR="00D81479" w:rsidRPr="00277CE6">
        <w:rPr>
          <w:rFonts w:ascii="Times New Roman" w:hAnsi="Times New Roman" w:cs="Times New Roman"/>
          <w:sz w:val="24"/>
          <w:szCs w:val="24"/>
        </w:rPr>
        <w:t>折叠的情况下，在残基之间</w:t>
      </w:r>
      <w:r w:rsidR="00682FFA" w:rsidRPr="00277CE6">
        <w:rPr>
          <w:rFonts w:ascii="Times New Roman" w:hAnsi="Times New Roman" w:cs="Times New Roman"/>
          <w:sz w:val="24"/>
          <w:szCs w:val="24"/>
        </w:rPr>
        <w:t>建立边的联系，用来捕捉</w:t>
      </w:r>
      <w:r w:rsidR="00682FFA" w:rsidRPr="00277CE6">
        <w:rPr>
          <w:rFonts w:ascii="Times New Roman" w:hAnsi="Times New Roman" w:cs="Times New Roman"/>
          <w:sz w:val="24"/>
          <w:szCs w:val="24"/>
        </w:rPr>
        <w:t>α-</w:t>
      </w:r>
      <w:r w:rsidR="00682FFA" w:rsidRPr="00277CE6">
        <w:rPr>
          <w:rFonts w:ascii="Times New Roman" w:hAnsi="Times New Roman" w:cs="Times New Roman"/>
          <w:sz w:val="24"/>
          <w:szCs w:val="24"/>
        </w:rPr>
        <w:t>螺旋和</w:t>
      </w:r>
      <w:r w:rsidR="00682FFA" w:rsidRPr="00277CE6">
        <w:rPr>
          <w:rFonts w:ascii="Times New Roman" w:hAnsi="Times New Roman" w:cs="Times New Roman"/>
          <w:sz w:val="24"/>
          <w:szCs w:val="24"/>
        </w:rPr>
        <w:t>β-</w:t>
      </w:r>
      <w:r w:rsidR="00682FFA" w:rsidRPr="00277CE6">
        <w:rPr>
          <w:rFonts w:ascii="Times New Roman" w:hAnsi="Times New Roman" w:cs="Times New Roman"/>
          <w:sz w:val="24"/>
          <w:szCs w:val="24"/>
        </w:rPr>
        <w:t>折叠两种二级结构</w:t>
      </w:r>
      <w:r w:rsidR="0001756A" w:rsidRPr="00277CE6">
        <w:rPr>
          <w:rFonts w:ascii="Times New Roman" w:hAnsi="Times New Roman" w:cs="Times New Roman"/>
          <w:sz w:val="24"/>
          <w:szCs w:val="24"/>
        </w:rPr>
        <w:t>内部</w:t>
      </w:r>
      <w:r w:rsidR="00682FFA" w:rsidRPr="00277CE6">
        <w:rPr>
          <w:rFonts w:ascii="Times New Roman" w:hAnsi="Times New Roman" w:cs="Times New Roman"/>
          <w:sz w:val="24"/>
          <w:szCs w:val="24"/>
        </w:rPr>
        <w:t>和</w:t>
      </w:r>
      <w:r w:rsidR="0001756A" w:rsidRPr="00277CE6">
        <w:rPr>
          <w:rFonts w:ascii="Times New Roman" w:hAnsi="Times New Roman" w:cs="Times New Roman"/>
          <w:sz w:val="24"/>
          <w:szCs w:val="24"/>
        </w:rPr>
        <w:t>不同二级结构之间</w:t>
      </w:r>
      <w:r w:rsidR="00682FFA" w:rsidRPr="00277CE6">
        <w:rPr>
          <w:rFonts w:ascii="Times New Roman" w:hAnsi="Times New Roman" w:cs="Times New Roman"/>
          <w:sz w:val="24"/>
          <w:szCs w:val="24"/>
        </w:rPr>
        <w:t>的</w:t>
      </w:r>
      <w:r w:rsidR="002450D3" w:rsidRPr="00277CE6">
        <w:rPr>
          <w:rFonts w:ascii="Times New Roman" w:hAnsi="Times New Roman" w:cs="Times New Roman"/>
          <w:sz w:val="24"/>
          <w:szCs w:val="24"/>
        </w:rPr>
        <w:t>氢键</w:t>
      </w:r>
      <w:r w:rsidR="00682FFA" w:rsidRPr="00277CE6">
        <w:rPr>
          <w:rFonts w:ascii="Times New Roman" w:hAnsi="Times New Roman" w:cs="Times New Roman"/>
          <w:sz w:val="24"/>
          <w:szCs w:val="24"/>
        </w:rPr>
        <w:t>相互作用</w:t>
      </w:r>
      <w:r w:rsidR="00D81479" w:rsidRPr="00277CE6">
        <w:rPr>
          <w:rFonts w:ascii="Times New Roman" w:hAnsi="Times New Roman" w:cs="Times New Roman"/>
          <w:sz w:val="24"/>
          <w:szCs w:val="24"/>
        </w:rPr>
        <w:t>。</w:t>
      </w:r>
      <w:r w:rsidR="00540D87" w:rsidRPr="00277CE6">
        <w:rPr>
          <w:rFonts w:ascii="Times New Roman" w:hAnsi="Times New Roman" w:cs="Times New Roman"/>
          <w:sz w:val="24"/>
          <w:szCs w:val="24"/>
        </w:rPr>
        <w:t>第</w:t>
      </w:r>
      <w:r w:rsidR="00A1329A" w:rsidRPr="00277CE6">
        <w:rPr>
          <w:rFonts w:ascii="Times New Roman" w:hAnsi="Times New Roman" w:cs="Times New Roman"/>
          <w:sz w:val="24"/>
          <w:szCs w:val="24"/>
        </w:rPr>
        <w:t>二</w:t>
      </w:r>
      <w:r w:rsidR="00540D87" w:rsidRPr="00277CE6">
        <w:rPr>
          <w:rFonts w:ascii="Times New Roman" w:hAnsi="Times New Roman" w:cs="Times New Roman"/>
          <w:sz w:val="24"/>
          <w:szCs w:val="24"/>
        </w:rPr>
        <w:t>种类型的边基于序列信息，</w:t>
      </w:r>
      <w:r w:rsidR="00A1329A" w:rsidRPr="00277CE6">
        <w:rPr>
          <w:rFonts w:ascii="Times New Roman" w:hAnsi="Times New Roman" w:cs="Times New Roman"/>
          <w:sz w:val="24"/>
          <w:szCs w:val="24"/>
        </w:rPr>
        <w:t>分别在第</w:t>
      </w:r>
      <m:oMath>
        <m:r>
          <w:rPr>
            <w:rFonts w:ascii="Cambria Math" w:hAnsi="Cambria Math" w:cs="Times New Roman"/>
            <w:sz w:val="24"/>
            <w:szCs w:val="24"/>
          </w:rPr>
          <m:t>i</m:t>
        </m:r>
      </m:oMath>
      <w:r w:rsidR="00A1329A" w:rsidRPr="00277CE6">
        <w:rPr>
          <w:rFonts w:ascii="Times New Roman" w:hAnsi="Times New Roman" w:cs="Times New Roman"/>
          <w:sz w:val="24"/>
          <w:szCs w:val="24"/>
        </w:rPr>
        <w:t>个残基和第</w:t>
      </w:r>
      <m:oMath>
        <m:r>
          <w:rPr>
            <w:rFonts w:ascii="Cambria Math" w:hAnsi="Cambria Math" w:cs="Times New Roman"/>
            <w:sz w:val="24"/>
            <w:szCs w:val="24"/>
          </w:rPr>
          <m:t>i</m:t>
        </m:r>
        <m:r>
          <m:rPr>
            <m:sty m:val="p"/>
          </m:rPr>
          <w:rPr>
            <w:rFonts w:ascii="Cambria Math" w:hAnsi="Cambria Math" w:cs="Times New Roman"/>
            <w:sz w:val="24"/>
            <w:szCs w:val="24"/>
          </w:rPr>
          <m:t>±1</m:t>
        </m:r>
      </m:oMath>
      <w:r w:rsidR="00A1329A" w:rsidRPr="00277CE6">
        <w:rPr>
          <w:rFonts w:ascii="Times New Roman" w:hAnsi="Times New Roman" w:cs="Times New Roman"/>
          <w:iCs/>
          <w:sz w:val="24"/>
          <w:szCs w:val="24"/>
        </w:rPr>
        <w:t>、</w:t>
      </w:r>
      <m:oMath>
        <m:r>
          <w:rPr>
            <w:rFonts w:ascii="Cambria Math" w:hAnsi="Cambria Math" w:cs="Times New Roman"/>
            <w:sz w:val="24"/>
            <w:szCs w:val="24"/>
          </w:rPr>
          <m:t>i</m:t>
        </m:r>
        <m:r>
          <m:rPr>
            <m:sty m:val="p"/>
          </m:rPr>
          <w:rPr>
            <w:rFonts w:ascii="Cambria Math" w:hAnsi="Cambria Math" w:cs="Times New Roman"/>
            <w:sz w:val="24"/>
            <w:szCs w:val="24"/>
          </w:rPr>
          <m:t>±2</m:t>
        </m:r>
      </m:oMath>
      <w:r w:rsidR="00A1329A" w:rsidRPr="00277CE6">
        <w:rPr>
          <w:rFonts w:ascii="Times New Roman" w:hAnsi="Times New Roman" w:cs="Times New Roman"/>
          <w:iCs/>
          <w:sz w:val="24"/>
          <w:szCs w:val="24"/>
        </w:rPr>
        <w:t>个残基之间建立边的联系</w:t>
      </w:r>
      <w:r w:rsidR="00A41EEE" w:rsidRPr="00277CE6">
        <w:rPr>
          <w:rFonts w:ascii="Times New Roman" w:hAnsi="Times New Roman" w:cs="Times New Roman"/>
          <w:iCs/>
          <w:sz w:val="24"/>
          <w:szCs w:val="24"/>
        </w:rPr>
        <w:t>，用来</w:t>
      </w:r>
      <w:r w:rsidR="00DE3C65" w:rsidRPr="00277CE6">
        <w:rPr>
          <w:rFonts w:ascii="Times New Roman" w:hAnsi="Times New Roman" w:cs="Times New Roman"/>
          <w:iCs/>
          <w:sz w:val="24"/>
          <w:szCs w:val="24"/>
        </w:rPr>
        <w:t>捕捉残基</w:t>
      </w:r>
      <w:r w:rsidR="00960CC7" w:rsidRPr="00277CE6">
        <w:rPr>
          <w:rFonts w:ascii="Times New Roman" w:hAnsi="Times New Roman" w:cs="Times New Roman"/>
          <w:iCs/>
          <w:sz w:val="24"/>
          <w:szCs w:val="24"/>
        </w:rPr>
        <w:t>的共价连接和</w:t>
      </w:r>
      <w:r w:rsidR="00DE3C65" w:rsidRPr="00277CE6">
        <w:rPr>
          <w:rFonts w:ascii="Times New Roman" w:hAnsi="Times New Roman" w:cs="Times New Roman"/>
          <w:iCs/>
          <w:sz w:val="24"/>
          <w:szCs w:val="24"/>
        </w:rPr>
        <w:t>在序列位置</w:t>
      </w:r>
      <w:r w:rsidR="00960CC7" w:rsidRPr="00277CE6">
        <w:rPr>
          <w:rFonts w:ascii="Times New Roman" w:hAnsi="Times New Roman" w:cs="Times New Roman"/>
          <w:iCs/>
          <w:sz w:val="24"/>
          <w:szCs w:val="24"/>
        </w:rPr>
        <w:t>上的邻近</w:t>
      </w:r>
      <w:r w:rsidR="008077DC" w:rsidRPr="00277CE6">
        <w:rPr>
          <w:rFonts w:ascii="Times New Roman" w:hAnsi="Times New Roman" w:cs="Times New Roman"/>
          <w:iCs/>
          <w:sz w:val="24"/>
          <w:szCs w:val="24"/>
        </w:rPr>
        <w:t>所带来的相互作用</w:t>
      </w:r>
      <w:r w:rsidR="00A1329A" w:rsidRPr="00277CE6">
        <w:rPr>
          <w:rFonts w:ascii="Times New Roman" w:hAnsi="Times New Roman" w:cs="Times New Roman"/>
          <w:iCs/>
          <w:sz w:val="24"/>
          <w:szCs w:val="24"/>
        </w:rPr>
        <w:t>。</w:t>
      </w:r>
      <w:r w:rsidR="0045378B" w:rsidRPr="00277CE6">
        <w:rPr>
          <w:rFonts w:ascii="Times New Roman" w:hAnsi="Times New Roman" w:cs="Times New Roman"/>
          <w:iCs/>
          <w:sz w:val="24"/>
          <w:szCs w:val="24"/>
        </w:rPr>
        <w:t>已经被归入</w:t>
      </w:r>
      <w:r w:rsidR="009E06B8" w:rsidRPr="00277CE6">
        <w:rPr>
          <w:rFonts w:ascii="Times New Roman" w:hAnsi="Times New Roman" w:cs="Times New Roman"/>
          <w:iCs/>
          <w:sz w:val="24"/>
          <w:szCs w:val="24"/>
        </w:rPr>
        <w:t>基于氢键信息</w:t>
      </w:r>
      <w:r w:rsidR="00EB1C0D" w:rsidRPr="00277CE6">
        <w:rPr>
          <w:rFonts w:ascii="Times New Roman" w:hAnsi="Times New Roman" w:cs="Times New Roman"/>
          <w:iCs/>
          <w:sz w:val="24"/>
          <w:szCs w:val="24"/>
        </w:rPr>
        <w:t>的</w:t>
      </w:r>
      <w:r w:rsidR="00764C03" w:rsidRPr="00277CE6">
        <w:rPr>
          <w:rFonts w:ascii="Times New Roman" w:hAnsi="Times New Roman" w:cs="Times New Roman"/>
          <w:iCs/>
          <w:sz w:val="24"/>
          <w:szCs w:val="24"/>
        </w:rPr>
        <w:t>上述边的连接基于不同类型在模型中被赋予不同编码，具体如表</w:t>
      </w:r>
      <w:r w:rsidR="00764C03" w:rsidRPr="00277CE6">
        <w:rPr>
          <w:rFonts w:ascii="Times New Roman" w:hAnsi="Times New Roman" w:cs="Times New Roman"/>
          <w:iCs/>
          <w:sz w:val="24"/>
          <w:szCs w:val="24"/>
        </w:rPr>
        <w:t>2.4</w:t>
      </w:r>
      <w:r w:rsidR="00764C03" w:rsidRPr="00277CE6">
        <w:rPr>
          <w:rFonts w:ascii="Times New Roman" w:hAnsi="Times New Roman" w:cs="Times New Roman"/>
          <w:iCs/>
          <w:sz w:val="24"/>
          <w:szCs w:val="24"/>
        </w:rPr>
        <w:t>所示。</w:t>
      </w:r>
    </w:p>
    <w:p w14:paraId="10E85BE5" w14:textId="2A1FFA04" w:rsidR="00764C03" w:rsidRPr="00277CE6" w:rsidRDefault="00764C03" w:rsidP="00764C0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2.4 </w:t>
      </w:r>
      <w:r w:rsidRPr="00277CE6">
        <w:rPr>
          <w:rFonts w:ascii="Times New Roman" w:hAnsi="Times New Roman" w:cs="Times New Roman"/>
        </w:rPr>
        <w:t>边的类型</w:t>
      </w:r>
      <w:r w:rsidR="007C322F" w:rsidRPr="00277CE6">
        <w:rPr>
          <w:rFonts w:ascii="Times New Roman" w:hAnsi="Times New Roman" w:cs="Times New Roman"/>
        </w:rPr>
        <w:t>与</w:t>
      </w:r>
      <w:r w:rsidRPr="00277CE6">
        <w:rPr>
          <w:rFonts w:ascii="Times New Roman" w:hAnsi="Times New Roman" w:cs="Times New Roman"/>
        </w:rPr>
        <w:t>模型编码的对应关系</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7C322F" w:rsidRPr="00277CE6" w14:paraId="64D521B8" w14:textId="77777777" w:rsidTr="007C322F">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3D1A1DEF" w14:textId="7EBFAB95"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边的类型</w:t>
            </w:r>
          </w:p>
        </w:tc>
        <w:tc>
          <w:tcPr>
            <w:tcW w:w="3119" w:type="dxa"/>
            <w:tcBorders>
              <w:top w:val="single" w:sz="18" w:space="0" w:color="auto"/>
              <w:left w:val="nil"/>
              <w:bottom w:val="single" w:sz="6" w:space="0" w:color="auto"/>
              <w:right w:val="nil"/>
            </w:tcBorders>
            <w:shd w:val="clear" w:color="auto" w:fill="auto"/>
            <w:noWrap/>
            <w:vAlign w:val="center"/>
            <w:hideMark/>
          </w:tcPr>
          <w:p w14:paraId="1716E829"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模型编码</w:t>
            </w:r>
          </w:p>
        </w:tc>
      </w:tr>
      <w:tr w:rsidR="007C322F" w:rsidRPr="00277CE6" w14:paraId="4D0919E6" w14:textId="77777777" w:rsidTr="007C322F">
        <w:trPr>
          <w:trHeight w:val="244"/>
          <w:jc w:val="center"/>
        </w:trPr>
        <w:tc>
          <w:tcPr>
            <w:tcW w:w="3118" w:type="dxa"/>
            <w:tcBorders>
              <w:top w:val="nil"/>
              <w:bottom w:val="nil"/>
              <w:right w:val="nil"/>
            </w:tcBorders>
            <w:shd w:val="clear" w:color="auto" w:fill="auto"/>
            <w:noWrap/>
            <w:vAlign w:val="center"/>
          </w:tcPr>
          <w:p w14:paraId="5F7B6BDB" w14:textId="7C0D73F3"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w:t>
            </w:r>
            <w:r w:rsidR="00451B81" w:rsidRPr="00277CE6">
              <w:rPr>
                <w:rFonts w:ascii="Times New Roman" w:hAnsi="Times New Roman" w:cs="Times New Roman"/>
                <w:color w:val="000000"/>
                <w:kern w:val="0"/>
              </w:rPr>
              <w:t>氢键</w:t>
            </w:r>
            <w:r w:rsidR="00890570" w:rsidRPr="00277CE6">
              <w:rPr>
                <w:rFonts w:ascii="Times New Roman" w:hAnsi="Times New Roman" w:cs="Times New Roman"/>
                <w:color w:val="000000"/>
                <w:kern w:val="0"/>
              </w:rPr>
              <w:t>相互作用</w:t>
            </w:r>
          </w:p>
        </w:tc>
        <w:tc>
          <w:tcPr>
            <w:tcW w:w="3119" w:type="dxa"/>
            <w:tcBorders>
              <w:top w:val="nil"/>
              <w:left w:val="nil"/>
              <w:bottom w:val="nil"/>
              <w:right w:val="nil"/>
            </w:tcBorders>
            <w:shd w:val="clear" w:color="auto" w:fill="auto"/>
            <w:noWrap/>
            <w:vAlign w:val="center"/>
          </w:tcPr>
          <w:p w14:paraId="2D4BB91B"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w:t>
            </w:r>
          </w:p>
        </w:tc>
      </w:tr>
      <w:tr w:rsidR="007C322F" w:rsidRPr="00277CE6" w14:paraId="713287B1" w14:textId="77777777" w:rsidTr="007C322F">
        <w:trPr>
          <w:trHeight w:val="244"/>
          <w:jc w:val="center"/>
        </w:trPr>
        <w:tc>
          <w:tcPr>
            <w:tcW w:w="3118" w:type="dxa"/>
            <w:tcBorders>
              <w:top w:val="nil"/>
              <w:bottom w:val="nil"/>
              <w:right w:val="nil"/>
            </w:tcBorders>
            <w:shd w:val="clear" w:color="auto" w:fill="auto"/>
            <w:noWrap/>
            <w:vAlign w:val="center"/>
          </w:tcPr>
          <w:p w14:paraId="44B64111" w14:textId="7C58304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±1</m:t>
              </m:r>
            </m:oMath>
          </w:p>
        </w:tc>
        <w:tc>
          <w:tcPr>
            <w:tcW w:w="3119" w:type="dxa"/>
            <w:tcBorders>
              <w:top w:val="nil"/>
              <w:left w:val="nil"/>
              <w:bottom w:val="nil"/>
              <w:right w:val="nil"/>
            </w:tcBorders>
            <w:shd w:val="clear" w:color="auto" w:fill="auto"/>
            <w:noWrap/>
            <w:vAlign w:val="center"/>
          </w:tcPr>
          <w:p w14:paraId="3B1008E8" w14:textId="59877D98"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7C322F" w:rsidRPr="00277CE6" w14:paraId="13625BA6" w14:textId="77777777" w:rsidTr="007C322F">
        <w:trPr>
          <w:trHeight w:val="244"/>
          <w:jc w:val="center"/>
        </w:trPr>
        <w:tc>
          <w:tcPr>
            <w:tcW w:w="3118" w:type="dxa"/>
            <w:tcBorders>
              <w:top w:val="nil"/>
              <w:bottom w:val="single" w:sz="18" w:space="0" w:color="auto"/>
              <w:right w:val="nil"/>
            </w:tcBorders>
            <w:shd w:val="clear" w:color="auto" w:fill="auto"/>
            <w:noWrap/>
            <w:vAlign w:val="center"/>
          </w:tcPr>
          <w:p w14:paraId="3A8C8238" w14:textId="6F434510" w:rsidR="007C322F" w:rsidRPr="00277CE6" w:rsidRDefault="00451B8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基于序列信息，残基</w:t>
            </w:r>
            <m:oMath>
              <m:r>
                <m:rPr>
                  <m:sty m:val="p"/>
                </m:rPr>
                <w:rPr>
                  <w:rFonts w:ascii="Cambria Math" w:hAnsi="Cambria Math" w:cs="Times New Roman"/>
                  <w:color w:val="000000"/>
                  <w:kern w:val="0"/>
                </w:rPr>
                <m:t xml:space="preserve"> </m:t>
              </m:r>
              <m:r>
                <w:rPr>
                  <w:rFonts w:ascii="Cambria Math" w:hAnsi="Cambria Math" w:cs="Times New Roman"/>
                  <w:color w:val="000000"/>
                  <w:kern w:val="0"/>
                </w:rPr>
                <m:t>i-i</m:t>
              </m:r>
              <m:r>
                <m:rPr>
                  <m:sty m:val="p"/>
                </m:rPr>
                <w:rPr>
                  <w:rFonts w:ascii="Cambria Math" w:hAnsi="Cambria Math" w:cs="Times New Roman"/>
                  <w:color w:val="000000"/>
                  <w:kern w:val="0"/>
                </w:rPr>
                <m:t>±2</m:t>
              </m:r>
            </m:oMath>
          </w:p>
        </w:tc>
        <w:tc>
          <w:tcPr>
            <w:tcW w:w="3119" w:type="dxa"/>
            <w:tcBorders>
              <w:top w:val="nil"/>
              <w:left w:val="nil"/>
              <w:bottom w:val="single" w:sz="18" w:space="0" w:color="auto"/>
              <w:right w:val="nil"/>
            </w:tcBorders>
            <w:shd w:val="clear" w:color="auto" w:fill="auto"/>
            <w:noWrap/>
            <w:vAlign w:val="center"/>
          </w:tcPr>
          <w:p w14:paraId="49C48656" w14:textId="77777777" w:rsidR="007C322F" w:rsidRPr="00277CE6" w:rsidRDefault="007C322F"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w:t>
            </w:r>
          </w:p>
        </w:tc>
      </w:tr>
    </w:tbl>
    <w:p w14:paraId="5C563832" w14:textId="77777777" w:rsidR="00764C03" w:rsidRPr="00277CE6" w:rsidRDefault="00764C03" w:rsidP="00383D5F">
      <w:pPr>
        <w:autoSpaceDE w:val="0"/>
        <w:autoSpaceDN w:val="0"/>
        <w:adjustRightInd w:val="0"/>
        <w:spacing w:line="300" w:lineRule="auto"/>
        <w:rPr>
          <w:rFonts w:ascii="Times New Roman" w:hAnsi="Times New Roman" w:cs="Times New Roman"/>
          <w:sz w:val="24"/>
          <w:szCs w:val="24"/>
        </w:rPr>
      </w:pPr>
    </w:p>
    <w:p w14:paraId="6600E31C" w14:textId="5DEEF3D5" w:rsidR="00764C03" w:rsidRPr="00277CE6" w:rsidRDefault="00A6206B" w:rsidP="00764C03">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根据</w:t>
      </w:r>
      <w:r w:rsidR="00C2469B" w:rsidRPr="00277CE6">
        <w:rPr>
          <w:rFonts w:ascii="Times New Roman" w:hAnsi="Times New Roman" w:cs="Times New Roman"/>
          <w:sz w:val="24"/>
          <w:szCs w:val="24"/>
        </w:rPr>
        <w:t>前述方式，基于</w:t>
      </w:r>
      <w:r w:rsidR="00D6751B" w:rsidRPr="00277CE6">
        <w:rPr>
          <w:rFonts w:ascii="Times New Roman" w:hAnsi="Times New Roman" w:cs="Times New Roman"/>
          <w:sz w:val="24"/>
          <w:szCs w:val="24"/>
        </w:rPr>
        <w:t>蛋白质结构数据构建图的节点和边，</w:t>
      </w:r>
      <w:r w:rsidR="002445BE" w:rsidRPr="00277CE6">
        <w:rPr>
          <w:rFonts w:ascii="Times New Roman" w:hAnsi="Times New Roman" w:cs="Times New Roman"/>
          <w:sz w:val="24"/>
          <w:szCs w:val="24"/>
        </w:rPr>
        <w:t>输入</w:t>
      </w:r>
      <w:r w:rsidR="004635C0" w:rsidRPr="00277CE6">
        <w:rPr>
          <w:rFonts w:ascii="Times New Roman" w:hAnsi="Times New Roman" w:cs="Times New Roman"/>
          <w:sz w:val="24"/>
          <w:szCs w:val="24"/>
        </w:rPr>
        <w:t>EGNN</w:t>
      </w:r>
      <w:r w:rsidR="004635C0" w:rsidRPr="00277CE6">
        <w:rPr>
          <w:rFonts w:ascii="Times New Roman" w:hAnsi="Times New Roman" w:cs="Times New Roman"/>
          <w:sz w:val="24"/>
          <w:szCs w:val="24"/>
        </w:rPr>
        <w:t>中进行训练。</w:t>
      </w:r>
    </w:p>
    <w:p w14:paraId="22AC3F2F" w14:textId="0707842B" w:rsidR="004635C0" w:rsidRPr="00277CE6" w:rsidRDefault="004635C0" w:rsidP="004635C0">
      <w:pPr>
        <w:pStyle w:val="Heading3"/>
        <w:spacing w:before="156"/>
        <w:ind w:firstLine="480"/>
        <w:rPr>
          <w:rFonts w:eastAsiaTheme="minorEastAsia" w:cs="Times New Roman"/>
          <w:szCs w:val="24"/>
        </w:rPr>
      </w:pPr>
      <w:bookmarkStart w:id="80" w:name="_Toc104787985"/>
      <w:r w:rsidRPr="00277CE6">
        <w:rPr>
          <w:rFonts w:eastAsiaTheme="minorEastAsia" w:cs="Times New Roman"/>
          <w:szCs w:val="24"/>
        </w:rPr>
        <w:t xml:space="preserve">2.3.2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6E70A0" w:rsidRPr="00277CE6">
        <w:rPr>
          <w:rFonts w:eastAsiaTheme="minorEastAsia" w:cs="Times New Roman"/>
          <w:szCs w:val="24"/>
        </w:rPr>
        <w:t>模型参数的确定</w:t>
      </w:r>
      <w:bookmarkEnd w:id="80"/>
      <w:r w:rsidRPr="00277CE6">
        <w:rPr>
          <w:rFonts w:eastAsiaTheme="minorEastAsia" w:cs="Times New Roman"/>
          <w:szCs w:val="24"/>
        </w:rPr>
        <w:fldChar w:fldCharType="end"/>
      </w:r>
    </w:p>
    <w:p w14:paraId="6D676860" w14:textId="77777777" w:rsidR="00B35691" w:rsidRPr="00277CE6" w:rsidRDefault="00B35691" w:rsidP="00B35691">
      <w:pPr>
        <w:autoSpaceDE w:val="0"/>
        <w:autoSpaceDN w:val="0"/>
        <w:adjustRightInd w:val="0"/>
        <w:spacing w:line="300" w:lineRule="auto"/>
        <w:rPr>
          <w:rFonts w:ascii="Times New Roman" w:eastAsia="宋体" w:hAnsi="Times New Roman" w:cs="Times New Roman"/>
          <w:sz w:val="24"/>
          <w:szCs w:val="24"/>
        </w:rPr>
      </w:pPr>
    </w:p>
    <w:p w14:paraId="331C2E86" w14:textId="77777777" w:rsidR="00B35691" w:rsidRPr="00277CE6" w:rsidRDefault="00B35691" w:rsidP="00B35691">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1B560A6C" wp14:editId="75CE5D40">
            <wp:extent cx="2292389" cy="2362200"/>
            <wp:effectExtent l="0" t="0" r="0" b="0"/>
            <wp:docPr id="16" name="图片 16" descr="C:\Users\22102\AppData\Local\Temp\WeChat Files\6dcef9c006f85121452565ec29bfd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6dcef9c006f85121452565ec29bfd4f.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4738" cy="2374925"/>
                    </a:xfrm>
                    <a:prstGeom prst="rect">
                      <a:avLst/>
                    </a:prstGeom>
                    <a:noFill/>
                    <a:ln>
                      <a:noFill/>
                    </a:ln>
                  </pic:spPr>
                </pic:pic>
              </a:graphicData>
            </a:graphic>
          </wp:inline>
        </w:drawing>
      </w:r>
    </w:p>
    <w:p w14:paraId="5B31AA10" w14:textId="77777777" w:rsidR="00B35691" w:rsidRPr="00277CE6" w:rsidRDefault="00B35691" w:rsidP="00B35691">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2.2 </w:t>
      </w:r>
      <w:r w:rsidRPr="00277CE6">
        <w:rPr>
          <w:rFonts w:ascii="Times New Roman" w:eastAsia="宋体" w:hAnsi="Times New Roman" w:cs="Times New Roman"/>
        </w:rPr>
        <w:t>模型调试中选择的代表性蛋白质结构（</w:t>
      </w:r>
      <w:r w:rsidRPr="00277CE6">
        <w:rPr>
          <w:rFonts w:ascii="Times New Roman" w:eastAsia="宋体" w:hAnsi="Times New Roman" w:cs="Times New Roman"/>
        </w:rPr>
        <w:t>PDB ID: 1NWZ</w:t>
      </w:r>
      <w:r w:rsidRPr="00277CE6">
        <w:rPr>
          <w:rFonts w:ascii="Times New Roman" w:eastAsia="宋体" w:hAnsi="Times New Roman" w:cs="Times New Roman"/>
        </w:rPr>
        <w:t>）</w:t>
      </w:r>
    </w:p>
    <w:p w14:paraId="2F3074BD" w14:textId="53C5A7BA" w:rsidR="009F376A" w:rsidRPr="00277CE6" w:rsidRDefault="00DD338E"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lastRenderedPageBreak/>
        <w:t>实验中，</w:t>
      </w:r>
      <w:r w:rsidR="006E70A0" w:rsidRPr="00277CE6">
        <w:rPr>
          <w:rFonts w:ascii="Times New Roman" w:eastAsia="宋体" w:hAnsi="Times New Roman" w:cs="Times New Roman"/>
          <w:sz w:val="24"/>
          <w:szCs w:val="24"/>
        </w:rPr>
        <w:t>本课题</w:t>
      </w:r>
      <w:r w:rsidR="00020F89" w:rsidRPr="00277CE6">
        <w:rPr>
          <w:rFonts w:ascii="Times New Roman" w:eastAsia="宋体" w:hAnsi="Times New Roman" w:cs="Times New Roman"/>
          <w:sz w:val="24"/>
          <w:szCs w:val="24"/>
        </w:rPr>
        <w:t>基于</w:t>
      </w:r>
      <w:r w:rsidR="00D74404" w:rsidRPr="00277CE6">
        <w:rPr>
          <w:rFonts w:ascii="Times New Roman" w:eastAsia="宋体" w:hAnsi="Times New Roman" w:cs="Times New Roman"/>
          <w:sz w:val="24"/>
          <w:szCs w:val="24"/>
        </w:rPr>
        <w:t>模型</w:t>
      </w:r>
      <w:r w:rsidR="008510EC" w:rsidRPr="00277CE6">
        <w:rPr>
          <w:rFonts w:ascii="Times New Roman" w:eastAsia="宋体" w:hAnsi="Times New Roman" w:cs="Times New Roman"/>
          <w:sz w:val="24"/>
          <w:szCs w:val="24"/>
        </w:rPr>
        <w:t>在验证集上的表现和</w:t>
      </w:r>
      <w:r w:rsidR="007C5922" w:rsidRPr="00277CE6">
        <w:rPr>
          <w:rFonts w:ascii="Times New Roman" w:eastAsia="宋体" w:hAnsi="Times New Roman" w:cs="Times New Roman"/>
          <w:sz w:val="24"/>
          <w:szCs w:val="24"/>
        </w:rPr>
        <w:t>模型</w:t>
      </w:r>
      <w:r w:rsidR="006A1CE7" w:rsidRPr="00277CE6">
        <w:rPr>
          <w:rFonts w:ascii="Times New Roman" w:eastAsia="宋体" w:hAnsi="Times New Roman" w:cs="Times New Roman"/>
          <w:sz w:val="24"/>
          <w:szCs w:val="24"/>
        </w:rPr>
        <w:t>在实际</w:t>
      </w:r>
      <w:r w:rsidR="00B40A0F" w:rsidRPr="00277CE6">
        <w:rPr>
          <w:rFonts w:ascii="Times New Roman" w:eastAsia="宋体" w:hAnsi="Times New Roman" w:cs="Times New Roman"/>
          <w:sz w:val="24"/>
          <w:szCs w:val="24"/>
        </w:rPr>
        <w:t>优化</w:t>
      </w:r>
      <w:r w:rsidR="006A1CE7" w:rsidRPr="00277CE6">
        <w:rPr>
          <w:rFonts w:ascii="Times New Roman" w:eastAsia="宋体" w:hAnsi="Times New Roman" w:cs="Times New Roman"/>
          <w:sz w:val="24"/>
          <w:szCs w:val="24"/>
        </w:rPr>
        <w:t>问题上的表现</w:t>
      </w:r>
      <w:r w:rsidR="00B40A0F" w:rsidRPr="00277CE6">
        <w:rPr>
          <w:rFonts w:ascii="Times New Roman" w:eastAsia="宋体" w:hAnsi="Times New Roman" w:cs="Times New Roman"/>
          <w:sz w:val="24"/>
          <w:szCs w:val="24"/>
        </w:rPr>
        <w:t>，对模型的</w:t>
      </w:r>
      <w:ins w:id="81" w:author="changsheng zhang" w:date="2022-05-31T00:33:00Z">
        <w:r w:rsidR="008358E0">
          <w:rPr>
            <w:rFonts w:ascii="Times New Roman" w:eastAsia="宋体" w:hAnsi="Times New Roman" w:cs="Times New Roman" w:hint="eastAsia"/>
            <w:sz w:val="24"/>
            <w:szCs w:val="24"/>
          </w:rPr>
          <w:t>超</w:t>
        </w:r>
      </w:ins>
      <w:r w:rsidR="00B40A0F" w:rsidRPr="00277CE6">
        <w:rPr>
          <w:rFonts w:ascii="Times New Roman" w:eastAsia="宋体" w:hAnsi="Times New Roman" w:cs="Times New Roman"/>
          <w:sz w:val="24"/>
          <w:szCs w:val="24"/>
        </w:rPr>
        <w:t>参数进行调整。</w:t>
      </w:r>
      <w:r w:rsidR="0053678F" w:rsidRPr="00277CE6">
        <w:rPr>
          <w:rFonts w:ascii="Times New Roman" w:eastAsia="宋体" w:hAnsi="Times New Roman" w:cs="Times New Roman"/>
          <w:sz w:val="24"/>
          <w:szCs w:val="24"/>
        </w:rPr>
        <w:t>具体地，</w:t>
      </w:r>
      <w:r w:rsidR="00B26BBE" w:rsidRPr="00277CE6">
        <w:rPr>
          <w:rFonts w:ascii="Times New Roman" w:eastAsia="宋体" w:hAnsi="Times New Roman" w:cs="Times New Roman"/>
          <w:sz w:val="24"/>
          <w:szCs w:val="24"/>
        </w:rPr>
        <w:t>考虑到模型调试效率，不失一般性地，</w:t>
      </w:r>
      <w:r w:rsidR="0053678F" w:rsidRPr="00277CE6">
        <w:rPr>
          <w:rFonts w:ascii="Times New Roman" w:eastAsia="宋体" w:hAnsi="Times New Roman" w:cs="Times New Roman"/>
          <w:sz w:val="24"/>
          <w:szCs w:val="24"/>
        </w:rPr>
        <w:t>本课题在实验</w:t>
      </w:r>
      <w:r w:rsidR="00CB5866" w:rsidRPr="00277CE6">
        <w:rPr>
          <w:rFonts w:ascii="Times New Roman" w:eastAsia="宋体" w:hAnsi="Times New Roman" w:cs="Times New Roman"/>
          <w:sz w:val="24"/>
          <w:szCs w:val="24"/>
        </w:rPr>
        <w:t>调试</w:t>
      </w:r>
      <w:r w:rsidR="0053678F" w:rsidRPr="00277CE6">
        <w:rPr>
          <w:rFonts w:ascii="Times New Roman" w:eastAsia="宋体" w:hAnsi="Times New Roman" w:cs="Times New Roman"/>
          <w:sz w:val="24"/>
          <w:szCs w:val="24"/>
        </w:rPr>
        <w:t>过程中</w:t>
      </w:r>
      <w:r w:rsidR="009F376A" w:rsidRPr="00277CE6">
        <w:rPr>
          <w:rFonts w:ascii="Times New Roman" w:eastAsia="宋体" w:hAnsi="Times New Roman" w:cs="Times New Roman"/>
          <w:sz w:val="24"/>
          <w:szCs w:val="24"/>
        </w:rPr>
        <w:t>选择了一个具有代表性的蛋白质结构（</w:t>
      </w:r>
      <w:r w:rsidR="009F376A" w:rsidRPr="00277CE6">
        <w:rPr>
          <w:rFonts w:ascii="Times New Roman" w:eastAsia="宋体" w:hAnsi="Times New Roman" w:cs="Times New Roman"/>
          <w:sz w:val="24"/>
          <w:szCs w:val="24"/>
        </w:rPr>
        <w:t>PDB ID: 1NWZ</w:t>
      </w:r>
      <w:r w:rsidR="009F376A" w:rsidRPr="00277CE6">
        <w:rPr>
          <w:rFonts w:ascii="Times New Roman" w:eastAsia="宋体" w:hAnsi="Times New Roman" w:cs="Times New Roman"/>
          <w:sz w:val="24"/>
          <w:szCs w:val="24"/>
        </w:rPr>
        <w:t>）</w:t>
      </w:r>
      <w:r w:rsidR="00652B5F" w:rsidRPr="00277CE6">
        <w:rPr>
          <w:rFonts w:ascii="Times New Roman" w:eastAsia="宋体" w:hAnsi="Times New Roman" w:cs="Times New Roman"/>
          <w:sz w:val="24"/>
          <w:szCs w:val="24"/>
        </w:rPr>
        <w:t>对模型</w:t>
      </w:r>
      <w:r w:rsidR="005A42D4" w:rsidRPr="00277CE6">
        <w:rPr>
          <w:rFonts w:ascii="Times New Roman" w:eastAsia="宋体" w:hAnsi="Times New Roman" w:cs="Times New Roman"/>
          <w:sz w:val="24"/>
          <w:szCs w:val="24"/>
        </w:rPr>
        <w:t>在蛋白质主链结构优化问题上的</w:t>
      </w:r>
      <w:r w:rsidR="00652B5F" w:rsidRPr="00277CE6">
        <w:rPr>
          <w:rFonts w:ascii="Times New Roman" w:eastAsia="宋体" w:hAnsi="Times New Roman" w:cs="Times New Roman"/>
          <w:sz w:val="24"/>
          <w:szCs w:val="24"/>
        </w:rPr>
        <w:t>表现</w:t>
      </w:r>
      <w:r w:rsidR="00C73F5D" w:rsidRPr="00277CE6">
        <w:rPr>
          <w:rFonts w:ascii="Times New Roman" w:eastAsia="宋体" w:hAnsi="Times New Roman" w:cs="Times New Roman"/>
          <w:sz w:val="24"/>
          <w:szCs w:val="24"/>
        </w:rPr>
        <w:t>进行验证</w:t>
      </w:r>
      <w:r w:rsidR="009615D2" w:rsidRPr="00277CE6">
        <w:rPr>
          <w:rFonts w:ascii="Times New Roman" w:eastAsia="宋体" w:hAnsi="Times New Roman" w:cs="Times New Roman"/>
          <w:sz w:val="24"/>
          <w:szCs w:val="24"/>
        </w:rPr>
        <w:t>。</w:t>
      </w:r>
      <w:r w:rsidR="00325661" w:rsidRPr="00277CE6">
        <w:rPr>
          <w:rFonts w:ascii="Times New Roman" w:eastAsia="宋体" w:hAnsi="Times New Roman" w:cs="Times New Roman"/>
          <w:sz w:val="24"/>
          <w:szCs w:val="24"/>
        </w:rPr>
        <w:t>如图</w:t>
      </w:r>
      <w:r w:rsidR="00325661" w:rsidRPr="00277CE6">
        <w:rPr>
          <w:rFonts w:ascii="Times New Roman" w:eastAsia="宋体" w:hAnsi="Times New Roman" w:cs="Times New Roman"/>
          <w:sz w:val="24"/>
          <w:szCs w:val="24"/>
        </w:rPr>
        <w:t>2.2</w:t>
      </w:r>
      <w:r w:rsidR="00325661" w:rsidRPr="00277CE6">
        <w:rPr>
          <w:rFonts w:ascii="Times New Roman" w:eastAsia="宋体" w:hAnsi="Times New Roman" w:cs="Times New Roman"/>
          <w:sz w:val="24"/>
          <w:szCs w:val="24"/>
        </w:rPr>
        <w:t>所示，</w:t>
      </w:r>
      <w:r w:rsidR="00B35691" w:rsidRPr="00277CE6">
        <w:rPr>
          <w:rFonts w:ascii="Times New Roman" w:eastAsia="宋体" w:hAnsi="Times New Roman" w:cs="Times New Roman"/>
          <w:sz w:val="24"/>
          <w:szCs w:val="24"/>
        </w:rPr>
        <w:t>该结构序列长度适中（</w:t>
      </w:r>
      <w:r w:rsidR="00B35691" w:rsidRPr="00277CE6">
        <w:rPr>
          <w:rFonts w:ascii="Times New Roman" w:eastAsia="宋体" w:hAnsi="Times New Roman" w:cs="Times New Roman"/>
          <w:sz w:val="24"/>
          <w:szCs w:val="24"/>
        </w:rPr>
        <w:t>125</w:t>
      </w:r>
      <w:r w:rsidR="00B35691" w:rsidRPr="00277CE6">
        <w:rPr>
          <w:rFonts w:ascii="Times New Roman" w:eastAsia="宋体" w:hAnsi="Times New Roman" w:cs="Times New Roman"/>
          <w:sz w:val="24"/>
          <w:szCs w:val="24"/>
        </w:rPr>
        <w:t>个残基），</w:t>
      </w:r>
      <w:r w:rsidR="009615D2" w:rsidRPr="00277CE6">
        <w:rPr>
          <w:rFonts w:ascii="Times New Roman" w:eastAsia="宋体" w:hAnsi="Times New Roman" w:cs="Times New Roman"/>
          <w:sz w:val="24"/>
          <w:szCs w:val="24"/>
        </w:rPr>
        <w:t>同时具有</w:t>
      </w:r>
      <w:r w:rsidR="00B02F34" w:rsidRPr="00277CE6">
        <w:rPr>
          <w:rFonts w:ascii="Times New Roman" w:eastAsia="宋体" w:hAnsi="Times New Roman" w:cs="Times New Roman"/>
          <w:sz w:val="24"/>
          <w:szCs w:val="24"/>
        </w:rPr>
        <w:t>多个</w:t>
      </w:r>
      <w:r w:rsidR="00B02F34" w:rsidRPr="00277CE6">
        <w:rPr>
          <w:rFonts w:ascii="Times New Roman" w:hAnsi="Times New Roman" w:cs="Times New Roman"/>
          <w:sz w:val="24"/>
          <w:szCs w:val="24"/>
        </w:rPr>
        <w:t>α-</w:t>
      </w:r>
      <w:r w:rsidR="00B02F34" w:rsidRPr="00277CE6">
        <w:rPr>
          <w:rFonts w:ascii="Times New Roman" w:hAnsi="Times New Roman" w:cs="Times New Roman"/>
          <w:sz w:val="24"/>
          <w:szCs w:val="24"/>
        </w:rPr>
        <w:t>螺旋和</w:t>
      </w:r>
      <w:r w:rsidR="00B02F34" w:rsidRPr="00277CE6">
        <w:rPr>
          <w:rFonts w:ascii="Times New Roman" w:hAnsi="Times New Roman" w:cs="Times New Roman"/>
          <w:sz w:val="24"/>
          <w:szCs w:val="24"/>
        </w:rPr>
        <w:t>β-</w:t>
      </w:r>
      <w:r w:rsidR="00B02F34" w:rsidRPr="00277CE6">
        <w:rPr>
          <w:rFonts w:ascii="Times New Roman" w:hAnsi="Times New Roman" w:cs="Times New Roman"/>
          <w:sz w:val="24"/>
          <w:szCs w:val="24"/>
        </w:rPr>
        <w:t>折叠片</w:t>
      </w:r>
      <w:r w:rsidR="007E5653" w:rsidRPr="00277CE6">
        <w:rPr>
          <w:rFonts w:ascii="Times New Roman" w:hAnsi="Times New Roman" w:cs="Times New Roman"/>
          <w:sz w:val="24"/>
          <w:szCs w:val="24"/>
        </w:rPr>
        <w:t>，</w:t>
      </w:r>
      <w:r w:rsidR="00CE3DD1" w:rsidRPr="00277CE6">
        <w:rPr>
          <w:rFonts w:ascii="Times New Roman" w:hAnsi="Times New Roman" w:cs="Times New Roman"/>
          <w:sz w:val="24"/>
          <w:szCs w:val="24"/>
        </w:rPr>
        <w:t>实验中使用高斯噪声对</w:t>
      </w:r>
      <w:r w:rsidR="00512942" w:rsidRPr="00277CE6">
        <w:rPr>
          <w:rFonts w:ascii="Times New Roman" w:hAnsi="Times New Roman" w:cs="Times New Roman"/>
          <w:sz w:val="24"/>
          <w:szCs w:val="24"/>
        </w:rPr>
        <w:t>该结构</w:t>
      </w:r>
      <w:r w:rsidR="00DF107A" w:rsidRPr="00277CE6">
        <w:rPr>
          <w:rFonts w:ascii="Times New Roman" w:hAnsi="Times New Roman" w:cs="Times New Roman"/>
          <w:sz w:val="24"/>
          <w:szCs w:val="24"/>
        </w:rPr>
        <w:t>的主链</w:t>
      </w:r>
      <w:r w:rsidR="00DF107A" w:rsidRPr="00277CE6">
        <w:rPr>
          <w:rFonts w:ascii="Times New Roman" w:hAnsi="Times New Roman" w:cs="Times New Roman"/>
          <w:sz w:val="24"/>
          <w:szCs w:val="24"/>
        </w:rPr>
        <w:t>Cα</w:t>
      </w:r>
      <w:r w:rsidR="00DF107A" w:rsidRPr="00277CE6">
        <w:rPr>
          <w:rFonts w:ascii="Times New Roman" w:hAnsi="Times New Roman" w:cs="Times New Roman"/>
          <w:sz w:val="24"/>
          <w:szCs w:val="24"/>
        </w:rPr>
        <w:t>原子坐标</w:t>
      </w:r>
      <w:r w:rsidR="00512942" w:rsidRPr="00277CE6">
        <w:rPr>
          <w:rFonts w:ascii="Times New Roman" w:hAnsi="Times New Roman" w:cs="Times New Roman"/>
          <w:sz w:val="24"/>
          <w:szCs w:val="24"/>
        </w:rPr>
        <w:t>进行扰动</w:t>
      </w:r>
      <w:r w:rsidR="00DF107A" w:rsidRPr="00277CE6">
        <w:rPr>
          <w:rFonts w:ascii="Times New Roman" w:hAnsi="Times New Roman" w:cs="Times New Roman"/>
          <w:sz w:val="24"/>
          <w:szCs w:val="24"/>
        </w:rPr>
        <w:t>，使用</w:t>
      </w:r>
      <w:r w:rsidR="0052347D" w:rsidRPr="00277CE6">
        <w:rPr>
          <w:rFonts w:ascii="Times New Roman" w:hAnsi="Times New Roman" w:cs="Times New Roman"/>
          <w:sz w:val="24"/>
          <w:szCs w:val="24"/>
        </w:rPr>
        <w:t>所得模型对扰动后的结构进行优化，</w:t>
      </w:r>
      <w:r w:rsidR="00B801D0" w:rsidRPr="00277CE6">
        <w:rPr>
          <w:rFonts w:ascii="Times New Roman" w:hAnsi="Times New Roman" w:cs="Times New Roman"/>
          <w:sz w:val="24"/>
          <w:szCs w:val="24"/>
        </w:rPr>
        <w:t>分别</w:t>
      </w:r>
      <w:r w:rsidR="003213CE" w:rsidRPr="00277CE6">
        <w:rPr>
          <w:rFonts w:ascii="Times New Roman" w:hAnsi="Times New Roman" w:cs="Times New Roman"/>
          <w:sz w:val="24"/>
          <w:szCs w:val="24"/>
        </w:rPr>
        <w:t>计算扰动后结构与真实结构</w:t>
      </w:r>
      <w:r w:rsidR="00E8204E" w:rsidRPr="00277CE6">
        <w:rPr>
          <w:rFonts w:ascii="Times New Roman" w:hAnsi="Times New Roman" w:cs="Times New Roman"/>
          <w:sz w:val="24"/>
          <w:szCs w:val="24"/>
        </w:rPr>
        <w:t>之间</w:t>
      </w:r>
      <w:r w:rsidR="00754C5A" w:rsidRPr="00277CE6">
        <w:rPr>
          <w:rFonts w:ascii="Times New Roman" w:hAnsi="Times New Roman" w:cs="Times New Roman"/>
          <w:sz w:val="24"/>
          <w:szCs w:val="24"/>
        </w:rPr>
        <w:t>以及</w:t>
      </w:r>
      <w:r w:rsidR="003213CE" w:rsidRPr="00277CE6">
        <w:rPr>
          <w:rFonts w:ascii="Times New Roman" w:hAnsi="Times New Roman" w:cs="Times New Roman"/>
          <w:sz w:val="24"/>
          <w:szCs w:val="24"/>
        </w:rPr>
        <w:t>优化后结构与真实结构</w:t>
      </w:r>
      <w:r w:rsidR="00E8204E" w:rsidRPr="00277CE6">
        <w:rPr>
          <w:rFonts w:ascii="Times New Roman" w:hAnsi="Times New Roman" w:cs="Times New Roman"/>
          <w:sz w:val="24"/>
          <w:szCs w:val="24"/>
        </w:rPr>
        <w:t>之间</w:t>
      </w:r>
      <w:r w:rsidR="00041B42" w:rsidRPr="00277CE6">
        <w:rPr>
          <w:rFonts w:ascii="Times New Roman" w:hAnsi="Times New Roman" w:cs="Times New Roman"/>
          <w:sz w:val="24"/>
          <w:szCs w:val="24"/>
        </w:rPr>
        <w:t>主链</w:t>
      </w:r>
      <w:r w:rsidR="00041B42" w:rsidRPr="00277CE6">
        <w:rPr>
          <w:rFonts w:ascii="Times New Roman" w:hAnsi="Times New Roman" w:cs="Times New Roman"/>
          <w:sz w:val="24"/>
          <w:szCs w:val="24"/>
        </w:rPr>
        <w:t>Cα</w:t>
      </w:r>
      <w:r w:rsidR="00041B42" w:rsidRPr="00277CE6">
        <w:rPr>
          <w:rFonts w:ascii="Times New Roman" w:hAnsi="Times New Roman" w:cs="Times New Roman"/>
          <w:sz w:val="24"/>
          <w:szCs w:val="24"/>
        </w:rPr>
        <w:t>原子坐标</w:t>
      </w:r>
      <w:r w:rsidR="003213CE" w:rsidRPr="00277CE6">
        <w:rPr>
          <w:rFonts w:ascii="Times New Roman" w:hAnsi="Times New Roman" w:cs="Times New Roman"/>
          <w:sz w:val="24"/>
          <w:szCs w:val="24"/>
        </w:rPr>
        <w:t>的</w:t>
      </w:r>
      <w:r w:rsidR="00263BBF" w:rsidRPr="00277CE6">
        <w:rPr>
          <w:rFonts w:ascii="Times New Roman" w:hAnsi="Times New Roman" w:cs="Times New Roman"/>
          <w:sz w:val="24"/>
          <w:szCs w:val="24"/>
        </w:rPr>
        <w:t>均方根偏差（</w:t>
      </w:r>
      <w:r w:rsidR="00041B42" w:rsidRPr="00277CE6">
        <w:rPr>
          <w:rFonts w:ascii="Times New Roman" w:hAnsi="Times New Roman" w:cs="Times New Roman"/>
          <w:sz w:val="24"/>
          <w:szCs w:val="24"/>
        </w:rPr>
        <w:t>Root Mean Square Deviation, RMSD</w:t>
      </w:r>
      <w:r w:rsidR="00263BBF" w:rsidRPr="00277CE6">
        <w:rPr>
          <w:rFonts w:ascii="Times New Roman" w:hAnsi="Times New Roman" w:cs="Times New Roman"/>
          <w:sz w:val="24"/>
          <w:szCs w:val="24"/>
        </w:rPr>
        <w:t>）</w:t>
      </w:r>
      <w:r w:rsidR="003213CE" w:rsidRPr="00277CE6">
        <w:rPr>
          <w:rFonts w:ascii="Times New Roman" w:hAnsi="Times New Roman" w:cs="Times New Roman"/>
          <w:sz w:val="24"/>
          <w:szCs w:val="24"/>
        </w:rPr>
        <w:t>，</w:t>
      </w:r>
      <w:r w:rsidR="00CB63BB" w:rsidRPr="00277CE6">
        <w:rPr>
          <w:rFonts w:ascii="Times New Roman" w:hAnsi="Times New Roman" w:cs="Times New Roman"/>
          <w:sz w:val="24"/>
          <w:szCs w:val="24"/>
        </w:rPr>
        <w:t>对</w:t>
      </w:r>
      <w:r w:rsidR="00285988" w:rsidRPr="00277CE6">
        <w:rPr>
          <w:rFonts w:ascii="Times New Roman" w:hAnsi="Times New Roman" w:cs="Times New Roman"/>
          <w:sz w:val="24"/>
          <w:szCs w:val="24"/>
        </w:rPr>
        <w:t>上述</w:t>
      </w:r>
      <w:r w:rsidR="00217FF8" w:rsidRPr="00277CE6">
        <w:rPr>
          <w:rFonts w:ascii="Times New Roman" w:hAnsi="Times New Roman" w:cs="Times New Roman"/>
          <w:sz w:val="24"/>
          <w:szCs w:val="24"/>
        </w:rPr>
        <w:t>两个</w:t>
      </w:r>
      <w:r w:rsidR="00CB63BB" w:rsidRPr="00277CE6">
        <w:rPr>
          <w:rFonts w:ascii="Times New Roman" w:hAnsi="Times New Roman" w:cs="Times New Roman"/>
          <w:sz w:val="24"/>
          <w:szCs w:val="24"/>
        </w:rPr>
        <w:t>RMSD</w:t>
      </w:r>
      <w:r w:rsidR="00CB63BB" w:rsidRPr="00277CE6">
        <w:rPr>
          <w:rFonts w:ascii="Times New Roman" w:hAnsi="Times New Roman" w:cs="Times New Roman"/>
          <w:sz w:val="24"/>
          <w:szCs w:val="24"/>
        </w:rPr>
        <w:t>的数值进行比较</w:t>
      </w:r>
      <w:r w:rsidR="00217FF8" w:rsidRPr="00277CE6">
        <w:rPr>
          <w:rFonts w:ascii="Times New Roman" w:hAnsi="Times New Roman" w:cs="Times New Roman"/>
          <w:sz w:val="24"/>
          <w:szCs w:val="24"/>
        </w:rPr>
        <w:t>，从而判断模型的</w:t>
      </w:r>
      <w:r w:rsidR="00DC10E1" w:rsidRPr="00277CE6">
        <w:rPr>
          <w:rFonts w:ascii="Times New Roman" w:hAnsi="Times New Roman" w:cs="Times New Roman"/>
          <w:sz w:val="24"/>
          <w:szCs w:val="24"/>
        </w:rPr>
        <w:t>实际表现，作为参数调节的重要参照。</w:t>
      </w:r>
    </w:p>
    <w:p w14:paraId="2E0EB3D0" w14:textId="53146142" w:rsidR="00743452" w:rsidRPr="00277CE6" w:rsidRDefault="00EB75A5"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对于</w:t>
      </w:r>
      <w:r w:rsidRPr="00277CE6">
        <w:rPr>
          <w:rFonts w:ascii="Times New Roman" w:eastAsia="宋体" w:hAnsi="Times New Roman" w:cs="Times New Roman"/>
          <w:sz w:val="24"/>
          <w:szCs w:val="24"/>
        </w:rPr>
        <w:t>EGNN+</w:t>
      </w:r>
      <w:r w:rsidRPr="00277CE6">
        <w:rPr>
          <w:rFonts w:ascii="Times New Roman" w:eastAsia="宋体" w:hAnsi="Times New Roman" w:cs="Times New Roman"/>
          <w:sz w:val="24"/>
          <w:szCs w:val="24"/>
        </w:rPr>
        <w:t>降噪</w:t>
      </w:r>
      <w:r w:rsidR="005C662C" w:rsidRPr="00277CE6">
        <w:rPr>
          <w:rFonts w:ascii="Times New Roman" w:eastAsia="宋体" w:hAnsi="Times New Roman" w:cs="Times New Roman"/>
          <w:sz w:val="24"/>
          <w:szCs w:val="24"/>
        </w:rPr>
        <w:t>分数匹配模型，最重要的参数</w:t>
      </w:r>
      <w:r w:rsidR="00196046" w:rsidRPr="00277CE6">
        <w:rPr>
          <w:rFonts w:ascii="Times New Roman" w:eastAsia="宋体" w:hAnsi="Times New Roman" w:cs="Times New Roman"/>
          <w:sz w:val="24"/>
          <w:szCs w:val="24"/>
        </w:rPr>
        <w:t>是</w:t>
      </w:r>
      <w:r w:rsidR="00EC56A5" w:rsidRPr="00277CE6">
        <w:rPr>
          <w:rFonts w:ascii="Times New Roman" w:eastAsia="宋体" w:hAnsi="Times New Roman" w:cs="Times New Roman"/>
          <w:sz w:val="24"/>
          <w:szCs w:val="24"/>
        </w:rPr>
        <w:t>对初始结构进行扰动</w:t>
      </w:r>
      <w:commentRangeStart w:id="82"/>
      <w:r w:rsidR="00250979" w:rsidRPr="00277CE6">
        <w:rPr>
          <w:rFonts w:ascii="Times New Roman" w:eastAsia="宋体" w:hAnsi="Times New Roman" w:cs="Times New Roman"/>
          <w:sz w:val="24"/>
          <w:szCs w:val="24"/>
        </w:rPr>
        <w:t>的一系列</w:t>
      </w:r>
      <w:r w:rsidR="00EC56A5" w:rsidRPr="00277CE6">
        <w:rPr>
          <w:rFonts w:ascii="Times New Roman" w:eastAsia="宋体" w:hAnsi="Times New Roman" w:cs="Times New Roman"/>
          <w:sz w:val="24"/>
          <w:szCs w:val="24"/>
        </w:rPr>
        <w:t>高斯噪声的强度</w:t>
      </w:r>
      <w:commentRangeEnd w:id="82"/>
      <w:r w:rsidR="008358E0">
        <w:rPr>
          <w:rStyle w:val="CommentReference"/>
        </w:rPr>
        <w:commentReference w:id="82"/>
      </w:r>
      <w:r w:rsidR="00250979" w:rsidRPr="00277CE6">
        <w:rPr>
          <w:rFonts w:ascii="Times New Roman" w:eastAsia="宋体" w:hAnsi="Times New Roman" w:cs="Times New Roman"/>
          <w:sz w:val="24"/>
          <w:szCs w:val="24"/>
        </w:rPr>
        <w:t>，也即</w:t>
      </w:r>
      <w:r w:rsidR="006F77AF" w:rsidRPr="00277CE6">
        <w:rPr>
          <w:rFonts w:ascii="Times New Roman" w:eastAsia="宋体" w:hAnsi="Times New Roman" w:cs="Times New Roman"/>
          <w:sz w:val="24"/>
          <w:szCs w:val="24"/>
        </w:rPr>
        <w:t>最大扰动</w:t>
      </w:r>
      <w:r w:rsidR="003C664D" w:rsidRPr="00277CE6">
        <w:rPr>
          <w:rFonts w:ascii="Times New Roman" w:eastAsia="宋体" w:hAnsi="Times New Roman" w:cs="Times New Roman"/>
          <w:sz w:val="24"/>
          <w:szCs w:val="24"/>
        </w:rPr>
        <w:t>对应的</w:t>
      </w:r>
      <w:r w:rsidR="006F77AF" w:rsidRPr="00277CE6">
        <w:rPr>
          <w:rFonts w:ascii="Times New Roman" w:eastAsia="宋体" w:hAnsi="Times New Roman" w:cs="Times New Roman"/>
          <w:sz w:val="24"/>
          <w:szCs w:val="24"/>
        </w:rPr>
        <w:t>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w:r w:rsidR="003C664D" w:rsidRPr="00277CE6">
        <w:rPr>
          <w:rFonts w:ascii="Times New Roman" w:eastAsia="宋体" w:hAnsi="Times New Roman" w:cs="Times New Roman"/>
          <w:sz w:val="24"/>
          <w:szCs w:val="24"/>
        </w:rPr>
        <w:t>和最小扰动对应的高斯噪声强度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w:r w:rsidR="003C664D" w:rsidRPr="00277CE6">
        <w:rPr>
          <w:rFonts w:ascii="Times New Roman" w:eastAsia="宋体" w:hAnsi="Times New Roman" w:cs="Times New Roman"/>
          <w:sz w:val="24"/>
          <w:szCs w:val="24"/>
        </w:rPr>
        <w:t>。本课题参考了</w:t>
      </w:r>
      <w:r w:rsidR="003C664D" w:rsidRPr="00277CE6">
        <w:rPr>
          <w:rFonts w:ascii="Times New Roman" w:eastAsia="宋体" w:hAnsi="Times New Roman" w:cs="Times New Roman"/>
          <w:sz w:val="24"/>
          <w:szCs w:val="24"/>
        </w:rPr>
        <w:t>Song</w:t>
      </w:r>
      <w:r w:rsidR="003C664D" w:rsidRPr="00277CE6">
        <w:rPr>
          <w:rFonts w:ascii="Times New Roman" w:eastAsia="宋体" w:hAnsi="Times New Roman" w:cs="Times New Roman"/>
          <w:sz w:val="24"/>
          <w:szCs w:val="24"/>
        </w:rPr>
        <w:t>等</w:t>
      </w:r>
      <w:r w:rsidR="003C664D" w:rsidRPr="00277CE6">
        <w:rPr>
          <w:rFonts w:ascii="Times New Roman" w:eastAsia="宋体" w:hAnsi="Times New Roman" w:cs="Times New Roman"/>
          <w:sz w:val="24"/>
          <w:szCs w:val="24"/>
        </w:rPr>
        <w:fldChar w:fldCharType="begin"/>
      </w:r>
      <w:r w:rsidR="003C664D" w:rsidRPr="00277CE6">
        <w:rPr>
          <w:rFonts w:ascii="Times New Roman" w:eastAsia="宋体" w:hAnsi="Times New Roman" w:cs="Times New Roman"/>
          <w:sz w:val="24"/>
          <w:szCs w:val="24"/>
        </w:rPr>
        <w:instrText xml:space="preserve"> ADDIN ZOTERO_ITEM CSL_CITATION {"citationID":"MGFs0yEU","properties":{"formattedCitation":"\\super 27\\nosupersub{}","plainCitation":"27","noteIndex":0},"citationItems":[{"id":99,"uris":["http://zotero.org/users/9340884/items/YWJKKIPQ"],"itemData":{"id":99,"type":"article-journal","abstract":"Score-based generative models can produce high quality image samples comparable to GANs, without requiring adversarial optimization. However, existing training procedures are limited to images of low resolution (typically below 32 × 32), and can be unstable under some settings. We provide a new theoretical analysis of learning and sampling from score-based models in high dimensional spaces, explaining existing failure modes and motivating new solutions that generalize across datasets. To enhance stability, we also propose to maintain an exponential moving average of model weights. With these improvements, we can scale scorebased generative models to various image datasets, with diverse resolutions ranging from 64 × 64 to 256 × 256. Our score-based models can generate high-ﬁdelity samples that rival best-in-class GANs on various image datasets, including CelebA, FFHQ, and several LSUN categories.","language":"en","page":"11","source":"Zotero","title":"Improved Techniques for Training Score-Based Generative Models","author":[{"family":"Song","given":"Yang"},{"family":"Ermon","given":"Stefano"}]}}],"schema":"https://github.com/citation-style-language/schema/raw/master/csl-citation.json"} </w:instrText>
      </w:r>
      <w:r w:rsidR="003C664D" w:rsidRPr="00277CE6">
        <w:rPr>
          <w:rFonts w:ascii="Times New Roman" w:eastAsia="宋体" w:hAnsi="Times New Roman" w:cs="Times New Roman"/>
          <w:sz w:val="24"/>
          <w:szCs w:val="24"/>
        </w:rPr>
        <w:fldChar w:fldCharType="separate"/>
      </w:r>
      <w:r w:rsidR="003C664D" w:rsidRPr="00277CE6">
        <w:rPr>
          <w:rFonts w:ascii="Times New Roman" w:hAnsi="Times New Roman" w:cs="Times New Roman"/>
          <w:kern w:val="0"/>
          <w:sz w:val="24"/>
          <w:szCs w:val="24"/>
          <w:vertAlign w:val="superscript"/>
        </w:rPr>
        <w:t>27</w:t>
      </w:r>
      <w:r w:rsidR="003C664D" w:rsidRPr="00277CE6">
        <w:rPr>
          <w:rFonts w:ascii="Times New Roman" w:eastAsia="宋体" w:hAnsi="Times New Roman" w:cs="Times New Roman"/>
          <w:sz w:val="24"/>
          <w:szCs w:val="24"/>
        </w:rPr>
        <w:fldChar w:fldCharType="end"/>
      </w:r>
      <w:r w:rsidR="003C664D" w:rsidRPr="00277CE6">
        <w:rPr>
          <w:rFonts w:ascii="Times New Roman" w:eastAsia="宋体" w:hAnsi="Times New Roman" w:cs="Times New Roman"/>
          <w:sz w:val="24"/>
          <w:szCs w:val="24"/>
        </w:rPr>
        <w:t>关于基于分数的生成模型（</w:t>
      </w:r>
      <w:r w:rsidR="003C664D" w:rsidRPr="00277CE6">
        <w:rPr>
          <w:rFonts w:ascii="Times New Roman" w:eastAsia="宋体" w:hAnsi="Times New Roman" w:cs="Times New Roman"/>
          <w:sz w:val="24"/>
          <w:szCs w:val="24"/>
        </w:rPr>
        <w:t>Score-based Generative Model</w:t>
      </w:r>
      <w:r w:rsidR="003C664D" w:rsidRPr="00277CE6">
        <w:rPr>
          <w:rFonts w:ascii="Times New Roman" w:eastAsia="宋体" w:hAnsi="Times New Roman" w:cs="Times New Roman"/>
          <w:sz w:val="24"/>
          <w:szCs w:val="24"/>
        </w:rPr>
        <w:t>）如何选择噪声形式以实现最佳</w:t>
      </w:r>
      <w:r w:rsidR="008D2318" w:rsidRPr="00277CE6">
        <w:rPr>
          <w:rFonts w:ascii="Times New Roman" w:eastAsia="宋体" w:hAnsi="Times New Roman" w:cs="Times New Roman"/>
          <w:sz w:val="24"/>
          <w:szCs w:val="24"/>
        </w:rPr>
        <w:t>训练效果的研究，</w:t>
      </w:r>
      <w:r w:rsidR="007A40DD" w:rsidRPr="00277CE6">
        <w:rPr>
          <w:rFonts w:ascii="Times New Roman" w:eastAsia="宋体" w:hAnsi="Times New Roman" w:cs="Times New Roman"/>
          <w:sz w:val="24"/>
          <w:szCs w:val="24"/>
        </w:rPr>
        <w:t>并且考虑到</w:t>
      </w:r>
      <w:r w:rsidR="00085BA8" w:rsidRPr="00277CE6">
        <w:rPr>
          <w:rFonts w:ascii="Times New Roman" w:eastAsia="宋体" w:hAnsi="Times New Roman" w:cs="Times New Roman"/>
          <w:sz w:val="24"/>
          <w:szCs w:val="24"/>
        </w:rPr>
        <w:t>课题研究的实际背景，</w:t>
      </w:r>
      <w:r w:rsidR="009703D3" w:rsidRPr="00277CE6">
        <w:rPr>
          <w:rFonts w:ascii="Times New Roman" w:eastAsia="宋体" w:hAnsi="Times New Roman" w:cs="Times New Roman"/>
          <w:sz w:val="24"/>
          <w:szCs w:val="24"/>
        </w:rPr>
        <w:t>对蛋白质结构施加的扰动不能过大，否则难以仅根据二级结构信息</w:t>
      </w:r>
      <w:r w:rsidR="00F50B31" w:rsidRPr="00277CE6">
        <w:rPr>
          <w:rFonts w:ascii="Times New Roman" w:eastAsia="宋体" w:hAnsi="Times New Roman" w:cs="Times New Roman"/>
          <w:sz w:val="24"/>
          <w:szCs w:val="24"/>
        </w:rPr>
        <w:t>实现蛋白质的从头折叠</w:t>
      </w:r>
      <w:r w:rsidR="0032690D" w:rsidRPr="00277CE6">
        <w:rPr>
          <w:rFonts w:ascii="Times New Roman" w:eastAsia="宋体" w:hAnsi="Times New Roman" w:cs="Times New Roman"/>
          <w:sz w:val="24"/>
          <w:szCs w:val="24"/>
        </w:rPr>
        <w:t>。经过实验调试，确定包括高斯噪声强度在内的模型的参数如表</w:t>
      </w:r>
      <w:r w:rsidR="0032690D" w:rsidRPr="00277CE6">
        <w:rPr>
          <w:rFonts w:ascii="Times New Roman" w:eastAsia="宋体" w:hAnsi="Times New Roman" w:cs="Times New Roman"/>
          <w:sz w:val="24"/>
          <w:szCs w:val="24"/>
        </w:rPr>
        <w:t>2.5</w:t>
      </w:r>
      <w:r w:rsidR="0032690D" w:rsidRPr="00277CE6">
        <w:rPr>
          <w:rFonts w:ascii="Times New Roman" w:eastAsia="宋体" w:hAnsi="Times New Roman" w:cs="Times New Roman"/>
          <w:sz w:val="24"/>
          <w:szCs w:val="24"/>
        </w:rPr>
        <w:t>所示。</w:t>
      </w:r>
    </w:p>
    <w:p w14:paraId="09E9F434" w14:textId="60C06B3A" w:rsidR="008F5C7D" w:rsidRPr="00277CE6" w:rsidRDefault="008F5C7D" w:rsidP="008F5C7D">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2.5 </w:t>
      </w:r>
      <w:r w:rsidRPr="00277CE6">
        <w:rPr>
          <w:rFonts w:ascii="Times New Roman" w:hAnsi="Times New Roman" w:cs="Times New Roman"/>
        </w:rPr>
        <w:t>模型</w:t>
      </w:r>
      <w:r w:rsidR="00926AEE" w:rsidRPr="00277CE6">
        <w:rPr>
          <w:rFonts w:ascii="Times New Roman" w:hAnsi="Times New Roman" w:cs="Times New Roman"/>
        </w:rPr>
        <w:t>的</w:t>
      </w:r>
      <w:r w:rsidRPr="00277CE6">
        <w:rPr>
          <w:rFonts w:ascii="Times New Roman" w:hAnsi="Times New Roman" w:cs="Times New Roman"/>
        </w:rPr>
        <w:t>主要</w:t>
      </w:r>
      <w:ins w:id="83" w:author="changsheng zhang" w:date="2022-05-31T00:34:00Z">
        <w:r w:rsidR="008358E0">
          <w:rPr>
            <w:rFonts w:ascii="Times New Roman" w:hAnsi="Times New Roman" w:cs="Times New Roman" w:hint="eastAsia"/>
          </w:rPr>
          <w:t>超</w:t>
        </w:r>
      </w:ins>
      <w:r w:rsidRPr="00277CE6">
        <w:rPr>
          <w:rFonts w:ascii="Times New Roman" w:hAnsi="Times New Roman" w:cs="Times New Roman"/>
        </w:rPr>
        <w:t>参数</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4677"/>
        <w:gridCol w:w="4679"/>
      </w:tblGrid>
      <w:tr w:rsidR="008F5C7D" w:rsidRPr="00277CE6" w14:paraId="29CFB5C4" w14:textId="77777777" w:rsidTr="00CC32B3">
        <w:trPr>
          <w:trHeight w:val="244"/>
          <w:jc w:val="center"/>
        </w:trPr>
        <w:tc>
          <w:tcPr>
            <w:tcW w:w="3118" w:type="dxa"/>
            <w:tcBorders>
              <w:top w:val="single" w:sz="18" w:space="0" w:color="auto"/>
              <w:bottom w:val="single" w:sz="6" w:space="0" w:color="auto"/>
              <w:right w:val="nil"/>
            </w:tcBorders>
            <w:shd w:val="clear" w:color="auto" w:fill="auto"/>
            <w:noWrap/>
            <w:vAlign w:val="center"/>
            <w:hideMark/>
          </w:tcPr>
          <w:p w14:paraId="6F4A1973" w14:textId="7255C90F" w:rsidR="008F5C7D" w:rsidRPr="00277CE6" w:rsidRDefault="00E105E7"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参数</w:t>
            </w:r>
          </w:p>
        </w:tc>
        <w:tc>
          <w:tcPr>
            <w:tcW w:w="3119" w:type="dxa"/>
            <w:tcBorders>
              <w:top w:val="single" w:sz="18" w:space="0" w:color="auto"/>
              <w:left w:val="nil"/>
              <w:bottom w:val="single" w:sz="6" w:space="0" w:color="auto"/>
              <w:right w:val="nil"/>
            </w:tcBorders>
            <w:shd w:val="clear" w:color="auto" w:fill="auto"/>
            <w:noWrap/>
            <w:vAlign w:val="center"/>
            <w:hideMark/>
          </w:tcPr>
          <w:p w14:paraId="08BF3137" w14:textId="7464BE2A" w:rsidR="008F5C7D" w:rsidRPr="00277CE6" w:rsidRDefault="00E2481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数值</w:t>
            </w:r>
          </w:p>
        </w:tc>
      </w:tr>
      <w:tr w:rsidR="008F5C7D" w:rsidRPr="00277CE6" w14:paraId="6BE2045D" w14:textId="77777777" w:rsidTr="00CC32B3">
        <w:trPr>
          <w:trHeight w:val="244"/>
          <w:jc w:val="center"/>
        </w:trPr>
        <w:tc>
          <w:tcPr>
            <w:tcW w:w="3118" w:type="dxa"/>
            <w:tcBorders>
              <w:top w:val="nil"/>
              <w:bottom w:val="nil"/>
              <w:right w:val="nil"/>
            </w:tcBorders>
            <w:shd w:val="clear" w:color="auto" w:fill="auto"/>
            <w:noWrap/>
            <w:vAlign w:val="center"/>
          </w:tcPr>
          <w:p w14:paraId="207CEF2E" w14:textId="7CA6BA5A" w:rsidR="008F5C7D" w:rsidRPr="00277CE6" w:rsidRDefault="00E2481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batch size</w:t>
            </w:r>
          </w:p>
        </w:tc>
        <w:tc>
          <w:tcPr>
            <w:tcW w:w="3119" w:type="dxa"/>
            <w:tcBorders>
              <w:top w:val="nil"/>
              <w:left w:val="nil"/>
              <w:bottom w:val="nil"/>
              <w:right w:val="nil"/>
            </w:tcBorders>
            <w:shd w:val="clear" w:color="auto" w:fill="auto"/>
            <w:noWrap/>
            <w:vAlign w:val="center"/>
          </w:tcPr>
          <w:p w14:paraId="73F07C6B" w14:textId="19F76E1B" w:rsidR="008F5C7D"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64</w:t>
            </w:r>
          </w:p>
        </w:tc>
      </w:tr>
      <w:tr w:rsidR="00840F59" w:rsidRPr="00277CE6" w14:paraId="4A448C80" w14:textId="77777777" w:rsidTr="00CC32B3">
        <w:trPr>
          <w:trHeight w:val="244"/>
          <w:jc w:val="center"/>
        </w:trPr>
        <w:tc>
          <w:tcPr>
            <w:tcW w:w="3118" w:type="dxa"/>
            <w:tcBorders>
              <w:top w:val="nil"/>
              <w:bottom w:val="nil"/>
              <w:right w:val="nil"/>
            </w:tcBorders>
            <w:shd w:val="clear" w:color="auto" w:fill="auto"/>
            <w:noWrap/>
            <w:vAlign w:val="center"/>
          </w:tcPr>
          <w:p w14:paraId="00E55893" w14:textId="7DF54E3C"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anneal power</w:t>
            </w:r>
          </w:p>
        </w:tc>
        <w:tc>
          <w:tcPr>
            <w:tcW w:w="3119" w:type="dxa"/>
            <w:tcBorders>
              <w:top w:val="nil"/>
              <w:left w:val="nil"/>
              <w:bottom w:val="nil"/>
              <w:right w:val="nil"/>
            </w:tcBorders>
            <w:shd w:val="clear" w:color="auto" w:fill="auto"/>
            <w:noWrap/>
            <w:vAlign w:val="center"/>
          </w:tcPr>
          <w:p w14:paraId="7983A457" w14:textId="03E841BC"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w:t>
            </w:r>
          </w:p>
        </w:tc>
      </w:tr>
      <w:tr w:rsidR="00840F59" w:rsidRPr="00277CE6" w14:paraId="15F6F5BE" w14:textId="77777777" w:rsidTr="00CC32B3">
        <w:trPr>
          <w:trHeight w:val="244"/>
          <w:jc w:val="center"/>
        </w:trPr>
        <w:tc>
          <w:tcPr>
            <w:tcW w:w="3118" w:type="dxa"/>
            <w:tcBorders>
              <w:top w:val="nil"/>
              <w:bottom w:val="nil"/>
              <w:right w:val="nil"/>
            </w:tcBorders>
            <w:shd w:val="clear" w:color="auto" w:fill="auto"/>
            <w:noWrap/>
            <w:vAlign w:val="center"/>
          </w:tcPr>
          <w:p w14:paraId="7DE13D73" w14:textId="47A2AD8A"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w:t>
            </w:r>
          </w:p>
        </w:tc>
        <w:tc>
          <w:tcPr>
            <w:tcW w:w="3119" w:type="dxa"/>
            <w:tcBorders>
              <w:top w:val="nil"/>
              <w:left w:val="nil"/>
              <w:bottom w:val="nil"/>
              <w:right w:val="nil"/>
            </w:tcBorders>
            <w:shd w:val="clear" w:color="auto" w:fill="auto"/>
            <w:noWrap/>
            <w:vAlign w:val="center"/>
          </w:tcPr>
          <w:p w14:paraId="44FF6C9F" w14:textId="6CAC6B6B"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8F5C7D" w:rsidRPr="00277CE6" w14:paraId="75407F9F" w14:textId="77777777" w:rsidTr="00CC32B3">
        <w:trPr>
          <w:trHeight w:val="244"/>
          <w:jc w:val="center"/>
        </w:trPr>
        <w:tc>
          <w:tcPr>
            <w:tcW w:w="3118" w:type="dxa"/>
            <w:tcBorders>
              <w:top w:val="nil"/>
              <w:bottom w:val="nil"/>
              <w:right w:val="nil"/>
            </w:tcBorders>
            <w:shd w:val="clear" w:color="auto" w:fill="auto"/>
            <w:noWrap/>
            <w:vAlign w:val="center"/>
          </w:tcPr>
          <w:p w14:paraId="58CE486A" w14:textId="36BFEACB" w:rsidR="008F5C7D" w:rsidRPr="00277CE6" w:rsidRDefault="00E24811"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learning rate decay</w:t>
            </w:r>
          </w:p>
        </w:tc>
        <w:tc>
          <w:tcPr>
            <w:tcW w:w="3119" w:type="dxa"/>
            <w:tcBorders>
              <w:top w:val="nil"/>
              <w:left w:val="nil"/>
              <w:bottom w:val="nil"/>
              <w:right w:val="nil"/>
            </w:tcBorders>
            <w:shd w:val="clear" w:color="auto" w:fill="auto"/>
            <w:noWrap/>
            <w:vAlign w:val="center"/>
          </w:tcPr>
          <w:p w14:paraId="7CBCE23F" w14:textId="55E2C808" w:rsidR="008F5C7D"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0.95</w:t>
            </w:r>
          </w:p>
        </w:tc>
      </w:tr>
      <w:tr w:rsidR="00840F59" w:rsidRPr="00277CE6" w14:paraId="2438C553" w14:textId="77777777" w:rsidTr="00CC32B3">
        <w:trPr>
          <w:trHeight w:val="244"/>
          <w:jc w:val="center"/>
        </w:trPr>
        <w:tc>
          <w:tcPr>
            <w:tcW w:w="3118" w:type="dxa"/>
            <w:tcBorders>
              <w:top w:val="nil"/>
              <w:bottom w:val="nil"/>
              <w:right w:val="nil"/>
            </w:tcBorders>
            <w:shd w:val="clear" w:color="auto" w:fill="auto"/>
            <w:noWrap/>
            <w:vAlign w:val="center"/>
          </w:tcPr>
          <w:p w14:paraId="6F2252DF" w14:textId="6FF310C0"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hidden dimension</w:t>
            </w:r>
          </w:p>
        </w:tc>
        <w:tc>
          <w:tcPr>
            <w:tcW w:w="3119" w:type="dxa"/>
            <w:tcBorders>
              <w:top w:val="nil"/>
              <w:left w:val="nil"/>
              <w:bottom w:val="nil"/>
              <w:right w:val="nil"/>
            </w:tcBorders>
            <w:shd w:val="clear" w:color="auto" w:fill="auto"/>
            <w:noWrap/>
            <w:vAlign w:val="center"/>
          </w:tcPr>
          <w:p w14:paraId="12D22DEE" w14:textId="0566DF4C"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256</w:t>
            </w:r>
          </w:p>
        </w:tc>
      </w:tr>
      <w:tr w:rsidR="008F5C7D" w:rsidRPr="00277CE6" w14:paraId="2902AFAE" w14:textId="77777777" w:rsidTr="00840F59">
        <w:trPr>
          <w:trHeight w:val="244"/>
          <w:jc w:val="center"/>
        </w:trPr>
        <w:tc>
          <w:tcPr>
            <w:tcW w:w="3118" w:type="dxa"/>
            <w:tcBorders>
              <w:top w:val="nil"/>
              <w:bottom w:val="nil"/>
              <w:right w:val="nil"/>
            </w:tcBorders>
            <w:shd w:val="clear" w:color="auto" w:fill="auto"/>
            <w:noWrap/>
            <w:vAlign w:val="center"/>
          </w:tcPr>
          <w:p w14:paraId="466CF6F7" w14:textId="10129F7F" w:rsidR="008F5C7D" w:rsidRPr="00277CE6" w:rsidRDefault="007B4252" w:rsidP="00CC32B3">
            <w:pPr>
              <w:widowControl/>
              <w:spacing w:before="60" w:after="60"/>
              <w:jc w:val="center"/>
              <w:rPr>
                <w:rFonts w:ascii="Times New Roman" w:hAnsi="Times New Roman" w:cs="Times New Roman"/>
                <w:color w:val="000000"/>
                <w:kern w:val="0"/>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begin</m:t>
                    </m:r>
                  </m:sub>
                </m:sSub>
              </m:oMath>
            </m:oMathPara>
          </w:p>
        </w:tc>
        <w:tc>
          <w:tcPr>
            <w:tcW w:w="3119" w:type="dxa"/>
            <w:tcBorders>
              <w:top w:val="nil"/>
              <w:left w:val="nil"/>
              <w:bottom w:val="nil"/>
              <w:right w:val="nil"/>
            </w:tcBorders>
            <w:shd w:val="clear" w:color="auto" w:fill="auto"/>
            <w:noWrap/>
            <w:vAlign w:val="center"/>
          </w:tcPr>
          <w:p w14:paraId="5D4B337A" w14:textId="2C71A78F" w:rsidR="008F5C7D"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w:t>
            </w:r>
          </w:p>
        </w:tc>
      </w:tr>
      <w:tr w:rsidR="00840F59" w:rsidRPr="00277CE6" w14:paraId="4F0D10F7" w14:textId="77777777" w:rsidTr="00840F59">
        <w:trPr>
          <w:trHeight w:val="244"/>
          <w:jc w:val="center"/>
        </w:trPr>
        <w:tc>
          <w:tcPr>
            <w:tcW w:w="3118" w:type="dxa"/>
            <w:tcBorders>
              <w:top w:val="nil"/>
              <w:bottom w:val="nil"/>
              <w:right w:val="nil"/>
            </w:tcBorders>
            <w:shd w:val="clear" w:color="auto" w:fill="auto"/>
            <w:noWrap/>
            <w:vAlign w:val="center"/>
          </w:tcPr>
          <w:p w14:paraId="46506EEC" w14:textId="1CFD8AD3" w:rsidR="00840F59" w:rsidRPr="00277CE6" w:rsidRDefault="007B4252" w:rsidP="00CC32B3">
            <w:pPr>
              <w:widowControl/>
              <w:spacing w:before="60" w:after="60"/>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σ</m:t>
                    </m:r>
                  </m:e>
                  <m:sub>
                    <m:r>
                      <m:rPr>
                        <m:nor/>
                      </m:rPr>
                      <w:rPr>
                        <w:rFonts w:ascii="Times New Roman" w:eastAsia="宋体" w:hAnsi="Times New Roman" w:cs="Times New Roman"/>
                        <w:sz w:val="24"/>
                        <w:szCs w:val="24"/>
                      </w:rPr>
                      <m:t>end</m:t>
                    </m:r>
                  </m:sub>
                </m:sSub>
              </m:oMath>
            </m:oMathPara>
          </w:p>
        </w:tc>
        <w:tc>
          <w:tcPr>
            <w:tcW w:w="3119" w:type="dxa"/>
            <w:tcBorders>
              <w:top w:val="nil"/>
              <w:left w:val="nil"/>
              <w:bottom w:val="nil"/>
              <w:right w:val="nil"/>
            </w:tcBorders>
            <w:shd w:val="clear" w:color="auto" w:fill="auto"/>
            <w:noWrap/>
            <w:vAlign w:val="center"/>
          </w:tcPr>
          <w:p w14:paraId="16BC40C2" w14:textId="632F60A6"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0.001</w:t>
            </w:r>
          </w:p>
        </w:tc>
      </w:tr>
      <w:tr w:rsidR="00840F59" w:rsidRPr="00277CE6" w14:paraId="63FCCDD2" w14:textId="77777777" w:rsidTr="00CC32B3">
        <w:trPr>
          <w:trHeight w:val="244"/>
          <w:jc w:val="center"/>
        </w:trPr>
        <w:tc>
          <w:tcPr>
            <w:tcW w:w="3118" w:type="dxa"/>
            <w:tcBorders>
              <w:top w:val="nil"/>
              <w:bottom w:val="single" w:sz="18" w:space="0" w:color="auto"/>
              <w:right w:val="nil"/>
            </w:tcBorders>
            <w:shd w:val="clear" w:color="auto" w:fill="auto"/>
            <w:noWrap/>
            <w:vAlign w:val="center"/>
          </w:tcPr>
          <w:p w14:paraId="4F78B8A7" w14:textId="67CC01FF" w:rsidR="00840F59" w:rsidRPr="00277CE6" w:rsidRDefault="007B4252" w:rsidP="00840F59">
            <w:pPr>
              <w:widowControl/>
              <w:spacing w:before="60" w:after="60"/>
              <w:jc w:val="center"/>
              <w:rPr>
                <w:rFonts w:ascii="Times New Roman"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m:rPr>
                        <m:nor/>
                      </m:rPr>
                      <w:rPr>
                        <w:rFonts w:ascii="Times New Roman" w:eastAsia="宋体" w:hAnsi="Times New Roman" w:cs="Times New Roman"/>
                        <w:sz w:val="24"/>
                        <w:szCs w:val="24"/>
                      </w:rPr>
                      <m:t>noise level</m:t>
                    </m:r>
                  </m:sub>
                </m:sSub>
              </m:oMath>
            </m:oMathPara>
          </w:p>
        </w:tc>
        <w:tc>
          <w:tcPr>
            <w:tcW w:w="3119" w:type="dxa"/>
            <w:tcBorders>
              <w:top w:val="nil"/>
              <w:left w:val="nil"/>
              <w:bottom w:val="single" w:sz="18" w:space="0" w:color="auto"/>
              <w:right w:val="nil"/>
            </w:tcBorders>
            <w:shd w:val="clear" w:color="auto" w:fill="auto"/>
            <w:noWrap/>
            <w:vAlign w:val="center"/>
          </w:tcPr>
          <w:p w14:paraId="6550B356" w14:textId="7181B31A" w:rsidR="00840F59" w:rsidRPr="00277CE6" w:rsidRDefault="00840F59" w:rsidP="00CC32B3">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w:t>
            </w:r>
          </w:p>
        </w:tc>
      </w:tr>
    </w:tbl>
    <w:p w14:paraId="02A08949" w14:textId="403E9AE0" w:rsidR="003C664D" w:rsidRPr="00277CE6" w:rsidRDefault="003C664D" w:rsidP="004635C0">
      <w:pPr>
        <w:autoSpaceDE w:val="0"/>
        <w:autoSpaceDN w:val="0"/>
        <w:adjustRightInd w:val="0"/>
        <w:spacing w:line="300" w:lineRule="auto"/>
        <w:ind w:firstLineChars="200" w:firstLine="480"/>
        <w:rPr>
          <w:rFonts w:ascii="Times New Roman" w:eastAsia="宋体" w:hAnsi="Times New Roman" w:cs="Times New Roman"/>
          <w:sz w:val="24"/>
          <w:szCs w:val="24"/>
        </w:rPr>
      </w:pPr>
    </w:p>
    <w:p w14:paraId="6FC0B7BA" w14:textId="14D7EE63" w:rsidR="00840F59" w:rsidRPr="00277CE6" w:rsidRDefault="00840F59" w:rsidP="00840F59">
      <w:pPr>
        <w:pStyle w:val="Heading3"/>
        <w:spacing w:before="156"/>
        <w:ind w:firstLine="480"/>
        <w:rPr>
          <w:rFonts w:eastAsiaTheme="minorEastAsia" w:cs="Times New Roman"/>
          <w:szCs w:val="24"/>
        </w:rPr>
      </w:pPr>
      <w:bookmarkStart w:id="84" w:name="_Toc104787986"/>
      <w:r w:rsidRPr="00277CE6">
        <w:rPr>
          <w:rFonts w:eastAsiaTheme="minorEastAsia" w:cs="Times New Roman"/>
          <w:szCs w:val="24"/>
        </w:rPr>
        <w:t xml:space="preserve">2.3.3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Pr="00277CE6">
        <w:rPr>
          <w:rFonts w:eastAsiaTheme="minorEastAsia" w:cs="Times New Roman"/>
          <w:szCs w:val="24"/>
        </w:rPr>
        <w:t>模型</w:t>
      </w:r>
      <w:r w:rsidR="00B35951" w:rsidRPr="00277CE6">
        <w:rPr>
          <w:rFonts w:eastAsiaTheme="minorEastAsia" w:cs="Times New Roman"/>
          <w:szCs w:val="24"/>
        </w:rPr>
        <w:t>性能</w:t>
      </w:r>
      <w:r w:rsidRPr="00277CE6">
        <w:rPr>
          <w:rFonts w:eastAsiaTheme="minorEastAsia" w:cs="Times New Roman"/>
          <w:szCs w:val="24"/>
        </w:rPr>
        <w:t>的</w:t>
      </w:r>
      <w:r w:rsidR="00B35951" w:rsidRPr="00277CE6">
        <w:rPr>
          <w:rFonts w:eastAsiaTheme="minorEastAsia" w:cs="Times New Roman"/>
          <w:szCs w:val="24"/>
        </w:rPr>
        <w:t>研究</w:t>
      </w:r>
      <w:bookmarkEnd w:id="84"/>
      <w:r w:rsidRPr="00277CE6">
        <w:rPr>
          <w:rFonts w:eastAsiaTheme="minorEastAsia" w:cs="Times New Roman"/>
          <w:szCs w:val="24"/>
        </w:rPr>
        <w:fldChar w:fldCharType="end"/>
      </w:r>
    </w:p>
    <w:p w14:paraId="5857FD8D" w14:textId="77777777" w:rsidR="00A47F2C" w:rsidRPr="00277CE6" w:rsidRDefault="0024375D"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基于蛋白质结构数据构建的图</w:t>
      </w:r>
      <w:r w:rsidR="00F0626B" w:rsidRPr="00277CE6">
        <w:rPr>
          <w:rFonts w:ascii="Times New Roman" w:eastAsia="宋体" w:hAnsi="Times New Roman" w:cs="Times New Roman"/>
          <w:sz w:val="24"/>
          <w:szCs w:val="24"/>
        </w:rPr>
        <w:t>同时使用了</w:t>
      </w:r>
      <w:r w:rsidR="00804C05" w:rsidRPr="00277CE6">
        <w:rPr>
          <w:rFonts w:ascii="Times New Roman" w:eastAsia="宋体" w:hAnsi="Times New Roman" w:cs="Times New Roman"/>
          <w:sz w:val="24"/>
          <w:szCs w:val="24"/>
        </w:rPr>
        <w:t>残基</w:t>
      </w:r>
      <w:r w:rsidR="00D47A89" w:rsidRPr="00277CE6">
        <w:rPr>
          <w:rFonts w:ascii="Times New Roman" w:eastAsia="宋体" w:hAnsi="Times New Roman" w:cs="Times New Roman"/>
          <w:sz w:val="24"/>
          <w:szCs w:val="24"/>
        </w:rPr>
        <w:t>处</w:t>
      </w:r>
      <w:r w:rsidR="00804C05" w:rsidRPr="00277CE6">
        <w:rPr>
          <w:rFonts w:ascii="Times New Roman" w:eastAsia="宋体" w:hAnsi="Times New Roman" w:cs="Times New Roman"/>
          <w:sz w:val="24"/>
          <w:szCs w:val="24"/>
        </w:rPr>
        <w:t>二级结构信息</w:t>
      </w:r>
      <w:r w:rsidR="00D47A89" w:rsidRPr="00277CE6">
        <w:rPr>
          <w:rFonts w:ascii="Times New Roman" w:eastAsia="宋体" w:hAnsi="Times New Roman" w:cs="Times New Roman"/>
          <w:sz w:val="24"/>
          <w:szCs w:val="24"/>
        </w:rPr>
        <w:t>和氢键相互作用信息</w:t>
      </w:r>
      <w:r w:rsidR="00014BC2" w:rsidRPr="00277CE6">
        <w:rPr>
          <w:rFonts w:ascii="Times New Roman" w:eastAsia="宋体" w:hAnsi="Times New Roman" w:cs="Times New Roman"/>
          <w:sz w:val="24"/>
          <w:szCs w:val="24"/>
        </w:rPr>
        <w:t>，分别作为节点和</w:t>
      </w:r>
      <w:r w:rsidR="00F47ABB" w:rsidRPr="00277CE6">
        <w:rPr>
          <w:rFonts w:ascii="Times New Roman" w:eastAsia="宋体" w:hAnsi="Times New Roman" w:cs="Times New Roman"/>
          <w:sz w:val="24"/>
          <w:szCs w:val="24"/>
        </w:rPr>
        <w:t>边</w:t>
      </w:r>
      <w:r w:rsidR="00B6221E" w:rsidRPr="00277CE6">
        <w:rPr>
          <w:rFonts w:ascii="Times New Roman" w:eastAsia="宋体" w:hAnsi="Times New Roman" w:cs="Times New Roman"/>
          <w:sz w:val="24"/>
          <w:szCs w:val="24"/>
        </w:rPr>
        <w:t>的特征加入图中</w:t>
      </w:r>
      <w:r w:rsidR="00772266" w:rsidRPr="00277CE6">
        <w:rPr>
          <w:rFonts w:ascii="Times New Roman" w:eastAsia="宋体" w:hAnsi="Times New Roman" w:cs="Times New Roman"/>
          <w:sz w:val="24"/>
          <w:szCs w:val="24"/>
        </w:rPr>
        <w:t>，让模型</w:t>
      </w:r>
      <w:r w:rsidR="007271A0" w:rsidRPr="00277CE6">
        <w:rPr>
          <w:rFonts w:ascii="Times New Roman" w:eastAsia="宋体" w:hAnsi="Times New Roman" w:cs="Times New Roman"/>
          <w:sz w:val="24"/>
          <w:szCs w:val="24"/>
        </w:rPr>
        <w:t>基于这些特征拟合</w:t>
      </w:r>
      <w:r w:rsidR="00B668D7" w:rsidRPr="00277CE6">
        <w:rPr>
          <w:rFonts w:ascii="Times New Roman" w:eastAsia="宋体" w:hAnsi="Times New Roman" w:cs="Times New Roman"/>
          <w:sz w:val="24"/>
          <w:szCs w:val="24"/>
        </w:rPr>
        <w:t>可用于蛋白质结构优化的梯度场。本课题研究了</w:t>
      </w:r>
      <w:r w:rsidR="00A62AF5" w:rsidRPr="00277CE6">
        <w:rPr>
          <w:rFonts w:ascii="Times New Roman" w:eastAsia="宋体" w:hAnsi="Times New Roman" w:cs="Times New Roman"/>
          <w:sz w:val="24"/>
          <w:szCs w:val="24"/>
        </w:rPr>
        <w:t>上述两类信息对模型是否都是必要的</w:t>
      </w:r>
      <w:r w:rsidR="002646A0" w:rsidRPr="00277CE6">
        <w:rPr>
          <w:rFonts w:ascii="Times New Roman" w:eastAsia="宋体" w:hAnsi="Times New Roman" w:cs="Times New Roman"/>
          <w:sz w:val="24"/>
          <w:szCs w:val="24"/>
        </w:rPr>
        <w:t>，以更好地判断模型是否实际上既学到了</w:t>
      </w:r>
      <w:r w:rsidR="00A93377" w:rsidRPr="00277CE6">
        <w:rPr>
          <w:rFonts w:ascii="Times New Roman" w:eastAsia="宋体" w:hAnsi="Times New Roman" w:cs="Times New Roman"/>
          <w:sz w:val="24"/>
          <w:szCs w:val="24"/>
        </w:rPr>
        <w:t>不同</w:t>
      </w:r>
      <w:r w:rsidR="002646A0" w:rsidRPr="00277CE6">
        <w:rPr>
          <w:rFonts w:ascii="Times New Roman" w:eastAsia="宋体" w:hAnsi="Times New Roman" w:cs="Times New Roman"/>
          <w:sz w:val="24"/>
          <w:szCs w:val="24"/>
        </w:rPr>
        <w:t>二级结构</w:t>
      </w:r>
      <w:r w:rsidR="0047215A" w:rsidRPr="00277CE6">
        <w:rPr>
          <w:rFonts w:ascii="Times New Roman" w:eastAsia="宋体" w:hAnsi="Times New Roman" w:cs="Times New Roman"/>
          <w:sz w:val="24"/>
          <w:szCs w:val="24"/>
        </w:rPr>
        <w:t>所具有</w:t>
      </w:r>
      <w:r w:rsidR="00BE18AF" w:rsidRPr="00277CE6">
        <w:rPr>
          <w:rFonts w:ascii="Times New Roman" w:eastAsia="宋体" w:hAnsi="Times New Roman" w:cs="Times New Roman"/>
          <w:sz w:val="24"/>
          <w:szCs w:val="24"/>
        </w:rPr>
        <w:t>的</w:t>
      </w:r>
      <w:r w:rsidR="0047215A" w:rsidRPr="00277CE6">
        <w:rPr>
          <w:rFonts w:ascii="Times New Roman" w:eastAsia="宋体" w:hAnsi="Times New Roman" w:cs="Times New Roman"/>
          <w:sz w:val="24"/>
          <w:szCs w:val="24"/>
        </w:rPr>
        <w:t>不同</w:t>
      </w:r>
      <w:r w:rsidR="00BE18AF" w:rsidRPr="00277CE6">
        <w:rPr>
          <w:rFonts w:ascii="Times New Roman" w:eastAsia="宋体" w:hAnsi="Times New Roman" w:cs="Times New Roman"/>
          <w:sz w:val="24"/>
          <w:szCs w:val="24"/>
        </w:rPr>
        <w:t>特征</w:t>
      </w:r>
      <w:r w:rsidR="00910D32" w:rsidRPr="00277CE6">
        <w:rPr>
          <w:rFonts w:ascii="Times New Roman" w:eastAsia="宋体" w:hAnsi="Times New Roman" w:cs="Times New Roman"/>
          <w:sz w:val="24"/>
          <w:szCs w:val="24"/>
        </w:rPr>
        <w:t>，</w:t>
      </w:r>
      <w:r w:rsidR="00386594" w:rsidRPr="00277CE6">
        <w:rPr>
          <w:rFonts w:ascii="Times New Roman" w:eastAsia="宋体" w:hAnsi="Times New Roman" w:cs="Times New Roman"/>
          <w:sz w:val="24"/>
          <w:szCs w:val="24"/>
        </w:rPr>
        <w:t>又学到了二级结构</w:t>
      </w:r>
      <w:r w:rsidR="008F5439" w:rsidRPr="00277CE6">
        <w:rPr>
          <w:rFonts w:ascii="Times New Roman" w:eastAsia="宋体" w:hAnsi="Times New Roman" w:cs="Times New Roman"/>
          <w:sz w:val="24"/>
          <w:szCs w:val="24"/>
        </w:rPr>
        <w:t>内部及二级结构之间相互作用的信息。</w:t>
      </w:r>
    </w:p>
    <w:p w14:paraId="3CC86B14" w14:textId="05E90B02" w:rsidR="00840F59" w:rsidRPr="00277CE6" w:rsidRDefault="006C591B" w:rsidP="004635C0">
      <w:pPr>
        <w:autoSpaceDE w:val="0"/>
        <w:autoSpaceDN w:val="0"/>
        <w:adjustRightInd w:val="0"/>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t>具体地，在实验过程中，本课题</w:t>
      </w:r>
      <w:r w:rsidR="002C6C8E" w:rsidRPr="00277CE6">
        <w:rPr>
          <w:rFonts w:ascii="Times New Roman" w:eastAsia="宋体" w:hAnsi="Times New Roman" w:cs="Times New Roman"/>
          <w:sz w:val="24"/>
          <w:szCs w:val="24"/>
        </w:rPr>
        <w:t>在</w:t>
      </w:r>
      <w:r w:rsidR="002C6C8E" w:rsidRPr="00277CE6">
        <w:rPr>
          <w:rFonts w:ascii="Times New Roman" w:eastAsia="宋体" w:hAnsi="Times New Roman" w:cs="Times New Roman"/>
          <w:sz w:val="24"/>
          <w:szCs w:val="24"/>
        </w:rPr>
        <w:t>2.3.1</w:t>
      </w:r>
      <w:r w:rsidR="002C6C8E" w:rsidRPr="00277CE6">
        <w:rPr>
          <w:rFonts w:ascii="Times New Roman" w:eastAsia="宋体" w:hAnsi="Times New Roman" w:cs="Times New Roman"/>
          <w:sz w:val="24"/>
          <w:szCs w:val="24"/>
        </w:rPr>
        <w:t>所述的图的构建方式的基础上，分别</w:t>
      </w:r>
      <w:r w:rsidR="009A5216" w:rsidRPr="00277CE6">
        <w:rPr>
          <w:rFonts w:ascii="Times New Roman" w:eastAsia="宋体" w:hAnsi="Times New Roman" w:cs="Times New Roman"/>
          <w:sz w:val="24"/>
          <w:szCs w:val="24"/>
        </w:rPr>
        <w:t>去除</w:t>
      </w:r>
      <w:r w:rsidR="00906E3C" w:rsidRPr="00277CE6">
        <w:rPr>
          <w:rFonts w:ascii="Times New Roman" w:eastAsia="宋体" w:hAnsi="Times New Roman" w:cs="Times New Roman"/>
          <w:sz w:val="24"/>
          <w:szCs w:val="24"/>
        </w:rPr>
        <w:t>二级</w:t>
      </w:r>
      <w:r w:rsidR="00906E3C" w:rsidRPr="00277CE6">
        <w:rPr>
          <w:rFonts w:ascii="Times New Roman" w:eastAsia="宋体" w:hAnsi="Times New Roman" w:cs="Times New Roman"/>
          <w:sz w:val="24"/>
          <w:szCs w:val="24"/>
        </w:rPr>
        <w:lastRenderedPageBreak/>
        <w:t>结构信息（所有节点记为同一类</w:t>
      </w:r>
      <w:r w:rsidR="008D26BA" w:rsidRPr="00277CE6">
        <w:rPr>
          <w:rFonts w:ascii="Times New Roman" w:eastAsia="宋体" w:hAnsi="Times New Roman" w:cs="Times New Roman"/>
          <w:sz w:val="24"/>
          <w:szCs w:val="24"/>
        </w:rPr>
        <w:t>型，</w:t>
      </w:r>
      <w:r w:rsidR="00721C65" w:rsidRPr="00277CE6">
        <w:rPr>
          <w:rFonts w:ascii="Times New Roman" w:eastAsia="宋体" w:hAnsi="Times New Roman" w:cs="Times New Roman"/>
          <w:sz w:val="24"/>
          <w:szCs w:val="24"/>
        </w:rPr>
        <w:t>在模型中编码为</w:t>
      </w:r>
      <w:r w:rsidR="00721C65" w:rsidRPr="00277CE6">
        <w:rPr>
          <w:rFonts w:ascii="Times New Roman" w:eastAsia="宋体" w:hAnsi="Times New Roman" w:cs="Times New Roman"/>
          <w:sz w:val="24"/>
          <w:szCs w:val="24"/>
        </w:rPr>
        <w:t>0</w:t>
      </w:r>
      <w:r w:rsidR="00906E3C" w:rsidRPr="00277CE6">
        <w:rPr>
          <w:rFonts w:ascii="Times New Roman" w:eastAsia="宋体" w:hAnsi="Times New Roman" w:cs="Times New Roman"/>
          <w:sz w:val="24"/>
          <w:szCs w:val="24"/>
        </w:rPr>
        <w:t>）</w:t>
      </w:r>
      <w:r w:rsidR="00686E7B" w:rsidRPr="00277CE6">
        <w:rPr>
          <w:rFonts w:ascii="Times New Roman" w:eastAsia="宋体" w:hAnsi="Times New Roman" w:cs="Times New Roman"/>
          <w:sz w:val="24"/>
          <w:szCs w:val="24"/>
        </w:rPr>
        <w:t>和</w:t>
      </w:r>
      <w:r w:rsidR="00264BD0" w:rsidRPr="00277CE6">
        <w:rPr>
          <w:rFonts w:ascii="Times New Roman" w:eastAsia="宋体" w:hAnsi="Times New Roman" w:cs="Times New Roman"/>
          <w:sz w:val="24"/>
          <w:szCs w:val="24"/>
        </w:rPr>
        <w:t>基于</w:t>
      </w:r>
      <w:r w:rsidR="00686E7B" w:rsidRPr="00277CE6">
        <w:rPr>
          <w:rFonts w:ascii="Times New Roman" w:eastAsia="宋体" w:hAnsi="Times New Roman" w:cs="Times New Roman"/>
          <w:sz w:val="24"/>
          <w:szCs w:val="24"/>
        </w:rPr>
        <w:t>氢键</w:t>
      </w:r>
      <w:r w:rsidR="00264BD0" w:rsidRPr="00277CE6">
        <w:rPr>
          <w:rFonts w:ascii="Times New Roman" w:eastAsia="宋体" w:hAnsi="Times New Roman" w:cs="Times New Roman"/>
          <w:sz w:val="24"/>
          <w:szCs w:val="24"/>
        </w:rPr>
        <w:t>相互作用的边</w:t>
      </w:r>
      <w:r w:rsidR="0054146F" w:rsidRPr="00277CE6">
        <w:rPr>
          <w:rFonts w:ascii="Times New Roman" w:eastAsia="宋体" w:hAnsi="Times New Roman" w:cs="Times New Roman"/>
          <w:sz w:val="24"/>
          <w:szCs w:val="24"/>
        </w:rPr>
        <w:t>，使用</w:t>
      </w:r>
      <w:r w:rsidR="0054146F" w:rsidRPr="00277CE6">
        <w:rPr>
          <w:rFonts w:ascii="Times New Roman" w:eastAsia="宋体" w:hAnsi="Times New Roman" w:cs="Times New Roman"/>
          <w:sz w:val="24"/>
          <w:szCs w:val="24"/>
        </w:rPr>
        <w:t>2.3.2</w:t>
      </w:r>
      <w:r w:rsidR="0054146F" w:rsidRPr="00277CE6">
        <w:rPr>
          <w:rFonts w:ascii="Times New Roman" w:eastAsia="宋体" w:hAnsi="Times New Roman" w:cs="Times New Roman"/>
          <w:sz w:val="24"/>
          <w:szCs w:val="24"/>
        </w:rPr>
        <w:t>中确定的</w:t>
      </w:r>
      <w:r w:rsidR="005554CE" w:rsidRPr="00277CE6">
        <w:rPr>
          <w:rFonts w:ascii="Times New Roman" w:eastAsia="宋体" w:hAnsi="Times New Roman" w:cs="Times New Roman"/>
          <w:sz w:val="24"/>
          <w:szCs w:val="24"/>
        </w:rPr>
        <w:t>模型</w:t>
      </w:r>
      <w:r w:rsidR="0054146F" w:rsidRPr="00277CE6">
        <w:rPr>
          <w:rFonts w:ascii="Times New Roman" w:eastAsia="宋体" w:hAnsi="Times New Roman" w:cs="Times New Roman"/>
          <w:sz w:val="24"/>
          <w:szCs w:val="24"/>
        </w:rPr>
        <w:t>参数进行</w:t>
      </w:r>
      <w:r w:rsidR="005554CE" w:rsidRPr="00277CE6">
        <w:rPr>
          <w:rFonts w:ascii="Times New Roman" w:eastAsia="宋体" w:hAnsi="Times New Roman" w:cs="Times New Roman"/>
          <w:sz w:val="24"/>
          <w:szCs w:val="24"/>
        </w:rPr>
        <w:t>训练，观察</w:t>
      </w:r>
      <w:r w:rsidR="00112666" w:rsidRPr="00277CE6">
        <w:rPr>
          <w:rFonts w:ascii="Times New Roman" w:eastAsia="宋体" w:hAnsi="Times New Roman" w:cs="Times New Roman"/>
          <w:sz w:val="24"/>
          <w:szCs w:val="24"/>
        </w:rPr>
        <w:t>训练得到的</w:t>
      </w:r>
      <w:r w:rsidR="005554CE" w:rsidRPr="00277CE6">
        <w:rPr>
          <w:rFonts w:ascii="Times New Roman" w:eastAsia="宋体" w:hAnsi="Times New Roman" w:cs="Times New Roman"/>
          <w:sz w:val="24"/>
          <w:szCs w:val="24"/>
        </w:rPr>
        <w:t>模型的表现</w:t>
      </w:r>
      <w:r w:rsidR="00ED71CA" w:rsidRPr="00277CE6">
        <w:rPr>
          <w:rFonts w:ascii="Times New Roman" w:eastAsia="宋体" w:hAnsi="Times New Roman" w:cs="Times New Roman"/>
          <w:sz w:val="24"/>
          <w:szCs w:val="24"/>
        </w:rPr>
        <w:t>。</w:t>
      </w:r>
    </w:p>
    <w:p w14:paraId="7E1F6048" w14:textId="10A398FB" w:rsidR="00C1555D" w:rsidRPr="00277CE6" w:rsidRDefault="00743452" w:rsidP="00C1555D">
      <w:pPr>
        <w:pStyle w:val="Heading2"/>
        <w:rPr>
          <w:rFonts w:eastAsiaTheme="minorEastAsia" w:cs="Times New Roman"/>
          <w:sz w:val="28"/>
          <w:szCs w:val="28"/>
        </w:rPr>
      </w:pPr>
      <w:bookmarkStart w:id="85" w:name="_Toc104787987"/>
      <w:r w:rsidRPr="00277CE6">
        <w:rPr>
          <w:rFonts w:eastAsiaTheme="minorEastAsia" w:cs="Times New Roman"/>
          <w:sz w:val="28"/>
          <w:szCs w:val="28"/>
        </w:rPr>
        <w:t xml:space="preserve">2.4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模型的训练与</w:t>
      </w:r>
      <w:r w:rsidR="008E1679" w:rsidRPr="00277CE6">
        <w:rPr>
          <w:rFonts w:eastAsiaTheme="minorEastAsia" w:cs="Times New Roman"/>
          <w:sz w:val="28"/>
          <w:szCs w:val="28"/>
        </w:rPr>
        <w:t>评估</w:t>
      </w:r>
      <w:bookmarkEnd w:id="85"/>
      <w:r w:rsidRPr="00277CE6">
        <w:rPr>
          <w:rFonts w:eastAsiaTheme="minorEastAsia" w:cs="Times New Roman"/>
          <w:sz w:val="28"/>
          <w:szCs w:val="28"/>
        </w:rPr>
        <w:fldChar w:fldCharType="end"/>
      </w:r>
    </w:p>
    <w:p w14:paraId="576165C3" w14:textId="53CC51C1" w:rsidR="00043519" w:rsidRPr="00277CE6" w:rsidRDefault="00FB0A94" w:rsidP="000B5517">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本课题中各</w:t>
      </w:r>
      <w:r w:rsidR="00412131" w:rsidRPr="00277CE6">
        <w:rPr>
          <w:rFonts w:ascii="Times New Roman" w:hAnsi="Times New Roman" w:cs="Times New Roman"/>
          <w:sz w:val="24"/>
          <w:szCs w:val="24"/>
        </w:rPr>
        <w:t>模型</w:t>
      </w:r>
      <w:r w:rsidR="001F4695" w:rsidRPr="00277CE6">
        <w:rPr>
          <w:rFonts w:ascii="Times New Roman" w:hAnsi="Times New Roman" w:cs="Times New Roman"/>
          <w:sz w:val="24"/>
          <w:szCs w:val="24"/>
        </w:rPr>
        <w:t>的训练</w:t>
      </w:r>
      <w:r w:rsidR="007139FE" w:rsidRPr="00277CE6">
        <w:rPr>
          <w:rFonts w:ascii="Times New Roman" w:hAnsi="Times New Roman" w:cs="Times New Roman"/>
          <w:sz w:val="24"/>
          <w:szCs w:val="24"/>
        </w:rPr>
        <w:t>在</w:t>
      </w:r>
      <w:r w:rsidR="007139FE" w:rsidRPr="00277CE6">
        <w:rPr>
          <w:rFonts w:ascii="Times New Roman" w:hAnsi="Times New Roman" w:cs="Times New Roman"/>
          <w:sz w:val="24"/>
          <w:szCs w:val="24"/>
        </w:rPr>
        <w:t>PKUHPC</w:t>
      </w:r>
      <w:r w:rsidR="00C507BB" w:rsidRPr="00277CE6">
        <w:rPr>
          <w:rFonts w:ascii="Times New Roman" w:hAnsi="Times New Roman" w:cs="Times New Roman"/>
          <w:sz w:val="24"/>
          <w:szCs w:val="24"/>
        </w:rPr>
        <w:t>的</w:t>
      </w:r>
      <w:r w:rsidR="00C507BB" w:rsidRPr="00277CE6">
        <w:rPr>
          <w:rFonts w:ascii="Times New Roman" w:hAnsi="Times New Roman" w:cs="Times New Roman"/>
          <w:sz w:val="24"/>
          <w:szCs w:val="24"/>
        </w:rPr>
        <w:t>gpu_2l</w:t>
      </w:r>
      <w:r w:rsidR="00C507BB" w:rsidRPr="00277CE6">
        <w:rPr>
          <w:rFonts w:ascii="Times New Roman" w:hAnsi="Times New Roman" w:cs="Times New Roman"/>
          <w:sz w:val="24"/>
          <w:szCs w:val="24"/>
        </w:rPr>
        <w:t>和</w:t>
      </w:r>
      <w:r w:rsidR="00C507BB" w:rsidRPr="00277CE6">
        <w:rPr>
          <w:rFonts w:ascii="Times New Roman" w:hAnsi="Times New Roman" w:cs="Times New Roman"/>
          <w:sz w:val="24"/>
          <w:szCs w:val="24"/>
        </w:rPr>
        <w:t>gpu_4l</w:t>
      </w:r>
      <w:r w:rsidR="00C507BB" w:rsidRPr="00277CE6">
        <w:rPr>
          <w:rFonts w:ascii="Times New Roman" w:hAnsi="Times New Roman" w:cs="Times New Roman"/>
          <w:sz w:val="24"/>
          <w:szCs w:val="24"/>
        </w:rPr>
        <w:t>节点上进行，</w:t>
      </w:r>
      <w:r w:rsidR="005C4809" w:rsidRPr="00277CE6">
        <w:rPr>
          <w:rFonts w:ascii="Times New Roman" w:hAnsi="Times New Roman" w:cs="Times New Roman"/>
          <w:sz w:val="24"/>
          <w:szCs w:val="24"/>
        </w:rPr>
        <w:t>每个模型</w:t>
      </w:r>
      <w:r w:rsidR="00EB15EC" w:rsidRPr="00277CE6">
        <w:rPr>
          <w:rFonts w:ascii="Times New Roman" w:hAnsi="Times New Roman" w:cs="Times New Roman"/>
          <w:sz w:val="24"/>
          <w:szCs w:val="24"/>
        </w:rPr>
        <w:t>训练</w:t>
      </w:r>
      <w:r w:rsidR="00EB15EC" w:rsidRPr="00277CE6">
        <w:rPr>
          <w:rFonts w:ascii="Times New Roman" w:hAnsi="Times New Roman" w:cs="Times New Roman"/>
          <w:sz w:val="24"/>
          <w:szCs w:val="24"/>
        </w:rPr>
        <w:t>1000</w:t>
      </w:r>
      <w:r w:rsidR="00EB15EC" w:rsidRPr="00277CE6">
        <w:rPr>
          <w:rFonts w:ascii="Times New Roman" w:hAnsi="Times New Roman" w:cs="Times New Roman"/>
          <w:sz w:val="24"/>
          <w:szCs w:val="24"/>
        </w:rPr>
        <w:t>个</w:t>
      </w:r>
      <w:r w:rsidR="00EB15EC" w:rsidRPr="00277CE6">
        <w:rPr>
          <w:rFonts w:ascii="Times New Roman" w:hAnsi="Times New Roman" w:cs="Times New Roman"/>
          <w:sz w:val="24"/>
          <w:szCs w:val="24"/>
        </w:rPr>
        <w:t>epoch</w:t>
      </w:r>
      <w:r w:rsidR="00EB15EC" w:rsidRPr="00277CE6">
        <w:rPr>
          <w:rFonts w:ascii="Times New Roman" w:hAnsi="Times New Roman" w:cs="Times New Roman"/>
          <w:sz w:val="24"/>
          <w:szCs w:val="24"/>
        </w:rPr>
        <w:t>，</w:t>
      </w:r>
      <w:r w:rsidR="004E016A" w:rsidRPr="00277CE6">
        <w:rPr>
          <w:rFonts w:ascii="Times New Roman" w:hAnsi="Times New Roman" w:cs="Times New Roman"/>
          <w:sz w:val="24"/>
          <w:szCs w:val="24"/>
        </w:rPr>
        <w:t>选取在验证集上损失函数取得最小值</w:t>
      </w:r>
      <w:r w:rsidR="004722F2" w:rsidRPr="00277CE6">
        <w:rPr>
          <w:rFonts w:ascii="Times New Roman" w:hAnsi="Times New Roman" w:cs="Times New Roman"/>
          <w:sz w:val="24"/>
          <w:szCs w:val="24"/>
        </w:rPr>
        <w:t>的</w:t>
      </w:r>
      <w:r w:rsidR="004722F2" w:rsidRPr="00277CE6">
        <w:rPr>
          <w:rFonts w:ascii="Times New Roman" w:hAnsi="Times New Roman" w:cs="Times New Roman"/>
          <w:sz w:val="24"/>
          <w:szCs w:val="24"/>
        </w:rPr>
        <w:t>epoch</w:t>
      </w:r>
      <w:r w:rsidR="004722F2" w:rsidRPr="00277CE6">
        <w:rPr>
          <w:rFonts w:ascii="Times New Roman" w:hAnsi="Times New Roman" w:cs="Times New Roman"/>
          <w:sz w:val="24"/>
          <w:szCs w:val="24"/>
        </w:rPr>
        <w:t>所对应的模型</w:t>
      </w:r>
      <w:r w:rsidR="00462A03" w:rsidRPr="00277CE6">
        <w:rPr>
          <w:rFonts w:ascii="Times New Roman" w:hAnsi="Times New Roman" w:cs="Times New Roman"/>
          <w:sz w:val="24"/>
          <w:szCs w:val="24"/>
        </w:rPr>
        <w:t>进行评估。</w:t>
      </w:r>
    </w:p>
    <w:p w14:paraId="1A634B00" w14:textId="27147985" w:rsidR="00043519" w:rsidRPr="00277CE6" w:rsidRDefault="00043519" w:rsidP="008A67E9">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模型</w:t>
      </w:r>
      <w:r w:rsidR="001918F3" w:rsidRPr="00277CE6">
        <w:rPr>
          <w:rFonts w:ascii="Times New Roman" w:hAnsi="Times New Roman" w:cs="Times New Roman"/>
          <w:sz w:val="24"/>
          <w:szCs w:val="24"/>
        </w:rPr>
        <w:t>的</w:t>
      </w:r>
      <w:r w:rsidRPr="00277CE6">
        <w:rPr>
          <w:rFonts w:ascii="Times New Roman" w:hAnsi="Times New Roman" w:cs="Times New Roman"/>
          <w:sz w:val="24"/>
          <w:szCs w:val="24"/>
        </w:rPr>
        <w:t>评估</w:t>
      </w:r>
      <w:r w:rsidR="001918F3" w:rsidRPr="00277CE6">
        <w:rPr>
          <w:rFonts w:ascii="Times New Roman" w:hAnsi="Times New Roman" w:cs="Times New Roman"/>
          <w:sz w:val="24"/>
          <w:szCs w:val="24"/>
        </w:rPr>
        <w:t>在测试集上进行，</w:t>
      </w:r>
      <w:r w:rsidR="004361FC" w:rsidRPr="00277CE6">
        <w:rPr>
          <w:rFonts w:ascii="Times New Roman" w:hAnsi="Times New Roman" w:cs="Times New Roman"/>
          <w:sz w:val="24"/>
          <w:szCs w:val="24"/>
        </w:rPr>
        <w:t>在</w:t>
      </w:r>
      <w:r w:rsidR="00E71E85" w:rsidRPr="00277CE6">
        <w:rPr>
          <w:rFonts w:ascii="Times New Roman" w:hAnsi="Times New Roman" w:cs="Times New Roman"/>
          <w:sz w:val="24"/>
          <w:szCs w:val="24"/>
        </w:rPr>
        <w:t>大小为</w:t>
      </w:r>
      <w:r w:rsidR="00E71E85" w:rsidRPr="00277CE6">
        <w:rPr>
          <w:rFonts w:ascii="Times New Roman" w:hAnsi="Times New Roman" w:cs="Times New Roman"/>
          <w:sz w:val="24"/>
          <w:szCs w:val="24"/>
        </w:rPr>
        <w:t>462</w:t>
      </w:r>
      <w:r w:rsidR="00E71E85" w:rsidRPr="00277CE6">
        <w:rPr>
          <w:rFonts w:ascii="Times New Roman" w:hAnsi="Times New Roman" w:cs="Times New Roman"/>
          <w:sz w:val="24"/>
          <w:szCs w:val="24"/>
        </w:rPr>
        <w:t>的</w:t>
      </w:r>
      <w:r w:rsidR="00607DEC" w:rsidRPr="00277CE6">
        <w:rPr>
          <w:rFonts w:ascii="Times New Roman" w:hAnsi="Times New Roman" w:cs="Times New Roman"/>
          <w:sz w:val="24"/>
          <w:szCs w:val="24"/>
        </w:rPr>
        <w:t>初始</w:t>
      </w:r>
      <w:r w:rsidR="004361FC" w:rsidRPr="00277CE6">
        <w:rPr>
          <w:rFonts w:ascii="Times New Roman" w:hAnsi="Times New Roman" w:cs="Times New Roman"/>
          <w:sz w:val="24"/>
          <w:szCs w:val="24"/>
        </w:rPr>
        <w:t>测试集中</w:t>
      </w:r>
      <w:r w:rsidR="00FC194E" w:rsidRPr="00277CE6">
        <w:rPr>
          <w:rFonts w:ascii="Times New Roman" w:hAnsi="Times New Roman" w:cs="Times New Roman"/>
          <w:sz w:val="24"/>
          <w:szCs w:val="24"/>
        </w:rPr>
        <w:t>筛选</w:t>
      </w:r>
      <w:r w:rsidR="00176C04" w:rsidRPr="00277CE6">
        <w:rPr>
          <w:rFonts w:ascii="Times New Roman" w:hAnsi="Times New Roman" w:cs="Times New Roman"/>
          <w:sz w:val="24"/>
          <w:szCs w:val="24"/>
        </w:rPr>
        <w:t>序列长度在</w:t>
      </w:r>
      <w:r w:rsidR="00176C04" w:rsidRPr="00277CE6">
        <w:rPr>
          <w:rFonts w:ascii="Times New Roman" w:hAnsi="Times New Roman" w:cs="Times New Roman"/>
          <w:sz w:val="24"/>
          <w:szCs w:val="24"/>
        </w:rPr>
        <w:t>100~200</w:t>
      </w:r>
      <w:r w:rsidR="00176C04" w:rsidRPr="00277CE6">
        <w:rPr>
          <w:rFonts w:ascii="Times New Roman" w:hAnsi="Times New Roman" w:cs="Times New Roman"/>
          <w:sz w:val="24"/>
          <w:szCs w:val="24"/>
        </w:rPr>
        <w:t>个残基之间的</w:t>
      </w:r>
      <w:r w:rsidR="00544E16" w:rsidRPr="00277CE6">
        <w:rPr>
          <w:rFonts w:ascii="Times New Roman" w:hAnsi="Times New Roman" w:cs="Times New Roman"/>
          <w:sz w:val="24"/>
          <w:szCs w:val="24"/>
        </w:rPr>
        <w:t>蛋白质</w:t>
      </w:r>
      <w:r w:rsidR="001256D1" w:rsidRPr="00277CE6">
        <w:rPr>
          <w:rFonts w:ascii="Times New Roman" w:hAnsi="Times New Roman" w:cs="Times New Roman"/>
          <w:sz w:val="24"/>
          <w:szCs w:val="24"/>
        </w:rPr>
        <w:t>链</w:t>
      </w:r>
      <w:r w:rsidR="00BC2F2F" w:rsidRPr="00277CE6">
        <w:rPr>
          <w:rFonts w:ascii="Times New Roman" w:hAnsi="Times New Roman" w:cs="Times New Roman"/>
          <w:sz w:val="24"/>
          <w:szCs w:val="24"/>
        </w:rPr>
        <w:t>，得到</w:t>
      </w:r>
      <w:r w:rsidR="0026212E" w:rsidRPr="00277CE6">
        <w:rPr>
          <w:rFonts w:ascii="Times New Roman" w:hAnsi="Times New Roman" w:cs="Times New Roman"/>
          <w:sz w:val="24"/>
          <w:szCs w:val="24"/>
        </w:rPr>
        <w:t>168</w:t>
      </w:r>
      <w:r w:rsidR="001C3F18" w:rsidRPr="00277CE6">
        <w:rPr>
          <w:rFonts w:ascii="Times New Roman" w:hAnsi="Times New Roman" w:cs="Times New Roman"/>
          <w:sz w:val="24"/>
          <w:szCs w:val="24"/>
        </w:rPr>
        <w:t>条</w:t>
      </w:r>
      <w:r w:rsidR="001256D1" w:rsidRPr="00277CE6">
        <w:rPr>
          <w:rFonts w:ascii="Times New Roman" w:hAnsi="Times New Roman" w:cs="Times New Roman"/>
          <w:sz w:val="24"/>
          <w:szCs w:val="24"/>
        </w:rPr>
        <w:t>蛋白质</w:t>
      </w:r>
      <w:r w:rsidR="0026212E" w:rsidRPr="00277CE6">
        <w:rPr>
          <w:rFonts w:ascii="Times New Roman" w:hAnsi="Times New Roman" w:cs="Times New Roman"/>
          <w:sz w:val="24"/>
          <w:szCs w:val="24"/>
        </w:rPr>
        <w:t>结构</w:t>
      </w:r>
      <w:r w:rsidR="00D2062B" w:rsidRPr="00277CE6">
        <w:rPr>
          <w:rFonts w:ascii="Times New Roman" w:hAnsi="Times New Roman" w:cs="Times New Roman"/>
          <w:sz w:val="24"/>
          <w:szCs w:val="24"/>
        </w:rPr>
        <w:t>数据</w:t>
      </w:r>
      <w:r w:rsidR="00D010CC" w:rsidRPr="00277CE6">
        <w:rPr>
          <w:rFonts w:ascii="Times New Roman" w:hAnsi="Times New Roman" w:cs="Times New Roman"/>
          <w:sz w:val="24"/>
          <w:szCs w:val="24"/>
        </w:rPr>
        <w:t>，作为</w:t>
      </w:r>
      <w:r w:rsidR="003C74D6" w:rsidRPr="00277CE6">
        <w:rPr>
          <w:rFonts w:ascii="Times New Roman" w:hAnsi="Times New Roman" w:cs="Times New Roman"/>
          <w:sz w:val="24"/>
          <w:szCs w:val="24"/>
        </w:rPr>
        <w:t>实际</w:t>
      </w:r>
      <w:r w:rsidR="005D38A5" w:rsidRPr="00277CE6">
        <w:rPr>
          <w:rFonts w:ascii="Times New Roman" w:hAnsi="Times New Roman" w:cs="Times New Roman"/>
          <w:sz w:val="24"/>
          <w:szCs w:val="24"/>
        </w:rPr>
        <w:t>用于</w:t>
      </w:r>
      <w:r w:rsidR="00D92C1D" w:rsidRPr="00277CE6">
        <w:rPr>
          <w:rFonts w:ascii="Times New Roman" w:hAnsi="Times New Roman" w:cs="Times New Roman"/>
          <w:sz w:val="24"/>
          <w:szCs w:val="24"/>
        </w:rPr>
        <w:t>模型评估</w:t>
      </w:r>
      <w:r w:rsidR="003C74D6" w:rsidRPr="00277CE6">
        <w:rPr>
          <w:rFonts w:ascii="Times New Roman" w:hAnsi="Times New Roman" w:cs="Times New Roman"/>
          <w:sz w:val="24"/>
          <w:szCs w:val="24"/>
        </w:rPr>
        <w:t>的测试集</w:t>
      </w:r>
      <w:r w:rsidR="00704EE4" w:rsidRPr="00277CE6">
        <w:rPr>
          <w:rFonts w:ascii="Times New Roman" w:hAnsi="Times New Roman" w:cs="Times New Roman"/>
          <w:sz w:val="24"/>
          <w:szCs w:val="24"/>
        </w:rPr>
        <w:t>；使用</w:t>
      </w:r>
      <w:r w:rsidR="00704EE4" w:rsidRPr="00277CE6">
        <w:rPr>
          <w:rFonts w:ascii="Times New Roman" w:hAnsi="Times New Roman" w:cs="Times New Roman"/>
          <w:sz w:val="24"/>
          <w:szCs w:val="24"/>
        </w:rPr>
        <w:t>pdb-tools</w:t>
      </w:r>
      <w:r w:rsidR="00704EE4" w:rsidRPr="00277CE6">
        <w:rPr>
          <w:rFonts w:ascii="Times New Roman" w:hAnsi="Times New Roman" w:cs="Times New Roman"/>
          <w:sz w:val="24"/>
          <w:szCs w:val="24"/>
        </w:rPr>
        <w:t>程序对这些蛋白质结构所对应的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文件进行处理，得到仅保留主链</w:t>
      </w:r>
      <w:r w:rsidR="00704EE4" w:rsidRPr="00277CE6">
        <w:rPr>
          <w:rFonts w:ascii="Times New Roman" w:hAnsi="Times New Roman" w:cs="Times New Roman"/>
          <w:sz w:val="24"/>
          <w:szCs w:val="24"/>
        </w:rPr>
        <w:t>Cα</w:t>
      </w:r>
      <w:r w:rsidR="00704EE4" w:rsidRPr="00277CE6">
        <w:rPr>
          <w:rFonts w:ascii="Times New Roman" w:hAnsi="Times New Roman" w:cs="Times New Roman"/>
          <w:sz w:val="24"/>
          <w:szCs w:val="24"/>
        </w:rPr>
        <w:t>原子的</w:t>
      </w:r>
      <w:r w:rsidR="00704EE4" w:rsidRPr="00277CE6">
        <w:rPr>
          <w:rFonts w:ascii="Times New Roman" w:hAnsi="Times New Roman" w:cs="Times New Roman"/>
          <w:sz w:val="24"/>
          <w:szCs w:val="24"/>
        </w:rPr>
        <w:t>PDB</w:t>
      </w:r>
      <w:r w:rsidR="00704EE4" w:rsidRPr="00277CE6">
        <w:rPr>
          <w:rFonts w:ascii="Times New Roman" w:hAnsi="Times New Roman" w:cs="Times New Roman"/>
          <w:sz w:val="24"/>
          <w:szCs w:val="24"/>
        </w:rPr>
        <w:t>文件；</w:t>
      </w:r>
      <w:r w:rsidR="008A67E9"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=0.2</m:t>
        </m:r>
      </m:oMath>
      <w:r w:rsidR="008A67E9" w:rsidRPr="00277CE6">
        <w:rPr>
          <w:rFonts w:ascii="Times New Roman" w:hAnsi="Times New Roman" w:cs="Times New Roman"/>
          <w:sz w:val="24"/>
          <w:szCs w:val="24"/>
        </w:rPr>
        <w:t>的高斯噪声</w:t>
      </w:r>
      <w:r w:rsidR="001C3F18" w:rsidRPr="00277CE6">
        <w:rPr>
          <w:rFonts w:ascii="Times New Roman" w:hAnsi="Times New Roman" w:cs="Times New Roman"/>
          <w:sz w:val="24"/>
          <w:szCs w:val="24"/>
        </w:rPr>
        <w:t>对</w:t>
      </w:r>
      <w:r w:rsidR="00E71E85" w:rsidRPr="00277CE6">
        <w:rPr>
          <w:rFonts w:ascii="Times New Roman" w:hAnsi="Times New Roman" w:cs="Times New Roman"/>
          <w:sz w:val="24"/>
          <w:szCs w:val="24"/>
        </w:rPr>
        <w:t>主链</w:t>
      </w:r>
      <w:r w:rsidR="00E71E85" w:rsidRPr="00277CE6">
        <w:rPr>
          <w:rFonts w:ascii="Times New Roman" w:hAnsi="Times New Roman" w:cs="Times New Roman"/>
          <w:sz w:val="24"/>
          <w:szCs w:val="24"/>
        </w:rPr>
        <w:t>Cα</w:t>
      </w:r>
      <w:r w:rsidR="00E71E85" w:rsidRPr="00277CE6">
        <w:rPr>
          <w:rFonts w:ascii="Times New Roman" w:hAnsi="Times New Roman" w:cs="Times New Roman"/>
          <w:sz w:val="24"/>
          <w:szCs w:val="24"/>
        </w:rPr>
        <w:t>原子</w:t>
      </w:r>
      <w:r w:rsidR="00DE3E87" w:rsidRPr="00277CE6">
        <w:rPr>
          <w:rFonts w:ascii="Times New Roman" w:hAnsi="Times New Roman" w:cs="Times New Roman"/>
          <w:sz w:val="24"/>
          <w:szCs w:val="24"/>
        </w:rPr>
        <w:t>的三维坐标进行扰动</w:t>
      </w:r>
      <w:r w:rsidR="006937CB" w:rsidRPr="00277CE6">
        <w:rPr>
          <w:rFonts w:ascii="Times New Roman" w:hAnsi="Times New Roman" w:cs="Times New Roman"/>
          <w:sz w:val="24"/>
          <w:szCs w:val="24"/>
        </w:rPr>
        <w:t>，</w:t>
      </w:r>
      <w:r w:rsidR="006C2C0B" w:rsidRPr="00277CE6">
        <w:rPr>
          <w:rFonts w:ascii="Times New Roman" w:hAnsi="Times New Roman" w:cs="Times New Roman"/>
          <w:sz w:val="24"/>
          <w:szCs w:val="24"/>
        </w:rPr>
        <w:t>写入新的</w:t>
      </w:r>
      <w:r w:rsidR="006C2C0B" w:rsidRPr="00277CE6">
        <w:rPr>
          <w:rFonts w:ascii="Times New Roman" w:hAnsi="Times New Roman" w:cs="Times New Roman"/>
          <w:sz w:val="24"/>
          <w:szCs w:val="24"/>
        </w:rPr>
        <w:t>PDB</w:t>
      </w:r>
      <w:r w:rsidR="006C2C0B" w:rsidRPr="00277CE6">
        <w:rPr>
          <w:rFonts w:ascii="Times New Roman" w:hAnsi="Times New Roman" w:cs="Times New Roman"/>
          <w:sz w:val="24"/>
          <w:szCs w:val="24"/>
        </w:rPr>
        <w:t>文件，生成</w:t>
      </w:r>
      <w:r w:rsidR="004843C5" w:rsidRPr="00277CE6">
        <w:rPr>
          <w:rFonts w:ascii="Times New Roman" w:hAnsi="Times New Roman" w:cs="Times New Roman"/>
          <w:sz w:val="24"/>
          <w:szCs w:val="24"/>
        </w:rPr>
        <w:t>扰动后的</w:t>
      </w:r>
      <w:r w:rsidR="00D85BD0" w:rsidRPr="00277CE6">
        <w:rPr>
          <w:rFonts w:ascii="Times New Roman" w:hAnsi="Times New Roman" w:cs="Times New Roman"/>
          <w:sz w:val="24"/>
          <w:szCs w:val="24"/>
        </w:rPr>
        <w:t>结构</w:t>
      </w:r>
      <w:r w:rsidR="00B80F55" w:rsidRPr="00277CE6">
        <w:rPr>
          <w:rFonts w:ascii="Times New Roman" w:hAnsi="Times New Roman" w:cs="Times New Roman"/>
          <w:sz w:val="24"/>
          <w:szCs w:val="24"/>
        </w:rPr>
        <w:t>；使用模型对</w:t>
      </w:r>
      <w:r w:rsidR="00321AEE" w:rsidRPr="00277CE6">
        <w:rPr>
          <w:rFonts w:ascii="Times New Roman" w:hAnsi="Times New Roman" w:cs="Times New Roman"/>
          <w:sz w:val="24"/>
          <w:szCs w:val="24"/>
        </w:rPr>
        <w:t>扰动后的结构进行</w:t>
      </w:r>
      <w:r w:rsidR="00944A53" w:rsidRPr="00277CE6">
        <w:rPr>
          <w:rFonts w:ascii="Times New Roman" w:hAnsi="Times New Roman" w:cs="Times New Roman"/>
          <w:sz w:val="24"/>
          <w:szCs w:val="24"/>
        </w:rPr>
        <w:t>优化</w:t>
      </w:r>
      <w:r w:rsidR="00823200" w:rsidRPr="00277CE6">
        <w:rPr>
          <w:rFonts w:ascii="Times New Roman" w:hAnsi="Times New Roman" w:cs="Times New Roman"/>
          <w:sz w:val="24"/>
          <w:szCs w:val="24"/>
        </w:rPr>
        <w:t>，</w:t>
      </w:r>
      <w:r w:rsidR="000B5517" w:rsidRPr="00277CE6">
        <w:rPr>
          <w:rFonts w:ascii="Times New Roman" w:hAnsi="Times New Roman" w:cs="Times New Roman"/>
          <w:sz w:val="24"/>
          <w:szCs w:val="24"/>
        </w:rPr>
        <w:t>分别计算扰动后结构与真实结构之间以及优化后结构与真实结构之间主链</w:t>
      </w:r>
      <w:r w:rsidR="000B5517" w:rsidRPr="00277CE6">
        <w:rPr>
          <w:rFonts w:ascii="Times New Roman" w:hAnsi="Times New Roman" w:cs="Times New Roman"/>
          <w:sz w:val="24"/>
          <w:szCs w:val="24"/>
        </w:rPr>
        <w:t>Cα</w:t>
      </w:r>
      <w:r w:rsidR="000B5517" w:rsidRPr="00277CE6">
        <w:rPr>
          <w:rFonts w:ascii="Times New Roman" w:hAnsi="Times New Roman" w:cs="Times New Roman"/>
          <w:sz w:val="24"/>
          <w:szCs w:val="24"/>
        </w:rPr>
        <w:t>原子坐标的</w:t>
      </w:r>
      <w:r w:rsidR="000B5517" w:rsidRPr="00277CE6">
        <w:rPr>
          <w:rFonts w:ascii="Times New Roman" w:hAnsi="Times New Roman" w:cs="Times New Roman"/>
          <w:sz w:val="24"/>
          <w:szCs w:val="24"/>
        </w:rPr>
        <w:t>RMSD</w:t>
      </w:r>
      <w:r w:rsidR="000B5517" w:rsidRPr="00277CE6">
        <w:rPr>
          <w:rFonts w:ascii="Times New Roman" w:hAnsi="Times New Roman" w:cs="Times New Roman"/>
          <w:sz w:val="24"/>
          <w:szCs w:val="24"/>
        </w:rPr>
        <w:t>，记为</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w:r w:rsidR="000B5517" w:rsidRPr="00277CE6">
        <w:rPr>
          <w:rFonts w:ascii="Times New Roman" w:hAnsi="Times New Roman" w:cs="Times New Roman"/>
          <w:sz w:val="24"/>
          <w:szCs w:val="24"/>
        </w:rPr>
        <w:t>和</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5517" w:rsidRPr="00277CE6">
        <w:rPr>
          <w:rFonts w:ascii="Times New Roman" w:hAnsi="Times New Roman" w:cs="Times New Roman"/>
          <w:sz w:val="24"/>
          <w:szCs w:val="24"/>
        </w:rPr>
        <w:t>；若</w:t>
      </w:r>
    </w:p>
    <w:p w14:paraId="5786AF4B" w14:textId="510B801B" w:rsidR="000B5517" w:rsidRPr="00277CE6" w:rsidRDefault="000B5517" w:rsidP="000B5517">
      <w:pPr>
        <w:autoSpaceDE w:val="0"/>
        <w:autoSpaceDN w:val="0"/>
        <w:adjustRightInd w:val="0"/>
        <w:spacing w:line="300" w:lineRule="auto"/>
        <w:rPr>
          <w:rFonts w:ascii="Times New Roman" w:hAnsi="Times New Roman" w:cs="Times New Roman"/>
          <w:sz w:val="24"/>
          <w:szCs w:val="24"/>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w:rPr>
              <w:rFonts w:ascii="Cambria Math" w:hAnsi="Cambria Math" w:cs="Times New Roman"/>
              <w:sz w:val="24"/>
              <w:szCs w:val="24"/>
            </w:rPr>
            <m:t>&lt;</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oMath>
      </m:oMathPara>
    </w:p>
    <w:p w14:paraId="413E6FC3" w14:textId="39FA7650" w:rsidR="000B5517" w:rsidRPr="00277CE6" w:rsidRDefault="000B5517" w:rsidP="000B5517">
      <w:pPr>
        <w:autoSpaceDE w:val="0"/>
        <w:autoSpaceDN w:val="0"/>
        <w:adjustRightInd w:val="0"/>
        <w:spacing w:line="300" w:lineRule="auto"/>
        <w:rPr>
          <w:rFonts w:ascii="Times New Roman" w:hAnsi="Times New Roman" w:cs="Times New Roman"/>
          <w:sz w:val="24"/>
          <w:szCs w:val="24"/>
        </w:rPr>
      </w:pPr>
      <w:r w:rsidRPr="00277CE6">
        <w:rPr>
          <w:rFonts w:ascii="Times New Roman" w:hAnsi="Times New Roman" w:cs="Times New Roman"/>
          <w:sz w:val="24"/>
          <w:szCs w:val="24"/>
        </w:rPr>
        <w:t>则认为优化成功，计算</w:t>
      </w:r>
      <w:r w:rsidRPr="00277CE6">
        <w:rPr>
          <w:rFonts w:ascii="Times New Roman" w:hAnsi="Times New Roman" w:cs="Times New Roman"/>
          <w:sz w:val="24"/>
          <w:szCs w:val="24"/>
        </w:rPr>
        <w:t>RMSD</w:t>
      </w:r>
      <w:r w:rsidRPr="00277CE6">
        <w:rPr>
          <w:rFonts w:ascii="Times New Roman" w:hAnsi="Times New Roman" w:cs="Times New Roman"/>
          <w:sz w:val="24"/>
          <w:szCs w:val="24"/>
        </w:rPr>
        <w:t>的变化</w:t>
      </w:r>
    </w:p>
    <w:p w14:paraId="653B3C78" w14:textId="2303798B" w:rsidR="000B5517" w:rsidRPr="00277CE6" w:rsidRDefault="00B21983" w:rsidP="000B5517">
      <w:pPr>
        <w:autoSpaceDE w:val="0"/>
        <w:autoSpaceDN w:val="0"/>
        <w:adjustRightInd w:val="0"/>
        <w:spacing w:line="300" w:lineRule="auto"/>
        <w:rPr>
          <w:rFonts w:ascii="Times New Roman" w:hAnsi="Times New Roman" w:cs="Times New Roman"/>
          <w:sz w:val="24"/>
          <w:szCs w:val="24"/>
        </w:rPr>
      </w:pPr>
      <m:oMathPara>
        <m:oMath>
          <m:r>
            <w:rPr>
              <w:rFonts w:ascii="Cambria Math" w:hAnsi="Cambria Math" w:cs="Times New Roman"/>
              <w:sz w:val="24"/>
              <w:szCs w:val="24"/>
            </w:rPr>
            <m:t>Δ</m:t>
          </m:r>
          <m:r>
            <m:rPr>
              <m:nor/>
            </m:rPr>
            <w:rPr>
              <w:rFonts w:ascii="Times New Roman" w:hAnsi="Times New Roman" w:cs="Times New Roman"/>
              <w:sz w:val="24"/>
              <w:szCs w:val="24"/>
            </w:rPr>
            <m:t>RMSD</m:t>
          </m:r>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m:oMathPara>
    </w:p>
    <w:p w14:paraId="364B951D" w14:textId="49DFFB6F" w:rsidR="000B5517" w:rsidRPr="00277CE6" w:rsidRDefault="00C85118" w:rsidP="00C8511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在模型对整个测试集中的蛋白质结构优化完成后，</w:t>
      </w:r>
      <w:r w:rsidR="000B5517" w:rsidRPr="00277CE6">
        <w:rPr>
          <w:rFonts w:ascii="Times New Roman" w:hAnsi="Times New Roman" w:cs="Times New Roman"/>
          <w:sz w:val="24"/>
          <w:szCs w:val="24"/>
        </w:rPr>
        <w:t>计算模型在整个测试集</w:t>
      </w:r>
      <w:commentRangeStart w:id="86"/>
      <w:r w:rsidR="000B5517" w:rsidRPr="00277CE6">
        <w:rPr>
          <w:rFonts w:ascii="Times New Roman" w:hAnsi="Times New Roman" w:cs="Times New Roman"/>
          <w:sz w:val="24"/>
          <w:szCs w:val="24"/>
        </w:rPr>
        <w:t>上的优化成功率</w:t>
      </w:r>
      <w:commentRangeEnd w:id="86"/>
      <w:r w:rsidR="00252C62">
        <w:rPr>
          <w:rStyle w:val="CommentReference"/>
        </w:rPr>
        <w:commentReference w:id="86"/>
      </w:r>
      <w:r w:rsidR="000B6D4B" w:rsidRPr="00277CE6">
        <w:rPr>
          <w:rFonts w:ascii="Times New Roman" w:hAnsi="Times New Roman" w:cs="Times New Roman"/>
          <w:sz w:val="24"/>
          <w:szCs w:val="24"/>
        </w:rPr>
        <w:t>、平均的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w:proofErr w:type="spellStart"/>
            <m:r>
              <m:rPr>
                <m:nor/>
              </m:rPr>
              <w:rPr>
                <w:rFonts w:ascii="Times New Roman" w:hAnsi="Times New Roman" w:cs="Times New Roman"/>
                <w:sz w:val="24"/>
                <w:szCs w:val="24"/>
              </w:rPr>
              <m:t>erturb</m:t>
            </m:r>
            <w:proofErr w:type="spellEnd"/>
          </m:sub>
        </m:sSub>
      </m:oMath>
      <w:r w:rsidR="000B6D4B" w:rsidRPr="00277CE6">
        <w:rPr>
          <w:rFonts w:ascii="Times New Roman" w:hAnsi="Times New Roman" w:cs="Times New Roman"/>
          <w:sz w:val="24"/>
          <w:szCs w:val="24"/>
        </w:rPr>
        <w:t>、</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0B6D4B" w:rsidRPr="00277CE6">
        <w:rPr>
          <w:rFonts w:ascii="Times New Roman" w:hAnsi="Times New Roman" w:cs="Times New Roman"/>
          <w:sz w:val="24"/>
          <w:szCs w:val="24"/>
        </w:rPr>
        <w:t>以及</w:t>
      </w:r>
      <m:oMath>
        <m:r>
          <w:rPr>
            <w:rFonts w:ascii="Cambria Math" w:hAnsi="Cambria Math" w:cs="Times New Roman"/>
            <w:sz w:val="24"/>
            <w:szCs w:val="24"/>
          </w:rPr>
          <m:t>Δ</m:t>
        </m:r>
        <m:r>
          <m:rPr>
            <m:nor/>
          </m:rPr>
          <w:rPr>
            <w:rFonts w:ascii="Times New Roman" w:hAnsi="Times New Roman" w:cs="Times New Roman"/>
            <w:sz w:val="24"/>
            <w:szCs w:val="24"/>
          </w:rPr>
          <m:t>RMSD</m:t>
        </m:r>
      </m:oMath>
      <w:r w:rsidR="00D63BD7" w:rsidRPr="00277CE6">
        <w:rPr>
          <w:rFonts w:ascii="Times New Roman" w:hAnsi="Times New Roman" w:cs="Times New Roman"/>
          <w:sz w:val="24"/>
          <w:szCs w:val="24"/>
        </w:rPr>
        <w:t>，作为</w:t>
      </w:r>
      <w:r w:rsidR="00DE0BFB" w:rsidRPr="00277CE6">
        <w:rPr>
          <w:rFonts w:ascii="Times New Roman" w:hAnsi="Times New Roman" w:cs="Times New Roman"/>
          <w:sz w:val="24"/>
          <w:szCs w:val="24"/>
        </w:rPr>
        <w:t>对模型表现进行评估的标准。</w:t>
      </w:r>
    </w:p>
    <w:p w14:paraId="6C8E6FD8" w14:textId="77777777" w:rsidR="00B21983" w:rsidRPr="00277CE6" w:rsidRDefault="00B21983" w:rsidP="00B21983">
      <w:pPr>
        <w:spacing w:before="240" w:after="120"/>
        <w:jc w:val="center"/>
        <w:rPr>
          <w:rFonts w:ascii="Times New Roman" w:hAnsi="Times New Roman" w:cs="Times New Roman"/>
        </w:rPr>
      </w:pPr>
      <w:r w:rsidRPr="00277CE6">
        <w:rPr>
          <w:rFonts w:ascii="Times New Roman" w:hAnsi="Times New Roman" w:cs="Times New Roman"/>
        </w:rPr>
        <w:t>表</w:t>
      </w:r>
      <w:r w:rsidRPr="00277CE6">
        <w:rPr>
          <w:rFonts w:ascii="Times New Roman" w:hAnsi="Times New Roman" w:cs="Times New Roman"/>
        </w:rPr>
        <w:t xml:space="preserve">2.6 </w:t>
      </w:r>
      <w:r w:rsidRPr="00277CE6">
        <w:rPr>
          <w:rFonts w:ascii="Times New Roman" w:hAnsi="Times New Roman" w:cs="Times New Roman"/>
        </w:rPr>
        <w:t>蛋白质主链结构优化过程的参数调试</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B21983" w:rsidRPr="00277CE6" w14:paraId="2B5C9B98" w14:textId="77777777" w:rsidTr="00B60685">
        <w:trPr>
          <w:trHeight w:val="244"/>
          <w:jc w:val="center"/>
        </w:trPr>
        <w:tc>
          <w:tcPr>
            <w:tcW w:w="4677" w:type="dxa"/>
            <w:tcBorders>
              <w:top w:val="single" w:sz="18" w:space="0" w:color="auto"/>
              <w:bottom w:val="single" w:sz="6" w:space="0" w:color="auto"/>
              <w:right w:val="nil"/>
            </w:tcBorders>
            <w:shd w:val="clear" w:color="auto" w:fill="auto"/>
            <w:noWrap/>
            <w:vAlign w:val="center"/>
            <w:hideMark/>
          </w:tcPr>
          <w:p w14:paraId="2F65A3F6" w14:textId="3C6A5C72" w:rsidR="00B21983" w:rsidRPr="00277CE6" w:rsidRDefault="00B21983" w:rsidP="00B60685">
            <w:pPr>
              <w:widowControl/>
              <w:spacing w:before="60" w:after="60"/>
              <w:jc w:val="center"/>
              <w:rPr>
                <w:rFonts w:ascii="Times New Roman" w:hAnsi="Times New Roman" w:cs="Times New Roman"/>
                <w:color w:val="000000"/>
                <w:kern w:val="0"/>
              </w:rPr>
            </w:pPr>
            <w:proofErr w:type="spellStart"/>
            <w:r w:rsidRPr="00277CE6">
              <w:rPr>
                <w:rFonts w:ascii="Times New Roman" w:hAnsi="Times New Roman" w:cs="Times New Roman"/>
                <w:color w:val="000000"/>
                <w:kern w:val="0"/>
              </w:rPr>
              <w:t>steps_lr</w:t>
            </w:r>
            <w:proofErr w:type="spellEnd"/>
          </w:p>
        </w:tc>
        <w:tc>
          <w:tcPr>
            <w:tcW w:w="4679" w:type="dxa"/>
            <w:tcBorders>
              <w:top w:val="single" w:sz="18" w:space="0" w:color="auto"/>
              <w:bottom w:val="single" w:sz="6" w:space="0" w:color="auto"/>
              <w:right w:val="nil"/>
            </w:tcBorders>
            <w:vAlign w:val="center"/>
          </w:tcPr>
          <w:p w14:paraId="694FDCD2" w14:textId="240477AB"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steps</w:t>
            </w:r>
          </w:p>
        </w:tc>
        <w:tc>
          <w:tcPr>
            <w:tcW w:w="4679" w:type="dxa"/>
            <w:tcBorders>
              <w:top w:val="single" w:sz="18" w:space="0" w:color="auto"/>
              <w:bottom w:val="single" w:sz="6" w:space="0" w:color="auto"/>
              <w:right w:val="nil"/>
            </w:tcBorders>
            <w:vAlign w:val="center"/>
          </w:tcPr>
          <w:p w14:paraId="37D756EE" w14:textId="77777777" w:rsidR="00B21983" w:rsidRPr="00277CE6" w:rsidRDefault="00B21983" w:rsidP="00B60685">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4679" w:type="dxa"/>
            <w:tcBorders>
              <w:top w:val="single" w:sz="18" w:space="0" w:color="auto"/>
              <w:left w:val="nil"/>
              <w:bottom w:val="single" w:sz="6" w:space="0" w:color="auto"/>
              <w:right w:val="nil"/>
            </w:tcBorders>
            <w:shd w:val="clear" w:color="auto" w:fill="auto"/>
            <w:noWrap/>
            <w:vAlign w:val="center"/>
            <w:hideMark/>
          </w:tcPr>
          <w:p w14:paraId="5B2EBEDA" w14:textId="76AA03F2" w:rsidR="00B21983" w:rsidRPr="00277CE6" w:rsidRDefault="00B21983" w:rsidP="00B60685">
            <w:pPr>
              <w:widowControl/>
              <w:spacing w:before="60" w:after="60"/>
              <w:jc w:val="center"/>
              <w:rPr>
                <w:rFonts w:ascii="Times New Roman" w:hAnsi="Times New Roman" w:cs="Times New Roman"/>
                <w:color w:val="000000"/>
                <w:kern w:val="0"/>
              </w:rPr>
            </w:pPr>
            <m:oMathPara>
              <m:oMath>
                <m:r>
                  <w:rPr>
                    <w:rFonts w:ascii="Cambria Math" w:hAnsi="Cambria Math" w:cs="Times New Roman"/>
                    <w:sz w:val="24"/>
                    <w:szCs w:val="24"/>
                  </w:rPr>
                  <m:t>Δ</m:t>
                </m:r>
                <m:r>
                  <m:rPr>
                    <m:nor/>
                  </m:rPr>
                  <w:rPr>
                    <w:rFonts w:ascii="Times New Roman" w:hAnsi="Times New Roman" w:cs="Times New Roman"/>
                    <w:sz w:val="24"/>
                    <w:szCs w:val="24"/>
                  </w:rPr>
                  <m:t xml:space="preserve">RMSD / </m:t>
                </m:r>
                <m:r>
                  <m:rPr>
                    <m:sty m:val="p"/>
                  </m:rPr>
                  <w:rPr>
                    <w:rFonts w:ascii="Cambria Math" w:hAnsi="Cambria Math" w:cs="Times New Roman"/>
                    <w:color w:val="000000"/>
                    <w:kern w:val="0"/>
                  </w:rPr>
                  <m:t>Å</m:t>
                </m:r>
              </m:oMath>
            </m:oMathPara>
          </w:p>
        </w:tc>
      </w:tr>
      <w:tr w:rsidR="00B21983" w:rsidRPr="00277CE6" w14:paraId="41890AA9" w14:textId="77777777" w:rsidTr="00B60685">
        <w:trPr>
          <w:trHeight w:val="244"/>
          <w:jc w:val="center"/>
        </w:trPr>
        <w:tc>
          <w:tcPr>
            <w:tcW w:w="4677" w:type="dxa"/>
            <w:tcBorders>
              <w:top w:val="nil"/>
              <w:bottom w:val="nil"/>
              <w:right w:val="nil"/>
            </w:tcBorders>
            <w:shd w:val="clear" w:color="auto" w:fill="auto"/>
            <w:noWrap/>
            <w:vAlign w:val="center"/>
          </w:tcPr>
          <w:p w14:paraId="1AC9ED5D" w14:textId="0B410042" w:rsidR="00B21983" w:rsidRPr="00EE65E5" w:rsidRDefault="00B21983" w:rsidP="00B60685">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-10</w:t>
            </w:r>
          </w:p>
        </w:tc>
        <w:tc>
          <w:tcPr>
            <w:tcW w:w="4679" w:type="dxa"/>
            <w:tcBorders>
              <w:top w:val="nil"/>
              <w:bottom w:val="nil"/>
              <w:right w:val="nil"/>
            </w:tcBorders>
            <w:vAlign w:val="center"/>
          </w:tcPr>
          <w:p w14:paraId="4FA3C5C7" w14:textId="3F588314"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8E73796" w14:textId="586DDA20"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1.369</w:t>
            </w:r>
          </w:p>
        </w:tc>
        <w:tc>
          <w:tcPr>
            <w:tcW w:w="4679" w:type="dxa"/>
            <w:tcBorders>
              <w:top w:val="nil"/>
              <w:left w:val="nil"/>
              <w:bottom w:val="nil"/>
              <w:right w:val="nil"/>
            </w:tcBorders>
            <w:shd w:val="clear" w:color="auto" w:fill="auto"/>
            <w:noWrap/>
            <w:vAlign w:val="center"/>
          </w:tcPr>
          <w:p w14:paraId="394C5C98" w14:textId="1DE04CA7" w:rsidR="00B21983" w:rsidRPr="00277CE6" w:rsidRDefault="00B21983"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-0.284</w:t>
            </w:r>
          </w:p>
        </w:tc>
      </w:tr>
      <w:tr w:rsidR="00B21983" w:rsidRPr="00277CE6" w14:paraId="513DB2E2" w14:textId="77777777" w:rsidTr="009B0C8C">
        <w:trPr>
          <w:trHeight w:val="244"/>
          <w:jc w:val="center"/>
        </w:trPr>
        <w:tc>
          <w:tcPr>
            <w:tcW w:w="4677" w:type="dxa"/>
            <w:tcBorders>
              <w:top w:val="nil"/>
              <w:bottom w:val="nil"/>
              <w:right w:val="nil"/>
            </w:tcBorders>
            <w:shd w:val="clear" w:color="auto" w:fill="auto"/>
            <w:noWrap/>
            <w:vAlign w:val="center"/>
          </w:tcPr>
          <w:p w14:paraId="416ACE42" w14:textId="44423E3C" w:rsidR="00B21983" w:rsidRPr="00EE65E5" w:rsidRDefault="00B21983" w:rsidP="00B60685">
            <w:pPr>
              <w:widowControl/>
              <w:spacing w:before="60" w:after="60"/>
              <w:jc w:val="center"/>
              <w:rPr>
                <w:rFonts w:ascii="Times New Roman"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3977A427" w14:textId="3D68DBFA"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DE12E68" w14:textId="384A5886"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1.020</w:t>
            </w:r>
          </w:p>
        </w:tc>
        <w:tc>
          <w:tcPr>
            <w:tcW w:w="4679" w:type="dxa"/>
            <w:tcBorders>
              <w:top w:val="nil"/>
              <w:left w:val="nil"/>
              <w:bottom w:val="nil"/>
              <w:right w:val="nil"/>
            </w:tcBorders>
            <w:shd w:val="clear" w:color="auto" w:fill="auto"/>
            <w:noWrap/>
            <w:vAlign w:val="center"/>
          </w:tcPr>
          <w:p w14:paraId="02BE1524" w14:textId="39F63D1D" w:rsidR="00B21983"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0.065</w:t>
            </w:r>
          </w:p>
        </w:tc>
      </w:tr>
      <w:tr w:rsidR="009B0C8C" w:rsidRPr="00277CE6" w14:paraId="3638A8AA" w14:textId="77777777" w:rsidTr="009B0C8C">
        <w:trPr>
          <w:trHeight w:val="244"/>
          <w:jc w:val="center"/>
        </w:trPr>
        <w:tc>
          <w:tcPr>
            <w:tcW w:w="4677" w:type="dxa"/>
            <w:tcBorders>
              <w:top w:val="nil"/>
              <w:bottom w:val="nil"/>
              <w:right w:val="nil"/>
            </w:tcBorders>
            <w:shd w:val="clear" w:color="auto" w:fill="auto"/>
            <w:noWrap/>
            <w:vAlign w:val="center"/>
          </w:tcPr>
          <w:p w14:paraId="2D49AD0A" w14:textId="395079B7"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7E80182B" w14:textId="5883E09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2000</w:t>
            </w:r>
          </w:p>
        </w:tc>
        <w:tc>
          <w:tcPr>
            <w:tcW w:w="4679" w:type="dxa"/>
            <w:tcBorders>
              <w:top w:val="nil"/>
              <w:bottom w:val="nil"/>
              <w:right w:val="nil"/>
            </w:tcBorders>
            <w:vAlign w:val="center"/>
          </w:tcPr>
          <w:p w14:paraId="132C2B06" w14:textId="06E536C3"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1.004</w:t>
            </w:r>
          </w:p>
        </w:tc>
        <w:tc>
          <w:tcPr>
            <w:tcW w:w="4679" w:type="dxa"/>
            <w:tcBorders>
              <w:top w:val="nil"/>
              <w:left w:val="nil"/>
              <w:bottom w:val="nil"/>
              <w:right w:val="nil"/>
            </w:tcBorders>
            <w:shd w:val="clear" w:color="auto" w:fill="auto"/>
            <w:noWrap/>
            <w:vAlign w:val="center"/>
          </w:tcPr>
          <w:p w14:paraId="207B5355" w14:textId="363A4350" w:rsidR="009B0C8C" w:rsidRPr="00277CE6" w:rsidRDefault="009B0C8C" w:rsidP="00B60685">
            <w:pPr>
              <w:widowControl/>
              <w:spacing w:before="60" w:after="60"/>
              <w:jc w:val="center"/>
              <w:rPr>
                <w:rFonts w:ascii="Times New Roman" w:hAnsi="Times New Roman" w:cs="Times New Roman"/>
                <w:b/>
                <w:color w:val="000000"/>
                <w:kern w:val="0"/>
              </w:rPr>
            </w:pPr>
            <w:r w:rsidRPr="00277CE6">
              <w:rPr>
                <w:rFonts w:ascii="Times New Roman" w:hAnsi="Times New Roman" w:cs="Times New Roman"/>
                <w:b/>
                <w:color w:val="000000"/>
                <w:kern w:val="0"/>
              </w:rPr>
              <w:t>0.081</w:t>
            </w:r>
          </w:p>
        </w:tc>
      </w:tr>
      <w:tr w:rsidR="009B0C8C" w:rsidRPr="00277CE6" w14:paraId="651CC5ED" w14:textId="77777777" w:rsidTr="009B0C8C">
        <w:trPr>
          <w:trHeight w:val="244"/>
          <w:jc w:val="center"/>
        </w:trPr>
        <w:tc>
          <w:tcPr>
            <w:tcW w:w="4677" w:type="dxa"/>
            <w:tcBorders>
              <w:top w:val="nil"/>
              <w:bottom w:val="nil"/>
              <w:right w:val="nil"/>
            </w:tcBorders>
            <w:shd w:val="clear" w:color="auto" w:fill="auto"/>
            <w:noWrap/>
            <w:vAlign w:val="center"/>
          </w:tcPr>
          <w:p w14:paraId="6E0747A3" w14:textId="48DDB1E2"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285423D0" w14:textId="7C5C71A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3000</w:t>
            </w:r>
          </w:p>
        </w:tc>
        <w:tc>
          <w:tcPr>
            <w:tcW w:w="4679" w:type="dxa"/>
            <w:tcBorders>
              <w:top w:val="nil"/>
              <w:bottom w:val="nil"/>
              <w:right w:val="nil"/>
            </w:tcBorders>
            <w:vAlign w:val="center"/>
          </w:tcPr>
          <w:p w14:paraId="3EEEB61C" w14:textId="4F2CE683"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1.011</w:t>
            </w:r>
          </w:p>
        </w:tc>
        <w:tc>
          <w:tcPr>
            <w:tcW w:w="4679" w:type="dxa"/>
            <w:tcBorders>
              <w:top w:val="nil"/>
              <w:left w:val="nil"/>
              <w:bottom w:val="nil"/>
              <w:right w:val="nil"/>
            </w:tcBorders>
            <w:shd w:val="clear" w:color="auto" w:fill="auto"/>
            <w:noWrap/>
            <w:vAlign w:val="center"/>
          </w:tcPr>
          <w:p w14:paraId="66CD17F3" w14:textId="5B93366B"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0.074</w:t>
            </w:r>
          </w:p>
        </w:tc>
      </w:tr>
      <w:tr w:rsidR="009B0C8C" w:rsidRPr="00277CE6" w14:paraId="75215453" w14:textId="77777777" w:rsidTr="009B0C8C">
        <w:trPr>
          <w:trHeight w:val="244"/>
          <w:jc w:val="center"/>
        </w:trPr>
        <w:tc>
          <w:tcPr>
            <w:tcW w:w="4677" w:type="dxa"/>
            <w:tcBorders>
              <w:top w:val="nil"/>
              <w:bottom w:val="nil"/>
              <w:right w:val="nil"/>
            </w:tcBorders>
            <w:shd w:val="clear" w:color="auto" w:fill="auto"/>
            <w:noWrap/>
            <w:vAlign w:val="center"/>
          </w:tcPr>
          <w:p w14:paraId="4104AD51" w14:textId="08940F3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-11</w:t>
            </w:r>
          </w:p>
        </w:tc>
        <w:tc>
          <w:tcPr>
            <w:tcW w:w="4679" w:type="dxa"/>
            <w:tcBorders>
              <w:top w:val="nil"/>
              <w:bottom w:val="nil"/>
              <w:right w:val="nil"/>
            </w:tcBorders>
            <w:vAlign w:val="center"/>
          </w:tcPr>
          <w:p w14:paraId="6B79C22F" w14:textId="1094809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391B6309" w14:textId="62710E1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1.175</w:t>
            </w:r>
          </w:p>
        </w:tc>
        <w:tc>
          <w:tcPr>
            <w:tcW w:w="4679" w:type="dxa"/>
            <w:tcBorders>
              <w:top w:val="nil"/>
              <w:left w:val="nil"/>
              <w:bottom w:val="nil"/>
              <w:right w:val="nil"/>
            </w:tcBorders>
            <w:shd w:val="clear" w:color="auto" w:fill="auto"/>
            <w:noWrap/>
            <w:vAlign w:val="center"/>
          </w:tcPr>
          <w:p w14:paraId="6AB321B7" w14:textId="37B0B0D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-0.090</w:t>
            </w:r>
          </w:p>
        </w:tc>
      </w:tr>
      <w:tr w:rsidR="009B0C8C" w:rsidRPr="00277CE6" w14:paraId="5A50E08E" w14:textId="77777777" w:rsidTr="009B0C8C">
        <w:trPr>
          <w:trHeight w:val="244"/>
          <w:jc w:val="center"/>
        </w:trPr>
        <w:tc>
          <w:tcPr>
            <w:tcW w:w="4677" w:type="dxa"/>
            <w:tcBorders>
              <w:top w:val="nil"/>
              <w:bottom w:val="nil"/>
              <w:right w:val="nil"/>
            </w:tcBorders>
            <w:shd w:val="clear" w:color="auto" w:fill="auto"/>
            <w:noWrap/>
            <w:vAlign w:val="center"/>
          </w:tcPr>
          <w:p w14:paraId="044D23E3" w14:textId="7C22C3A1"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E6675B0" w14:textId="23622A0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5BBD9995" w14:textId="28367D9A"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1.073</w:t>
            </w:r>
          </w:p>
        </w:tc>
        <w:tc>
          <w:tcPr>
            <w:tcW w:w="4679" w:type="dxa"/>
            <w:tcBorders>
              <w:top w:val="nil"/>
              <w:left w:val="nil"/>
              <w:bottom w:val="nil"/>
              <w:right w:val="nil"/>
            </w:tcBorders>
            <w:shd w:val="clear" w:color="auto" w:fill="auto"/>
            <w:noWrap/>
            <w:vAlign w:val="center"/>
          </w:tcPr>
          <w:p w14:paraId="13B9CF42" w14:textId="6450A731"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0.012</w:t>
            </w:r>
          </w:p>
        </w:tc>
      </w:tr>
      <w:tr w:rsidR="009B0C8C" w:rsidRPr="00277CE6" w14:paraId="700AAFB6" w14:textId="77777777" w:rsidTr="009B0C8C">
        <w:trPr>
          <w:trHeight w:val="244"/>
          <w:jc w:val="center"/>
        </w:trPr>
        <w:tc>
          <w:tcPr>
            <w:tcW w:w="4677" w:type="dxa"/>
            <w:tcBorders>
              <w:top w:val="nil"/>
              <w:bottom w:val="nil"/>
              <w:right w:val="nil"/>
            </w:tcBorders>
            <w:shd w:val="clear" w:color="auto" w:fill="auto"/>
            <w:noWrap/>
            <w:vAlign w:val="center"/>
          </w:tcPr>
          <w:p w14:paraId="4B83ABCB" w14:textId="5635137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-12</w:t>
            </w:r>
          </w:p>
        </w:tc>
        <w:tc>
          <w:tcPr>
            <w:tcW w:w="4679" w:type="dxa"/>
            <w:tcBorders>
              <w:top w:val="nil"/>
              <w:bottom w:val="nil"/>
              <w:right w:val="nil"/>
            </w:tcBorders>
            <w:vAlign w:val="center"/>
          </w:tcPr>
          <w:p w14:paraId="15627B24" w14:textId="2D0A16E0"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nil"/>
              <w:right w:val="nil"/>
            </w:tcBorders>
            <w:vAlign w:val="center"/>
          </w:tcPr>
          <w:p w14:paraId="7E1AD93C" w14:textId="78A2287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1.061</w:t>
            </w:r>
          </w:p>
        </w:tc>
        <w:tc>
          <w:tcPr>
            <w:tcW w:w="4679" w:type="dxa"/>
            <w:tcBorders>
              <w:top w:val="nil"/>
              <w:left w:val="nil"/>
              <w:bottom w:val="nil"/>
              <w:right w:val="nil"/>
            </w:tcBorders>
            <w:shd w:val="clear" w:color="auto" w:fill="auto"/>
            <w:noWrap/>
            <w:vAlign w:val="center"/>
          </w:tcPr>
          <w:p w14:paraId="670CC5BC" w14:textId="042F0B9F"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0.024</w:t>
            </w:r>
          </w:p>
        </w:tc>
      </w:tr>
      <w:tr w:rsidR="009B0C8C" w:rsidRPr="00277CE6" w14:paraId="58853E8C" w14:textId="77777777" w:rsidTr="009B0C8C">
        <w:trPr>
          <w:trHeight w:val="244"/>
          <w:jc w:val="center"/>
        </w:trPr>
        <w:tc>
          <w:tcPr>
            <w:tcW w:w="4677" w:type="dxa"/>
            <w:tcBorders>
              <w:top w:val="nil"/>
              <w:bottom w:val="nil"/>
              <w:right w:val="nil"/>
            </w:tcBorders>
            <w:shd w:val="clear" w:color="auto" w:fill="auto"/>
            <w:noWrap/>
            <w:vAlign w:val="center"/>
          </w:tcPr>
          <w:p w14:paraId="448FEE20" w14:textId="39BF2E25"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nil"/>
              <w:right w:val="nil"/>
            </w:tcBorders>
            <w:vAlign w:val="center"/>
          </w:tcPr>
          <w:p w14:paraId="60AF1C10" w14:textId="30F538FC"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1000</w:t>
            </w:r>
          </w:p>
        </w:tc>
        <w:tc>
          <w:tcPr>
            <w:tcW w:w="4679" w:type="dxa"/>
            <w:tcBorders>
              <w:top w:val="nil"/>
              <w:bottom w:val="nil"/>
              <w:right w:val="nil"/>
            </w:tcBorders>
            <w:vAlign w:val="center"/>
          </w:tcPr>
          <w:p w14:paraId="38D474DE" w14:textId="32FA4CA8"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1.081</w:t>
            </w:r>
          </w:p>
        </w:tc>
        <w:tc>
          <w:tcPr>
            <w:tcW w:w="4679" w:type="dxa"/>
            <w:tcBorders>
              <w:top w:val="nil"/>
              <w:left w:val="nil"/>
              <w:bottom w:val="nil"/>
              <w:right w:val="nil"/>
            </w:tcBorders>
            <w:shd w:val="clear" w:color="auto" w:fill="auto"/>
            <w:noWrap/>
            <w:vAlign w:val="center"/>
          </w:tcPr>
          <w:p w14:paraId="4994476F" w14:textId="6E999592"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0.004</w:t>
            </w:r>
          </w:p>
        </w:tc>
      </w:tr>
      <w:tr w:rsidR="009B0C8C" w:rsidRPr="00277CE6" w14:paraId="599FBA4A" w14:textId="77777777" w:rsidTr="00B60685">
        <w:trPr>
          <w:trHeight w:val="244"/>
          <w:jc w:val="center"/>
        </w:trPr>
        <w:tc>
          <w:tcPr>
            <w:tcW w:w="4677" w:type="dxa"/>
            <w:tcBorders>
              <w:top w:val="nil"/>
              <w:bottom w:val="single" w:sz="18" w:space="0" w:color="auto"/>
              <w:right w:val="nil"/>
            </w:tcBorders>
            <w:shd w:val="clear" w:color="auto" w:fill="auto"/>
            <w:noWrap/>
            <w:vAlign w:val="center"/>
          </w:tcPr>
          <w:p w14:paraId="2B8543C9" w14:textId="60EBA204" w:rsidR="009B0C8C" w:rsidRPr="00EE65E5" w:rsidRDefault="009B0C8C" w:rsidP="00B60685">
            <w:pPr>
              <w:widowControl/>
              <w:spacing w:before="60" w:after="60"/>
              <w:jc w:val="center"/>
              <w:rPr>
                <w:rFonts w:ascii="Times New Roman" w:eastAsia="宋体" w:hAnsi="Times New Roman" w:cs="Times New Roman"/>
              </w:rPr>
            </w:pPr>
            <w:r w:rsidRPr="00EE65E5">
              <w:rPr>
                <w:rFonts w:ascii="Times New Roman" w:eastAsia="宋体" w:hAnsi="Times New Roman" w:cs="Times New Roman"/>
              </w:rPr>
              <w:t>2.4</w:t>
            </w:r>
            <m:oMath>
              <m:r>
                <m:rPr>
                  <m:nor/>
                </m:rPr>
                <w:rPr>
                  <w:rFonts w:ascii="Times New Roman" w:eastAsia="宋体" w:hAnsi="Times New Roman" w:cs="Times New Roman"/>
                </w:rPr>
                <m:t>×</m:t>
              </m:r>
            </m:oMath>
            <w:r w:rsidRPr="00EE65E5">
              <w:rPr>
                <w:rFonts w:ascii="Times New Roman" w:eastAsia="宋体" w:hAnsi="Times New Roman" w:cs="Times New Roman"/>
              </w:rPr>
              <w:t>10</w:t>
            </w:r>
            <w:r w:rsidRPr="00EE65E5">
              <w:rPr>
                <w:rFonts w:ascii="Times New Roman" w:eastAsia="宋体" w:hAnsi="Times New Roman" w:cs="Times New Roman"/>
                <w:vertAlign w:val="superscript"/>
              </w:rPr>
              <w:t>-13</w:t>
            </w:r>
          </w:p>
        </w:tc>
        <w:tc>
          <w:tcPr>
            <w:tcW w:w="4679" w:type="dxa"/>
            <w:tcBorders>
              <w:top w:val="nil"/>
              <w:bottom w:val="single" w:sz="18" w:space="0" w:color="auto"/>
              <w:right w:val="nil"/>
            </w:tcBorders>
            <w:vAlign w:val="center"/>
          </w:tcPr>
          <w:p w14:paraId="32864FA3" w14:textId="764A70C4"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5000</w:t>
            </w:r>
          </w:p>
        </w:tc>
        <w:tc>
          <w:tcPr>
            <w:tcW w:w="4679" w:type="dxa"/>
            <w:tcBorders>
              <w:top w:val="nil"/>
              <w:bottom w:val="single" w:sz="18" w:space="0" w:color="auto"/>
              <w:right w:val="nil"/>
            </w:tcBorders>
            <w:vAlign w:val="center"/>
          </w:tcPr>
          <w:p w14:paraId="65A9DCFB" w14:textId="447B0256"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1.116</w:t>
            </w:r>
          </w:p>
        </w:tc>
        <w:tc>
          <w:tcPr>
            <w:tcW w:w="4679" w:type="dxa"/>
            <w:tcBorders>
              <w:top w:val="nil"/>
              <w:left w:val="nil"/>
              <w:bottom w:val="single" w:sz="18" w:space="0" w:color="auto"/>
              <w:right w:val="nil"/>
            </w:tcBorders>
            <w:shd w:val="clear" w:color="auto" w:fill="auto"/>
            <w:noWrap/>
            <w:vAlign w:val="center"/>
          </w:tcPr>
          <w:p w14:paraId="408F6EF0" w14:textId="7F4F7BF7" w:rsidR="009B0C8C" w:rsidRPr="00277CE6" w:rsidRDefault="009B0C8C" w:rsidP="00B60685">
            <w:pPr>
              <w:widowControl/>
              <w:spacing w:before="60" w:after="60"/>
              <w:jc w:val="center"/>
              <w:rPr>
                <w:rFonts w:ascii="Times New Roman" w:hAnsi="Times New Roman" w:cs="Times New Roman"/>
                <w:color w:val="000000"/>
                <w:kern w:val="0"/>
              </w:rPr>
            </w:pPr>
            <w:r w:rsidRPr="00277CE6">
              <w:rPr>
                <w:rFonts w:ascii="Times New Roman" w:hAnsi="Times New Roman" w:cs="Times New Roman"/>
                <w:color w:val="000000"/>
                <w:kern w:val="0"/>
              </w:rPr>
              <w:t>-0.031</w:t>
            </w:r>
          </w:p>
        </w:tc>
      </w:tr>
    </w:tbl>
    <w:p w14:paraId="3326A4D6" w14:textId="77777777" w:rsidR="00B21983" w:rsidRPr="00277CE6" w:rsidRDefault="00B21983" w:rsidP="00B21983">
      <w:pPr>
        <w:autoSpaceDE w:val="0"/>
        <w:autoSpaceDN w:val="0"/>
        <w:adjustRightInd w:val="0"/>
        <w:spacing w:line="300" w:lineRule="auto"/>
        <w:rPr>
          <w:rFonts w:ascii="Times New Roman" w:hAnsi="Times New Roman" w:cs="Times New Roman"/>
          <w:sz w:val="24"/>
          <w:szCs w:val="24"/>
        </w:rPr>
      </w:pPr>
    </w:p>
    <w:p w14:paraId="49CE9935" w14:textId="06D5901F" w:rsidR="00ED301E" w:rsidRPr="00277CE6" w:rsidRDefault="00B821F6" w:rsidP="001561D8">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在</w:t>
      </w:r>
      <w:r w:rsidR="00A721E7" w:rsidRPr="00277CE6">
        <w:rPr>
          <w:rFonts w:ascii="Times New Roman" w:hAnsi="Times New Roman" w:cs="Times New Roman"/>
          <w:sz w:val="24"/>
          <w:szCs w:val="24"/>
        </w:rPr>
        <w:t>通过模拟退火朗之万动力学</w:t>
      </w:r>
      <w:r w:rsidR="000D4AA1" w:rsidRPr="00277CE6">
        <w:rPr>
          <w:rFonts w:ascii="Times New Roman" w:hAnsi="Times New Roman" w:cs="Times New Roman"/>
          <w:sz w:val="24"/>
          <w:szCs w:val="24"/>
        </w:rPr>
        <w:t>（</w:t>
      </w:r>
      <w:r w:rsidR="000D4AA1" w:rsidRPr="00277CE6">
        <w:rPr>
          <w:rFonts w:ascii="Times New Roman" w:hAnsi="Times New Roman" w:cs="Times New Roman"/>
          <w:sz w:val="24"/>
          <w:szCs w:val="24"/>
        </w:rPr>
        <w:t xml:space="preserve">Annealed </w:t>
      </w:r>
      <w:proofErr w:type="spellStart"/>
      <w:r w:rsidR="000D4AA1" w:rsidRPr="00277CE6">
        <w:rPr>
          <w:rFonts w:ascii="Times New Roman" w:hAnsi="Times New Roman" w:cs="Times New Roman"/>
          <w:sz w:val="24"/>
          <w:szCs w:val="24"/>
        </w:rPr>
        <w:t>Langevin</w:t>
      </w:r>
      <w:proofErr w:type="spellEnd"/>
      <w:r w:rsidR="000D4AA1" w:rsidRPr="00277CE6">
        <w:rPr>
          <w:rFonts w:ascii="Times New Roman" w:hAnsi="Times New Roman" w:cs="Times New Roman"/>
          <w:sz w:val="24"/>
          <w:szCs w:val="24"/>
        </w:rPr>
        <w:t xml:space="preserve"> Dynamics</w:t>
      </w:r>
      <w:r w:rsidR="000D4AA1" w:rsidRPr="00277CE6">
        <w:rPr>
          <w:rFonts w:ascii="Times New Roman" w:hAnsi="Times New Roman" w:cs="Times New Roman"/>
          <w:sz w:val="24"/>
          <w:szCs w:val="24"/>
        </w:rPr>
        <w:t>）</w:t>
      </w:r>
      <w:r w:rsidRPr="00277CE6">
        <w:rPr>
          <w:rFonts w:ascii="Times New Roman" w:hAnsi="Times New Roman" w:cs="Times New Roman"/>
          <w:sz w:val="24"/>
          <w:szCs w:val="24"/>
        </w:rPr>
        <w:t>对扰动后的蛋白质结构</w:t>
      </w:r>
      <w:r w:rsidRPr="00277CE6">
        <w:rPr>
          <w:rFonts w:ascii="Times New Roman" w:hAnsi="Times New Roman" w:cs="Times New Roman"/>
          <w:sz w:val="24"/>
          <w:szCs w:val="24"/>
        </w:rPr>
        <w:lastRenderedPageBreak/>
        <w:t>进行优化的过程中，</w:t>
      </w:r>
      <w:r w:rsidR="00213F8E" w:rsidRPr="00277CE6">
        <w:rPr>
          <w:rFonts w:ascii="Times New Roman" w:hAnsi="Times New Roman" w:cs="Times New Roman"/>
          <w:sz w:val="24"/>
          <w:szCs w:val="24"/>
        </w:rPr>
        <w:t>模型</w:t>
      </w:r>
      <w:r w:rsidR="00F723C3" w:rsidRPr="00277CE6">
        <w:rPr>
          <w:rFonts w:ascii="Times New Roman" w:hAnsi="Times New Roman" w:cs="Times New Roman"/>
          <w:sz w:val="24"/>
          <w:szCs w:val="24"/>
        </w:rPr>
        <w:t>在每个</w:t>
      </w:r>
      <w:r w:rsidR="006212A7" w:rsidRPr="00277CE6">
        <w:rPr>
          <w:rFonts w:ascii="Times New Roman" w:hAnsi="Times New Roman" w:cs="Times New Roman"/>
          <w:sz w:val="24"/>
          <w:szCs w:val="24"/>
        </w:rPr>
        <w:t>高斯</w:t>
      </w:r>
      <w:r w:rsidR="00F723C3" w:rsidRPr="00277CE6">
        <w:rPr>
          <w:rFonts w:ascii="Times New Roman" w:hAnsi="Times New Roman" w:cs="Times New Roman"/>
          <w:sz w:val="24"/>
          <w:szCs w:val="24"/>
        </w:rPr>
        <w:t>噪声强度下</w:t>
      </w:r>
      <w:r w:rsidR="006212A7" w:rsidRPr="00277CE6">
        <w:rPr>
          <w:rFonts w:ascii="Times New Roman" w:hAnsi="Times New Roman" w:cs="Times New Roman"/>
          <w:sz w:val="24"/>
          <w:szCs w:val="24"/>
        </w:rPr>
        <w:t>的优化步数</w:t>
      </w:r>
      <w:r w:rsidR="00225F60" w:rsidRPr="00277CE6">
        <w:rPr>
          <w:rFonts w:ascii="Times New Roman" w:hAnsi="Times New Roman" w:cs="Times New Roman"/>
          <w:sz w:val="24"/>
          <w:szCs w:val="24"/>
        </w:rPr>
        <w:t>（记为</w:t>
      </w:r>
      <w:r w:rsidR="00225F60" w:rsidRPr="00277CE6">
        <w:rPr>
          <w:rFonts w:ascii="Times New Roman" w:hAnsi="Times New Roman" w:cs="Times New Roman"/>
          <w:sz w:val="24"/>
          <w:szCs w:val="24"/>
        </w:rPr>
        <w:t>steps</w:t>
      </w:r>
      <w:r w:rsidR="00225F60" w:rsidRPr="00277CE6">
        <w:rPr>
          <w:rFonts w:ascii="Times New Roman" w:hAnsi="Times New Roman" w:cs="Times New Roman"/>
          <w:sz w:val="24"/>
          <w:szCs w:val="24"/>
        </w:rPr>
        <w:t>）</w:t>
      </w:r>
      <w:r w:rsidR="006212A7" w:rsidRPr="00277CE6">
        <w:rPr>
          <w:rFonts w:ascii="Times New Roman" w:hAnsi="Times New Roman" w:cs="Times New Roman"/>
          <w:sz w:val="24"/>
          <w:szCs w:val="24"/>
        </w:rPr>
        <w:t>和</w:t>
      </w:r>
      <w:r w:rsidR="00F37D6D" w:rsidRPr="00277CE6">
        <w:rPr>
          <w:rFonts w:ascii="Times New Roman" w:hAnsi="Times New Roman" w:cs="Times New Roman"/>
          <w:sz w:val="24"/>
          <w:szCs w:val="24"/>
        </w:rPr>
        <w:t>优化</w:t>
      </w:r>
      <w:r w:rsidR="006212A7" w:rsidRPr="00277CE6">
        <w:rPr>
          <w:rFonts w:ascii="Times New Roman" w:hAnsi="Times New Roman" w:cs="Times New Roman"/>
          <w:sz w:val="24"/>
          <w:szCs w:val="24"/>
        </w:rPr>
        <w:t>步长学习率</w:t>
      </w:r>
      <w:r w:rsidR="00225F60" w:rsidRPr="00277CE6">
        <w:rPr>
          <w:rFonts w:ascii="Times New Roman" w:hAnsi="Times New Roman" w:cs="Times New Roman"/>
          <w:sz w:val="24"/>
          <w:szCs w:val="24"/>
        </w:rPr>
        <w:t>（记为</w:t>
      </w:r>
      <w:proofErr w:type="spellStart"/>
      <w:r w:rsidR="00225F60" w:rsidRPr="00277CE6">
        <w:rPr>
          <w:rFonts w:ascii="Times New Roman" w:hAnsi="Times New Roman" w:cs="Times New Roman"/>
          <w:sz w:val="24"/>
          <w:szCs w:val="24"/>
        </w:rPr>
        <w:t>step_lr</w:t>
      </w:r>
      <w:proofErr w:type="spellEnd"/>
      <w:r w:rsidR="00225F60" w:rsidRPr="00277CE6">
        <w:rPr>
          <w:rFonts w:ascii="Times New Roman" w:hAnsi="Times New Roman" w:cs="Times New Roman"/>
          <w:sz w:val="24"/>
          <w:szCs w:val="24"/>
        </w:rPr>
        <w:t>）</w:t>
      </w:r>
      <w:r w:rsidR="002F6D49" w:rsidRPr="00277CE6">
        <w:rPr>
          <w:rFonts w:ascii="Times New Roman" w:hAnsi="Times New Roman" w:cs="Times New Roman"/>
          <w:sz w:val="24"/>
          <w:szCs w:val="24"/>
        </w:rPr>
        <w:t>对优化质量具有</w:t>
      </w:r>
      <w:r w:rsidR="00C543C3" w:rsidRPr="00277CE6">
        <w:rPr>
          <w:rFonts w:ascii="Times New Roman" w:hAnsi="Times New Roman" w:cs="Times New Roman"/>
          <w:sz w:val="24"/>
          <w:szCs w:val="24"/>
        </w:rPr>
        <w:t>一定程度的影响。</w:t>
      </w:r>
      <w:r w:rsidR="00A6291C" w:rsidRPr="00277CE6">
        <w:rPr>
          <w:rFonts w:ascii="Times New Roman" w:hAnsi="Times New Roman" w:cs="Times New Roman"/>
          <w:sz w:val="24"/>
          <w:szCs w:val="24"/>
        </w:rPr>
        <w:t>本课题以</w:t>
      </w:r>
      <w:r w:rsidR="009054F9" w:rsidRPr="00277CE6">
        <w:rPr>
          <w:rFonts w:ascii="Times New Roman" w:hAnsi="Times New Roman" w:cs="Times New Roman"/>
          <w:sz w:val="24"/>
          <w:szCs w:val="24"/>
        </w:rPr>
        <w:t>前述蛋白质结构（</w:t>
      </w:r>
      <w:r w:rsidR="009054F9" w:rsidRPr="00277CE6">
        <w:rPr>
          <w:rFonts w:ascii="Times New Roman" w:hAnsi="Times New Roman" w:cs="Times New Roman"/>
          <w:sz w:val="24"/>
          <w:szCs w:val="24"/>
        </w:rPr>
        <w:t>PDB ID: 1NWZ</w:t>
      </w:r>
      <w:r w:rsidR="009054F9" w:rsidRPr="00277CE6">
        <w:rPr>
          <w:rFonts w:ascii="Times New Roman" w:hAnsi="Times New Roman" w:cs="Times New Roman"/>
          <w:sz w:val="24"/>
          <w:szCs w:val="24"/>
        </w:rPr>
        <w:t>）为例，</w:t>
      </w:r>
      <w:r w:rsidR="005E7CE2" w:rsidRPr="00277CE6">
        <w:rPr>
          <w:rFonts w:ascii="Times New Roman" w:hAnsi="Times New Roman" w:cs="Times New Roman"/>
          <w:sz w:val="24"/>
          <w:szCs w:val="24"/>
        </w:rPr>
        <w:t>使用</w:t>
      </w:r>
      <m:oMath>
        <m:r>
          <w:rPr>
            <w:rFonts w:ascii="Cambria Math" w:hAnsi="Cambria Math" w:cs="Times New Roman"/>
            <w:sz w:val="24"/>
            <w:szCs w:val="24"/>
          </w:rPr>
          <m:t>σ</m:t>
        </m:r>
        <m:r>
          <m:rPr>
            <m:sty m:val="p"/>
          </m:rPr>
          <w:rPr>
            <w:rFonts w:ascii="Cambria Math" w:hAnsi="Cambria Math" w:cs="Times New Roman"/>
            <w:sz w:val="24"/>
            <w:szCs w:val="24"/>
          </w:rPr>
          <m:t>=0.1</m:t>
        </m:r>
      </m:oMath>
      <w:r w:rsidR="005E7CE2" w:rsidRPr="00277CE6">
        <w:rPr>
          <w:rFonts w:ascii="Times New Roman" w:hAnsi="Times New Roman" w:cs="Times New Roman"/>
          <w:sz w:val="24"/>
          <w:szCs w:val="24"/>
        </w:rPr>
        <w:t>的高斯噪声对主链</w:t>
      </w:r>
      <w:r w:rsidR="005E7CE2" w:rsidRPr="00277CE6">
        <w:rPr>
          <w:rFonts w:ascii="Times New Roman" w:hAnsi="Times New Roman" w:cs="Times New Roman"/>
          <w:sz w:val="24"/>
          <w:szCs w:val="24"/>
        </w:rPr>
        <w:t>Cα</w:t>
      </w:r>
      <w:r w:rsidR="005E7CE2" w:rsidRPr="00277CE6">
        <w:rPr>
          <w:rFonts w:ascii="Times New Roman" w:hAnsi="Times New Roman" w:cs="Times New Roman"/>
          <w:sz w:val="24"/>
          <w:szCs w:val="24"/>
        </w:rPr>
        <w:t>原子的三维坐标进行扰动，</w:t>
      </w:r>
      <w:r w:rsidR="004146DB" w:rsidRPr="00277CE6">
        <w:rPr>
          <w:rFonts w:ascii="Times New Roman" w:hAnsi="Times New Roman" w:cs="Times New Roman"/>
          <w:sz w:val="24"/>
          <w:szCs w:val="24"/>
        </w:rPr>
        <w:t>与真实结构进行比较，计算</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perturb</m:t>
            </m:r>
          </m:sub>
        </m:sSub>
        <m:r>
          <w:rPr>
            <w:rFonts w:ascii="Cambria Math" w:hAnsi="Cambria Math" w:cs="Times New Roman"/>
            <w:sz w:val="24"/>
            <w:szCs w:val="24"/>
          </w:rPr>
          <m:t xml:space="preserve">=1.085 </m:t>
        </m:r>
        <m:r>
          <m:rPr>
            <m:sty m:val="p"/>
          </m:rPr>
          <w:rPr>
            <w:rFonts w:ascii="Cambria Math" w:hAnsi="Cambria Math" w:cs="Times New Roman"/>
            <w:color w:val="000000"/>
            <w:kern w:val="0"/>
          </w:rPr>
          <m:t>Å</m:t>
        </m:r>
      </m:oMath>
      <w:r w:rsidR="004146DB" w:rsidRPr="00277CE6">
        <w:rPr>
          <w:rFonts w:ascii="Times New Roman" w:hAnsi="Times New Roman" w:cs="Times New Roman"/>
          <w:color w:val="000000"/>
          <w:kern w:val="0"/>
        </w:rPr>
        <w:t>；</w:t>
      </w:r>
      <w:r w:rsidR="00FA3824" w:rsidRPr="00277CE6">
        <w:rPr>
          <w:rFonts w:ascii="Times New Roman" w:hAnsi="Times New Roman" w:cs="Times New Roman"/>
          <w:sz w:val="24"/>
          <w:szCs w:val="24"/>
        </w:rPr>
        <w:t>通过</w:t>
      </w:r>
      <w:r w:rsidR="005E7CE2" w:rsidRPr="00277CE6">
        <w:rPr>
          <w:rFonts w:ascii="Times New Roman" w:hAnsi="Times New Roman" w:cs="Times New Roman"/>
          <w:sz w:val="24"/>
          <w:szCs w:val="24"/>
        </w:rPr>
        <w:t>对扰动后的结构进行优化，</w:t>
      </w:r>
      <w:r w:rsidR="00503587" w:rsidRPr="00277CE6">
        <w:rPr>
          <w:rFonts w:ascii="Times New Roman" w:hAnsi="Times New Roman" w:cs="Times New Roman"/>
          <w:sz w:val="24"/>
          <w:szCs w:val="24"/>
        </w:rPr>
        <w:t>计算优化后的</w:t>
      </w:r>
      <m:oMath>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oMath>
      <w:r w:rsidR="00503587" w:rsidRPr="00277CE6">
        <w:rPr>
          <w:rFonts w:ascii="Times New Roman" w:hAnsi="Times New Roman" w:cs="Times New Roman"/>
          <w:sz w:val="24"/>
          <w:szCs w:val="24"/>
        </w:rPr>
        <w:t>和</w:t>
      </w:r>
      <m:oMath>
        <m:r>
          <w:rPr>
            <w:rFonts w:ascii="Cambria Math" w:hAnsi="Cambria Math" w:cs="Times New Roman"/>
            <w:sz w:val="24"/>
            <w:szCs w:val="24"/>
          </w:rPr>
          <m:t>Δ</m:t>
        </m:r>
        <m:r>
          <m:rPr>
            <m:nor/>
          </m:rPr>
          <w:rPr>
            <w:rFonts w:ascii="Times New Roman" w:hAnsi="Times New Roman" w:cs="Times New Roman"/>
            <w:sz w:val="24"/>
            <w:szCs w:val="24"/>
          </w:rPr>
          <m:t>RMSD</m:t>
        </m:r>
      </m:oMath>
      <w:r w:rsidR="00503587" w:rsidRPr="00277CE6">
        <w:rPr>
          <w:rFonts w:ascii="Times New Roman" w:hAnsi="Times New Roman" w:cs="Times New Roman"/>
          <w:sz w:val="24"/>
          <w:szCs w:val="24"/>
        </w:rPr>
        <w:t>，</w:t>
      </w:r>
      <w:r w:rsidR="00A6291C" w:rsidRPr="00277CE6">
        <w:rPr>
          <w:rFonts w:ascii="Times New Roman" w:hAnsi="Times New Roman" w:cs="Times New Roman"/>
          <w:sz w:val="24"/>
          <w:szCs w:val="24"/>
        </w:rPr>
        <w:t>对上述参数进行调试，</w:t>
      </w:r>
      <w:r w:rsidR="00ED301E" w:rsidRPr="00277CE6">
        <w:rPr>
          <w:rFonts w:ascii="Times New Roman" w:hAnsi="Times New Roman" w:cs="Times New Roman"/>
          <w:sz w:val="24"/>
          <w:szCs w:val="24"/>
        </w:rPr>
        <w:t>部分调试结果如表</w:t>
      </w:r>
      <w:r w:rsidR="00ED301E" w:rsidRPr="00277CE6">
        <w:rPr>
          <w:rFonts w:ascii="Times New Roman" w:hAnsi="Times New Roman" w:cs="Times New Roman"/>
          <w:sz w:val="24"/>
          <w:szCs w:val="24"/>
        </w:rPr>
        <w:t>2.6</w:t>
      </w:r>
      <w:r w:rsidR="00ED301E" w:rsidRPr="00277CE6">
        <w:rPr>
          <w:rFonts w:ascii="Times New Roman" w:hAnsi="Times New Roman" w:cs="Times New Roman"/>
          <w:sz w:val="24"/>
          <w:szCs w:val="24"/>
        </w:rPr>
        <w:t>所示。</w:t>
      </w:r>
      <w:r w:rsidR="00A73320" w:rsidRPr="00277CE6">
        <w:rPr>
          <w:rFonts w:ascii="Times New Roman" w:hAnsi="Times New Roman" w:cs="Times New Roman"/>
          <w:sz w:val="24"/>
          <w:szCs w:val="24"/>
        </w:rPr>
        <w:t>根据实验结果确定模型评估所使用的</w:t>
      </w:r>
      <w:r w:rsidR="00CE7E3F" w:rsidRPr="00277CE6">
        <w:rPr>
          <w:rFonts w:ascii="Times New Roman" w:hAnsi="Times New Roman" w:cs="Times New Roman"/>
          <w:sz w:val="24"/>
          <w:szCs w:val="24"/>
        </w:rPr>
        <w:t>参数为</w:t>
      </w:r>
      <m:oMath>
        <m:r>
          <m:rPr>
            <m:sty m:val="p"/>
          </m:rPr>
          <w:rPr>
            <w:rFonts w:ascii="Cambria Math" w:hAnsi="Cambria Math" w:cs="Times New Roman"/>
            <w:sz w:val="24"/>
            <w:szCs w:val="24"/>
          </w:rPr>
          <m:t>steps=2000</m:t>
        </m:r>
      </m:oMath>
      <w:r w:rsidR="00A40355"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A40355" w:rsidRPr="00277CE6">
        <w:rPr>
          <w:rFonts w:ascii="Times New Roman" w:hAnsi="Times New Roman" w:cs="Times New Roman"/>
          <w:sz w:val="24"/>
          <w:szCs w:val="24"/>
        </w:rPr>
        <w:t>。</w:t>
      </w:r>
    </w:p>
    <w:p w14:paraId="3C3D92F3" w14:textId="21BE198D" w:rsidR="00743452" w:rsidRPr="00277CE6" w:rsidRDefault="00743452" w:rsidP="00743452">
      <w:pPr>
        <w:pStyle w:val="Heading2"/>
        <w:rPr>
          <w:rFonts w:eastAsiaTheme="minorEastAsia" w:cs="Times New Roman"/>
          <w:sz w:val="28"/>
          <w:szCs w:val="28"/>
        </w:rPr>
      </w:pPr>
      <w:bookmarkStart w:id="87" w:name="_Toc104787988"/>
      <w:r w:rsidRPr="00277CE6">
        <w:rPr>
          <w:rFonts w:eastAsiaTheme="minorEastAsia" w:cs="Times New Roman"/>
          <w:sz w:val="28"/>
          <w:szCs w:val="28"/>
        </w:rPr>
        <w:t>2.</w:t>
      </w:r>
      <w:commentRangeStart w:id="88"/>
      <w:r w:rsidR="00AF06D1" w:rsidRPr="00277CE6">
        <w:rPr>
          <w:rFonts w:eastAsiaTheme="minorEastAsia" w:cs="Times New Roman"/>
          <w:sz w:val="28"/>
          <w:szCs w:val="28"/>
        </w:rPr>
        <w:t>5</w:t>
      </w:r>
      <w:r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w:t>
      </w:r>
      <w:r w:rsidR="008E1679" w:rsidRPr="00277CE6">
        <w:rPr>
          <w:rFonts w:eastAsiaTheme="minorEastAsia" w:cs="Times New Roman"/>
          <w:sz w:val="28"/>
          <w:szCs w:val="28"/>
        </w:rPr>
        <w:t>改进</w:t>
      </w:r>
      <w:bookmarkEnd w:id="87"/>
      <w:r w:rsidRPr="00277CE6">
        <w:rPr>
          <w:rFonts w:eastAsiaTheme="minorEastAsia" w:cs="Times New Roman"/>
          <w:sz w:val="28"/>
          <w:szCs w:val="28"/>
        </w:rPr>
        <w:fldChar w:fldCharType="end"/>
      </w:r>
      <w:commentRangeEnd w:id="88"/>
      <w:r w:rsidR="00252C62">
        <w:rPr>
          <w:rStyle w:val="CommentReference"/>
          <w:rFonts w:asciiTheme="minorHAnsi" w:eastAsiaTheme="minorEastAsia" w:hAnsiTheme="minorHAnsi" w:cstheme="minorBidi"/>
          <w:bCs w:val="0"/>
        </w:rPr>
        <w:commentReference w:id="88"/>
      </w:r>
    </w:p>
    <w:p w14:paraId="0BD3B0AD" w14:textId="7E476F5B" w:rsidR="007D1102" w:rsidRPr="00277CE6" w:rsidRDefault="00F62496" w:rsidP="00AA58F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w:t>
      </w:r>
      <w:r w:rsidR="00AA58F6" w:rsidRPr="00277CE6">
        <w:rPr>
          <w:rFonts w:ascii="Times New Roman" w:hAnsi="Times New Roman" w:cs="Times New Roman"/>
          <w:sz w:val="24"/>
          <w:szCs w:val="24"/>
        </w:rPr>
        <w:t>课题</w:t>
      </w:r>
      <w:r w:rsidRPr="00277CE6">
        <w:rPr>
          <w:rFonts w:ascii="Times New Roman" w:hAnsi="Times New Roman" w:cs="Times New Roman"/>
          <w:sz w:val="24"/>
          <w:szCs w:val="24"/>
        </w:rPr>
        <w:t>在</w:t>
      </w:r>
      <w:r w:rsidRPr="00277CE6">
        <w:rPr>
          <w:rFonts w:ascii="Times New Roman" w:hAnsi="Times New Roman" w:cs="Times New Roman"/>
          <w:sz w:val="24"/>
          <w:szCs w:val="24"/>
        </w:rPr>
        <w:t>2.3</w:t>
      </w:r>
      <w:r w:rsidR="00FD36E0" w:rsidRPr="00277CE6">
        <w:rPr>
          <w:rFonts w:ascii="Times New Roman" w:hAnsi="Times New Roman" w:cs="Times New Roman"/>
          <w:sz w:val="24"/>
          <w:szCs w:val="24"/>
        </w:rPr>
        <w:t>所叙述</w:t>
      </w:r>
      <w:r w:rsidR="00380FE0" w:rsidRPr="00277CE6">
        <w:rPr>
          <w:rFonts w:ascii="Times New Roman" w:hAnsi="Times New Roman" w:cs="Times New Roman"/>
          <w:sz w:val="24"/>
          <w:szCs w:val="24"/>
        </w:rPr>
        <w:t>的</w:t>
      </w:r>
      <w:r w:rsidRPr="00277CE6">
        <w:rPr>
          <w:rFonts w:ascii="Times New Roman" w:hAnsi="Times New Roman" w:cs="Times New Roman"/>
          <w:sz w:val="24"/>
          <w:szCs w:val="24"/>
        </w:rPr>
        <w:t>模型</w:t>
      </w:r>
      <w:r w:rsidR="00380FE0" w:rsidRPr="00277CE6">
        <w:rPr>
          <w:rFonts w:ascii="Times New Roman" w:hAnsi="Times New Roman" w:cs="Times New Roman"/>
          <w:sz w:val="24"/>
          <w:szCs w:val="24"/>
        </w:rPr>
        <w:t>构建方法上加以改进，</w:t>
      </w:r>
      <w:r w:rsidR="00117BA2" w:rsidRPr="00277CE6">
        <w:rPr>
          <w:rFonts w:ascii="Times New Roman" w:hAnsi="Times New Roman" w:cs="Times New Roman"/>
          <w:sz w:val="24"/>
          <w:szCs w:val="24"/>
        </w:rPr>
        <w:t>在</w:t>
      </w:r>
      <w:r w:rsidR="005905BF" w:rsidRPr="00277CE6">
        <w:rPr>
          <w:rFonts w:ascii="Times New Roman" w:hAnsi="Times New Roman" w:cs="Times New Roman"/>
          <w:sz w:val="24"/>
          <w:szCs w:val="24"/>
        </w:rPr>
        <w:t>已有模型的基础上试图进一步改进</w:t>
      </w:r>
      <w:r w:rsidR="002B4E20" w:rsidRPr="00277CE6">
        <w:rPr>
          <w:rFonts w:ascii="Times New Roman" w:hAnsi="Times New Roman" w:cs="Times New Roman"/>
          <w:sz w:val="24"/>
          <w:szCs w:val="24"/>
        </w:rPr>
        <w:t>模型表现</w:t>
      </w:r>
      <w:r w:rsidR="00A02385" w:rsidRPr="00277CE6">
        <w:rPr>
          <w:rFonts w:ascii="Times New Roman" w:hAnsi="Times New Roman" w:cs="Times New Roman"/>
          <w:sz w:val="24"/>
          <w:szCs w:val="24"/>
        </w:rPr>
        <w:t>。</w:t>
      </w:r>
      <w:r w:rsidR="00195E7F" w:rsidRPr="00277CE6">
        <w:rPr>
          <w:rFonts w:ascii="Times New Roman" w:hAnsi="Times New Roman" w:cs="Times New Roman"/>
          <w:sz w:val="24"/>
          <w:szCs w:val="24"/>
        </w:rPr>
        <w:t>在实验过程中</w:t>
      </w:r>
      <w:r w:rsidR="00090605" w:rsidRPr="00277CE6">
        <w:rPr>
          <w:rFonts w:ascii="Times New Roman" w:hAnsi="Times New Roman" w:cs="Times New Roman"/>
          <w:sz w:val="24"/>
          <w:szCs w:val="24"/>
        </w:rPr>
        <w:t>注意到，</w:t>
      </w:r>
      <w:r w:rsidR="008A6DD4" w:rsidRPr="00277CE6">
        <w:rPr>
          <w:rFonts w:ascii="Times New Roman" w:hAnsi="Times New Roman" w:cs="Times New Roman"/>
          <w:sz w:val="24"/>
          <w:szCs w:val="24"/>
        </w:rPr>
        <w:t>原有</w:t>
      </w:r>
      <w:r w:rsidR="004443A9" w:rsidRPr="00277CE6">
        <w:rPr>
          <w:rFonts w:ascii="Times New Roman" w:hAnsi="Times New Roman" w:cs="Times New Roman"/>
          <w:sz w:val="24"/>
          <w:szCs w:val="24"/>
        </w:rPr>
        <w:t>模型在</w:t>
      </w:r>
      <w:r w:rsidR="009D4D52" w:rsidRPr="00277CE6">
        <w:rPr>
          <w:rFonts w:ascii="Times New Roman" w:hAnsi="Times New Roman" w:cs="Times New Roman"/>
          <w:sz w:val="24"/>
          <w:szCs w:val="24"/>
        </w:rPr>
        <w:t>实际的</w:t>
      </w:r>
      <w:r w:rsidR="00A7510E" w:rsidRPr="00277CE6">
        <w:rPr>
          <w:rFonts w:ascii="Times New Roman" w:hAnsi="Times New Roman" w:cs="Times New Roman"/>
          <w:sz w:val="24"/>
          <w:szCs w:val="24"/>
        </w:rPr>
        <w:t>蛋白质</w:t>
      </w:r>
      <w:r w:rsidR="009465D1" w:rsidRPr="00277CE6">
        <w:rPr>
          <w:rFonts w:ascii="Times New Roman" w:hAnsi="Times New Roman" w:cs="Times New Roman"/>
          <w:sz w:val="24"/>
          <w:szCs w:val="24"/>
        </w:rPr>
        <w:t>主链结构</w:t>
      </w:r>
      <w:r w:rsidR="00A7510E" w:rsidRPr="00277CE6">
        <w:rPr>
          <w:rFonts w:ascii="Times New Roman" w:hAnsi="Times New Roman" w:cs="Times New Roman"/>
          <w:sz w:val="24"/>
          <w:szCs w:val="24"/>
        </w:rPr>
        <w:t>优化问题上</w:t>
      </w:r>
      <w:r w:rsidR="00D07DFF" w:rsidRPr="00277CE6">
        <w:rPr>
          <w:rFonts w:ascii="Times New Roman" w:hAnsi="Times New Roman" w:cs="Times New Roman"/>
          <w:sz w:val="24"/>
          <w:szCs w:val="24"/>
        </w:rPr>
        <w:t>表现</w:t>
      </w:r>
      <w:r w:rsidR="003945A9" w:rsidRPr="00277CE6">
        <w:rPr>
          <w:rFonts w:ascii="Times New Roman" w:hAnsi="Times New Roman" w:cs="Times New Roman"/>
          <w:sz w:val="24"/>
          <w:szCs w:val="24"/>
        </w:rPr>
        <w:t>尚不令人满意</w:t>
      </w:r>
      <w:r w:rsidR="00A1641C" w:rsidRPr="00277CE6">
        <w:rPr>
          <w:rFonts w:ascii="Times New Roman" w:hAnsi="Times New Roman" w:cs="Times New Roman"/>
          <w:sz w:val="24"/>
          <w:szCs w:val="24"/>
        </w:rPr>
        <w:t>，</w:t>
      </w:r>
      <w:r w:rsidR="005E77D7" w:rsidRPr="00277CE6">
        <w:rPr>
          <w:rFonts w:ascii="Times New Roman" w:hAnsi="Times New Roman" w:cs="Times New Roman"/>
          <w:sz w:val="24"/>
          <w:szCs w:val="24"/>
        </w:rPr>
        <w:t>主要原因是</w:t>
      </w:r>
      <w:r w:rsidR="008D7E68" w:rsidRPr="00277CE6">
        <w:rPr>
          <w:rFonts w:ascii="Times New Roman" w:hAnsi="Times New Roman" w:cs="Times New Roman"/>
          <w:sz w:val="24"/>
          <w:szCs w:val="24"/>
        </w:rPr>
        <w:t>未能很好地</w:t>
      </w:r>
      <w:r w:rsidR="004B4A96" w:rsidRPr="00277CE6">
        <w:rPr>
          <w:rFonts w:ascii="Times New Roman" w:hAnsi="Times New Roman" w:cs="Times New Roman"/>
          <w:sz w:val="24"/>
          <w:szCs w:val="24"/>
        </w:rPr>
        <w:t>设计</w:t>
      </w:r>
      <w:r w:rsidR="0064747C" w:rsidRPr="00277CE6">
        <w:rPr>
          <w:rFonts w:ascii="Times New Roman" w:hAnsi="Times New Roman" w:cs="Times New Roman"/>
          <w:sz w:val="24"/>
          <w:szCs w:val="24"/>
        </w:rPr>
        <w:t>出</w:t>
      </w:r>
      <w:r w:rsidR="00A16FD8" w:rsidRPr="00277CE6">
        <w:rPr>
          <w:rFonts w:ascii="Times New Roman" w:hAnsi="Times New Roman" w:cs="Times New Roman"/>
          <w:sz w:val="24"/>
          <w:szCs w:val="24"/>
        </w:rPr>
        <w:t>蛋白质结构中的</w:t>
      </w:r>
      <w:r w:rsidR="0064747C" w:rsidRPr="00277CE6">
        <w:rPr>
          <w:rFonts w:ascii="Times New Roman" w:hAnsi="Times New Roman" w:cs="Times New Roman"/>
          <w:sz w:val="24"/>
          <w:szCs w:val="24"/>
        </w:rPr>
        <w:t>疏水核心</w:t>
      </w:r>
      <w:r w:rsidR="00A16FD8" w:rsidRPr="00277CE6">
        <w:rPr>
          <w:rFonts w:ascii="Times New Roman" w:hAnsi="Times New Roman" w:cs="Times New Roman"/>
          <w:sz w:val="24"/>
          <w:szCs w:val="24"/>
        </w:rPr>
        <w:t>，</w:t>
      </w:r>
      <w:r w:rsidR="00526297" w:rsidRPr="00277CE6">
        <w:rPr>
          <w:rFonts w:ascii="Times New Roman" w:hAnsi="Times New Roman" w:cs="Times New Roman"/>
          <w:sz w:val="24"/>
          <w:szCs w:val="24"/>
        </w:rPr>
        <w:t>因此影响了</w:t>
      </w:r>
      <w:r w:rsidR="00184000" w:rsidRPr="00277CE6">
        <w:rPr>
          <w:rFonts w:ascii="Times New Roman" w:hAnsi="Times New Roman" w:cs="Times New Roman"/>
          <w:sz w:val="24"/>
          <w:szCs w:val="24"/>
        </w:rPr>
        <w:t>所设计蛋白质骨架的稳定性</w:t>
      </w:r>
      <w:r w:rsidR="00CA0155" w:rsidRPr="00277CE6">
        <w:rPr>
          <w:rFonts w:ascii="Times New Roman" w:hAnsi="Times New Roman" w:cs="Times New Roman"/>
          <w:sz w:val="24"/>
          <w:szCs w:val="24"/>
        </w:rPr>
        <w:t>。本课题</w:t>
      </w:r>
      <w:r w:rsidR="00FE7340" w:rsidRPr="00277CE6">
        <w:rPr>
          <w:rFonts w:ascii="Times New Roman" w:hAnsi="Times New Roman" w:cs="Times New Roman"/>
          <w:sz w:val="24"/>
          <w:szCs w:val="24"/>
        </w:rPr>
        <w:t>因此</w:t>
      </w:r>
      <w:r w:rsidR="00407F73" w:rsidRPr="00277CE6">
        <w:rPr>
          <w:rFonts w:ascii="Times New Roman" w:hAnsi="Times New Roman" w:cs="Times New Roman"/>
          <w:sz w:val="24"/>
          <w:szCs w:val="24"/>
        </w:rPr>
        <w:t>在图的构建中</w:t>
      </w:r>
      <w:r w:rsidR="00315E6E" w:rsidRPr="00277CE6">
        <w:rPr>
          <w:rFonts w:ascii="Times New Roman" w:hAnsi="Times New Roman" w:cs="Times New Roman"/>
          <w:sz w:val="24"/>
          <w:szCs w:val="24"/>
        </w:rPr>
        <w:t>加入</w:t>
      </w:r>
      <w:r w:rsidR="00EA0BA7" w:rsidRPr="00277CE6">
        <w:rPr>
          <w:rFonts w:ascii="Times New Roman" w:hAnsi="Times New Roman" w:cs="Times New Roman"/>
          <w:sz w:val="24"/>
          <w:szCs w:val="24"/>
        </w:rPr>
        <w:t>基于</w:t>
      </w:r>
      <w:r w:rsidR="009B3DFE" w:rsidRPr="00277CE6">
        <w:rPr>
          <w:rFonts w:ascii="Times New Roman" w:hAnsi="Times New Roman" w:cs="Times New Roman"/>
          <w:sz w:val="24"/>
          <w:szCs w:val="24"/>
        </w:rPr>
        <w:t>侧链相互作用</w:t>
      </w:r>
      <w:r w:rsidR="00454C0F" w:rsidRPr="00277CE6">
        <w:rPr>
          <w:rFonts w:ascii="Times New Roman" w:hAnsi="Times New Roman" w:cs="Times New Roman"/>
          <w:sz w:val="24"/>
          <w:szCs w:val="24"/>
        </w:rPr>
        <w:t>的</w:t>
      </w:r>
      <w:r w:rsidR="00DF3B1E" w:rsidRPr="00277CE6">
        <w:rPr>
          <w:rFonts w:ascii="Times New Roman" w:hAnsi="Times New Roman" w:cs="Times New Roman"/>
          <w:sz w:val="24"/>
          <w:szCs w:val="24"/>
        </w:rPr>
        <w:t>新的</w:t>
      </w:r>
      <w:r w:rsidR="00454C0F" w:rsidRPr="00277CE6">
        <w:rPr>
          <w:rFonts w:ascii="Times New Roman" w:hAnsi="Times New Roman" w:cs="Times New Roman"/>
          <w:sz w:val="24"/>
          <w:szCs w:val="24"/>
        </w:rPr>
        <w:t>边</w:t>
      </w:r>
      <w:r w:rsidR="00166131" w:rsidRPr="00277CE6">
        <w:rPr>
          <w:rFonts w:ascii="Times New Roman" w:hAnsi="Times New Roman" w:cs="Times New Roman"/>
          <w:sz w:val="24"/>
          <w:szCs w:val="24"/>
        </w:rPr>
        <w:t>，</w:t>
      </w:r>
      <w:r w:rsidR="00FA1E51" w:rsidRPr="00277CE6">
        <w:rPr>
          <w:rFonts w:ascii="Times New Roman" w:hAnsi="Times New Roman" w:cs="Times New Roman"/>
          <w:sz w:val="24"/>
          <w:szCs w:val="24"/>
        </w:rPr>
        <w:t>希望</w:t>
      </w:r>
      <w:r w:rsidR="00A7330B" w:rsidRPr="00277CE6">
        <w:rPr>
          <w:rFonts w:ascii="Times New Roman" w:hAnsi="Times New Roman" w:cs="Times New Roman"/>
          <w:sz w:val="24"/>
          <w:szCs w:val="24"/>
        </w:rPr>
        <w:t>模型</w:t>
      </w:r>
      <w:r w:rsidR="00A0432E" w:rsidRPr="00277CE6">
        <w:rPr>
          <w:rFonts w:ascii="Times New Roman" w:hAnsi="Times New Roman" w:cs="Times New Roman"/>
          <w:sz w:val="24"/>
          <w:szCs w:val="24"/>
        </w:rPr>
        <w:t>在训练集上学到</w:t>
      </w:r>
      <w:r w:rsidR="000B3C64" w:rsidRPr="00277CE6">
        <w:rPr>
          <w:rFonts w:ascii="Times New Roman" w:hAnsi="Times New Roman" w:cs="Times New Roman"/>
          <w:sz w:val="24"/>
          <w:szCs w:val="24"/>
        </w:rPr>
        <w:t>与</w:t>
      </w:r>
      <w:r w:rsidR="00CA5747" w:rsidRPr="00277CE6">
        <w:rPr>
          <w:rFonts w:ascii="Times New Roman" w:hAnsi="Times New Roman" w:cs="Times New Roman"/>
          <w:sz w:val="24"/>
          <w:szCs w:val="24"/>
        </w:rPr>
        <w:t>蛋白质疏水核心</w:t>
      </w:r>
      <w:r w:rsidR="000B3C64" w:rsidRPr="00277CE6">
        <w:rPr>
          <w:rFonts w:ascii="Times New Roman" w:hAnsi="Times New Roman" w:cs="Times New Roman"/>
          <w:sz w:val="24"/>
          <w:szCs w:val="24"/>
        </w:rPr>
        <w:t>相关的</w:t>
      </w:r>
      <w:r w:rsidR="00C31B65" w:rsidRPr="00277CE6">
        <w:rPr>
          <w:rFonts w:ascii="Times New Roman" w:hAnsi="Times New Roman" w:cs="Times New Roman"/>
          <w:sz w:val="24"/>
          <w:szCs w:val="24"/>
        </w:rPr>
        <w:t>侧链相互作用</w:t>
      </w:r>
      <w:r w:rsidR="006C1510" w:rsidRPr="00277CE6">
        <w:rPr>
          <w:rFonts w:ascii="Times New Roman" w:hAnsi="Times New Roman" w:cs="Times New Roman"/>
          <w:sz w:val="24"/>
          <w:szCs w:val="24"/>
        </w:rPr>
        <w:t>。</w:t>
      </w:r>
    </w:p>
    <w:p w14:paraId="5ECBCD7D" w14:textId="7AC43C0E" w:rsidR="006C1510" w:rsidRPr="00277CE6" w:rsidRDefault="000B0509" w:rsidP="00AA58F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具体地，</w:t>
      </w:r>
      <w:r w:rsidR="005B1D40" w:rsidRPr="00277CE6">
        <w:rPr>
          <w:rFonts w:ascii="Times New Roman" w:hAnsi="Times New Roman" w:cs="Times New Roman"/>
          <w:sz w:val="24"/>
          <w:szCs w:val="24"/>
        </w:rPr>
        <w:t>本课题</w:t>
      </w:r>
      <w:r w:rsidR="007C5533" w:rsidRPr="00277CE6">
        <w:rPr>
          <w:rFonts w:ascii="Times New Roman" w:hAnsi="Times New Roman" w:cs="Times New Roman"/>
          <w:sz w:val="24"/>
          <w:szCs w:val="24"/>
        </w:rPr>
        <w:t>根据</w:t>
      </w:r>
      <w:r w:rsidR="005B1D40" w:rsidRPr="00277CE6">
        <w:rPr>
          <w:rFonts w:ascii="Times New Roman" w:hAnsi="Times New Roman" w:cs="Times New Roman"/>
          <w:sz w:val="24"/>
          <w:szCs w:val="24"/>
        </w:rPr>
        <w:t>下述两条标准</w:t>
      </w:r>
      <w:r w:rsidR="00EF5DF3" w:rsidRPr="00277CE6">
        <w:rPr>
          <w:rFonts w:ascii="Times New Roman" w:hAnsi="Times New Roman" w:cs="Times New Roman"/>
          <w:sz w:val="24"/>
          <w:szCs w:val="24"/>
        </w:rPr>
        <w:t>构建</w:t>
      </w:r>
      <w:r w:rsidR="002C6BF9" w:rsidRPr="00277CE6">
        <w:rPr>
          <w:rFonts w:ascii="Times New Roman" w:hAnsi="Times New Roman" w:cs="Times New Roman"/>
          <w:sz w:val="24"/>
          <w:szCs w:val="24"/>
        </w:rPr>
        <w:t>基于</w:t>
      </w:r>
      <w:r w:rsidR="00F84386" w:rsidRPr="00277CE6">
        <w:rPr>
          <w:rFonts w:ascii="Times New Roman" w:hAnsi="Times New Roman" w:cs="Times New Roman"/>
          <w:sz w:val="24"/>
          <w:szCs w:val="24"/>
        </w:rPr>
        <w:t>侧链相互作用的边。</w:t>
      </w:r>
      <w:r w:rsidR="00250413" w:rsidRPr="00277CE6">
        <w:rPr>
          <w:rFonts w:ascii="Times New Roman" w:hAnsi="Times New Roman" w:cs="Times New Roman"/>
          <w:sz w:val="24"/>
          <w:szCs w:val="24"/>
        </w:rPr>
        <w:t>第</w:t>
      </w:r>
      <w:r w:rsidR="00914FCA" w:rsidRPr="00277CE6">
        <w:rPr>
          <w:rFonts w:ascii="Times New Roman" w:hAnsi="Times New Roman" w:cs="Times New Roman"/>
          <w:sz w:val="24"/>
          <w:szCs w:val="24"/>
        </w:rPr>
        <w:t>一，</w:t>
      </w:r>
      <w:r w:rsidR="00523AE8" w:rsidRPr="00277CE6">
        <w:rPr>
          <w:rFonts w:ascii="Times New Roman" w:hAnsi="Times New Roman" w:cs="Times New Roman"/>
          <w:sz w:val="24"/>
          <w:szCs w:val="24"/>
        </w:rPr>
        <w:t>使用</w:t>
      </w:r>
      <w:r w:rsidR="00523AE8" w:rsidRPr="00277CE6">
        <w:rPr>
          <w:rFonts w:ascii="Times New Roman" w:hAnsi="Times New Roman" w:cs="Times New Roman"/>
          <w:sz w:val="24"/>
          <w:szCs w:val="24"/>
        </w:rPr>
        <w:t>DSSP</w:t>
      </w:r>
      <w:r w:rsidR="00523AE8" w:rsidRPr="00277CE6">
        <w:rPr>
          <w:rFonts w:ascii="Times New Roman" w:hAnsi="Times New Roman" w:cs="Times New Roman"/>
          <w:sz w:val="24"/>
          <w:szCs w:val="24"/>
        </w:rPr>
        <w:t>程序计算残基的</w:t>
      </w:r>
      <w:r w:rsidR="003A639A" w:rsidRPr="00277CE6">
        <w:rPr>
          <w:rFonts w:ascii="Times New Roman" w:hAnsi="Times New Roman" w:cs="Times New Roman"/>
          <w:sz w:val="24"/>
          <w:szCs w:val="24"/>
        </w:rPr>
        <w:t>相对溶剂可及表面积（</w:t>
      </w:r>
      <w:r w:rsidR="003A639A" w:rsidRPr="00277CE6">
        <w:rPr>
          <w:rFonts w:ascii="Times New Roman" w:hAnsi="Times New Roman" w:cs="Times New Roman"/>
          <w:sz w:val="24"/>
          <w:szCs w:val="24"/>
        </w:rPr>
        <w:t>Relative Solvent Accessibility, RSA</w:t>
      </w:r>
      <w:r w:rsidR="003A639A" w:rsidRPr="00277CE6">
        <w:rPr>
          <w:rFonts w:ascii="Times New Roman" w:hAnsi="Times New Roman" w:cs="Times New Roman"/>
          <w:sz w:val="24"/>
          <w:szCs w:val="24"/>
        </w:rPr>
        <w:t>）</w:t>
      </w:r>
      <w:r w:rsidR="003A639A" w:rsidRPr="00277CE6">
        <w:rPr>
          <w:rFonts w:ascii="Times New Roman" w:hAnsi="Times New Roman" w:cs="Times New Roman"/>
          <w:sz w:val="24"/>
          <w:szCs w:val="24"/>
        </w:rPr>
        <w:fldChar w:fldCharType="begin"/>
      </w:r>
      <w:r w:rsidR="003A639A" w:rsidRPr="00277CE6">
        <w:rPr>
          <w:rFonts w:ascii="Times New Roman" w:hAnsi="Times New Roman" w:cs="Times New Roman"/>
          <w:sz w:val="24"/>
          <w:szCs w:val="24"/>
        </w:rPr>
        <w:instrText xml:space="preserve"> ADDIN ZOTERO_ITEM CSL_CITATION {"citationID":"nJYVpAf9","properties":{"formattedCitation":"\\super 28\\nosupersub{}","plainCitation":"28","noteIndex":0},"citationItems":[{"id":313,"uris":["http://zotero.org/users/9340884/items/U5SU3M89"],"itemData":{"id":313,"type":"article-journal","abstract":"The relative solvent accessibility (RSA) of a residue in a protein measures the extent of burial or exposure of that residue in the 3D structure. RSA is frequently used to describe a protein's biophysical or evolutionary properties. To calculate RSA, a residue's solvent accessibility (ASA) needs to be normalized by a suitable reference value for the given amino acid; several normalization scales have previously been proposed. However, these scales do not provide tight upper bounds on ASA values frequently observed in empirical crystal structures. Instead, they underestimate the largest allowed ASA values, by up to 20%. As a result, many empirical crystal structures contain residues that seem to have RSA values in excess of one. Here, we derive a new normalization scale that does provide a tight upper bound on observed ASA values. We pursue two complementary strategies, one based on extensive analysis of empirical structures and one based on systematic enumeration of biophysically allowed tripeptides. Both approaches yield congruent results that consistently exceed published values. We conclude that previously published ASA normalization values were too small, primarily because the conformations that maximize ASA had not been correctly identified. As an application of our results, we show that empirically derived hydrophobicity scales are sensitive to accurate RSA calculation, and we derive new hydrophobicity scales that show increased correlation with experimentally measured scales.","container-title":"PLoS ONE","DOI":"10.1371/journal.pone.0080635","ISSN":"1932-6203","issue":"11","journalAbbreviation":"PLoS One","note":"PMID: 24278298\nPMCID: PMC3836772","page":"e80635","source":"PubMed Central","title":"Maximum Allowed Solvent Accessibilites of Residues in Proteins","volume":"8","author":[{"family":"Tien","given":"Matthew Z."},{"family":"Meyer","given":"Austin G."},{"family":"Sydykova","given":"Dariya K."},{"family":"Spielman","given":"Stephanie J."},{"family":"Wilke","given":"Claus O."}],"issued":{"date-parts":[["2013",11,21]]}}}],"schema":"https://github.com/citation-style-language/schema/raw/master/csl-citation.json"} </w:instrText>
      </w:r>
      <w:r w:rsidR="003A639A" w:rsidRPr="00277CE6">
        <w:rPr>
          <w:rFonts w:ascii="Times New Roman" w:hAnsi="Times New Roman" w:cs="Times New Roman"/>
          <w:sz w:val="24"/>
          <w:szCs w:val="24"/>
        </w:rPr>
        <w:fldChar w:fldCharType="separate"/>
      </w:r>
      <w:r w:rsidR="003A639A" w:rsidRPr="00277CE6">
        <w:rPr>
          <w:rFonts w:ascii="Times New Roman" w:hAnsi="Times New Roman" w:cs="Times New Roman"/>
          <w:kern w:val="0"/>
          <w:sz w:val="24"/>
          <w:szCs w:val="24"/>
          <w:vertAlign w:val="superscript"/>
        </w:rPr>
        <w:t>28</w:t>
      </w:r>
      <w:r w:rsidR="003A639A" w:rsidRPr="00277CE6">
        <w:rPr>
          <w:rFonts w:ascii="Times New Roman" w:hAnsi="Times New Roman" w:cs="Times New Roman"/>
          <w:sz w:val="24"/>
          <w:szCs w:val="24"/>
        </w:rPr>
        <w:fldChar w:fldCharType="end"/>
      </w:r>
      <w:r w:rsidR="003A639A" w:rsidRPr="00277CE6">
        <w:rPr>
          <w:rFonts w:ascii="Times New Roman" w:hAnsi="Times New Roman" w:cs="Times New Roman"/>
          <w:sz w:val="24"/>
          <w:szCs w:val="24"/>
        </w:rPr>
        <w:t>，要求</w:t>
      </w:r>
      <w:r w:rsidR="008260D6" w:rsidRPr="00277CE6">
        <w:rPr>
          <w:rFonts w:ascii="Times New Roman" w:hAnsi="Times New Roman" w:cs="Times New Roman"/>
          <w:sz w:val="24"/>
          <w:szCs w:val="24"/>
        </w:rPr>
        <w:t>残基的</w:t>
      </w:r>
      <m:oMath>
        <m:r>
          <m:rPr>
            <m:sty m:val="p"/>
          </m:rPr>
          <w:rPr>
            <w:rFonts w:ascii="Cambria Math" w:hAnsi="Cambria Math" w:cs="Times New Roman"/>
            <w:sz w:val="24"/>
            <w:szCs w:val="24"/>
          </w:rPr>
          <m:t>RSA≤0.2</m:t>
        </m:r>
      </m:oMath>
      <w:r w:rsidR="002919C3" w:rsidRPr="00277CE6">
        <w:rPr>
          <w:rFonts w:ascii="Times New Roman" w:hAnsi="Times New Roman" w:cs="Times New Roman"/>
          <w:sz w:val="24"/>
          <w:szCs w:val="24"/>
        </w:rPr>
        <w:t>，即</w:t>
      </w:r>
      <w:r w:rsidR="00AE63D8" w:rsidRPr="00277CE6">
        <w:rPr>
          <w:rFonts w:ascii="Times New Roman" w:hAnsi="Times New Roman" w:cs="Times New Roman"/>
          <w:sz w:val="24"/>
          <w:szCs w:val="24"/>
        </w:rPr>
        <w:t>侧链</w:t>
      </w:r>
      <w:r w:rsidR="00A031C7" w:rsidRPr="00277CE6">
        <w:rPr>
          <w:rFonts w:ascii="Times New Roman" w:hAnsi="Times New Roman" w:cs="Times New Roman"/>
          <w:sz w:val="24"/>
          <w:szCs w:val="24"/>
        </w:rPr>
        <w:t>被</w:t>
      </w:r>
      <w:r w:rsidR="002919C3" w:rsidRPr="00277CE6">
        <w:rPr>
          <w:rFonts w:ascii="Times New Roman" w:hAnsi="Times New Roman" w:cs="Times New Roman"/>
          <w:sz w:val="24"/>
          <w:szCs w:val="24"/>
        </w:rPr>
        <w:t>包埋的表面积</w:t>
      </w:r>
      <w:r w:rsidR="0009049A" w:rsidRPr="00277CE6">
        <w:rPr>
          <w:rFonts w:ascii="Times New Roman" w:hAnsi="Times New Roman" w:cs="Times New Roman"/>
          <w:sz w:val="24"/>
          <w:szCs w:val="24"/>
        </w:rPr>
        <w:t>占比</w:t>
      </w:r>
      <m:oMath>
        <m:r>
          <m:rPr>
            <m:sty m:val="p"/>
          </m:rPr>
          <w:rPr>
            <w:rFonts w:ascii="Cambria Math" w:hAnsi="Cambria Math" w:cs="Times New Roman"/>
            <w:sz w:val="24"/>
            <w:szCs w:val="24"/>
          </w:rPr>
          <m:t>≥80%</m:t>
        </m:r>
      </m:oMath>
      <w:r w:rsidR="00A031C7" w:rsidRPr="00277CE6">
        <w:rPr>
          <w:rFonts w:ascii="Times New Roman" w:hAnsi="Times New Roman" w:cs="Times New Roman"/>
          <w:sz w:val="24"/>
          <w:szCs w:val="24"/>
        </w:rPr>
        <w:t>。</w:t>
      </w:r>
      <w:r w:rsidR="00250413" w:rsidRPr="00277CE6">
        <w:rPr>
          <w:rFonts w:ascii="Times New Roman" w:hAnsi="Times New Roman" w:cs="Times New Roman"/>
          <w:sz w:val="24"/>
          <w:szCs w:val="24"/>
        </w:rPr>
        <w:t>第二，</w:t>
      </w:r>
      <w:r w:rsidR="00480E8D" w:rsidRPr="00277CE6">
        <w:rPr>
          <w:rFonts w:ascii="Times New Roman" w:hAnsi="Times New Roman" w:cs="Times New Roman"/>
          <w:sz w:val="24"/>
          <w:szCs w:val="24"/>
        </w:rPr>
        <w:t>计算残基</w:t>
      </w:r>
      <w:r w:rsidR="00480E8D" w:rsidRPr="00277CE6">
        <w:rPr>
          <w:rFonts w:ascii="Times New Roman" w:hAnsi="Times New Roman" w:cs="Times New Roman"/>
          <w:sz w:val="24"/>
          <w:szCs w:val="24"/>
        </w:rPr>
        <w:t>Cβ</w:t>
      </w:r>
      <w:r w:rsidR="00480E8D" w:rsidRPr="00277CE6">
        <w:rPr>
          <w:rFonts w:ascii="Times New Roman" w:hAnsi="Times New Roman" w:cs="Times New Roman"/>
          <w:sz w:val="24"/>
          <w:szCs w:val="24"/>
        </w:rPr>
        <w:t>原子之间的距离，</w:t>
      </w:r>
      <w:r w:rsidR="00D670F7" w:rsidRPr="00277CE6">
        <w:rPr>
          <w:rFonts w:ascii="Times New Roman" w:hAnsi="Times New Roman" w:cs="Times New Roman"/>
          <w:sz w:val="24"/>
          <w:szCs w:val="24"/>
        </w:rPr>
        <w:t>要求两个残基</w:t>
      </w:r>
      <w:r w:rsidR="005356DA" w:rsidRPr="00277CE6">
        <w:rPr>
          <w:rFonts w:ascii="Times New Roman" w:hAnsi="Times New Roman" w:cs="Times New Roman"/>
          <w:sz w:val="24"/>
          <w:szCs w:val="24"/>
        </w:rPr>
        <w:t>的侧链在空间上相互靠近，</w:t>
      </w:r>
      <w:r w:rsidR="00D670F7" w:rsidRPr="00277CE6">
        <w:rPr>
          <w:rFonts w:ascii="Times New Roman" w:hAnsi="Times New Roman" w:cs="Times New Roman"/>
          <w:sz w:val="24"/>
          <w:szCs w:val="24"/>
        </w:rPr>
        <w:t>Cβ</w:t>
      </w:r>
      <w:r w:rsidR="00D670F7" w:rsidRPr="00277CE6">
        <w:rPr>
          <w:rFonts w:ascii="Times New Roman" w:hAnsi="Times New Roman" w:cs="Times New Roman"/>
          <w:sz w:val="24"/>
          <w:szCs w:val="24"/>
        </w:rPr>
        <w:t>原子之间的距离</w:t>
      </w:r>
      <m:oMath>
        <m:r>
          <m:rPr>
            <m:sty m:val="p"/>
          </m:rPr>
          <w:rPr>
            <w:rFonts w:ascii="Cambria Math" w:hAnsi="Cambria Math" w:cs="Times New Roman"/>
            <w:sz w:val="24"/>
            <w:szCs w:val="24"/>
          </w:rPr>
          <m:t xml:space="preserve">≤6 </m:t>
        </m:r>
        <m:r>
          <m:rPr>
            <m:sty m:val="p"/>
          </m:rPr>
          <w:rPr>
            <w:rFonts w:ascii="Cambria Math" w:hAnsi="Cambria Math" w:cs="Times New Roman"/>
            <w:color w:val="000000"/>
            <w:kern w:val="0"/>
            <w:sz w:val="24"/>
            <w:szCs w:val="24"/>
          </w:rPr>
          <m:t>Å</m:t>
        </m:r>
      </m:oMath>
      <w:r w:rsidR="006F148B" w:rsidRPr="00277CE6">
        <w:rPr>
          <w:rFonts w:ascii="Times New Roman" w:hAnsi="Times New Roman" w:cs="Times New Roman"/>
          <w:color w:val="000000"/>
          <w:kern w:val="0"/>
          <w:sz w:val="24"/>
          <w:szCs w:val="24"/>
        </w:rPr>
        <w:t>（</w:t>
      </w:r>
      <w:r w:rsidR="007B2D4A" w:rsidRPr="00277CE6">
        <w:rPr>
          <w:rFonts w:ascii="Times New Roman" w:hAnsi="Times New Roman" w:cs="Times New Roman"/>
          <w:color w:val="000000"/>
          <w:kern w:val="0"/>
          <w:sz w:val="24"/>
          <w:szCs w:val="24"/>
        </w:rPr>
        <w:t>不计入甘氨酸</w:t>
      </w:r>
      <w:r w:rsidR="006F148B" w:rsidRPr="00277CE6">
        <w:rPr>
          <w:rFonts w:ascii="Times New Roman" w:hAnsi="Times New Roman" w:cs="Times New Roman"/>
          <w:color w:val="000000"/>
          <w:kern w:val="0"/>
          <w:sz w:val="24"/>
          <w:szCs w:val="24"/>
        </w:rPr>
        <w:t>）</w:t>
      </w:r>
      <w:r w:rsidR="00FC3B1C" w:rsidRPr="00277CE6">
        <w:rPr>
          <w:rFonts w:ascii="Times New Roman" w:hAnsi="Times New Roman" w:cs="Times New Roman"/>
          <w:color w:val="000000"/>
          <w:kern w:val="0"/>
          <w:sz w:val="24"/>
          <w:szCs w:val="24"/>
        </w:rPr>
        <w:t>。</w:t>
      </w:r>
      <w:r w:rsidR="00CE1387" w:rsidRPr="00277CE6">
        <w:rPr>
          <w:rFonts w:ascii="Times New Roman" w:hAnsi="Times New Roman" w:cs="Times New Roman"/>
          <w:color w:val="000000"/>
          <w:kern w:val="0"/>
          <w:sz w:val="24"/>
          <w:szCs w:val="24"/>
        </w:rPr>
        <w:t>模型在</w:t>
      </w:r>
      <w:r w:rsidR="00FC3B1C" w:rsidRPr="00277CE6">
        <w:rPr>
          <w:rFonts w:ascii="Times New Roman" w:hAnsi="Times New Roman" w:cs="Times New Roman"/>
          <w:color w:val="000000"/>
          <w:kern w:val="0"/>
          <w:sz w:val="24"/>
          <w:szCs w:val="24"/>
        </w:rPr>
        <w:t>满足上述标准</w:t>
      </w:r>
      <w:r w:rsidR="001C3E2E" w:rsidRPr="00277CE6">
        <w:rPr>
          <w:rFonts w:ascii="Times New Roman" w:hAnsi="Times New Roman" w:cs="Times New Roman"/>
          <w:color w:val="000000"/>
          <w:kern w:val="0"/>
          <w:sz w:val="24"/>
          <w:szCs w:val="24"/>
        </w:rPr>
        <w:t>且</w:t>
      </w:r>
      <w:r w:rsidR="00A72CFE" w:rsidRPr="00277CE6">
        <w:rPr>
          <w:rFonts w:ascii="Times New Roman" w:hAnsi="Times New Roman" w:cs="Times New Roman"/>
          <w:color w:val="000000"/>
          <w:kern w:val="0"/>
          <w:sz w:val="24"/>
          <w:szCs w:val="24"/>
        </w:rPr>
        <w:t>尚无其他类型边的连接</w:t>
      </w:r>
      <w:r w:rsidR="00FC3B1C" w:rsidRPr="00277CE6">
        <w:rPr>
          <w:rFonts w:ascii="Times New Roman" w:hAnsi="Times New Roman" w:cs="Times New Roman"/>
          <w:color w:val="000000"/>
          <w:kern w:val="0"/>
          <w:sz w:val="24"/>
          <w:szCs w:val="24"/>
        </w:rPr>
        <w:t>的一对残基</w:t>
      </w:r>
      <w:r w:rsidR="00CE1387" w:rsidRPr="00277CE6">
        <w:rPr>
          <w:rFonts w:ascii="Times New Roman" w:hAnsi="Times New Roman" w:cs="Times New Roman"/>
          <w:color w:val="000000"/>
          <w:kern w:val="0"/>
          <w:sz w:val="24"/>
          <w:szCs w:val="24"/>
        </w:rPr>
        <w:t>之间建立新的边的连接，</w:t>
      </w:r>
      <w:r w:rsidR="00B24979" w:rsidRPr="00277CE6">
        <w:rPr>
          <w:rFonts w:ascii="Times New Roman" w:hAnsi="Times New Roman" w:cs="Times New Roman"/>
          <w:color w:val="000000"/>
          <w:kern w:val="0"/>
          <w:sz w:val="24"/>
          <w:szCs w:val="24"/>
        </w:rPr>
        <w:t>在模型中赋予</w:t>
      </w:r>
      <w:r w:rsidR="001F33C6" w:rsidRPr="00277CE6">
        <w:rPr>
          <w:rFonts w:ascii="Times New Roman" w:hAnsi="Times New Roman" w:cs="Times New Roman"/>
          <w:color w:val="000000"/>
          <w:kern w:val="0"/>
          <w:sz w:val="24"/>
          <w:szCs w:val="24"/>
        </w:rPr>
        <w:t>该类</w:t>
      </w:r>
      <w:r w:rsidR="00B24979" w:rsidRPr="00277CE6">
        <w:rPr>
          <w:rFonts w:ascii="Times New Roman" w:hAnsi="Times New Roman" w:cs="Times New Roman"/>
          <w:color w:val="000000"/>
          <w:kern w:val="0"/>
          <w:sz w:val="24"/>
          <w:szCs w:val="24"/>
        </w:rPr>
        <w:t>边的编码为</w:t>
      </w:r>
      <w:r w:rsidR="00B24979" w:rsidRPr="00277CE6">
        <w:rPr>
          <w:rFonts w:ascii="Times New Roman" w:hAnsi="Times New Roman" w:cs="Times New Roman"/>
          <w:color w:val="000000"/>
          <w:kern w:val="0"/>
          <w:sz w:val="24"/>
          <w:szCs w:val="24"/>
        </w:rPr>
        <w:t>3</w:t>
      </w:r>
      <w:r w:rsidR="001F33C6" w:rsidRPr="00277CE6">
        <w:rPr>
          <w:rFonts w:ascii="Times New Roman" w:hAnsi="Times New Roman" w:cs="Times New Roman"/>
          <w:color w:val="000000"/>
          <w:kern w:val="0"/>
          <w:sz w:val="24"/>
          <w:szCs w:val="24"/>
        </w:rPr>
        <w:t>，在加入上述边的基础上对模型进行训练</w:t>
      </w:r>
      <w:r w:rsidR="00220418" w:rsidRPr="00277CE6">
        <w:rPr>
          <w:rFonts w:ascii="Times New Roman" w:hAnsi="Times New Roman" w:cs="Times New Roman"/>
          <w:color w:val="000000"/>
          <w:kern w:val="0"/>
          <w:sz w:val="24"/>
          <w:szCs w:val="24"/>
        </w:rPr>
        <w:t>和评估。</w:t>
      </w:r>
    </w:p>
    <w:p w14:paraId="04F09C93" w14:textId="457A4F07" w:rsidR="00F81151" w:rsidRPr="00277CE6" w:rsidRDefault="00F81151" w:rsidP="00F81151">
      <w:pPr>
        <w:pStyle w:val="Heading2"/>
        <w:rPr>
          <w:rFonts w:eastAsiaTheme="minorEastAsia" w:cs="Times New Roman"/>
          <w:sz w:val="28"/>
          <w:szCs w:val="28"/>
        </w:rPr>
      </w:pPr>
      <w:bookmarkStart w:id="89" w:name="_Toc104787989"/>
      <w:r w:rsidRPr="00277CE6">
        <w:rPr>
          <w:rFonts w:eastAsiaTheme="minorEastAsia" w:cs="Times New Roman"/>
          <w:sz w:val="28"/>
          <w:szCs w:val="28"/>
        </w:rPr>
        <w:t xml:space="preserve">2.6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Pr="00277CE6">
        <w:rPr>
          <w:rFonts w:eastAsiaTheme="minorEastAsia" w:cs="Times New Roman"/>
          <w:sz w:val="28"/>
          <w:szCs w:val="28"/>
        </w:rPr>
        <w:t>模型的应用</w:t>
      </w:r>
      <w:bookmarkEnd w:id="89"/>
      <w:r w:rsidRPr="00277CE6">
        <w:rPr>
          <w:rFonts w:eastAsiaTheme="minorEastAsia" w:cs="Times New Roman"/>
          <w:sz w:val="28"/>
          <w:szCs w:val="28"/>
        </w:rPr>
        <w:fldChar w:fldCharType="end"/>
      </w:r>
    </w:p>
    <w:p w14:paraId="003686E1" w14:textId="46E11637" w:rsidR="0083337F" w:rsidRPr="00277CE6" w:rsidRDefault="0083337F" w:rsidP="0083337F">
      <w:pPr>
        <w:rPr>
          <w:rFonts w:ascii="Times New Roman" w:hAnsi="Times New Roman" w:cs="Times New Roman"/>
        </w:rPr>
      </w:pPr>
    </w:p>
    <w:p w14:paraId="6DD8E743" w14:textId="0640E762" w:rsidR="0083337F" w:rsidRPr="00277CE6" w:rsidRDefault="00460E1F" w:rsidP="0083337F">
      <w:pPr>
        <w:spacing w:line="300" w:lineRule="auto"/>
        <w:jc w:val="center"/>
        <w:rPr>
          <w:rFonts w:ascii="Times New Roman" w:eastAsia="宋体" w:hAnsi="Times New Roman" w:cs="Times New Roman"/>
          <w:sz w:val="24"/>
          <w:szCs w:val="24"/>
        </w:rPr>
      </w:pPr>
      <w:r w:rsidRPr="00277CE6">
        <w:rPr>
          <w:rFonts w:ascii="Times New Roman" w:eastAsia="宋体" w:hAnsi="Times New Roman" w:cs="Times New Roman"/>
          <w:noProof/>
          <w:sz w:val="24"/>
          <w:szCs w:val="24"/>
        </w:rPr>
        <w:drawing>
          <wp:inline distT="0" distB="0" distL="0" distR="0" wp14:anchorId="47C7C9E7" wp14:editId="5A1649CD">
            <wp:extent cx="4533900" cy="3153549"/>
            <wp:effectExtent l="0" t="0" r="0" b="8890"/>
            <wp:docPr id="9" name="图片 9" descr="C:\Users\22102\AppData\Local\Temp\WeChat Files\5f932b9908f4098cac1ebe4d04e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2102\AppData\Local\Temp\WeChat Files\5f932b9908f4098cac1ebe4d04e6340.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420"/>
                    <a:stretch/>
                  </pic:blipFill>
                  <pic:spPr bwMode="auto">
                    <a:xfrm>
                      <a:off x="0" y="0"/>
                      <a:ext cx="4547652" cy="3163114"/>
                    </a:xfrm>
                    <a:prstGeom prst="rect">
                      <a:avLst/>
                    </a:prstGeom>
                    <a:noFill/>
                    <a:ln>
                      <a:noFill/>
                    </a:ln>
                    <a:extLst>
                      <a:ext uri="{53640926-AAD7-44D8-BBD7-CCE9431645EC}">
                        <a14:shadowObscured xmlns:a14="http://schemas.microsoft.com/office/drawing/2010/main"/>
                      </a:ext>
                    </a:extLst>
                  </pic:spPr>
                </pic:pic>
              </a:graphicData>
            </a:graphic>
          </wp:inline>
        </w:drawing>
      </w:r>
    </w:p>
    <w:p w14:paraId="441E29D4" w14:textId="26E6D71A" w:rsidR="0083337F" w:rsidRPr="00277CE6" w:rsidRDefault="0083337F" w:rsidP="0083337F">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 xml:space="preserve">2.3 </w:t>
      </w:r>
      <w:r w:rsidR="004B19A5" w:rsidRPr="00277CE6">
        <w:rPr>
          <w:rFonts w:ascii="Times New Roman" w:eastAsia="宋体" w:hAnsi="Times New Roman" w:cs="Times New Roman"/>
        </w:rPr>
        <w:t>进行</w:t>
      </w:r>
      <w:r w:rsidR="00CD3A9D" w:rsidRPr="00277CE6">
        <w:rPr>
          <w:rFonts w:ascii="Times New Roman" w:eastAsia="宋体" w:hAnsi="Times New Roman" w:cs="Times New Roman"/>
        </w:rPr>
        <w:t>主链结构</w:t>
      </w:r>
      <w:r w:rsidR="005D7A7D" w:rsidRPr="00277CE6">
        <w:rPr>
          <w:rFonts w:ascii="Times New Roman" w:eastAsia="宋体" w:hAnsi="Times New Roman" w:cs="Times New Roman"/>
        </w:rPr>
        <w:t>优化的</w:t>
      </w:r>
      <w:r w:rsidR="006A433C" w:rsidRPr="00277CE6">
        <w:rPr>
          <w:rFonts w:ascii="Times New Roman" w:eastAsia="宋体" w:hAnsi="Times New Roman" w:cs="Times New Roman"/>
        </w:rPr>
        <w:t>蛋白质</w:t>
      </w:r>
      <w:r w:rsidR="0070014A" w:rsidRPr="00277CE6">
        <w:rPr>
          <w:rFonts w:ascii="Times New Roman" w:eastAsia="宋体" w:hAnsi="Times New Roman" w:cs="Times New Roman"/>
        </w:rPr>
        <w:t>初始</w:t>
      </w:r>
      <w:r w:rsidR="006A433C" w:rsidRPr="00277CE6">
        <w:rPr>
          <w:rFonts w:ascii="Times New Roman" w:eastAsia="宋体" w:hAnsi="Times New Roman" w:cs="Times New Roman"/>
        </w:rPr>
        <w:t>结构</w:t>
      </w:r>
      <w:r w:rsidR="00B54BEC" w:rsidRPr="00277CE6">
        <w:rPr>
          <w:rFonts w:ascii="Times New Roman" w:eastAsia="宋体" w:hAnsi="Times New Roman" w:cs="Times New Roman"/>
        </w:rPr>
        <w:t>草</w:t>
      </w:r>
      <w:r w:rsidR="006A433C" w:rsidRPr="00277CE6">
        <w:rPr>
          <w:rFonts w:ascii="Times New Roman" w:eastAsia="宋体" w:hAnsi="Times New Roman" w:cs="Times New Roman"/>
        </w:rPr>
        <w:t>图</w:t>
      </w:r>
    </w:p>
    <w:p w14:paraId="30C8083B" w14:textId="10B67D11" w:rsidR="00F81151" w:rsidRPr="00277CE6" w:rsidRDefault="00767CD6"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lastRenderedPageBreak/>
        <w:t>本课题</w:t>
      </w:r>
      <w:r w:rsidR="005E03E6" w:rsidRPr="00277CE6">
        <w:rPr>
          <w:rFonts w:ascii="Times New Roman" w:hAnsi="Times New Roman" w:cs="Times New Roman"/>
          <w:sz w:val="24"/>
          <w:szCs w:val="24"/>
        </w:rPr>
        <w:t>尝试</w:t>
      </w:r>
      <w:r w:rsidR="00731CF2" w:rsidRPr="00277CE6">
        <w:rPr>
          <w:rFonts w:ascii="Times New Roman" w:hAnsi="Times New Roman" w:cs="Times New Roman"/>
          <w:sz w:val="24"/>
          <w:szCs w:val="24"/>
        </w:rPr>
        <w:t>使用</w:t>
      </w:r>
      <w:r w:rsidR="00E61D1E" w:rsidRPr="00277CE6">
        <w:rPr>
          <w:rFonts w:ascii="Times New Roman" w:hAnsi="Times New Roman" w:cs="Times New Roman"/>
          <w:sz w:val="24"/>
          <w:szCs w:val="24"/>
        </w:rPr>
        <w:t>2.4</w:t>
      </w:r>
      <w:r w:rsidR="00E61D1E" w:rsidRPr="00277CE6">
        <w:rPr>
          <w:rFonts w:ascii="Times New Roman" w:hAnsi="Times New Roman" w:cs="Times New Roman"/>
          <w:sz w:val="24"/>
          <w:szCs w:val="24"/>
        </w:rPr>
        <w:t>中训练得到</w:t>
      </w:r>
      <w:r w:rsidR="00EF66AB" w:rsidRPr="00277CE6">
        <w:rPr>
          <w:rFonts w:ascii="Times New Roman" w:hAnsi="Times New Roman" w:cs="Times New Roman"/>
          <w:sz w:val="24"/>
          <w:szCs w:val="24"/>
        </w:rPr>
        <w:t>、经由</w:t>
      </w:r>
      <w:r w:rsidR="00EF66AB" w:rsidRPr="00277CE6">
        <w:rPr>
          <w:rFonts w:ascii="Times New Roman" w:hAnsi="Times New Roman" w:cs="Times New Roman"/>
          <w:sz w:val="24"/>
          <w:szCs w:val="24"/>
        </w:rPr>
        <w:t>2.5</w:t>
      </w:r>
      <w:r w:rsidR="005F262D" w:rsidRPr="00277CE6">
        <w:rPr>
          <w:rFonts w:ascii="Times New Roman" w:hAnsi="Times New Roman" w:cs="Times New Roman"/>
          <w:sz w:val="24"/>
          <w:szCs w:val="24"/>
        </w:rPr>
        <w:t>所述方法</w:t>
      </w:r>
      <w:r w:rsidR="00EF66AB" w:rsidRPr="00277CE6">
        <w:rPr>
          <w:rFonts w:ascii="Times New Roman" w:hAnsi="Times New Roman" w:cs="Times New Roman"/>
          <w:sz w:val="24"/>
          <w:szCs w:val="24"/>
        </w:rPr>
        <w:t>改进</w:t>
      </w:r>
      <w:r w:rsidR="005F262D" w:rsidRPr="00277CE6">
        <w:rPr>
          <w:rFonts w:ascii="Times New Roman" w:hAnsi="Times New Roman" w:cs="Times New Roman"/>
          <w:sz w:val="24"/>
          <w:szCs w:val="24"/>
        </w:rPr>
        <w:t>的</w:t>
      </w:r>
      <w:r w:rsidR="006A529A" w:rsidRPr="00277CE6">
        <w:rPr>
          <w:rFonts w:ascii="Times New Roman" w:hAnsi="Times New Roman" w:cs="Times New Roman"/>
          <w:sz w:val="24"/>
          <w:szCs w:val="24"/>
        </w:rPr>
        <w:t>模型</w:t>
      </w:r>
      <w:r w:rsidR="008F32D8" w:rsidRPr="00277CE6">
        <w:rPr>
          <w:rFonts w:ascii="Times New Roman" w:hAnsi="Times New Roman" w:cs="Times New Roman"/>
          <w:sz w:val="24"/>
          <w:szCs w:val="24"/>
        </w:rPr>
        <w:t>进行侧链无关的蛋白质主链结构优化和</w:t>
      </w:r>
      <w:r w:rsidR="00C60A96" w:rsidRPr="00277CE6">
        <w:rPr>
          <w:rFonts w:ascii="Times New Roman" w:hAnsi="Times New Roman" w:cs="Times New Roman"/>
          <w:sz w:val="24"/>
          <w:szCs w:val="24"/>
        </w:rPr>
        <w:t>后续的</w:t>
      </w:r>
      <w:r w:rsidR="00E3176E" w:rsidRPr="00277CE6">
        <w:rPr>
          <w:rFonts w:ascii="Times New Roman" w:hAnsi="Times New Roman" w:cs="Times New Roman"/>
          <w:sz w:val="24"/>
          <w:szCs w:val="24"/>
        </w:rPr>
        <w:t>序列</w:t>
      </w:r>
      <w:r w:rsidR="008F32D8" w:rsidRPr="00277CE6">
        <w:rPr>
          <w:rFonts w:ascii="Times New Roman" w:hAnsi="Times New Roman" w:cs="Times New Roman"/>
          <w:sz w:val="24"/>
          <w:szCs w:val="24"/>
        </w:rPr>
        <w:t>设计</w:t>
      </w:r>
      <w:r w:rsidR="00486993" w:rsidRPr="00277CE6">
        <w:rPr>
          <w:rFonts w:ascii="Times New Roman" w:hAnsi="Times New Roman" w:cs="Times New Roman"/>
          <w:sz w:val="24"/>
          <w:szCs w:val="24"/>
        </w:rPr>
        <w:t>。</w:t>
      </w:r>
      <w:r w:rsidR="00E62EC6" w:rsidRPr="00277CE6">
        <w:rPr>
          <w:rFonts w:ascii="Times New Roman" w:hAnsi="Times New Roman" w:cs="Times New Roman"/>
          <w:sz w:val="24"/>
          <w:szCs w:val="24"/>
        </w:rPr>
        <w:t>具体地，</w:t>
      </w:r>
      <w:r w:rsidR="00734BE9" w:rsidRPr="00277CE6">
        <w:rPr>
          <w:rFonts w:ascii="Times New Roman" w:hAnsi="Times New Roman" w:cs="Times New Roman"/>
          <w:sz w:val="24"/>
          <w:szCs w:val="24"/>
        </w:rPr>
        <w:t>本课题</w:t>
      </w:r>
      <w:r w:rsidR="00DD1ABE" w:rsidRPr="00277CE6">
        <w:rPr>
          <w:rFonts w:ascii="Times New Roman" w:hAnsi="Times New Roman" w:cs="Times New Roman"/>
          <w:sz w:val="24"/>
          <w:szCs w:val="24"/>
        </w:rPr>
        <w:t>参考</w:t>
      </w:r>
      <w:r w:rsidR="00DD1ABE" w:rsidRPr="00277CE6">
        <w:rPr>
          <w:rFonts w:ascii="Times New Roman" w:hAnsi="Times New Roman" w:cs="Times New Roman"/>
          <w:sz w:val="24"/>
          <w:szCs w:val="24"/>
        </w:rPr>
        <w:t>Taylor</w:t>
      </w:r>
      <w:r w:rsidR="00DD1ABE" w:rsidRPr="00277CE6">
        <w:rPr>
          <w:rFonts w:ascii="Times New Roman" w:hAnsi="Times New Roman" w:cs="Times New Roman"/>
          <w:sz w:val="24"/>
          <w:szCs w:val="24"/>
        </w:rPr>
        <w:t>等</w:t>
      </w:r>
      <w:r w:rsidR="00DD1ABE" w:rsidRPr="00277CE6">
        <w:rPr>
          <w:rFonts w:ascii="Times New Roman" w:hAnsi="Times New Roman" w:cs="Times New Roman"/>
          <w:sz w:val="24"/>
          <w:szCs w:val="24"/>
        </w:rPr>
        <w:fldChar w:fldCharType="begin"/>
      </w:r>
      <w:r w:rsidR="00DD1ABE" w:rsidRPr="00277CE6">
        <w:rPr>
          <w:rFonts w:ascii="Times New Roman" w:hAnsi="Times New Roman" w:cs="Times New Roman"/>
          <w:sz w:val="24"/>
          <w:szCs w:val="24"/>
        </w:rPr>
        <w:instrText xml:space="preserve"> ADDIN ZOTERO_ITEM CSL_CITATION {"citationID":"QHrRK4CB","properties":{"formattedCitation":"\\super 29\\nosupersub{}","plainCitation":"29","noteIndex":0},"citationItems":[{"id":20,"uris":["http://zotero.org/users/9340884/items/M53G8KSC"],"itemData":{"id":20,"type":"article-journal","container-title":"Nature","DOI":"10.1038/416657a","ISSN":"0028-0836, 1476-4687","issue":"6881","journalAbbreviation":"Nature","language":"en","page":"657-660","source":"DOI.org (Crossref)","title":"A ‘periodic table’ for protein structures","volume":"416","author":[{"family":"Taylor","given":"William R."}],"issued":{"date-parts":[["2002",4]]}}}],"schema":"https://github.com/citation-style-language/schema/raw/master/csl-citation.json"} </w:instrText>
      </w:r>
      <w:r w:rsidR="00DD1ABE" w:rsidRPr="00277CE6">
        <w:rPr>
          <w:rFonts w:ascii="Times New Roman" w:hAnsi="Times New Roman" w:cs="Times New Roman"/>
          <w:sz w:val="24"/>
          <w:szCs w:val="24"/>
        </w:rPr>
        <w:fldChar w:fldCharType="separate"/>
      </w:r>
      <w:r w:rsidR="00DD1ABE" w:rsidRPr="00277CE6">
        <w:rPr>
          <w:rFonts w:ascii="Times New Roman" w:hAnsi="Times New Roman" w:cs="Times New Roman"/>
          <w:kern w:val="0"/>
          <w:sz w:val="24"/>
          <w:szCs w:val="24"/>
          <w:vertAlign w:val="superscript"/>
        </w:rPr>
        <w:t>29</w:t>
      </w:r>
      <w:r w:rsidR="00DD1ABE" w:rsidRPr="00277CE6">
        <w:rPr>
          <w:rFonts w:ascii="Times New Roman" w:hAnsi="Times New Roman" w:cs="Times New Roman"/>
          <w:sz w:val="24"/>
          <w:szCs w:val="24"/>
        </w:rPr>
        <w:fldChar w:fldCharType="end"/>
      </w:r>
      <w:r w:rsidR="00DD1ABE" w:rsidRPr="00277CE6">
        <w:rPr>
          <w:rFonts w:ascii="Times New Roman" w:hAnsi="Times New Roman" w:cs="Times New Roman"/>
          <w:sz w:val="24"/>
          <w:szCs w:val="24"/>
        </w:rPr>
        <w:t>提出的</w:t>
      </w:r>
      <w:r w:rsidR="006E292B" w:rsidRPr="00277CE6">
        <w:rPr>
          <w:rFonts w:ascii="Times New Roman" w:hAnsi="Times New Roman" w:cs="Times New Roman"/>
          <w:sz w:val="24"/>
          <w:szCs w:val="24"/>
        </w:rPr>
        <w:t>球状蛋白质</w:t>
      </w:r>
      <w:r w:rsidR="002460BE" w:rsidRPr="00277CE6">
        <w:rPr>
          <w:rFonts w:ascii="Times New Roman" w:hAnsi="Times New Roman" w:cs="Times New Roman"/>
          <w:sz w:val="24"/>
          <w:szCs w:val="24"/>
        </w:rPr>
        <w:t>结构的</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周期表</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w:t>
      </w:r>
      <w:r w:rsidR="002460BE" w:rsidRPr="00277CE6">
        <w:rPr>
          <w:rFonts w:ascii="Times New Roman" w:hAnsi="Times New Roman" w:cs="Times New Roman"/>
          <w:sz w:val="24"/>
          <w:szCs w:val="24"/>
        </w:rPr>
        <w:t>Periodic Table</w:t>
      </w:r>
      <w:r w:rsidR="002460BE" w:rsidRPr="00277CE6">
        <w:rPr>
          <w:rFonts w:ascii="Times New Roman" w:hAnsi="Times New Roman" w:cs="Times New Roman"/>
          <w:sz w:val="24"/>
          <w:szCs w:val="24"/>
        </w:rPr>
        <w:t>），</w:t>
      </w:r>
      <w:r w:rsidR="00C01A4B" w:rsidRPr="00277CE6">
        <w:rPr>
          <w:rFonts w:ascii="Times New Roman" w:hAnsi="Times New Roman" w:cs="Times New Roman"/>
          <w:sz w:val="24"/>
          <w:szCs w:val="24"/>
        </w:rPr>
        <w:t>设计了如图</w:t>
      </w:r>
      <w:r w:rsidR="00C01A4B" w:rsidRPr="00277CE6">
        <w:rPr>
          <w:rFonts w:ascii="Times New Roman" w:hAnsi="Times New Roman" w:cs="Times New Roman"/>
          <w:sz w:val="24"/>
          <w:szCs w:val="24"/>
        </w:rPr>
        <w:t>2.3</w:t>
      </w:r>
      <w:r w:rsidR="00C01A4B" w:rsidRPr="00277CE6">
        <w:rPr>
          <w:rFonts w:ascii="Times New Roman" w:hAnsi="Times New Roman" w:cs="Times New Roman"/>
          <w:sz w:val="24"/>
          <w:szCs w:val="24"/>
        </w:rPr>
        <w:t>所示</w:t>
      </w:r>
      <w:r w:rsidR="00F81B53" w:rsidRPr="00277CE6">
        <w:rPr>
          <w:rFonts w:ascii="Times New Roman" w:hAnsi="Times New Roman" w:cs="Times New Roman"/>
          <w:sz w:val="24"/>
          <w:szCs w:val="24"/>
        </w:rPr>
        <w:t>的</w:t>
      </w:r>
      <w:commentRangeStart w:id="90"/>
      <w:r w:rsidR="00F81B53" w:rsidRPr="00277CE6">
        <w:rPr>
          <w:rFonts w:ascii="Times New Roman" w:hAnsi="Times New Roman" w:cs="Times New Roman"/>
          <w:sz w:val="24"/>
          <w:szCs w:val="24"/>
        </w:rPr>
        <w:t>蛋白质</w:t>
      </w:r>
      <w:r w:rsidR="00B54BEC" w:rsidRPr="00277CE6">
        <w:rPr>
          <w:rFonts w:ascii="Times New Roman" w:hAnsi="Times New Roman" w:cs="Times New Roman"/>
          <w:sz w:val="24"/>
          <w:szCs w:val="24"/>
        </w:rPr>
        <w:t>初始结构</w:t>
      </w:r>
      <w:commentRangeEnd w:id="90"/>
      <w:r w:rsidR="00250307">
        <w:rPr>
          <w:rStyle w:val="CommentReference"/>
        </w:rPr>
        <w:commentReference w:id="90"/>
      </w:r>
      <w:r w:rsidR="00B54BEC" w:rsidRPr="00277CE6">
        <w:rPr>
          <w:rFonts w:ascii="Times New Roman" w:hAnsi="Times New Roman" w:cs="Times New Roman"/>
          <w:sz w:val="24"/>
          <w:szCs w:val="24"/>
        </w:rPr>
        <w:t>，该结构</w:t>
      </w:r>
      <w:r w:rsidR="009043F8" w:rsidRPr="00277CE6">
        <w:rPr>
          <w:rFonts w:ascii="Times New Roman" w:hAnsi="Times New Roman" w:cs="Times New Roman"/>
          <w:sz w:val="24"/>
          <w:szCs w:val="24"/>
        </w:rPr>
        <w:t>由</w:t>
      </w:r>
      <w:r w:rsidR="00920D78" w:rsidRPr="00277CE6">
        <w:rPr>
          <w:rFonts w:ascii="Times New Roman" w:hAnsi="Times New Roman" w:cs="Times New Roman"/>
          <w:sz w:val="24"/>
          <w:szCs w:val="24"/>
        </w:rPr>
        <w:t>2</w:t>
      </w:r>
      <w:r w:rsidR="00920D78" w:rsidRPr="00277CE6">
        <w:rPr>
          <w:rFonts w:ascii="Times New Roman" w:hAnsi="Times New Roman" w:cs="Times New Roman"/>
          <w:sz w:val="24"/>
          <w:szCs w:val="24"/>
        </w:rPr>
        <w:t>个平行的</w:t>
      </w:r>
      <w:r w:rsidR="00920D78" w:rsidRPr="00277CE6">
        <w:rPr>
          <w:rFonts w:ascii="Times New Roman" w:hAnsi="Times New Roman" w:cs="Times New Roman"/>
          <w:sz w:val="24"/>
          <w:szCs w:val="24"/>
        </w:rPr>
        <w:t>α-</w:t>
      </w:r>
      <w:r w:rsidR="00920D78" w:rsidRPr="00277CE6">
        <w:rPr>
          <w:rFonts w:ascii="Times New Roman" w:hAnsi="Times New Roman" w:cs="Times New Roman"/>
          <w:sz w:val="24"/>
          <w:szCs w:val="24"/>
        </w:rPr>
        <w:t>螺旋</w:t>
      </w:r>
      <w:r w:rsidR="001338D1" w:rsidRPr="00277CE6">
        <w:rPr>
          <w:rFonts w:ascii="Times New Roman" w:hAnsi="Times New Roman" w:cs="Times New Roman"/>
          <w:sz w:val="24"/>
          <w:szCs w:val="24"/>
        </w:rPr>
        <w:t>（</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1338D1" w:rsidRPr="00277CE6">
        <w:rPr>
          <w:rFonts w:ascii="Times New Roman" w:hAnsi="Times New Roman" w:cs="Times New Roman"/>
          <w:sz w:val="24"/>
          <w:szCs w:val="24"/>
        </w:rPr>
        <w:t>蓝色圆柱）</w:t>
      </w:r>
      <w:r w:rsidR="00920D78" w:rsidRPr="00277CE6">
        <w:rPr>
          <w:rFonts w:ascii="Times New Roman" w:hAnsi="Times New Roman" w:cs="Times New Roman"/>
          <w:sz w:val="24"/>
          <w:szCs w:val="24"/>
        </w:rPr>
        <w:t>和</w:t>
      </w:r>
      <w:r w:rsidR="00920D78" w:rsidRPr="00277CE6">
        <w:rPr>
          <w:rFonts w:ascii="Times New Roman" w:hAnsi="Times New Roman" w:cs="Times New Roman"/>
          <w:sz w:val="24"/>
          <w:szCs w:val="24"/>
        </w:rPr>
        <w:t>4</w:t>
      </w:r>
      <w:r w:rsidR="00920D78" w:rsidRPr="00277CE6">
        <w:rPr>
          <w:rFonts w:ascii="Times New Roman" w:hAnsi="Times New Roman" w:cs="Times New Roman"/>
          <w:sz w:val="24"/>
          <w:szCs w:val="24"/>
        </w:rPr>
        <w:t>条</w:t>
      </w:r>
      <w:r w:rsidR="00920D78" w:rsidRPr="00277CE6">
        <w:rPr>
          <w:rFonts w:ascii="Times New Roman" w:hAnsi="Times New Roman" w:cs="Times New Roman"/>
          <w:sz w:val="24"/>
          <w:szCs w:val="24"/>
        </w:rPr>
        <w:t>β-</w:t>
      </w:r>
      <w:r w:rsidR="00920D78" w:rsidRPr="00277CE6">
        <w:rPr>
          <w:rFonts w:ascii="Times New Roman" w:hAnsi="Times New Roman" w:cs="Times New Roman"/>
          <w:sz w:val="24"/>
          <w:szCs w:val="24"/>
        </w:rPr>
        <w:t>折叠片</w:t>
      </w:r>
      <w:r w:rsidR="00F20041" w:rsidRPr="00277CE6">
        <w:rPr>
          <w:rFonts w:ascii="Times New Roman" w:hAnsi="Times New Roman" w:cs="Times New Roman"/>
          <w:sz w:val="24"/>
          <w:szCs w:val="24"/>
        </w:rPr>
        <w:t>（图</w:t>
      </w:r>
      <w:r w:rsidR="00F20041" w:rsidRPr="00277CE6">
        <w:rPr>
          <w:rFonts w:ascii="Times New Roman" w:hAnsi="Times New Roman" w:cs="Times New Roman"/>
          <w:sz w:val="24"/>
          <w:szCs w:val="24"/>
        </w:rPr>
        <w:t>2.3</w:t>
      </w:r>
      <w:r w:rsidR="00F20041" w:rsidRPr="00277CE6">
        <w:rPr>
          <w:rFonts w:ascii="Times New Roman" w:hAnsi="Times New Roman" w:cs="Times New Roman"/>
          <w:sz w:val="24"/>
          <w:szCs w:val="24"/>
        </w:rPr>
        <w:t>黄色箭头）</w:t>
      </w:r>
      <w:r w:rsidR="00920D78" w:rsidRPr="00277CE6">
        <w:rPr>
          <w:rFonts w:ascii="Times New Roman" w:hAnsi="Times New Roman" w:cs="Times New Roman"/>
          <w:sz w:val="24"/>
          <w:szCs w:val="24"/>
        </w:rPr>
        <w:t>构成，</w:t>
      </w:r>
      <w:r w:rsidR="001D27DA" w:rsidRPr="00277CE6">
        <w:rPr>
          <w:rFonts w:ascii="Times New Roman" w:hAnsi="Times New Roman" w:cs="Times New Roman"/>
          <w:sz w:val="24"/>
          <w:szCs w:val="24"/>
        </w:rPr>
        <w:t>图中示出各二级结构的相对位置以及各残基的分布</w:t>
      </w:r>
      <w:r w:rsidR="00FB0B7B" w:rsidRPr="00277CE6">
        <w:rPr>
          <w:rFonts w:ascii="Times New Roman" w:hAnsi="Times New Roman" w:cs="Times New Roman"/>
          <w:sz w:val="24"/>
          <w:szCs w:val="24"/>
        </w:rPr>
        <w:t>，</w:t>
      </w:r>
      <w:r w:rsidR="00DE29E3" w:rsidRPr="00277CE6">
        <w:rPr>
          <w:rFonts w:ascii="Times New Roman" w:hAnsi="Times New Roman" w:cs="Times New Roman"/>
          <w:sz w:val="24"/>
          <w:szCs w:val="24"/>
        </w:rPr>
        <w:t>灰色虚线</w:t>
      </w:r>
      <w:r w:rsidR="0030270D" w:rsidRPr="00277CE6">
        <w:rPr>
          <w:rFonts w:ascii="Times New Roman" w:hAnsi="Times New Roman" w:cs="Times New Roman"/>
          <w:sz w:val="24"/>
          <w:szCs w:val="24"/>
        </w:rPr>
        <w:t>示出</w:t>
      </w:r>
      <w:r w:rsidR="0064771E" w:rsidRPr="00277CE6">
        <w:rPr>
          <w:rFonts w:ascii="Times New Roman" w:hAnsi="Times New Roman" w:cs="Times New Roman"/>
          <w:sz w:val="24"/>
          <w:szCs w:val="24"/>
        </w:rPr>
        <w:t>初始结构中</w:t>
      </w:r>
      <w:r w:rsidR="005D517A" w:rsidRPr="00277CE6">
        <w:rPr>
          <w:rFonts w:ascii="Times New Roman" w:hAnsi="Times New Roman" w:cs="Times New Roman"/>
          <w:sz w:val="24"/>
          <w:szCs w:val="24"/>
        </w:rPr>
        <w:t>定义的</w:t>
      </w:r>
      <w:r w:rsidR="005D517A" w:rsidRPr="00277CE6">
        <w:rPr>
          <w:rFonts w:ascii="Times New Roman" w:hAnsi="Times New Roman" w:cs="Times New Roman"/>
          <w:sz w:val="24"/>
          <w:szCs w:val="24"/>
        </w:rPr>
        <w:t>β-</w:t>
      </w:r>
      <w:r w:rsidR="005D517A" w:rsidRPr="00277CE6">
        <w:rPr>
          <w:rFonts w:ascii="Times New Roman" w:hAnsi="Times New Roman" w:cs="Times New Roman"/>
          <w:sz w:val="24"/>
          <w:szCs w:val="24"/>
        </w:rPr>
        <w:t>折叠片间的氢键</w:t>
      </w:r>
      <w:r w:rsidR="00756C54" w:rsidRPr="00277CE6">
        <w:rPr>
          <w:rFonts w:ascii="Times New Roman" w:hAnsi="Times New Roman" w:cs="Times New Roman"/>
          <w:sz w:val="24"/>
          <w:szCs w:val="24"/>
        </w:rPr>
        <w:t>，作为设计蛋白质结构时具有的先验信息</w:t>
      </w:r>
      <w:r w:rsidR="00020568" w:rsidRPr="00277CE6">
        <w:rPr>
          <w:rFonts w:ascii="Times New Roman" w:hAnsi="Times New Roman" w:cs="Times New Roman"/>
          <w:sz w:val="24"/>
          <w:szCs w:val="24"/>
        </w:rPr>
        <w:t>输入模型中。</w:t>
      </w:r>
    </w:p>
    <w:p w14:paraId="43E8B889" w14:textId="7A533473" w:rsidR="00CD14F1" w:rsidRDefault="001F187D"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基于图</w:t>
      </w:r>
      <w:r w:rsidRPr="00277CE6">
        <w:rPr>
          <w:rFonts w:ascii="Times New Roman" w:hAnsi="Times New Roman" w:cs="Times New Roman"/>
          <w:sz w:val="24"/>
          <w:szCs w:val="24"/>
        </w:rPr>
        <w:t>2.3</w:t>
      </w:r>
      <w:r w:rsidRPr="00277CE6">
        <w:rPr>
          <w:rFonts w:ascii="Times New Roman" w:hAnsi="Times New Roman" w:cs="Times New Roman"/>
          <w:sz w:val="24"/>
          <w:szCs w:val="24"/>
        </w:rPr>
        <w:t>对于</w:t>
      </w:r>
      <w:r w:rsidR="00281174" w:rsidRPr="00277CE6">
        <w:rPr>
          <w:rFonts w:ascii="Times New Roman" w:hAnsi="Times New Roman" w:cs="Times New Roman"/>
          <w:sz w:val="24"/>
          <w:szCs w:val="24"/>
        </w:rPr>
        <w:t>蛋白质</w:t>
      </w:r>
      <w:r w:rsidRPr="00277CE6">
        <w:rPr>
          <w:rFonts w:ascii="Times New Roman" w:hAnsi="Times New Roman" w:cs="Times New Roman"/>
          <w:sz w:val="24"/>
          <w:szCs w:val="24"/>
        </w:rPr>
        <w:t>初始结构的描述，</w:t>
      </w:r>
      <w:r w:rsidR="009E21BF" w:rsidRPr="00277CE6">
        <w:rPr>
          <w:rFonts w:ascii="Times New Roman" w:hAnsi="Times New Roman" w:cs="Times New Roman"/>
          <w:sz w:val="24"/>
          <w:szCs w:val="24"/>
        </w:rPr>
        <w:t>本课题使用</w:t>
      </w:r>
      <w:r w:rsidR="002E5C62" w:rsidRPr="00277CE6">
        <w:rPr>
          <w:rFonts w:ascii="Times New Roman" w:hAnsi="Times New Roman" w:cs="Times New Roman"/>
          <w:sz w:val="24"/>
          <w:szCs w:val="24"/>
        </w:rPr>
        <w:t>Huang</w:t>
      </w:r>
      <w:r w:rsidR="002E5C62" w:rsidRPr="00277CE6">
        <w:rPr>
          <w:rFonts w:ascii="Times New Roman" w:hAnsi="Times New Roman" w:cs="Times New Roman"/>
          <w:sz w:val="24"/>
          <w:szCs w:val="24"/>
        </w:rPr>
        <w:t>等</w:t>
      </w:r>
      <w:r w:rsidR="002E5C62" w:rsidRPr="00277CE6">
        <w:rPr>
          <w:rFonts w:ascii="Times New Roman" w:hAnsi="Times New Roman" w:cs="Times New Roman"/>
          <w:sz w:val="24"/>
          <w:szCs w:val="24"/>
        </w:rPr>
        <w:fldChar w:fldCharType="begin"/>
      </w:r>
      <w:r w:rsidR="002E5C62" w:rsidRPr="00277CE6">
        <w:rPr>
          <w:rFonts w:ascii="Times New Roman" w:hAnsi="Times New Roman" w:cs="Times New Roman"/>
          <w:sz w:val="24"/>
          <w:szCs w:val="24"/>
        </w:rPr>
        <w:instrText xml:space="preserve"> ADDIN ZOTERO_ITEM CSL_CITATION {"citationID":"sXAhcMl1","properties":{"formattedCitation":"\\super 9\\nosupersub{}","plainCitation":"9","noteIndex":0},"citationItems":[{"id":10,"uris":["http://zotero.org/users/9340884/items/9G3ZBZME"],"itemData":{"id":10,"type":"article-journal","container-title":"Nature","DOI":"10.1038/s41586-021-04383-5","ISSN":"0028-0836, 1476-4687","issue":"7897","journalAbbreviation":"Nature","language":"en","page":"523-528","source":"DOI.org (Crossref)","title":"A backbone-centred energy function of neural networks for protein design","volume":"602","author":[{"family":"Huang","given":"Bin"},{"family":"Xu","given":"Yang"},{"family":"Hu","given":"Xiuhong"},{"family":"Liu","given":"Yongrui"},{"family":"Liao","given":"Shanhui"},{"family":"Zhang","given":"Jiahai"},{"family":"Huang","given":"Chengdong"},{"family":"Hong","given":"Jingjun"},{"family":"Chen","given":"Quan"},{"family":"Liu","given":"Haiyan"}],"issued":{"date-parts":[["2022",2,17]]}}}],"schema":"https://github.com/citation-style-language/schema/raw/master/csl-citation.json"} </w:instrText>
      </w:r>
      <w:r w:rsidR="002E5C62" w:rsidRPr="00277CE6">
        <w:rPr>
          <w:rFonts w:ascii="Times New Roman" w:hAnsi="Times New Roman" w:cs="Times New Roman"/>
          <w:sz w:val="24"/>
          <w:szCs w:val="24"/>
        </w:rPr>
        <w:fldChar w:fldCharType="separate"/>
      </w:r>
      <w:r w:rsidR="002E5C62" w:rsidRPr="00277CE6">
        <w:rPr>
          <w:rFonts w:ascii="Times New Roman" w:hAnsi="Times New Roman" w:cs="Times New Roman"/>
          <w:kern w:val="0"/>
          <w:sz w:val="24"/>
          <w:szCs w:val="24"/>
          <w:vertAlign w:val="superscript"/>
        </w:rPr>
        <w:t>9</w:t>
      </w:r>
      <w:r w:rsidR="002E5C62" w:rsidRPr="00277CE6">
        <w:rPr>
          <w:rFonts w:ascii="Times New Roman" w:hAnsi="Times New Roman" w:cs="Times New Roman"/>
          <w:sz w:val="24"/>
          <w:szCs w:val="24"/>
        </w:rPr>
        <w:fldChar w:fldCharType="end"/>
      </w:r>
      <w:r w:rsidR="002E5C62" w:rsidRPr="00277CE6">
        <w:rPr>
          <w:rFonts w:ascii="Times New Roman" w:hAnsi="Times New Roman" w:cs="Times New Roman"/>
          <w:sz w:val="24"/>
          <w:szCs w:val="24"/>
        </w:rPr>
        <w:t>开发的</w:t>
      </w:r>
      <w:r w:rsidR="002E5C62" w:rsidRPr="00277CE6">
        <w:rPr>
          <w:rFonts w:ascii="Times New Roman" w:hAnsi="Times New Roman" w:cs="Times New Roman"/>
          <w:sz w:val="24"/>
          <w:szCs w:val="24"/>
        </w:rPr>
        <w:t>SCUBA</w:t>
      </w:r>
      <w:r w:rsidR="002E5C62" w:rsidRPr="00277CE6">
        <w:rPr>
          <w:rFonts w:ascii="Times New Roman" w:hAnsi="Times New Roman" w:cs="Times New Roman"/>
          <w:sz w:val="24"/>
          <w:szCs w:val="24"/>
        </w:rPr>
        <w:t>程序</w:t>
      </w:r>
      <w:r w:rsidR="003F4BE0" w:rsidRPr="00277CE6">
        <w:rPr>
          <w:rFonts w:ascii="Times New Roman" w:hAnsi="Times New Roman" w:cs="Times New Roman"/>
          <w:sz w:val="24"/>
          <w:szCs w:val="24"/>
        </w:rPr>
        <w:t>生成初始的</w:t>
      </w:r>
      <w:r w:rsidR="00AA5665" w:rsidRPr="00277CE6">
        <w:rPr>
          <w:rFonts w:ascii="Times New Roman" w:hAnsi="Times New Roman" w:cs="Times New Roman"/>
          <w:sz w:val="24"/>
          <w:szCs w:val="24"/>
        </w:rPr>
        <w:t>蛋白质</w:t>
      </w:r>
      <w:r w:rsidR="003F4BE0" w:rsidRPr="00277CE6">
        <w:rPr>
          <w:rFonts w:ascii="Times New Roman" w:hAnsi="Times New Roman" w:cs="Times New Roman"/>
          <w:sz w:val="24"/>
          <w:szCs w:val="24"/>
        </w:rPr>
        <w:t>骨架</w:t>
      </w:r>
      <w:r w:rsidR="00AA5665" w:rsidRPr="00277CE6">
        <w:rPr>
          <w:rFonts w:ascii="Times New Roman" w:hAnsi="Times New Roman" w:cs="Times New Roman"/>
          <w:sz w:val="24"/>
          <w:szCs w:val="24"/>
        </w:rPr>
        <w:t>。</w:t>
      </w:r>
      <w:r w:rsidR="00AD2DE1" w:rsidRPr="00277CE6">
        <w:rPr>
          <w:rFonts w:ascii="Times New Roman" w:hAnsi="Times New Roman" w:cs="Times New Roman"/>
          <w:sz w:val="24"/>
          <w:szCs w:val="24"/>
        </w:rPr>
        <w:t>SCUBA</w:t>
      </w:r>
      <w:r w:rsidR="00AD2DE1" w:rsidRPr="00277CE6">
        <w:rPr>
          <w:rFonts w:ascii="Times New Roman" w:hAnsi="Times New Roman" w:cs="Times New Roman"/>
          <w:sz w:val="24"/>
          <w:szCs w:val="24"/>
        </w:rPr>
        <w:t>程序在生成蛋白质</w:t>
      </w:r>
      <w:r w:rsidR="00014596" w:rsidRPr="00277CE6">
        <w:rPr>
          <w:rFonts w:ascii="Times New Roman" w:hAnsi="Times New Roman" w:cs="Times New Roman"/>
          <w:sz w:val="24"/>
          <w:szCs w:val="24"/>
        </w:rPr>
        <w:t>骨架时</w:t>
      </w:r>
      <w:r w:rsidR="00E2391C" w:rsidRPr="00277CE6">
        <w:rPr>
          <w:rFonts w:ascii="Times New Roman" w:hAnsi="Times New Roman" w:cs="Times New Roman"/>
          <w:sz w:val="24"/>
          <w:szCs w:val="24"/>
        </w:rPr>
        <w:t>仅满足二级结构之间的几何位置关系，</w:t>
      </w:r>
      <w:r w:rsidR="00777F93" w:rsidRPr="00277CE6">
        <w:rPr>
          <w:rFonts w:ascii="Times New Roman" w:hAnsi="Times New Roman" w:cs="Times New Roman"/>
          <w:sz w:val="24"/>
          <w:szCs w:val="24"/>
        </w:rPr>
        <w:t>对骨架结构的合理性未进行过多要求，且</w:t>
      </w:r>
      <w:r w:rsidR="00D559AA" w:rsidRPr="00277CE6">
        <w:rPr>
          <w:rFonts w:ascii="Times New Roman" w:hAnsi="Times New Roman" w:cs="Times New Roman"/>
          <w:sz w:val="24"/>
          <w:szCs w:val="24"/>
        </w:rPr>
        <w:t>生成蛋白质骨架的过程</w:t>
      </w:r>
      <w:r w:rsidR="00BB3DC5" w:rsidRPr="00277CE6">
        <w:rPr>
          <w:rFonts w:ascii="Times New Roman" w:hAnsi="Times New Roman" w:cs="Times New Roman"/>
          <w:sz w:val="24"/>
          <w:szCs w:val="24"/>
        </w:rPr>
        <w:t>具有随机性，依赖于输入程序的随机数种子。</w:t>
      </w:r>
      <w:r w:rsidR="00F86BE7" w:rsidRPr="00277CE6">
        <w:rPr>
          <w:rFonts w:ascii="Times New Roman" w:hAnsi="Times New Roman" w:cs="Times New Roman"/>
          <w:sz w:val="24"/>
          <w:szCs w:val="24"/>
        </w:rPr>
        <w:t>本课题随机选择互不重复的</w:t>
      </w:r>
      <w:r w:rsidR="00F86BE7" w:rsidRPr="00277CE6">
        <w:rPr>
          <w:rFonts w:ascii="Times New Roman" w:hAnsi="Times New Roman" w:cs="Times New Roman"/>
          <w:sz w:val="24"/>
          <w:szCs w:val="24"/>
        </w:rPr>
        <w:t>1~10000</w:t>
      </w:r>
      <w:r w:rsidR="00F86BE7" w:rsidRPr="00277CE6">
        <w:rPr>
          <w:rFonts w:ascii="Times New Roman" w:hAnsi="Times New Roman" w:cs="Times New Roman"/>
          <w:sz w:val="24"/>
          <w:szCs w:val="24"/>
        </w:rPr>
        <w:t>以内的整数作为随机数种子</w:t>
      </w:r>
      <w:r w:rsidR="003B67C9" w:rsidRPr="00277CE6">
        <w:rPr>
          <w:rFonts w:ascii="Times New Roman" w:hAnsi="Times New Roman" w:cs="Times New Roman"/>
          <w:sz w:val="24"/>
          <w:szCs w:val="24"/>
        </w:rPr>
        <w:t>，根据图</w:t>
      </w:r>
      <w:r w:rsidR="003B67C9" w:rsidRPr="00277CE6">
        <w:rPr>
          <w:rFonts w:ascii="Times New Roman" w:hAnsi="Times New Roman" w:cs="Times New Roman"/>
          <w:sz w:val="24"/>
          <w:szCs w:val="24"/>
        </w:rPr>
        <w:t>2.3</w:t>
      </w:r>
      <w:r w:rsidR="003B67C9" w:rsidRPr="00277CE6">
        <w:rPr>
          <w:rFonts w:ascii="Times New Roman" w:hAnsi="Times New Roman" w:cs="Times New Roman"/>
          <w:sz w:val="24"/>
          <w:szCs w:val="24"/>
        </w:rPr>
        <w:t>的描述，</w:t>
      </w:r>
      <w:r w:rsidR="008B4F17" w:rsidRPr="00277CE6">
        <w:rPr>
          <w:rFonts w:ascii="Times New Roman" w:hAnsi="Times New Roman" w:cs="Times New Roman"/>
          <w:sz w:val="24"/>
          <w:szCs w:val="24"/>
        </w:rPr>
        <w:t>使用</w:t>
      </w:r>
      <w:r w:rsidR="008B4F17" w:rsidRPr="00277CE6">
        <w:rPr>
          <w:rFonts w:ascii="Times New Roman" w:hAnsi="Times New Roman" w:cs="Times New Roman"/>
          <w:sz w:val="24"/>
          <w:szCs w:val="24"/>
        </w:rPr>
        <w:t>SCUBA</w:t>
      </w:r>
      <w:r w:rsidR="008B4F17" w:rsidRPr="00277CE6">
        <w:rPr>
          <w:rFonts w:ascii="Times New Roman" w:hAnsi="Times New Roman" w:cs="Times New Roman"/>
          <w:sz w:val="24"/>
          <w:szCs w:val="24"/>
        </w:rPr>
        <w:t>程序生成了</w:t>
      </w:r>
      <w:r w:rsidR="008B4F17" w:rsidRPr="00277CE6">
        <w:rPr>
          <w:rFonts w:ascii="Times New Roman" w:hAnsi="Times New Roman" w:cs="Times New Roman"/>
          <w:sz w:val="24"/>
          <w:szCs w:val="24"/>
        </w:rPr>
        <w:t>10</w:t>
      </w:r>
      <w:r w:rsidR="008B4F17" w:rsidRPr="00277CE6">
        <w:rPr>
          <w:rFonts w:ascii="Times New Roman" w:hAnsi="Times New Roman" w:cs="Times New Roman"/>
          <w:sz w:val="24"/>
          <w:szCs w:val="24"/>
        </w:rPr>
        <w:t>个</w:t>
      </w:r>
      <w:r w:rsidR="00DC0CC8" w:rsidRPr="00277CE6">
        <w:rPr>
          <w:rFonts w:ascii="Times New Roman" w:hAnsi="Times New Roman" w:cs="Times New Roman"/>
          <w:sz w:val="24"/>
          <w:szCs w:val="24"/>
        </w:rPr>
        <w:t>初始的蛋白质骨架结构。</w:t>
      </w:r>
      <w:r w:rsidR="004C5636" w:rsidRPr="00277CE6">
        <w:rPr>
          <w:rFonts w:ascii="Times New Roman" w:hAnsi="Times New Roman" w:cs="Times New Roman"/>
          <w:sz w:val="24"/>
          <w:szCs w:val="24"/>
        </w:rPr>
        <w:t>本课题</w:t>
      </w:r>
      <w:r w:rsidR="008956EB" w:rsidRPr="00277CE6">
        <w:rPr>
          <w:rFonts w:ascii="Times New Roman" w:hAnsi="Times New Roman" w:cs="Times New Roman"/>
          <w:sz w:val="24"/>
          <w:szCs w:val="24"/>
        </w:rPr>
        <w:t>随后</w:t>
      </w:r>
      <w:r w:rsidR="004C5636" w:rsidRPr="00277CE6">
        <w:rPr>
          <w:rFonts w:ascii="Times New Roman" w:hAnsi="Times New Roman" w:cs="Times New Roman"/>
          <w:sz w:val="24"/>
          <w:szCs w:val="24"/>
        </w:rPr>
        <w:t>使用</w:t>
      </w:r>
      <w:r w:rsidR="004C5636" w:rsidRPr="00277CE6">
        <w:rPr>
          <w:rFonts w:ascii="Times New Roman" w:hAnsi="Times New Roman" w:cs="Times New Roman"/>
          <w:sz w:val="24"/>
          <w:szCs w:val="24"/>
        </w:rPr>
        <w:t>Rosetta</w:t>
      </w:r>
      <w:r w:rsidR="004C5636" w:rsidRPr="00277CE6">
        <w:rPr>
          <w:rFonts w:ascii="Times New Roman" w:hAnsi="Times New Roman" w:cs="Times New Roman"/>
          <w:sz w:val="24"/>
          <w:szCs w:val="24"/>
        </w:rPr>
        <w:t>程序的</w:t>
      </w:r>
      <w:proofErr w:type="spellStart"/>
      <w:r w:rsidR="00B76B35" w:rsidRPr="00277CE6">
        <w:rPr>
          <w:rFonts w:ascii="Times New Roman" w:hAnsi="Times New Roman" w:cs="Times New Roman"/>
          <w:sz w:val="24"/>
          <w:szCs w:val="24"/>
        </w:rPr>
        <w:t>fixbb</w:t>
      </w:r>
      <w:proofErr w:type="spellEnd"/>
      <w:r w:rsidR="00B76B35" w:rsidRPr="00277CE6">
        <w:rPr>
          <w:rFonts w:ascii="Times New Roman" w:hAnsi="Times New Roman" w:cs="Times New Roman"/>
          <w:sz w:val="24"/>
          <w:szCs w:val="24"/>
        </w:rPr>
        <w:t>（</w:t>
      </w:r>
      <w:r w:rsidR="00B76B35" w:rsidRPr="00277CE6">
        <w:rPr>
          <w:rFonts w:ascii="Times New Roman" w:hAnsi="Times New Roman" w:cs="Times New Roman"/>
          <w:sz w:val="24"/>
          <w:szCs w:val="24"/>
        </w:rPr>
        <w:t>Fixed</w:t>
      </w:r>
      <w:r w:rsidR="0034327E" w:rsidRPr="00277CE6">
        <w:rPr>
          <w:rFonts w:ascii="Times New Roman" w:hAnsi="Times New Roman" w:cs="Times New Roman"/>
          <w:sz w:val="24"/>
          <w:szCs w:val="24"/>
        </w:rPr>
        <w:t xml:space="preserve"> B</w:t>
      </w:r>
      <w:r w:rsidR="00B76B35" w:rsidRPr="00277CE6">
        <w:rPr>
          <w:rFonts w:ascii="Times New Roman" w:hAnsi="Times New Roman" w:cs="Times New Roman"/>
          <w:sz w:val="24"/>
          <w:szCs w:val="24"/>
        </w:rPr>
        <w:t>ackbone Design</w:t>
      </w:r>
      <w:r w:rsidR="00B76B35" w:rsidRPr="00277CE6">
        <w:rPr>
          <w:rFonts w:ascii="Times New Roman" w:hAnsi="Times New Roman" w:cs="Times New Roman"/>
          <w:sz w:val="24"/>
          <w:szCs w:val="24"/>
        </w:rPr>
        <w:t>）模块</w:t>
      </w:r>
      <w:r w:rsidR="00033A1F" w:rsidRPr="00277CE6">
        <w:rPr>
          <w:rFonts w:ascii="Times New Roman" w:hAnsi="Times New Roman" w:cs="Times New Roman"/>
          <w:sz w:val="24"/>
          <w:szCs w:val="24"/>
        </w:rPr>
        <w:fldChar w:fldCharType="begin"/>
      </w:r>
      <w:r w:rsidR="00033A1F" w:rsidRPr="00277CE6">
        <w:rPr>
          <w:rFonts w:ascii="Times New Roman" w:hAnsi="Times New Roman" w:cs="Times New Roman"/>
          <w:sz w:val="24"/>
          <w:szCs w:val="24"/>
        </w:rPr>
        <w:instrText xml:space="preserve"> ADDIN ZOTERO_ITEM CSL_CITATION {"citationID":"767q92JA","properties":{"formattedCitation":"\\super 30\\nosupersub{}","plainCitation":"30","noteIndex":0},"citationItems":[{"id":320,"uris":["http://zotero.org/users/9340884/items/26PEP5U8"],"itemData":{"id":320,"type":"paper-conference","container-title":"Biocomputing 2005","DOI":"10.1142/9789812702456_0003","event":"Proceedings of the Pacific Symposium","event-place":"Hawaii, USA","ISBN":"978-981-256-046-9","language":"en","page":"16-27","publisher":"WORLD SCIENTIFIC","publisher-place":"Hawaii, USA","source":"DOI.org (Crossref)","title":"AN ADAPTIVE DYNAMIC PROGRAMMING ALGORITHM FOR THE SIDE CHAIN PLACEMENT PROBLEM","URL":"http://www.worldscientific.com/doi/abs/10.1142/9789812702456_0003","author":[{"family":"Leaver-Fay","given":"Andrew"},{"family":"Kuhlman","given":"Brian"},{"family":"Snoeyink","given":"Jack"}],"accessed":{"date-parts":[["2022",5,30]]},"issued":{"date-parts":[["2004",12]]}}}],"schema":"https://github.com/citation-style-language/schema/raw/master/csl-citation.json"} </w:instrText>
      </w:r>
      <w:r w:rsidR="00033A1F" w:rsidRPr="00277CE6">
        <w:rPr>
          <w:rFonts w:ascii="Times New Roman" w:hAnsi="Times New Roman" w:cs="Times New Roman"/>
          <w:sz w:val="24"/>
          <w:szCs w:val="24"/>
        </w:rPr>
        <w:fldChar w:fldCharType="separate"/>
      </w:r>
      <w:r w:rsidR="00033A1F" w:rsidRPr="00277CE6">
        <w:rPr>
          <w:rFonts w:ascii="Times New Roman" w:hAnsi="Times New Roman" w:cs="Times New Roman"/>
          <w:kern w:val="0"/>
          <w:sz w:val="24"/>
          <w:szCs w:val="24"/>
          <w:vertAlign w:val="superscript"/>
        </w:rPr>
        <w:t>30</w:t>
      </w:r>
      <w:r w:rsidR="00033A1F" w:rsidRPr="00277CE6">
        <w:rPr>
          <w:rFonts w:ascii="Times New Roman" w:hAnsi="Times New Roman" w:cs="Times New Roman"/>
          <w:sz w:val="24"/>
          <w:szCs w:val="24"/>
        </w:rPr>
        <w:fldChar w:fldCharType="end"/>
      </w:r>
      <w:r w:rsidR="00D93D00" w:rsidRPr="00277CE6">
        <w:rPr>
          <w:rFonts w:ascii="Times New Roman" w:hAnsi="Times New Roman" w:cs="Times New Roman"/>
          <w:sz w:val="24"/>
          <w:szCs w:val="24"/>
        </w:rPr>
        <w:t>分别对上述</w:t>
      </w:r>
      <w:r w:rsidR="00D93D00" w:rsidRPr="00277CE6">
        <w:rPr>
          <w:rFonts w:ascii="Times New Roman" w:hAnsi="Times New Roman" w:cs="Times New Roman"/>
          <w:sz w:val="24"/>
          <w:szCs w:val="24"/>
        </w:rPr>
        <w:t>10</w:t>
      </w:r>
      <w:r w:rsidR="00D93D00" w:rsidRPr="00277CE6">
        <w:rPr>
          <w:rFonts w:ascii="Times New Roman" w:hAnsi="Times New Roman" w:cs="Times New Roman"/>
          <w:sz w:val="24"/>
          <w:szCs w:val="24"/>
        </w:rPr>
        <w:t>个结构进行</w:t>
      </w:r>
      <w:r w:rsidR="0034327E" w:rsidRPr="00277CE6">
        <w:rPr>
          <w:rFonts w:ascii="Times New Roman" w:hAnsi="Times New Roman" w:cs="Times New Roman"/>
          <w:sz w:val="24"/>
          <w:szCs w:val="24"/>
        </w:rPr>
        <w:t>固定主链的序列设计，</w:t>
      </w:r>
      <w:r w:rsidR="00A83BFC" w:rsidRPr="00277CE6">
        <w:rPr>
          <w:rFonts w:ascii="Times New Roman" w:hAnsi="Times New Roman" w:cs="Times New Roman"/>
          <w:sz w:val="24"/>
          <w:szCs w:val="24"/>
        </w:rPr>
        <w:t>允许</w:t>
      </w:r>
      <w:r w:rsidR="00D75653" w:rsidRPr="00277CE6">
        <w:rPr>
          <w:rFonts w:ascii="Times New Roman" w:hAnsi="Times New Roman" w:cs="Times New Roman"/>
          <w:sz w:val="24"/>
          <w:szCs w:val="24"/>
        </w:rPr>
        <w:t>全部</w:t>
      </w:r>
      <w:r w:rsidR="006455B4" w:rsidRPr="00277CE6">
        <w:rPr>
          <w:rFonts w:ascii="Times New Roman" w:hAnsi="Times New Roman" w:cs="Times New Roman"/>
          <w:sz w:val="24"/>
          <w:szCs w:val="24"/>
        </w:rPr>
        <w:t>20</w:t>
      </w:r>
      <w:r w:rsidR="006455B4" w:rsidRPr="00277CE6">
        <w:rPr>
          <w:rFonts w:ascii="Times New Roman" w:hAnsi="Times New Roman" w:cs="Times New Roman"/>
          <w:sz w:val="24"/>
          <w:szCs w:val="24"/>
        </w:rPr>
        <w:t>种</w:t>
      </w:r>
      <w:r w:rsidR="00A83BFC" w:rsidRPr="00277CE6">
        <w:rPr>
          <w:rFonts w:ascii="Times New Roman" w:hAnsi="Times New Roman" w:cs="Times New Roman"/>
          <w:sz w:val="24"/>
          <w:szCs w:val="24"/>
        </w:rPr>
        <w:t>氨基酸</w:t>
      </w:r>
      <w:r w:rsidR="007F16CC" w:rsidRPr="00277CE6">
        <w:rPr>
          <w:rFonts w:ascii="Times New Roman" w:hAnsi="Times New Roman" w:cs="Times New Roman"/>
          <w:sz w:val="24"/>
          <w:szCs w:val="24"/>
        </w:rPr>
        <w:t>在各残基处</w:t>
      </w:r>
      <w:r w:rsidR="00FB6DC9" w:rsidRPr="00277CE6">
        <w:rPr>
          <w:rFonts w:ascii="Times New Roman" w:hAnsi="Times New Roman" w:cs="Times New Roman"/>
          <w:sz w:val="24"/>
          <w:szCs w:val="24"/>
        </w:rPr>
        <w:t>放置，每个结构</w:t>
      </w:r>
      <w:r w:rsidR="00B7667C" w:rsidRPr="00277CE6">
        <w:rPr>
          <w:rFonts w:ascii="Times New Roman" w:hAnsi="Times New Roman" w:cs="Times New Roman"/>
          <w:sz w:val="24"/>
          <w:szCs w:val="24"/>
        </w:rPr>
        <w:t>生成</w:t>
      </w:r>
      <w:r w:rsidR="00FB6DC9" w:rsidRPr="00277CE6">
        <w:rPr>
          <w:rFonts w:ascii="Times New Roman" w:hAnsi="Times New Roman" w:cs="Times New Roman"/>
          <w:sz w:val="24"/>
          <w:szCs w:val="24"/>
        </w:rPr>
        <w:t>10</w:t>
      </w:r>
      <w:r w:rsidR="00FB6DC9" w:rsidRPr="00277CE6">
        <w:rPr>
          <w:rFonts w:ascii="Times New Roman" w:hAnsi="Times New Roman" w:cs="Times New Roman"/>
          <w:sz w:val="24"/>
          <w:szCs w:val="24"/>
        </w:rPr>
        <w:t>个可能的序列</w:t>
      </w:r>
      <w:r w:rsidR="005D02A8" w:rsidRPr="00277CE6">
        <w:rPr>
          <w:rFonts w:ascii="Times New Roman" w:hAnsi="Times New Roman" w:cs="Times New Roman"/>
          <w:sz w:val="24"/>
          <w:szCs w:val="24"/>
        </w:rPr>
        <w:t>，从输出文件</w:t>
      </w:r>
      <w:r w:rsidR="005D02A8" w:rsidRPr="00277CE6">
        <w:rPr>
          <w:rFonts w:ascii="Times New Roman" w:hAnsi="Times New Roman" w:cs="Times New Roman"/>
          <w:sz w:val="24"/>
          <w:szCs w:val="24"/>
        </w:rPr>
        <w:t>score.</w:t>
      </w:r>
      <w:r w:rsidR="00F427D9" w:rsidRPr="00277CE6">
        <w:rPr>
          <w:rFonts w:ascii="Times New Roman" w:hAnsi="Times New Roman" w:cs="Times New Roman"/>
          <w:sz w:val="24"/>
          <w:szCs w:val="24"/>
        </w:rPr>
        <w:t>s</w:t>
      </w:r>
      <w:r w:rsidR="005D02A8" w:rsidRPr="00277CE6">
        <w:rPr>
          <w:rFonts w:ascii="Times New Roman" w:hAnsi="Times New Roman" w:cs="Times New Roman"/>
          <w:sz w:val="24"/>
          <w:szCs w:val="24"/>
        </w:rPr>
        <w:t>c</w:t>
      </w:r>
      <w:r w:rsidR="005D02A8" w:rsidRPr="00277CE6">
        <w:rPr>
          <w:rFonts w:ascii="Times New Roman" w:hAnsi="Times New Roman" w:cs="Times New Roman"/>
          <w:sz w:val="24"/>
          <w:szCs w:val="24"/>
        </w:rPr>
        <w:t>中读取</w:t>
      </w:r>
      <w:r w:rsidR="00F427D9" w:rsidRPr="00277CE6">
        <w:rPr>
          <w:rFonts w:ascii="Times New Roman" w:hAnsi="Times New Roman" w:cs="Times New Roman"/>
          <w:sz w:val="24"/>
          <w:szCs w:val="24"/>
        </w:rPr>
        <w:t>所设计序列的得分</w:t>
      </w:r>
      <w:r w:rsidR="000306ED" w:rsidRPr="00277CE6">
        <w:rPr>
          <w:rFonts w:ascii="Times New Roman" w:hAnsi="Times New Roman" w:cs="Times New Roman"/>
          <w:sz w:val="24"/>
          <w:szCs w:val="24"/>
        </w:rPr>
        <w:t>并取均值</w:t>
      </w:r>
      <w:r w:rsidR="00A14294" w:rsidRPr="00277CE6">
        <w:rPr>
          <w:rFonts w:ascii="Times New Roman" w:hAnsi="Times New Roman" w:cs="Times New Roman"/>
          <w:sz w:val="24"/>
          <w:szCs w:val="24"/>
        </w:rPr>
        <w:t>，作为初始蛋白质骨架结构质量的评价标准</w:t>
      </w:r>
      <w:r w:rsidR="00F427D9" w:rsidRPr="00277CE6">
        <w:rPr>
          <w:rFonts w:ascii="Times New Roman" w:hAnsi="Times New Roman" w:cs="Times New Roman"/>
          <w:sz w:val="24"/>
          <w:szCs w:val="24"/>
        </w:rPr>
        <w:t>。</w:t>
      </w:r>
    </w:p>
    <w:p w14:paraId="65101BEE" w14:textId="360C78EA" w:rsidR="00A8038D" w:rsidRDefault="00A8038D" w:rsidP="00767CD6">
      <w:pPr>
        <w:autoSpaceDE w:val="0"/>
        <w:autoSpaceDN w:val="0"/>
        <w:adjustRightInd w:val="0"/>
        <w:spacing w:line="300" w:lineRule="auto"/>
        <w:ind w:firstLineChars="200" w:firstLine="480"/>
        <w:rPr>
          <w:rFonts w:ascii="Times New Roman" w:hAnsi="Times New Roman" w:cs="Times New Roman"/>
          <w:sz w:val="24"/>
          <w:szCs w:val="24"/>
        </w:rPr>
      </w:pPr>
    </w:p>
    <w:p w14:paraId="178781BA" w14:textId="5D59D90D" w:rsidR="00A8038D" w:rsidRDefault="00A8038D" w:rsidP="00A8038D">
      <w:pPr>
        <w:autoSpaceDE w:val="0"/>
        <w:autoSpaceDN w:val="0"/>
        <w:adjustRightInd w:val="0"/>
        <w:spacing w:line="300" w:lineRule="auto"/>
        <w:jc w:val="center"/>
        <w:rPr>
          <w:rFonts w:ascii="Times New Roman" w:hAnsi="Times New Roman" w:cs="Times New Roman"/>
          <w:sz w:val="24"/>
          <w:szCs w:val="24"/>
        </w:rPr>
      </w:pPr>
      <w:r>
        <w:rPr>
          <w:noProof/>
        </w:rPr>
        <w:drawing>
          <wp:inline distT="0" distB="0" distL="0" distR="0" wp14:anchorId="42E4DD1F" wp14:editId="78D65016">
            <wp:extent cx="4076700" cy="3060952"/>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9513" cy="3063064"/>
                    </a:xfrm>
                    <a:prstGeom prst="rect">
                      <a:avLst/>
                    </a:prstGeom>
                    <a:noFill/>
                    <a:ln>
                      <a:noFill/>
                    </a:ln>
                  </pic:spPr>
                </pic:pic>
              </a:graphicData>
            </a:graphic>
          </wp:inline>
        </w:drawing>
      </w:r>
    </w:p>
    <w:p w14:paraId="66DE4A0E" w14:textId="24DD4075" w:rsidR="00A8038D" w:rsidRPr="00277CE6" w:rsidRDefault="00A8038D" w:rsidP="00A8038D">
      <w:pPr>
        <w:spacing w:line="300" w:lineRule="auto"/>
        <w:jc w:val="center"/>
        <w:rPr>
          <w:rFonts w:ascii="Times New Roman" w:eastAsia="宋体" w:hAnsi="Times New Roman" w:cs="Times New Roman"/>
        </w:rPr>
      </w:pPr>
      <w:r w:rsidRPr="00277CE6">
        <w:rPr>
          <w:rFonts w:ascii="Times New Roman" w:eastAsia="宋体" w:hAnsi="Times New Roman" w:cs="Times New Roman"/>
        </w:rPr>
        <w:t>图</w:t>
      </w:r>
      <w:r w:rsidRPr="00277CE6">
        <w:rPr>
          <w:rFonts w:ascii="Times New Roman" w:eastAsia="宋体" w:hAnsi="Times New Roman" w:cs="Times New Roman"/>
        </w:rPr>
        <w:t>2.</w:t>
      </w:r>
      <w:r>
        <w:rPr>
          <w:rFonts w:ascii="Times New Roman" w:eastAsia="宋体" w:hAnsi="Times New Roman" w:cs="Times New Roman"/>
        </w:rPr>
        <w:t>4</w:t>
      </w:r>
      <w:r w:rsidRPr="00277CE6">
        <w:rPr>
          <w:rFonts w:ascii="Times New Roman" w:eastAsia="宋体" w:hAnsi="Times New Roman" w:cs="Times New Roman"/>
        </w:rPr>
        <w:t xml:space="preserve"> </w:t>
      </w:r>
      <w:r>
        <w:rPr>
          <w:rFonts w:ascii="Times New Roman" w:eastAsia="宋体" w:hAnsi="Times New Roman" w:cs="Times New Roman" w:hint="eastAsia"/>
        </w:rPr>
        <w:t>模型输入文件</w:t>
      </w:r>
      <w:r w:rsidR="00D910CD" w:rsidRPr="00D910CD">
        <w:rPr>
          <w:rFonts w:ascii="Times New Roman" w:eastAsia="宋体" w:hAnsi="Times New Roman" w:cs="Times New Roman"/>
        </w:rPr>
        <w:t>sketch_extra_info.txt</w:t>
      </w:r>
      <w:r>
        <w:rPr>
          <w:rFonts w:ascii="Times New Roman" w:eastAsia="宋体" w:hAnsi="Times New Roman" w:cs="Times New Roman" w:hint="eastAsia"/>
        </w:rPr>
        <w:t>内容</w:t>
      </w:r>
    </w:p>
    <w:p w14:paraId="419B49E5" w14:textId="77777777" w:rsidR="00A8038D" w:rsidRPr="00A8038D" w:rsidRDefault="00A8038D" w:rsidP="00767CD6">
      <w:pPr>
        <w:autoSpaceDE w:val="0"/>
        <w:autoSpaceDN w:val="0"/>
        <w:adjustRightInd w:val="0"/>
        <w:spacing w:line="300" w:lineRule="auto"/>
        <w:ind w:firstLineChars="200" w:firstLine="480"/>
        <w:rPr>
          <w:rFonts w:ascii="Times New Roman" w:hAnsi="Times New Roman" w:cs="Times New Roman"/>
          <w:sz w:val="24"/>
          <w:szCs w:val="24"/>
        </w:rPr>
      </w:pPr>
    </w:p>
    <w:p w14:paraId="2CE9DBC9" w14:textId="790AC072" w:rsidR="009D2E88" w:rsidRPr="00277CE6" w:rsidRDefault="009D2E88" w:rsidP="00767CD6">
      <w:pPr>
        <w:autoSpaceDE w:val="0"/>
        <w:autoSpaceDN w:val="0"/>
        <w:adjustRightInd w:val="0"/>
        <w:spacing w:line="300" w:lineRule="auto"/>
        <w:ind w:firstLineChars="200" w:firstLine="480"/>
        <w:rPr>
          <w:rFonts w:ascii="Times New Roman" w:hAnsi="Times New Roman" w:cs="Times New Roman"/>
          <w:sz w:val="24"/>
          <w:szCs w:val="24"/>
        </w:rPr>
      </w:pPr>
      <w:r w:rsidRPr="00277CE6">
        <w:rPr>
          <w:rFonts w:ascii="Times New Roman" w:hAnsi="Times New Roman" w:cs="Times New Roman"/>
          <w:sz w:val="24"/>
          <w:szCs w:val="24"/>
        </w:rPr>
        <w:t>本课题随后使用</w:t>
      </w:r>
      <w:r w:rsidRPr="00277CE6">
        <w:rPr>
          <w:rFonts w:ascii="Times New Roman" w:hAnsi="Times New Roman" w:cs="Times New Roman"/>
          <w:sz w:val="24"/>
          <w:szCs w:val="24"/>
        </w:rPr>
        <w:t>2.5</w:t>
      </w:r>
      <w:r w:rsidRPr="00277CE6">
        <w:rPr>
          <w:rFonts w:ascii="Times New Roman" w:hAnsi="Times New Roman" w:cs="Times New Roman"/>
          <w:sz w:val="24"/>
          <w:szCs w:val="24"/>
        </w:rPr>
        <w:t>所描述的模型对初始的蛋白质结构进行优化，</w:t>
      </w:r>
      <w:r w:rsidR="001151FF" w:rsidRPr="00277CE6">
        <w:rPr>
          <w:rFonts w:ascii="Times New Roman" w:hAnsi="Times New Roman" w:cs="Times New Roman"/>
          <w:sz w:val="24"/>
          <w:szCs w:val="24"/>
        </w:rPr>
        <w:t>根据</w:t>
      </w:r>
      <w:r w:rsidR="000E0D9F" w:rsidRPr="00277CE6">
        <w:rPr>
          <w:rFonts w:ascii="Times New Roman" w:hAnsi="Times New Roman" w:cs="Times New Roman"/>
          <w:sz w:val="24"/>
          <w:szCs w:val="24"/>
        </w:rPr>
        <w:t>图</w:t>
      </w:r>
      <w:r w:rsidR="000E0D9F" w:rsidRPr="00277CE6">
        <w:rPr>
          <w:rFonts w:ascii="Times New Roman" w:hAnsi="Times New Roman" w:cs="Times New Roman"/>
          <w:sz w:val="24"/>
          <w:szCs w:val="24"/>
        </w:rPr>
        <w:t>2.3</w:t>
      </w:r>
      <w:r w:rsidR="000E0D9F" w:rsidRPr="00277CE6">
        <w:rPr>
          <w:rFonts w:ascii="Times New Roman" w:hAnsi="Times New Roman" w:cs="Times New Roman"/>
          <w:sz w:val="24"/>
          <w:szCs w:val="24"/>
        </w:rPr>
        <w:t>对蛋白质结构的设计要求，</w:t>
      </w:r>
      <w:r w:rsidR="00E55275" w:rsidRPr="00277CE6">
        <w:rPr>
          <w:rFonts w:ascii="Times New Roman" w:hAnsi="Times New Roman" w:cs="Times New Roman"/>
          <w:sz w:val="24"/>
          <w:szCs w:val="24"/>
        </w:rPr>
        <w:t>预先指定</w:t>
      </w:r>
      <w:r w:rsidR="001151FF" w:rsidRPr="00277CE6">
        <w:rPr>
          <w:rFonts w:ascii="Times New Roman" w:hAnsi="Times New Roman" w:cs="Times New Roman"/>
          <w:sz w:val="24"/>
          <w:szCs w:val="24"/>
        </w:rPr>
        <w:t>β-</w:t>
      </w:r>
      <w:r w:rsidR="001151FF" w:rsidRPr="00277CE6">
        <w:rPr>
          <w:rFonts w:ascii="Times New Roman" w:hAnsi="Times New Roman" w:cs="Times New Roman"/>
          <w:sz w:val="24"/>
          <w:szCs w:val="24"/>
        </w:rPr>
        <w:t>折叠片</w:t>
      </w:r>
      <w:r w:rsidR="009976ED" w:rsidRPr="00277CE6">
        <w:rPr>
          <w:rFonts w:ascii="Times New Roman" w:hAnsi="Times New Roman" w:cs="Times New Roman"/>
          <w:sz w:val="24"/>
          <w:szCs w:val="24"/>
        </w:rPr>
        <w:t>之间存在氢键相互作用的残基和</w:t>
      </w:r>
      <w:r w:rsidR="00277CE6" w:rsidRPr="00277CE6">
        <w:rPr>
          <w:rFonts w:ascii="Times New Roman" w:hAnsi="Times New Roman" w:cs="Times New Roman"/>
          <w:sz w:val="24"/>
          <w:szCs w:val="24"/>
        </w:rPr>
        <w:t>参与形成</w:t>
      </w:r>
      <w:r w:rsidR="00BC13CC" w:rsidRPr="00277CE6">
        <w:rPr>
          <w:rFonts w:ascii="Times New Roman" w:hAnsi="Times New Roman" w:cs="Times New Roman"/>
          <w:sz w:val="24"/>
          <w:szCs w:val="24"/>
        </w:rPr>
        <w:t>疏水核心</w:t>
      </w:r>
      <w:r w:rsidR="00277CE6" w:rsidRPr="00277CE6">
        <w:rPr>
          <w:rFonts w:ascii="Times New Roman" w:hAnsi="Times New Roman" w:cs="Times New Roman"/>
          <w:sz w:val="24"/>
          <w:szCs w:val="24"/>
        </w:rPr>
        <w:t>的、存在侧链相互作用的残基，相关</w:t>
      </w:r>
      <w:r w:rsidR="00277CE6">
        <w:rPr>
          <w:rFonts w:ascii="Times New Roman" w:hAnsi="Times New Roman" w:cs="Times New Roman" w:hint="eastAsia"/>
          <w:sz w:val="24"/>
          <w:szCs w:val="24"/>
        </w:rPr>
        <w:t>信息写入</w:t>
      </w:r>
      <w:r w:rsidR="005B3596">
        <w:rPr>
          <w:rFonts w:ascii="Times New Roman" w:hAnsi="Times New Roman" w:cs="Times New Roman" w:hint="eastAsia"/>
          <w:sz w:val="24"/>
          <w:szCs w:val="24"/>
        </w:rPr>
        <w:t>如图</w:t>
      </w:r>
      <w:r w:rsidR="005B3596">
        <w:rPr>
          <w:rFonts w:ascii="Times New Roman" w:hAnsi="Times New Roman" w:cs="Times New Roman" w:hint="eastAsia"/>
          <w:sz w:val="24"/>
          <w:szCs w:val="24"/>
        </w:rPr>
        <w:t>2</w:t>
      </w:r>
      <w:r w:rsidR="005B3596">
        <w:rPr>
          <w:rFonts w:ascii="Times New Roman" w:hAnsi="Times New Roman" w:cs="Times New Roman"/>
          <w:sz w:val="24"/>
          <w:szCs w:val="24"/>
        </w:rPr>
        <w:t>.4</w:t>
      </w:r>
      <w:r w:rsidR="005B3596">
        <w:rPr>
          <w:rFonts w:ascii="Times New Roman" w:hAnsi="Times New Roman" w:cs="Times New Roman" w:hint="eastAsia"/>
          <w:sz w:val="24"/>
          <w:szCs w:val="24"/>
        </w:rPr>
        <w:t>所示的</w:t>
      </w:r>
      <w:r w:rsidR="00471E7A">
        <w:rPr>
          <w:rFonts w:ascii="Times New Roman" w:hAnsi="Times New Roman" w:cs="Times New Roman" w:hint="eastAsia"/>
          <w:sz w:val="24"/>
          <w:szCs w:val="24"/>
        </w:rPr>
        <w:t>sketch</w:t>
      </w:r>
      <w:r w:rsidR="00471E7A">
        <w:rPr>
          <w:rFonts w:ascii="Times New Roman" w:hAnsi="Times New Roman" w:cs="Times New Roman"/>
          <w:sz w:val="24"/>
          <w:szCs w:val="24"/>
        </w:rPr>
        <w:t>_extra_info.txt</w:t>
      </w:r>
      <w:r w:rsidR="00471E7A">
        <w:rPr>
          <w:rFonts w:ascii="Times New Roman" w:hAnsi="Times New Roman" w:cs="Times New Roman" w:hint="eastAsia"/>
          <w:sz w:val="24"/>
          <w:szCs w:val="24"/>
        </w:rPr>
        <w:t>文件中，</w:t>
      </w:r>
      <w:r w:rsidR="005B3596">
        <w:rPr>
          <w:rFonts w:ascii="Times New Roman" w:hAnsi="Times New Roman" w:cs="Times New Roman" w:hint="eastAsia"/>
          <w:sz w:val="24"/>
          <w:szCs w:val="24"/>
        </w:rPr>
        <w:t>模型</w:t>
      </w:r>
      <w:r w:rsidR="00B6465F">
        <w:rPr>
          <w:rFonts w:ascii="Times New Roman" w:hAnsi="Times New Roman" w:cs="Times New Roman" w:hint="eastAsia"/>
          <w:sz w:val="24"/>
          <w:szCs w:val="24"/>
        </w:rPr>
        <w:t>在进行主链结构优化时读取</w:t>
      </w:r>
      <w:r w:rsidR="00B6465F">
        <w:rPr>
          <w:rFonts w:ascii="Times New Roman" w:hAnsi="Times New Roman" w:cs="Times New Roman" w:hint="eastAsia"/>
          <w:sz w:val="24"/>
          <w:szCs w:val="24"/>
        </w:rPr>
        <w:t>sketch</w:t>
      </w:r>
      <w:r w:rsidR="00B6465F">
        <w:rPr>
          <w:rFonts w:ascii="Times New Roman" w:hAnsi="Times New Roman" w:cs="Times New Roman"/>
          <w:sz w:val="24"/>
          <w:szCs w:val="24"/>
        </w:rPr>
        <w:t>_extra_info.txt</w:t>
      </w:r>
      <w:r w:rsidR="00B6465F">
        <w:rPr>
          <w:rFonts w:ascii="Times New Roman" w:hAnsi="Times New Roman" w:cs="Times New Roman" w:hint="eastAsia"/>
          <w:sz w:val="24"/>
          <w:szCs w:val="24"/>
        </w:rPr>
        <w:t>文件中</w:t>
      </w:r>
      <w:r w:rsidR="00925687">
        <w:rPr>
          <w:rFonts w:ascii="Times New Roman" w:hAnsi="Times New Roman" w:cs="Times New Roman" w:hint="eastAsia"/>
          <w:sz w:val="24"/>
          <w:szCs w:val="24"/>
        </w:rPr>
        <w:t>的描述，</w:t>
      </w:r>
      <w:r w:rsidR="00C64451">
        <w:rPr>
          <w:rFonts w:ascii="Times New Roman" w:hAnsi="Times New Roman" w:cs="Times New Roman" w:hint="eastAsia"/>
          <w:sz w:val="24"/>
          <w:szCs w:val="24"/>
        </w:rPr>
        <w:t>从而</w:t>
      </w:r>
      <w:r w:rsidR="00B91B09">
        <w:rPr>
          <w:rFonts w:ascii="Times New Roman" w:hAnsi="Times New Roman" w:cs="Times New Roman" w:hint="eastAsia"/>
          <w:sz w:val="24"/>
          <w:szCs w:val="24"/>
        </w:rPr>
        <w:t>基于</w:t>
      </w:r>
      <w:r w:rsidR="00C64451">
        <w:rPr>
          <w:rFonts w:ascii="Times New Roman" w:hAnsi="Times New Roman" w:cs="Times New Roman" w:hint="eastAsia"/>
          <w:sz w:val="24"/>
          <w:szCs w:val="24"/>
        </w:rPr>
        <w:t>蛋白质初始结构</w:t>
      </w:r>
      <w:r w:rsidR="008F2FC1">
        <w:rPr>
          <w:rFonts w:ascii="Times New Roman" w:hAnsi="Times New Roman" w:cs="Times New Roman" w:hint="eastAsia"/>
          <w:sz w:val="24"/>
          <w:szCs w:val="24"/>
        </w:rPr>
        <w:t>而</w:t>
      </w:r>
      <w:r w:rsidR="00B91B09">
        <w:rPr>
          <w:rFonts w:ascii="Times New Roman" w:hAnsi="Times New Roman" w:cs="Times New Roman" w:hint="eastAsia"/>
          <w:sz w:val="24"/>
          <w:szCs w:val="24"/>
        </w:rPr>
        <w:t>构建</w:t>
      </w:r>
      <w:r w:rsidR="00C64451">
        <w:rPr>
          <w:rFonts w:ascii="Times New Roman" w:hAnsi="Times New Roman" w:cs="Times New Roman" w:hint="eastAsia"/>
          <w:sz w:val="24"/>
          <w:szCs w:val="24"/>
        </w:rPr>
        <w:t>图</w:t>
      </w:r>
      <w:r w:rsidR="00B91B09">
        <w:rPr>
          <w:rFonts w:ascii="Times New Roman" w:hAnsi="Times New Roman" w:cs="Times New Roman" w:hint="eastAsia"/>
          <w:sz w:val="24"/>
          <w:szCs w:val="24"/>
        </w:rPr>
        <w:t>的节点和边</w:t>
      </w:r>
      <w:r w:rsidR="00C64451">
        <w:rPr>
          <w:rFonts w:ascii="Times New Roman" w:hAnsi="Times New Roman" w:cs="Times New Roman" w:hint="eastAsia"/>
          <w:sz w:val="24"/>
          <w:szCs w:val="24"/>
        </w:rPr>
        <w:t>。</w:t>
      </w:r>
      <w:r w:rsidR="000145CD">
        <w:rPr>
          <w:rFonts w:ascii="Times New Roman" w:hAnsi="Times New Roman" w:cs="Times New Roman" w:hint="eastAsia"/>
          <w:sz w:val="24"/>
          <w:szCs w:val="24"/>
        </w:rPr>
        <w:t>优化过程所使用的模型参数与</w:t>
      </w:r>
      <w:r w:rsidR="000145CD">
        <w:rPr>
          <w:rFonts w:ascii="Times New Roman" w:hAnsi="Times New Roman" w:cs="Times New Roman" w:hint="eastAsia"/>
          <w:sz w:val="24"/>
          <w:szCs w:val="24"/>
        </w:rPr>
        <w:t>2</w:t>
      </w:r>
      <w:r w:rsidR="000145CD">
        <w:rPr>
          <w:rFonts w:ascii="Times New Roman" w:hAnsi="Times New Roman" w:cs="Times New Roman"/>
          <w:sz w:val="24"/>
          <w:szCs w:val="24"/>
        </w:rPr>
        <w:t>.4</w:t>
      </w:r>
      <w:r w:rsidR="000145CD">
        <w:rPr>
          <w:rFonts w:ascii="Times New Roman" w:hAnsi="Times New Roman" w:cs="Times New Roman" w:hint="eastAsia"/>
          <w:sz w:val="24"/>
          <w:szCs w:val="24"/>
        </w:rPr>
        <w:t>一致，即</w:t>
      </w:r>
      <m:oMath>
        <m:r>
          <m:rPr>
            <m:sty m:val="p"/>
          </m:rPr>
          <w:rPr>
            <w:rFonts w:ascii="Cambria Math" w:hAnsi="Cambria Math" w:cs="Times New Roman"/>
            <w:sz w:val="24"/>
            <w:szCs w:val="24"/>
          </w:rPr>
          <m:t>steps=2000</m:t>
        </m:r>
      </m:oMath>
      <w:r w:rsidR="000145CD" w:rsidRPr="00277CE6">
        <w:rPr>
          <w:rFonts w:ascii="Times New Roman" w:hAnsi="Times New Roman" w:cs="Times New Roman"/>
          <w:sz w:val="24"/>
          <w:szCs w:val="24"/>
        </w:rPr>
        <w:t>，</w:t>
      </w:r>
      <m:oMath>
        <m:r>
          <m:rPr>
            <m:sty m:val="p"/>
          </m:rPr>
          <w:rPr>
            <w:rFonts w:ascii="Cambria Math" w:hAnsi="Cambria Math" w:cs="Times New Roman"/>
            <w:sz w:val="24"/>
            <w:szCs w:val="24"/>
          </w:rPr>
          <m:t>step</m:t>
        </m:r>
        <m:r>
          <m:rPr>
            <m:lit/>
            <m:sty m:val="p"/>
          </m:rPr>
          <w:rPr>
            <w:rFonts w:ascii="Cambria Math" w:hAnsi="Cambria Math" w:cs="Times New Roman"/>
            <w:sz w:val="24"/>
            <w:szCs w:val="24"/>
          </w:rPr>
          <m:t>_</m:t>
        </m:r>
        <m:r>
          <m:rPr>
            <m:sty m:val="p"/>
          </m:rPr>
          <w:rPr>
            <w:rFonts w:ascii="Cambria Math" w:hAnsi="Cambria Math" w:cs="Times New Roman"/>
            <w:sz w:val="24"/>
            <w:szCs w:val="24"/>
          </w:rPr>
          <m:t>lr=2.4×</m:t>
        </m:r>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-11</m:t>
            </m:r>
          </m:sup>
        </m:sSup>
      </m:oMath>
      <w:r w:rsidR="00354B42">
        <w:rPr>
          <w:rFonts w:ascii="Times New Roman" w:hAnsi="Times New Roman" w:cs="Times New Roman" w:hint="eastAsia"/>
          <w:sz w:val="24"/>
          <w:szCs w:val="24"/>
        </w:rPr>
        <w:t>，将</w:t>
      </w:r>
      <w:r w:rsidR="00CE0A74">
        <w:rPr>
          <w:rFonts w:ascii="Times New Roman" w:hAnsi="Times New Roman" w:cs="Times New Roman" w:hint="eastAsia"/>
          <w:sz w:val="24"/>
          <w:szCs w:val="24"/>
        </w:rPr>
        <w:t>优化后的</w:t>
      </w:r>
      <w:r w:rsidR="00EA1239">
        <w:rPr>
          <w:rFonts w:ascii="Times New Roman" w:hAnsi="Times New Roman" w:cs="Times New Roman" w:hint="eastAsia"/>
          <w:sz w:val="24"/>
          <w:szCs w:val="24"/>
        </w:rPr>
        <w:t>蛋白质主</w:t>
      </w:r>
      <w:r w:rsidR="00EA1239" w:rsidRPr="00EA1239">
        <w:rPr>
          <w:rFonts w:ascii="Times New Roman" w:hAnsi="Times New Roman" w:cs="Times New Roman"/>
          <w:sz w:val="24"/>
          <w:szCs w:val="24"/>
        </w:rPr>
        <w:t>链</w:t>
      </w:r>
      <w:r w:rsidR="00EA1239" w:rsidRPr="00EA1239">
        <w:rPr>
          <w:rFonts w:ascii="Times New Roman" w:hAnsi="Times New Roman" w:cs="Times New Roman"/>
          <w:sz w:val="24"/>
          <w:szCs w:val="24"/>
        </w:rPr>
        <w:t>Cα</w:t>
      </w:r>
      <w:r w:rsidR="00EA1239" w:rsidRPr="00EA1239">
        <w:rPr>
          <w:rFonts w:ascii="Times New Roman" w:hAnsi="Times New Roman" w:cs="Times New Roman"/>
          <w:sz w:val="24"/>
          <w:szCs w:val="24"/>
        </w:rPr>
        <w:t>的</w:t>
      </w:r>
      <w:r w:rsidR="00E24CC3">
        <w:rPr>
          <w:rFonts w:ascii="Times New Roman" w:hAnsi="Times New Roman" w:cs="Times New Roman" w:hint="eastAsia"/>
          <w:sz w:val="24"/>
          <w:szCs w:val="24"/>
        </w:rPr>
        <w:t>三维坐标信息</w:t>
      </w:r>
      <w:r w:rsidR="00354B42">
        <w:rPr>
          <w:rFonts w:ascii="Times New Roman" w:hAnsi="Times New Roman" w:cs="Times New Roman" w:hint="eastAsia"/>
          <w:sz w:val="24"/>
          <w:szCs w:val="24"/>
        </w:rPr>
        <w:t>写入</w:t>
      </w:r>
      <w:r w:rsidR="006B3F1D">
        <w:rPr>
          <w:rFonts w:ascii="Times New Roman" w:hAnsi="Times New Roman" w:cs="Times New Roman" w:hint="eastAsia"/>
          <w:sz w:val="24"/>
          <w:szCs w:val="24"/>
        </w:rPr>
        <w:t>新的</w:t>
      </w:r>
      <w:r w:rsidR="006B3F1D">
        <w:rPr>
          <w:rFonts w:ascii="Times New Roman" w:hAnsi="Times New Roman" w:cs="Times New Roman" w:hint="eastAsia"/>
          <w:sz w:val="24"/>
          <w:szCs w:val="24"/>
        </w:rPr>
        <w:t>PDB</w:t>
      </w:r>
      <w:r w:rsidR="006B3F1D">
        <w:rPr>
          <w:rFonts w:ascii="Times New Roman" w:hAnsi="Times New Roman" w:cs="Times New Roman" w:hint="eastAsia"/>
          <w:sz w:val="24"/>
          <w:szCs w:val="24"/>
        </w:rPr>
        <w:t>文件。</w:t>
      </w:r>
      <w:r w:rsidR="00EA1239">
        <w:rPr>
          <w:rFonts w:ascii="Times New Roman" w:hAnsi="Times New Roman" w:cs="Times New Roman" w:hint="eastAsia"/>
          <w:sz w:val="24"/>
          <w:szCs w:val="24"/>
        </w:rPr>
        <w:t>由于</w:t>
      </w:r>
      <w:r w:rsidR="00EA1239">
        <w:rPr>
          <w:rFonts w:ascii="Times New Roman" w:hAnsi="Times New Roman" w:cs="Times New Roman" w:hint="eastAsia"/>
          <w:sz w:val="24"/>
          <w:szCs w:val="24"/>
        </w:rPr>
        <w:t>Rosetta</w:t>
      </w:r>
      <w:r w:rsidR="00EA1239">
        <w:rPr>
          <w:rFonts w:ascii="Times New Roman" w:hAnsi="Times New Roman" w:cs="Times New Roman"/>
          <w:sz w:val="24"/>
          <w:szCs w:val="24"/>
        </w:rPr>
        <w:t xml:space="preserve"> </w:t>
      </w:r>
      <w:proofErr w:type="spellStart"/>
      <w:r w:rsidR="00EA1239">
        <w:rPr>
          <w:rFonts w:ascii="Times New Roman" w:hAnsi="Times New Roman" w:cs="Times New Roman" w:hint="eastAsia"/>
          <w:sz w:val="24"/>
          <w:szCs w:val="24"/>
        </w:rPr>
        <w:t>fixbb</w:t>
      </w:r>
      <w:proofErr w:type="spellEnd"/>
      <w:r w:rsidR="00EA1239">
        <w:rPr>
          <w:rFonts w:ascii="Times New Roman" w:hAnsi="Times New Roman" w:cs="Times New Roman" w:hint="eastAsia"/>
          <w:sz w:val="24"/>
          <w:szCs w:val="24"/>
        </w:rPr>
        <w:lastRenderedPageBreak/>
        <w:t>模块需要完整的主链结构，本课题使用</w:t>
      </w:r>
      <w:r w:rsidR="00B6395F">
        <w:rPr>
          <w:rFonts w:ascii="Times New Roman" w:hAnsi="Times New Roman" w:cs="Times New Roman" w:hint="eastAsia"/>
          <w:sz w:val="24"/>
          <w:szCs w:val="24"/>
        </w:rPr>
        <w:t>PD</w:t>
      </w:r>
      <w:r w:rsidR="00B6395F">
        <w:rPr>
          <w:rFonts w:ascii="Times New Roman" w:hAnsi="Times New Roman" w:cs="Times New Roman"/>
          <w:sz w:val="24"/>
          <w:szCs w:val="24"/>
        </w:rPr>
        <w:t xml:space="preserve">2 </w:t>
      </w:r>
      <w:r w:rsidR="00B6395F">
        <w:rPr>
          <w:rFonts w:ascii="Times New Roman" w:hAnsi="Times New Roman" w:cs="Times New Roman" w:hint="eastAsia"/>
          <w:sz w:val="24"/>
          <w:szCs w:val="24"/>
        </w:rPr>
        <w:t>ca</w:t>
      </w:r>
      <w:r w:rsidR="00B6395F">
        <w:rPr>
          <w:rFonts w:ascii="Times New Roman" w:hAnsi="Times New Roman" w:cs="Times New Roman"/>
          <w:sz w:val="24"/>
          <w:szCs w:val="24"/>
        </w:rPr>
        <w:t>2</w:t>
      </w:r>
      <w:r w:rsidR="00B6395F">
        <w:rPr>
          <w:rFonts w:ascii="Times New Roman" w:hAnsi="Times New Roman" w:cs="Times New Roman" w:hint="eastAsia"/>
          <w:sz w:val="24"/>
          <w:szCs w:val="24"/>
        </w:rPr>
        <w:t>main</w:t>
      </w:r>
      <w:r w:rsidR="00B6395F">
        <w:rPr>
          <w:rFonts w:ascii="Times New Roman" w:hAnsi="Times New Roman" w:cs="Times New Roman" w:hint="eastAsia"/>
          <w:sz w:val="24"/>
          <w:szCs w:val="24"/>
        </w:rPr>
        <w:t>服务器</w:t>
      </w:r>
      <w:r w:rsidR="00B6395F">
        <w:rPr>
          <w:rFonts w:ascii="Times New Roman" w:hAnsi="Times New Roman" w:cs="Times New Roman"/>
          <w:sz w:val="24"/>
          <w:szCs w:val="24"/>
        </w:rPr>
        <w:fldChar w:fldCharType="begin"/>
      </w:r>
      <w:r w:rsidR="00B6395F">
        <w:rPr>
          <w:rFonts w:ascii="Times New Roman" w:hAnsi="Times New Roman" w:cs="Times New Roman"/>
          <w:sz w:val="24"/>
          <w:szCs w:val="24"/>
        </w:rPr>
        <w:instrText xml:space="preserve"> ADDIN ZOTERO_ITEM CSL_CITATION {"citationID":"ZEYvjxM6","properties":{"formattedCitation":"\\super 31\\nosupersub{}","plainCitation":"31","noteIndex":0},"citationItems":[{"id":160,"uris":["http://zotero.org/users/9340884/items/IHF3FHV7"],"itemData":{"id":160,"type":"article-journal","abstract":"Coarse-grained protein structure models offer increased efficiency in structural modeling, but these must be coupled with fast and accurate methods to revert to a full-atom structure. Here, we present a novel algorithm to reconstruct mainchain models from C traces. This has been parameterized by fitting Gaussian mixture models (GMMs) to short backbone fragments centered on idealized peptide bonds. The method we have developed is statistically significantly more accurate than several competing methods, both in terms of RMSD values and dihedral angle differences. The method produced Ramachandran dihedral angle distributions that are closer to that observed in real proteins and better Phaser molecular replacement log-likelihood gains. Amino acid residue sidechain reconstruction accuracy using SCWRL4 was found to be statistically significantly correlated to backbone reconstruction accuracy. Finally, the PD2 method was found to produce significantly lower energy full-atom models using Rosetta which has implications for multiscale protein modeling using coarse-grained models. A webserver and C++ source code is freely available for noncommercial use from: http://www.sbg.bio.ic.ac.uk/phyre2/PD2_ca2main/. © 2013 Wiley Periodicals, Inc.","container-title":"Journal of Computational Chemistry","DOI":"10.1002/jcc.23330","ISSN":"1096-987X","issue":"22","language":"en","note":"_eprint: https://onlinelibrary.wiley.com/doi/pdf/10.1002/jcc.23330","page":"1881-1889","source":"Wiley Online Library","title":"High–quality protein backbone reconstruction from alpha carbons using Gaussian mixture models","volume":"34","author":[{"family":"Moore","given":"Benjamin L."},{"family":"Kelley","given":"Lawrence A."},{"family":"Barber","given":"James"},{"family":"Murray","given":"James W."},{"family":"MacDonald","given":"James T."}],"issued":{"date-parts":[["2013"]]}}}],"schema":"https://github.com/citation-style-language/schema/raw/master/csl-citation.json"} </w:instrText>
      </w:r>
      <w:r w:rsidR="00B6395F">
        <w:rPr>
          <w:rFonts w:ascii="Times New Roman" w:hAnsi="Times New Roman" w:cs="Times New Roman"/>
          <w:sz w:val="24"/>
          <w:szCs w:val="24"/>
        </w:rPr>
        <w:fldChar w:fldCharType="separate"/>
      </w:r>
      <w:r w:rsidR="00B6395F" w:rsidRPr="00B6395F">
        <w:rPr>
          <w:rFonts w:ascii="Times New Roman" w:hAnsi="Times New Roman" w:cs="Times New Roman"/>
          <w:kern w:val="0"/>
          <w:sz w:val="24"/>
          <w:szCs w:val="24"/>
          <w:vertAlign w:val="superscript"/>
        </w:rPr>
        <w:t>31</w:t>
      </w:r>
      <w:r w:rsidR="00B6395F">
        <w:rPr>
          <w:rFonts w:ascii="Times New Roman" w:hAnsi="Times New Roman" w:cs="Times New Roman"/>
          <w:sz w:val="24"/>
          <w:szCs w:val="24"/>
        </w:rPr>
        <w:fldChar w:fldCharType="end"/>
      </w:r>
      <w:r w:rsidR="002122E1">
        <w:rPr>
          <w:rFonts w:ascii="Times New Roman" w:hAnsi="Times New Roman" w:cs="Times New Roman" w:hint="eastAsia"/>
          <w:sz w:val="24"/>
          <w:szCs w:val="24"/>
        </w:rPr>
        <w:t>根据</w:t>
      </w:r>
      <w:r w:rsidR="00B6395F">
        <w:rPr>
          <w:rFonts w:ascii="Times New Roman" w:hAnsi="Times New Roman" w:cs="Times New Roman" w:hint="eastAsia"/>
          <w:sz w:val="24"/>
          <w:szCs w:val="24"/>
        </w:rPr>
        <w:t>主链</w:t>
      </w:r>
      <w:r w:rsidR="00B6395F" w:rsidRPr="00EA1239">
        <w:rPr>
          <w:rFonts w:ascii="Times New Roman" w:hAnsi="Times New Roman" w:cs="Times New Roman"/>
          <w:sz w:val="24"/>
          <w:szCs w:val="24"/>
        </w:rPr>
        <w:t>Cα</w:t>
      </w:r>
      <w:r w:rsidR="00B6395F">
        <w:rPr>
          <w:rFonts w:ascii="Times New Roman" w:hAnsi="Times New Roman" w:cs="Times New Roman" w:hint="eastAsia"/>
          <w:sz w:val="24"/>
          <w:szCs w:val="24"/>
        </w:rPr>
        <w:t>坐标重建</w:t>
      </w:r>
      <w:r w:rsidR="006B6905">
        <w:rPr>
          <w:rFonts w:ascii="Times New Roman" w:hAnsi="Times New Roman" w:cs="Times New Roman" w:hint="eastAsia"/>
          <w:sz w:val="24"/>
          <w:szCs w:val="24"/>
        </w:rPr>
        <w:t>主链全部原子的坐标</w:t>
      </w:r>
      <w:r w:rsidR="00036E9B">
        <w:rPr>
          <w:rFonts w:ascii="Times New Roman" w:hAnsi="Times New Roman" w:cs="Times New Roman" w:hint="eastAsia"/>
          <w:sz w:val="24"/>
          <w:szCs w:val="24"/>
        </w:rPr>
        <w:t>。对于经过上述步骤得到的</w:t>
      </w:r>
      <w:r w:rsidR="00B225B6">
        <w:rPr>
          <w:rFonts w:ascii="Times New Roman" w:hAnsi="Times New Roman" w:cs="Times New Roman" w:hint="eastAsia"/>
          <w:sz w:val="24"/>
          <w:szCs w:val="24"/>
        </w:rPr>
        <w:t>优化后</w:t>
      </w:r>
      <w:r w:rsidR="00036E9B">
        <w:rPr>
          <w:rFonts w:ascii="Times New Roman" w:hAnsi="Times New Roman" w:cs="Times New Roman" w:hint="eastAsia"/>
          <w:sz w:val="24"/>
          <w:szCs w:val="24"/>
        </w:rPr>
        <w:t>的</w:t>
      </w:r>
      <w:r w:rsidR="00A26977">
        <w:rPr>
          <w:rFonts w:ascii="Times New Roman" w:hAnsi="Times New Roman" w:cs="Times New Roman" w:hint="eastAsia"/>
          <w:sz w:val="24"/>
          <w:szCs w:val="24"/>
        </w:rPr>
        <w:t>主链</w:t>
      </w:r>
      <w:r w:rsidR="00B225B6">
        <w:rPr>
          <w:rFonts w:ascii="Times New Roman" w:hAnsi="Times New Roman" w:cs="Times New Roman" w:hint="eastAsia"/>
          <w:sz w:val="24"/>
          <w:szCs w:val="24"/>
        </w:rPr>
        <w:t>结构</w:t>
      </w:r>
      <w:r w:rsidR="00036E9B">
        <w:rPr>
          <w:rFonts w:ascii="Times New Roman" w:hAnsi="Times New Roman" w:cs="Times New Roman" w:hint="eastAsia"/>
          <w:sz w:val="24"/>
          <w:szCs w:val="24"/>
        </w:rPr>
        <w:t>，同样使用</w:t>
      </w:r>
      <w:r w:rsidR="00036E9B">
        <w:rPr>
          <w:rFonts w:ascii="Times New Roman" w:hAnsi="Times New Roman" w:cs="Times New Roman" w:hint="eastAsia"/>
          <w:sz w:val="24"/>
          <w:szCs w:val="24"/>
        </w:rPr>
        <w:t>Rosetta</w:t>
      </w:r>
      <w:r w:rsidR="00036E9B">
        <w:rPr>
          <w:rFonts w:ascii="Times New Roman" w:hAnsi="Times New Roman" w:cs="Times New Roman"/>
          <w:sz w:val="24"/>
          <w:szCs w:val="24"/>
        </w:rPr>
        <w:t xml:space="preserve"> </w:t>
      </w:r>
      <w:proofErr w:type="spellStart"/>
      <w:r w:rsidR="00036E9B">
        <w:rPr>
          <w:rFonts w:ascii="Times New Roman" w:hAnsi="Times New Roman" w:cs="Times New Roman" w:hint="eastAsia"/>
          <w:sz w:val="24"/>
          <w:szCs w:val="24"/>
        </w:rPr>
        <w:t>fixbb</w:t>
      </w:r>
      <w:proofErr w:type="spellEnd"/>
      <w:r w:rsidR="00036E9B">
        <w:rPr>
          <w:rFonts w:ascii="Times New Roman" w:hAnsi="Times New Roman" w:cs="Times New Roman" w:hint="eastAsia"/>
          <w:sz w:val="24"/>
          <w:szCs w:val="24"/>
        </w:rPr>
        <w:t>模块进行固定主链</w:t>
      </w:r>
      <w:r w:rsidR="00927E43">
        <w:rPr>
          <w:rFonts w:ascii="Times New Roman" w:hAnsi="Times New Roman" w:cs="Times New Roman" w:hint="eastAsia"/>
          <w:sz w:val="24"/>
          <w:szCs w:val="24"/>
        </w:rPr>
        <w:t>的序列设计，</w:t>
      </w:r>
      <w:r w:rsidR="00927E43" w:rsidRPr="00277CE6">
        <w:rPr>
          <w:rFonts w:ascii="Times New Roman" w:hAnsi="Times New Roman" w:cs="Times New Roman"/>
          <w:sz w:val="24"/>
          <w:szCs w:val="24"/>
        </w:rPr>
        <w:t>每个结构生成</w:t>
      </w:r>
      <w:r w:rsidR="00927E43" w:rsidRPr="00277CE6">
        <w:rPr>
          <w:rFonts w:ascii="Times New Roman" w:hAnsi="Times New Roman" w:cs="Times New Roman"/>
          <w:sz w:val="24"/>
          <w:szCs w:val="24"/>
        </w:rPr>
        <w:t>10</w:t>
      </w:r>
      <w:r w:rsidR="00927E43" w:rsidRPr="00277CE6">
        <w:rPr>
          <w:rFonts w:ascii="Times New Roman" w:hAnsi="Times New Roman" w:cs="Times New Roman"/>
          <w:sz w:val="24"/>
          <w:szCs w:val="24"/>
        </w:rPr>
        <w:t>个可能的序列，从输出文件</w:t>
      </w:r>
      <w:r w:rsidR="00927E43" w:rsidRPr="00277CE6">
        <w:rPr>
          <w:rFonts w:ascii="Times New Roman" w:hAnsi="Times New Roman" w:cs="Times New Roman"/>
          <w:sz w:val="24"/>
          <w:szCs w:val="24"/>
        </w:rPr>
        <w:t>score.sc</w:t>
      </w:r>
      <w:r w:rsidR="00927E43" w:rsidRPr="00277CE6">
        <w:rPr>
          <w:rFonts w:ascii="Times New Roman" w:hAnsi="Times New Roman" w:cs="Times New Roman"/>
          <w:sz w:val="24"/>
          <w:szCs w:val="24"/>
        </w:rPr>
        <w:t>中读取所设计序列的得分并取均值，作为</w:t>
      </w:r>
      <w:r w:rsidR="00927E43">
        <w:rPr>
          <w:rFonts w:ascii="Times New Roman" w:hAnsi="Times New Roman" w:cs="Times New Roman" w:hint="eastAsia"/>
          <w:sz w:val="24"/>
          <w:szCs w:val="24"/>
        </w:rPr>
        <w:t>优化后</w:t>
      </w:r>
      <w:r w:rsidR="00927E43" w:rsidRPr="00277CE6">
        <w:rPr>
          <w:rFonts w:ascii="Times New Roman" w:hAnsi="Times New Roman" w:cs="Times New Roman"/>
          <w:sz w:val="24"/>
          <w:szCs w:val="24"/>
        </w:rPr>
        <w:t>蛋白质骨架结构质量的评价标准。</w:t>
      </w:r>
      <w:r w:rsidR="002D4A32">
        <w:rPr>
          <w:rFonts w:ascii="Times New Roman" w:hAnsi="Times New Roman" w:cs="Times New Roman" w:hint="eastAsia"/>
          <w:sz w:val="24"/>
          <w:szCs w:val="24"/>
        </w:rPr>
        <w:t>通过比对</w:t>
      </w:r>
      <w:r w:rsidR="00E54C7A">
        <w:rPr>
          <w:rFonts w:ascii="Times New Roman" w:hAnsi="Times New Roman" w:cs="Times New Roman" w:hint="eastAsia"/>
          <w:sz w:val="24"/>
          <w:szCs w:val="24"/>
        </w:rPr>
        <w:t>优化前后序列设计的得分，</w:t>
      </w:r>
      <w:r w:rsidR="006C4079">
        <w:rPr>
          <w:rFonts w:ascii="Times New Roman" w:hAnsi="Times New Roman" w:cs="Times New Roman" w:hint="eastAsia"/>
          <w:sz w:val="24"/>
          <w:szCs w:val="24"/>
        </w:rPr>
        <w:t>判断本课题所构建的模型在</w:t>
      </w:r>
      <w:r w:rsidR="0018563B">
        <w:rPr>
          <w:rFonts w:ascii="Times New Roman" w:hAnsi="Times New Roman" w:cs="Times New Roman" w:hint="eastAsia"/>
          <w:sz w:val="24"/>
          <w:szCs w:val="24"/>
        </w:rPr>
        <w:t>蛋白质主链结构优化上的效果。</w:t>
      </w:r>
    </w:p>
    <w:p w14:paraId="13B94C57" w14:textId="46B25975" w:rsidR="007D1102" w:rsidRPr="00277CE6" w:rsidRDefault="007D1102" w:rsidP="00A93BB8">
      <w:pPr>
        <w:autoSpaceDE w:val="0"/>
        <w:autoSpaceDN w:val="0"/>
        <w:adjustRightInd w:val="0"/>
        <w:ind w:firstLine="420"/>
        <w:rPr>
          <w:rFonts w:ascii="Times New Roman" w:hAnsi="Times New Roman" w:cs="Times New Roman"/>
          <w:sz w:val="24"/>
          <w:szCs w:val="24"/>
        </w:rPr>
      </w:pPr>
    </w:p>
    <w:p w14:paraId="431EABA7" w14:textId="77777777" w:rsidR="007D1102" w:rsidRPr="00277CE6" w:rsidRDefault="007D1102" w:rsidP="00A93BB8">
      <w:pPr>
        <w:autoSpaceDE w:val="0"/>
        <w:autoSpaceDN w:val="0"/>
        <w:adjustRightInd w:val="0"/>
        <w:ind w:firstLine="420"/>
        <w:rPr>
          <w:rFonts w:ascii="Times New Roman" w:hAnsi="Times New Roman" w:cs="Times New Roman"/>
          <w:sz w:val="24"/>
          <w:szCs w:val="24"/>
        </w:rPr>
      </w:pPr>
    </w:p>
    <w:p w14:paraId="2A27E22C" w14:textId="77777777" w:rsidR="00A93BB8" w:rsidRPr="00277CE6" w:rsidRDefault="00A93BB8">
      <w:pPr>
        <w:widowControl/>
        <w:jc w:val="left"/>
        <w:rPr>
          <w:rFonts w:ascii="Times New Roman" w:hAnsi="Times New Roman" w:cs="Times New Roman"/>
        </w:rPr>
      </w:pPr>
      <w:r w:rsidRPr="00277CE6">
        <w:rPr>
          <w:rFonts w:ascii="Times New Roman" w:hAnsi="Times New Roman" w:cs="Times New Roman"/>
        </w:rPr>
        <w:br w:type="page"/>
      </w:r>
    </w:p>
    <w:p w14:paraId="4245B675" w14:textId="25EB6CE5" w:rsidR="005B7372" w:rsidRPr="00277CE6" w:rsidRDefault="0074132A" w:rsidP="00BD7C5B">
      <w:pPr>
        <w:pStyle w:val="Heading1"/>
        <w:rPr>
          <w:rFonts w:ascii="Times New Roman" w:eastAsia="黑体" w:hAnsi="Times New Roman" w:cs="Times New Roman"/>
          <w:b w:val="0"/>
          <w:sz w:val="32"/>
          <w:szCs w:val="32"/>
        </w:rPr>
      </w:pPr>
      <w:bookmarkStart w:id="91" w:name="_Toc104787990"/>
      <w:r w:rsidRPr="00277CE6">
        <w:rPr>
          <w:rFonts w:ascii="Times New Roman" w:eastAsia="黑体" w:hAnsi="Times New Roman" w:cs="Times New Roman"/>
          <w:b w:val="0"/>
          <w:sz w:val="32"/>
          <w:szCs w:val="32"/>
        </w:rPr>
        <w:lastRenderedPageBreak/>
        <w:t>第三章</w:t>
      </w:r>
      <w:r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fldChar w:fldCharType="begin"/>
      </w:r>
      <w:r w:rsidR="003208B7" w:rsidRPr="00277CE6">
        <w:rPr>
          <w:rFonts w:ascii="Times New Roman" w:eastAsia="黑体" w:hAnsi="Times New Roman" w:cs="Times New Roman"/>
          <w:b w:val="0"/>
          <w:sz w:val="32"/>
          <w:szCs w:val="32"/>
        </w:rPr>
        <w:instrText xml:space="preserve"> TITLE  [</w:instrText>
      </w:r>
      <w:r w:rsidR="003208B7" w:rsidRPr="00277CE6">
        <w:rPr>
          <w:rFonts w:ascii="Times New Roman" w:eastAsia="黑体" w:hAnsi="Times New Roman" w:cs="Times New Roman"/>
          <w:b w:val="0"/>
          <w:sz w:val="32"/>
          <w:szCs w:val="32"/>
        </w:rPr>
        <w:instrText>此处键入一级标题</w:instrText>
      </w:r>
      <w:r w:rsidR="003208B7" w:rsidRPr="00277CE6">
        <w:rPr>
          <w:rFonts w:ascii="Times New Roman" w:eastAsia="黑体" w:hAnsi="Times New Roman" w:cs="Times New Roman"/>
          <w:b w:val="0"/>
          <w:sz w:val="32"/>
          <w:szCs w:val="32"/>
        </w:rPr>
        <w:instrText xml:space="preserve">]  \* MERGEFORMAT </w:instrText>
      </w:r>
      <w:r w:rsidR="003208B7" w:rsidRPr="00277CE6">
        <w:rPr>
          <w:rFonts w:ascii="Times New Roman" w:eastAsia="黑体" w:hAnsi="Times New Roman" w:cs="Times New Roman"/>
          <w:b w:val="0"/>
          <w:sz w:val="32"/>
          <w:szCs w:val="32"/>
        </w:rPr>
        <w:fldChar w:fldCharType="separate"/>
      </w:r>
      <w:r w:rsidR="009E42D7" w:rsidRPr="00277CE6">
        <w:rPr>
          <w:rFonts w:ascii="Times New Roman" w:eastAsia="黑体" w:hAnsi="Times New Roman" w:cs="Times New Roman"/>
          <w:b w:val="0"/>
          <w:sz w:val="32"/>
          <w:szCs w:val="32"/>
        </w:rPr>
        <w:t>结果与讨论</w:t>
      </w:r>
      <w:bookmarkEnd w:id="91"/>
      <w:r w:rsidR="003208B7" w:rsidRPr="00277CE6">
        <w:rPr>
          <w:rFonts w:ascii="Times New Roman" w:eastAsia="黑体" w:hAnsi="Times New Roman" w:cs="Times New Roman"/>
          <w:b w:val="0"/>
          <w:sz w:val="32"/>
          <w:szCs w:val="32"/>
        </w:rPr>
        <w:fldChar w:fldCharType="end"/>
      </w:r>
      <w:r w:rsidR="003208B7" w:rsidRPr="00277CE6">
        <w:rPr>
          <w:rFonts w:ascii="Times New Roman" w:eastAsia="黑体" w:hAnsi="Times New Roman" w:cs="Times New Roman"/>
          <w:b w:val="0"/>
          <w:sz w:val="32"/>
          <w:szCs w:val="32"/>
        </w:rPr>
        <w:t xml:space="preserve"> </w:t>
      </w:r>
    </w:p>
    <w:p w14:paraId="07756DD7" w14:textId="713460AB" w:rsidR="00BD7C5B" w:rsidRPr="00277CE6" w:rsidRDefault="00BD7C5B" w:rsidP="00BD7C5B">
      <w:pPr>
        <w:pStyle w:val="Heading2"/>
        <w:rPr>
          <w:rFonts w:eastAsiaTheme="minorEastAsia" w:cs="Times New Roman"/>
          <w:sz w:val="28"/>
          <w:szCs w:val="28"/>
        </w:rPr>
      </w:pPr>
      <w:bookmarkStart w:id="92" w:name="_Toc104787991"/>
      <w:r w:rsidRPr="00277CE6">
        <w:rPr>
          <w:rFonts w:eastAsiaTheme="minorEastAsia" w:cs="Times New Roman"/>
          <w:sz w:val="28"/>
          <w:szCs w:val="28"/>
        </w:rPr>
        <w:t xml:space="preserve">3.1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7201D3">
        <w:rPr>
          <w:rFonts w:eastAsiaTheme="minorEastAsia" w:cs="Times New Roman" w:hint="eastAsia"/>
          <w:sz w:val="28"/>
          <w:szCs w:val="28"/>
        </w:rPr>
        <w:t>模型训练与评估结果</w:t>
      </w:r>
      <w:bookmarkEnd w:id="92"/>
      <w:r w:rsidRPr="00277CE6">
        <w:rPr>
          <w:rFonts w:eastAsiaTheme="minorEastAsia" w:cs="Times New Roman"/>
          <w:sz w:val="28"/>
          <w:szCs w:val="28"/>
        </w:rPr>
        <w:fldChar w:fldCharType="end"/>
      </w:r>
    </w:p>
    <w:p w14:paraId="0401C9D4" w14:textId="498AC55B" w:rsidR="00130606" w:rsidRDefault="00BD7C5B" w:rsidP="00450162">
      <w:pPr>
        <w:pStyle w:val="Heading3"/>
        <w:spacing w:beforeLines="0" w:before="0"/>
        <w:ind w:firstLine="480"/>
        <w:rPr>
          <w:rFonts w:eastAsiaTheme="minorEastAsia" w:cs="Times New Roman"/>
          <w:szCs w:val="24"/>
        </w:rPr>
      </w:pPr>
      <w:bookmarkStart w:id="93" w:name="_Toc104787992"/>
      <w:r w:rsidRPr="00277CE6">
        <w:rPr>
          <w:rFonts w:eastAsiaTheme="minorEastAsia" w:cs="Times New Roman"/>
          <w:szCs w:val="24"/>
        </w:rPr>
        <w:t xml:space="preserve">3.1.1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sidR="007201D3">
        <w:rPr>
          <w:rFonts w:eastAsiaTheme="minorEastAsia" w:cs="Times New Roman" w:hint="eastAsia"/>
          <w:szCs w:val="24"/>
        </w:rPr>
        <w:t>基础模型的训练与评估</w:t>
      </w:r>
      <w:bookmarkEnd w:id="93"/>
      <w:r w:rsidRPr="00277CE6">
        <w:rPr>
          <w:rFonts w:eastAsiaTheme="minorEastAsia" w:cs="Times New Roman"/>
          <w:szCs w:val="24"/>
        </w:rPr>
        <w:fldChar w:fldCharType="end"/>
      </w:r>
    </w:p>
    <w:p w14:paraId="6BC20B59" w14:textId="77777777" w:rsidR="00450162" w:rsidRPr="00450162" w:rsidRDefault="00450162" w:rsidP="00450162"/>
    <w:p w14:paraId="2772C53F" w14:textId="5A93B5E0" w:rsidR="00556617" w:rsidRPr="00277CE6" w:rsidRDefault="00450162" w:rsidP="00556617">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588235AD" wp14:editId="076DACEA">
            <wp:extent cx="3194050" cy="7028958"/>
            <wp:effectExtent l="0" t="0" r="6350" b="635"/>
            <wp:docPr id="17" name="图片 17" descr="C:\Users\22102\AppData\Local\Temp\WeChat Files\a24dacf32e7cfd0f8d35a1865fa9c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4663" cy="7030308"/>
                    </a:xfrm>
                    <a:prstGeom prst="rect">
                      <a:avLst/>
                    </a:prstGeom>
                    <a:noFill/>
                    <a:ln>
                      <a:noFill/>
                    </a:ln>
                  </pic:spPr>
                </pic:pic>
              </a:graphicData>
            </a:graphic>
          </wp:inline>
        </w:drawing>
      </w:r>
    </w:p>
    <w:p w14:paraId="01C93D9D" w14:textId="63D29287" w:rsidR="00130606" w:rsidRPr="00556617" w:rsidRDefault="00556617" w:rsidP="008A6777">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1</w:t>
      </w:r>
      <w:r w:rsidRPr="00277CE6">
        <w:rPr>
          <w:rFonts w:ascii="Times New Roman" w:eastAsia="宋体" w:hAnsi="Times New Roman" w:cs="Times New Roman"/>
        </w:rPr>
        <w:t xml:space="preserve"> </w:t>
      </w:r>
      <w:r>
        <w:rPr>
          <w:rFonts w:ascii="Times New Roman" w:eastAsia="宋体" w:hAnsi="Times New Roman" w:cs="Times New Roman" w:hint="eastAsia"/>
        </w:rPr>
        <w:t>基础模型训练过程的损失曲线</w:t>
      </w:r>
      <w:r w:rsidR="008A6777">
        <w:rPr>
          <w:rFonts w:ascii="Times New Roman" w:eastAsia="宋体" w:hAnsi="Times New Roman" w:cs="Times New Roman" w:hint="eastAsia"/>
        </w:rPr>
        <w:t>。</w:t>
      </w:r>
      <w:r w:rsidR="008A6777">
        <w:rPr>
          <w:rFonts w:ascii="Times New Roman" w:eastAsia="宋体" w:hAnsi="Times New Roman" w:cs="Times New Roman" w:hint="eastAsia"/>
        </w:rPr>
        <w:t>(</w:t>
      </w:r>
      <w:r w:rsidR="008A6777">
        <w:rPr>
          <w:rFonts w:ascii="Times New Roman" w:eastAsia="宋体" w:hAnsi="Times New Roman" w:cs="Times New Roman"/>
        </w:rPr>
        <w:t xml:space="preserve">a) </w:t>
      </w:r>
      <w:r w:rsidR="008A6777">
        <w:rPr>
          <w:rFonts w:ascii="Times New Roman" w:eastAsia="宋体" w:hAnsi="Times New Roman" w:cs="Times New Roman" w:hint="eastAsia"/>
        </w:rPr>
        <w:t>训练集上的损失曲线，纵坐标为对数坐标；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b) </w:t>
      </w:r>
      <w:r w:rsidR="008A6777">
        <w:rPr>
          <w:rFonts w:ascii="Times New Roman" w:eastAsia="宋体" w:hAnsi="Times New Roman" w:cs="Times New Roman" w:hint="eastAsia"/>
        </w:rPr>
        <w:t>验证集上的损失曲线，纵坐标为对数坐标；</w:t>
      </w:r>
      <w:r w:rsidR="008A6777">
        <w:rPr>
          <w:rFonts w:ascii="Times New Roman" w:eastAsia="宋体" w:hAnsi="Times New Roman" w:cs="Times New Roman" w:hint="eastAsia"/>
        </w:rPr>
        <w:t>(</w:t>
      </w:r>
      <w:r w:rsidR="008A6777">
        <w:rPr>
          <w:rFonts w:ascii="Times New Roman" w:eastAsia="宋体" w:hAnsi="Times New Roman" w:cs="Times New Roman"/>
        </w:rPr>
        <w:t xml:space="preserve">c) </w:t>
      </w:r>
      <w:r w:rsidR="008A6777">
        <w:rPr>
          <w:rFonts w:ascii="Times New Roman" w:eastAsia="宋体" w:hAnsi="Times New Roman" w:cs="Times New Roman" w:hint="eastAsia"/>
        </w:rPr>
        <w:t>验证集上</w:t>
      </w:r>
      <w:r w:rsidR="008A6777">
        <w:rPr>
          <w:rFonts w:ascii="Times New Roman" w:eastAsia="宋体" w:hAnsi="Times New Roman" w:cs="Times New Roman"/>
        </w:rPr>
        <w:t xml:space="preserve">200~1000 </w:t>
      </w:r>
      <w:r w:rsidR="008A6777">
        <w:rPr>
          <w:rFonts w:ascii="Times New Roman" w:eastAsia="宋体" w:hAnsi="Times New Roman" w:cs="Times New Roman" w:hint="eastAsia"/>
        </w:rPr>
        <w:t>epoch</w:t>
      </w:r>
      <w:r w:rsidR="008A6777">
        <w:rPr>
          <w:rFonts w:ascii="Times New Roman" w:eastAsia="宋体" w:hAnsi="Times New Roman" w:cs="Times New Roman" w:hint="eastAsia"/>
        </w:rPr>
        <w:t>的损失曲线，纵坐标为线性坐标。</w:t>
      </w:r>
    </w:p>
    <w:p w14:paraId="6CB4342D" w14:textId="4C94BA16" w:rsidR="00450162" w:rsidRDefault="00081A68"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在</w:t>
      </w:r>
      <w:r w:rsidR="00450162">
        <w:rPr>
          <w:rFonts w:ascii="Times New Roman" w:hAnsi="Times New Roman" w:cs="Times New Roman" w:hint="eastAsia"/>
          <w:sz w:val="24"/>
          <w:szCs w:val="24"/>
        </w:rPr>
        <w:t>如</w:t>
      </w:r>
      <w:r w:rsidR="00450162">
        <w:rPr>
          <w:rFonts w:ascii="Times New Roman" w:hAnsi="Times New Roman" w:cs="Times New Roman" w:hint="eastAsia"/>
          <w:sz w:val="24"/>
          <w:szCs w:val="24"/>
        </w:rPr>
        <w:t>2</w:t>
      </w:r>
      <w:r w:rsidR="00450162">
        <w:rPr>
          <w:rFonts w:ascii="Times New Roman" w:hAnsi="Times New Roman" w:cs="Times New Roman"/>
          <w:sz w:val="24"/>
          <w:szCs w:val="24"/>
        </w:rPr>
        <w:t>.3</w:t>
      </w:r>
      <w:r w:rsidR="00450162">
        <w:rPr>
          <w:rFonts w:ascii="Times New Roman" w:hAnsi="Times New Roman" w:cs="Times New Roman" w:hint="eastAsia"/>
          <w:sz w:val="24"/>
          <w:szCs w:val="24"/>
        </w:rPr>
        <w:t>节所述方式构建的基础模型的训练过程中，训练集和验证集上的损失曲线如图</w:t>
      </w:r>
      <w:r w:rsidR="00450162">
        <w:rPr>
          <w:rFonts w:ascii="Times New Roman" w:hAnsi="Times New Roman" w:cs="Times New Roman" w:hint="eastAsia"/>
          <w:sz w:val="24"/>
          <w:szCs w:val="24"/>
        </w:rPr>
        <w:t>3</w:t>
      </w:r>
      <w:r w:rsidR="00450162">
        <w:rPr>
          <w:rFonts w:ascii="Times New Roman" w:hAnsi="Times New Roman" w:cs="Times New Roman"/>
          <w:sz w:val="24"/>
          <w:szCs w:val="24"/>
        </w:rPr>
        <w:t>.1</w:t>
      </w:r>
      <w:r w:rsidR="00450162">
        <w:rPr>
          <w:rFonts w:ascii="Times New Roman" w:hAnsi="Times New Roman" w:cs="Times New Roman" w:hint="eastAsia"/>
          <w:sz w:val="24"/>
          <w:szCs w:val="24"/>
        </w:rPr>
        <w:t>所示</w:t>
      </w:r>
      <w:r w:rsidR="00DD5D23">
        <w:rPr>
          <w:rFonts w:ascii="Times New Roman" w:hAnsi="Times New Roman" w:cs="Times New Roman" w:hint="eastAsia"/>
          <w:sz w:val="24"/>
          <w:szCs w:val="24"/>
        </w:rPr>
        <w:t>，可见训练过</w:t>
      </w:r>
      <w:commentRangeStart w:id="94"/>
      <w:r w:rsidR="00DD5D23">
        <w:rPr>
          <w:rFonts w:ascii="Times New Roman" w:hAnsi="Times New Roman" w:cs="Times New Roman" w:hint="eastAsia"/>
          <w:sz w:val="24"/>
          <w:szCs w:val="24"/>
        </w:rPr>
        <w:t>程中损失函数</w:t>
      </w:r>
      <w:commentRangeEnd w:id="94"/>
      <w:r w:rsidR="006E1CBB">
        <w:rPr>
          <w:rStyle w:val="CommentReference"/>
        </w:rPr>
        <w:commentReference w:id="94"/>
      </w:r>
      <w:r w:rsidR="00DD5D23">
        <w:rPr>
          <w:rFonts w:ascii="Times New Roman" w:hAnsi="Times New Roman" w:cs="Times New Roman" w:hint="eastAsia"/>
          <w:sz w:val="24"/>
          <w:szCs w:val="24"/>
        </w:rPr>
        <w:t>在训练集和验证集上都</w:t>
      </w:r>
      <w:r w:rsidR="0024438C">
        <w:rPr>
          <w:rFonts w:ascii="Times New Roman" w:hAnsi="Times New Roman" w:cs="Times New Roman" w:hint="eastAsia"/>
          <w:sz w:val="24"/>
          <w:szCs w:val="24"/>
        </w:rPr>
        <w:t>逐步</w:t>
      </w:r>
      <w:r w:rsidR="00DD5D23">
        <w:rPr>
          <w:rFonts w:ascii="Times New Roman" w:hAnsi="Times New Roman" w:cs="Times New Roman" w:hint="eastAsia"/>
          <w:sz w:val="24"/>
          <w:szCs w:val="24"/>
        </w:rPr>
        <w:t>下降，</w:t>
      </w:r>
      <w:r w:rsidR="0024438C">
        <w:rPr>
          <w:rFonts w:ascii="Times New Roman" w:hAnsi="Times New Roman" w:cs="Times New Roman" w:hint="eastAsia"/>
          <w:sz w:val="24"/>
          <w:szCs w:val="24"/>
        </w:rPr>
        <w:t>在约</w:t>
      </w:r>
      <w:r w:rsidR="0024438C">
        <w:rPr>
          <w:rFonts w:ascii="Times New Roman" w:hAnsi="Times New Roman" w:cs="Times New Roman" w:hint="eastAsia"/>
          <w:sz w:val="24"/>
          <w:szCs w:val="24"/>
        </w:rPr>
        <w:t>4</w:t>
      </w:r>
      <w:r w:rsidR="0024438C">
        <w:rPr>
          <w:rFonts w:ascii="Times New Roman" w:hAnsi="Times New Roman" w:cs="Times New Roman"/>
          <w:sz w:val="24"/>
          <w:szCs w:val="24"/>
        </w:rPr>
        <w:t>00</w:t>
      </w:r>
      <w:r w:rsidR="0024438C">
        <w:rPr>
          <w:rFonts w:ascii="Times New Roman" w:hAnsi="Times New Roman" w:cs="Times New Roman" w:hint="eastAsia"/>
          <w:sz w:val="24"/>
          <w:szCs w:val="24"/>
        </w:rPr>
        <w:t>个</w:t>
      </w:r>
      <w:r w:rsidR="0024438C">
        <w:rPr>
          <w:rFonts w:ascii="Times New Roman" w:hAnsi="Times New Roman" w:cs="Times New Roman" w:hint="eastAsia"/>
          <w:sz w:val="24"/>
          <w:szCs w:val="24"/>
        </w:rPr>
        <w:t>epoch</w:t>
      </w:r>
      <w:r w:rsidR="0024438C">
        <w:rPr>
          <w:rFonts w:ascii="Times New Roman" w:hAnsi="Times New Roman" w:cs="Times New Roman" w:hint="eastAsia"/>
          <w:sz w:val="24"/>
          <w:szCs w:val="24"/>
        </w:rPr>
        <w:t>后达到稳定</w:t>
      </w:r>
      <w:r w:rsidR="0009316C">
        <w:rPr>
          <w:rFonts w:ascii="Times New Roman" w:hAnsi="Times New Roman" w:cs="Times New Roman" w:hint="eastAsia"/>
          <w:sz w:val="24"/>
          <w:szCs w:val="24"/>
        </w:rPr>
        <w:t>；</w:t>
      </w:r>
      <w:r w:rsidR="0026426E">
        <w:rPr>
          <w:rFonts w:ascii="Times New Roman" w:hAnsi="Times New Roman" w:cs="Times New Roman" w:hint="eastAsia"/>
          <w:sz w:val="24"/>
          <w:szCs w:val="24"/>
        </w:rPr>
        <w:t>在</w:t>
      </w:r>
      <w:r w:rsidR="00F10BB5">
        <w:rPr>
          <w:rFonts w:ascii="Times New Roman" w:hAnsi="Times New Roman" w:cs="Times New Roman" w:hint="eastAsia"/>
          <w:sz w:val="24"/>
          <w:szCs w:val="24"/>
        </w:rPr>
        <w:t>验证集上</w:t>
      </w:r>
      <w:r w:rsidR="0026426E">
        <w:rPr>
          <w:rFonts w:ascii="Times New Roman" w:hAnsi="Times New Roman" w:cs="Times New Roman" w:hint="eastAsia"/>
          <w:sz w:val="24"/>
          <w:szCs w:val="24"/>
        </w:rPr>
        <w:t>，</w:t>
      </w:r>
      <w:r w:rsidR="00F10BB5">
        <w:rPr>
          <w:rFonts w:ascii="Times New Roman" w:hAnsi="Times New Roman" w:cs="Times New Roman" w:hint="eastAsia"/>
          <w:sz w:val="24"/>
          <w:szCs w:val="24"/>
        </w:rPr>
        <w:t>损失函数在</w:t>
      </w:r>
      <w:r w:rsidR="00A02A88">
        <w:rPr>
          <w:rFonts w:ascii="Times New Roman" w:hAnsi="Times New Roman" w:cs="Times New Roman" w:hint="eastAsia"/>
          <w:sz w:val="24"/>
          <w:szCs w:val="24"/>
        </w:rPr>
        <w:t>第</w:t>
      </w:r>
      <w:r w:rsidR="00A02A88">
        <w:rPr>
          <w:rFonts w:ascii="Times New Roman" w:hAnsi="Times New Roman" w:cs="Times New Roman" w:hint="eastAsia"/>
          <w:sz w:val="24"/>
          <w:szCs w:val="24"/>
        </w:rPr>
        <w:t>5</w:t>
      </w:r>
      <w:r w:rsidR="00A02A88">
        <w:rPr>
          <w:rFonts w:ascii="Times New Roman" w:hAnsi="Times New Roman" w:cs="Times New Roman"/>
          <w:sz w:val="24"/>
          <w:szCs w:val="24"/>
        </w:rPr>
        <w:t>54</w:t>
      </w:r>
      <w:r w:rsidR="00A02A88">
        <w:rPr>
          <w:rFonts w:ascii="Times New Roman" w:hAnsi="Times New Roman" w:cs="Times New Roman" w:hint="eastAsia"/>
          <w:sz w:val="24"/>
          <w:szCs w:val="24"/>
        </w:rPr>
        <w:t>个</w:t>
      </w:r>
      <w:r w:rsidR="00A02A88">
        <w:rPr>
          <w:rFonts w:ascii="Times New Roman" w:hAnsi="Times New Roman" w:cs="Times New Roman" w:hint="eastAsia"/>
          <w:sz w:val="24"/>
          <w:szCs w:val="24"/>
        </w:rPr>
        <w:t>epoch</w:t>
      </w:r>
      <w:r w:rsidR="00A02A88">
        <w:rPr>
          <w:rFonts w:ascii="Times New Roman" w:hAnsi="Times New Roman" w:cs="Times New Roman" w:hint="eastAsia"/>
          <w:sz w:val="24"/>
          <w:szCs w:val="24"/>
        </w:rPr>
        <w:t>达到最小值</w:t>
      </w:r>
      <w:r w:rsidR="00BE4D53">
        <w:rPr>
          <w:rFonts w:ascii="Times New Roman" w:hAnsi="Times New Roman" w:cs="Times New Roman" w:hint="eastAsia"/>
          <w:sz w:val="24"/>
          <w:szCs w:val="24"/>
        </w:rPr>
        <w:t>，后续使用第</w:t>
      </w:r>
      <w:r w:rsidR="00BE4D53">
        <w:rPr>
          <w:rFonts w:ascii="Times New Roman" w:hAnsi="Times New Roman" w:cs="Times New Roman"/>
          <w:sz w:val="24"/>
          <w:szCs w:val="24"/>
        </w:rPr>
        <w:t>554</w:t>
      </w:r>
      <w:r w:rsidR="00BE4D53">
        <w:rPr>
          <w:rFonts w:ascii="Times New Roman" w:hAnsi="Times New Roman" w:cs="Times New Roman" w:hint="eastAsia"/>
          <w:sz w:val="24"/>
          <w:szCs w:val="24"/>
        </w:rPr>
        <w:t>个</w:t>
      </w:r>
      <w:r w:rsidR="00BE4D53">
        <w:rPr>
          <w:rFonts w:ascii="Times New Roman" w:hAnsi="Times New Roman" w:cs="Times New Roman" w:hint="eastAsia"/>
          <w:sz w:val="24"/>
          <w:szCs w:val="24"/>
        </w:rPr>
        <w:t>epoch</w:t>
      </w:r>
      <w:r w:rsidR="00BE4D53">
        <w:rPr>
          <w:rFonts w:ascii="Times New Roman" w:hAnsi="Times New Roman" w:cs="Times New Roman" w:hint="eastAsia"/>
          <w:sz w:val="24"/>
          <w:szCs w:val="24"/>
        </w:rPr>
        <w:t>所对应的模型进行评估。</w:t>
      </w:r>
    </w:p>
    <w:p w14:paraId="00B3C5EC" w14:textId="60353174" w:rsidR="006103A7" w:rsidRDefault="006103A7" w:rsidP="0045016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sidR="00A343A7">
        <w:rPr>
          <w:rFonts w:ascii="Times New Roman" w:hAnsi="Times New Roman" w:cs="Times New Roman" w:hint="eastAsia"/>
          <w:sz w:val="24"/>
          <w:szCs w:val="24"/>
        </w:rPr>
        <w:t>2</w:t>
      </w:r>
      <w:r w:rsidR="00A343A7">
        <w:rPr>
          <w:rFonts w:ascii="Times New Roman" w:hAnsi="Times New Roman" w:cs="Times New Roman"/>
          <w:sz w:val="24"/>
          <w:szCs w:val="24"/>
        </w:rPr>
        <w:t>.3.3</w:t>
      </w:r>
      <w:r w:rsidR="00A343A7">
        <w:rPr>
          <w:rFonts w:ascii="Times New Roman" w:hAnsi="Times New Roman" w:cs="Times New Roman" w:hint="eastAsia"/>
          <w:sz w:val="24"/>
          <w:szCs w:val="24"/>
        </w:rPr>
        <w:t>节所述，本课题</w:t>
      </w:r>
      <w:r w:rsidR="00276583">
        <w:rPr>
          <w:rFonts w:ascii="Times New Roman" w:hAnsi="Times New Roman" w:cs="Times New Roman" w:hint="eastAsia"/>
          <w:sz w:val="24"/>
          <w:szCs w:val="24"/>
        </w:rPr>
        <w:t>为研究模型是否学到了</w:t>
      </w:r>
      <w:r w:rsidR="00A432D2">
        <w:rPr>
          <w:rFonts w:ascii="Times New Roman" w:hAnsi="Times New Roman" w:cs="Times New Roman" w:hint="eastAsia"/>
          <w:sz w:val="24"/>
          <w:szCs w:val="24"/>
        </w:rPr>
        <w:t>二级结构信息</w:t>
      </w:r>
      <w:r w:rsidR="006F79AE">
        <w:rPr>
          <w:rFonts w:ascii="Times New Roman" w:hAnsi="Times New Roman" w:cs="Times New Roman" w:hint="eastAsia"/>
          <w:sz w:val="24"/>
          <w:szCs w:val="24"/>
        </w:rPr>
        <w:t>以及二级结构</w:t>
      </w:r>
      <w:r w:rsidR="0023563E">
        <w:rPr>
          <w:rFonts w:ascii="Times New Roman" w:hAnsi="Times New Roman" w:cs="Times New Roman" w:hint="eastAsia"/>
          <w:sz w:val="24"/>
          <w:szCs w:val="24"/>
        </w:rPr>
        <w:t>相关的</w:t>
      </w:r>
      <w:r w:rsidR="006F79AE">
        <w:rPr>
          <w:rFonts w:ascii="Times New Roman" w:hAnsi="Times New Roman" w:cs="Times New Roman" w:hint="eastAsia"/>
          <w:sz w:val="24"/>
          <w:szCs w:val="24"/>
        </w:rPr>
        <w:t>氢键相互作用的信息</w:t>
      </w:r>
      <w:r w:rsidR="00DD1AA0">
        <w:rPr>
          <w:rFonts w:ascii="Times New Roman" w:hAnsi="Times New Roman" w:cs="Times New Roman" w:hint="eastAsia"/>
          <w:sz w:val="24"/>
          <w:szCs w:val="24"/>
        </w:rPr>
        <w:t>，在基础模型的</w:t>
      </w:r>
      <w:r w:rsidR="00DD1AA0" w:rsidRPr="00277CE6">
        <w:rPr>
          <w:rFonts w:ascii="Times New Roman" w:eastAsia="宋体" w:hAnsi="Times New Roman" w:cs="Times New Roman"/>
          <w:sz w:val="24"/>
          <w:szCs w:val="24"/>
        </w:rPr>
        <w:t>图的构建方式的基础上，分别去除二级结构信息（所有节点记为同一类型，在模型中编码为</w:t>
      </w:r>
      <w:r w:rsidR="00DD1AA0" w:rsidRPr="00277CE6">
        <w:rPr>
          <w:rFonts w:ascii="Times New Roman" w:eastAsia="宋体" w:hAnsi="Times New Roman" w:cs="Times New Roman"/>
          <w:sz w:val="24"/>
          <w:szCs w:val="24"/>
        </w:rPr>
        <w:t>0</w:t>
      </w:r>
      <w:r w:rsidR="00DD1AA0" w:rsidRPr="00277CE6">
        <w:rPr>
          <w:rFonts w:ascii="Times New Roman" w:eastAsia="宋体" w:hAnsi="Times New Roman" w:cs="Times New Roman"/>
          <w:sz w:val="24"/>
          <w:szCs w:val="24"/>
        </w:rPr>
        <w:t>）和基于氢键相互作用的边，使用</w:t>
      </w:r>
      <w:r w:rsidR="00523368">
        <w:rPr>
          <w:rFonts w:ascii="Times New Roman" w:eastAsia="宋体" w:hAnsi="Times New Roman" w:cs="Times New Roman" w:hint="eastAsia"/>
          <w:sz w:val="24"/>
          <w:szCs w:val="24"/>
        </w:rPr>
        <w:t>相同的</w:t>
      </w:r>
      <w:r w:rsidR="00DD1AA0" w:rsidRPr="00277CE6">
        <w:rPr>
          <w:rFonts w:ascii="Times New Roman" w:eastAsia="宋体" w:hAnsi="Times New Roman" w:cs="Times New Roman"/>
          <w:sz w:val="24"/>
          <w:szCs w:val="24"/>
        </w:rPr>
        <w:t>模型参数进行训练</w:t>
      </w:r>
      <w:r w:rsidR="00D322D6">
        <w:rPr>
          <w:rFonts w:ascii="Times New Roman" w:eastAsia="宋体" w:hAnsi="Times New Roman" w:cs="Times New Roman" w:hint="eastAsia"/>
          <w:sz w:val="24"/>
          <w:szCs w:val="24"/>
        </w:rPr>
        <w:t>，对模型的表现进行评估</w:t>
      </w:r>
      <w:r w:rsidR="00DD1AA0" w:rsidRPr="00277CE6">
        <w:rPr>
          <w:rFonts w:ascii="Times New Roman" w:eastAsia="宋体" w:hAnsi="Times New Roman" w:cs="Times New Roman"/>
          <w:sz w:val="24"/>
          <w:szCs w:val="24"/>
        </w:rPr>
        <w:t>。</w:t>
      </w:r>
      <w:r w:rsidR="007B3D4E">
        <w:rPr>
          <w:rFonts w:ascii="Times New Roman" w:eastAsia="宋体" w:hAnsi="Times New Roman" w:cs="Times New Roman" w:hint="eastAsia"/>
          <w:sz w:val="24"/>
          <w:szCs w:val="24"/>
        </w:rPr>
        <w:t>上述三个模型（基础模型</w:t>
      </w:r>
      <w:r w:rsidR="009E04A0">
        <w:rPr>
          <w:rFonts w:ascii="Times New Roman" w:eastAsia="宋体" w:hAnsi="Times New Roman" w:cs="Times New Roman" w:hint="eastAsia"/>
          <w:sz w:val="24"/>
          <w:szCs w:val="24"/>
        </w:rPr>
        <w:t>、无二级结构信息模型、无氢键相互作用模型</w:t>
      </w:r>
      <w:r w:rsidR="007B3D4E">
        <w:rPr>
          <w:rFonts w:ascii="Times New Roman" w:eastAsia="宋体" w:hAnsi="Times New Roman" w:cs="Times New Roman" w:hint="eastAsia"/>
          <w:sz w:val="24"/>
          <w:szCs w:val="24"/>
        </w:rPr>
        <w:t>）</w:t>
      </w:r>
      <w:r w:rsidR="004A7CF4">
        <w:rPr>
          <w:rFonts w:ascii="Times New Roman" w:eastAsia="宋体" w:hAnsi="Times New Roman" w:cs="Times New Roman" w:hint="eastAsia"/>
          <w:sz w:val="24"/>
          <w:szCs w:val="24"/>
        </w:rPr>
        <w:t>的评估结果如表</w:t>
      </w:r>
      <w:r w:rsidR="004A7CF4">
        <w:rPr>
          <w:rFonts w:ascii="Times New Roman" w:eastAsia="宋体" w:hAnsi="Times New Roman" w:cs="Times New Roman" w:hint="eastAsia"/>
          <w:sz w:val="24"/>
          <w:szCs w:val="24"/>
        </w:rPr>
        <w:t>3</w:t>
      </w:r>
      <w:r w:rsidR="004A7CF4">
        <w:rPr>
          <w:rFonts w:ascii="Times New Roman" w:eastAsia="宋体" w:hAnsi="Times New Roman" w:cs="Times New Roman"/>
          <w:sz w:val="24"/>
          <w:szCs w:val="24"/>
        </w:rPr>
        <w:t>.1</w:t>
      </w:r>
      <w:r w:rsidR="004A7CF4">
        <w:rPr>
          <w:rFonts w:ascii="Times New Roman" w:eastAsia="宋体" w:hAnsi="Times New Roman" w:cs="Times New Roman" w:hint="eastAsia"/>
          <w:sz w:val="24"/>
          <w:szCs w:val="24"/>
        </w:rPr>
        <w:t>所示。</w:t>
      </w:r>
    </w:p>
    <w:p w14:paraId="58BED71A" w14:textId="16E9C441" w:rsidR="00C67F05" w:rsidRPr="00277CE6" w:rsidRDefault="00C67F05" w:rsidP="00C67F05">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1</w:t>
      </w:r>
      <w:r w:rsidRPr="00277CE6">
        <w:rPr>
          <w:rFonts w:ascii="Times New Roman" w:hAnsi="Times New Roman" w:cs="Times New Roman"/>
        </w:rPr>
        <w:t xml:space="preserve"> </w:t>
      </w:r>
      <w:r>
        <w:rPr>
          <w:rFonts w:ascii="Times New Roman" w:hAnsi="Times New Roman" w:cs="Times New Roman" w:hint="eastAsia"/>
        </w:rPr>
        <w:t>基础模型及其变种的评估</w:t>
      </w:r>
      <w:r w:rsidR="00331B2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EE65E5" w:rsidRPr="00277CE6" w14:paraId="0501CFD9" w14:textId="77777777" w:rsidTr="00EE65E5">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2C4EEAD8" w14:textId="4CF01444"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6A94379C" w14:textId="3F800643" w:rsidR="00EE65E5" w:rsidRPr="00277CE6" w:rsidRDefault="00EE65E5"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4F871479" w14:textId="7AB08674" w:rsidR="00EE65E5" w:rsidRPr="00277CE6" w:rsidRDefault="007B4252"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53263F07" w14:textId="05FB78F0" w:rsidR="00EE65E5" w:rsidRPr="00277CE6" w:rsidRDefault="007B4252"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4CC3D5" w14:textId="570455F9" w:rsidR="00EE65E5" w:rsidRPr="00277CE6" w:rsidRDefault="007B4252"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EE65E5" w:rsidRPr="00277CE6" w14:paraId="6FDCC762" w14:textId="77777777" w:rsidTr="00EE65E5">
        <w:trPr>
          <w:trHeight w:val="244"/>
          <w:jc w:val="center"/>
        </w:trPr>
        <w:tc>
          <w:tcPr>
            <w:tcW w:w="1872" w:type="dxa"/>
            <w:tcBorders>
              <w:top w:val="nil"/>
              <w:bottom w:val="nil"/>
              <w:right w:val="nil"/>
            </w:tcBorders>
            <w:shd w:val="clear" w:color="auto" w:fill="auto"/>
            <w:noWrap/>
            <w:vAlign w:val="center"/>
          </w:tcPr>
          <w:p w14:paraId="318F68E9" w14:textId="283EE802" w:rsidR="00EE65E5" w:rsidRPr="00EE65E5" w:rsidRDefault="00EE65E5"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65B88B82" w14:textId="08F09A1B" w:rsidR="00EE65E5" w:rsidRPr="00A174C4" w:rsidRDefault="00EE65E5"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r w:rsidR="00EA0657" w:rsidRPr="00A174C4">
              <w:rPr>
                <w:rFonts w:ascii="Times New Roman" w:hAnsi="Times New Roman" w:cs="Times New Roman"/>
                <w:b/>
                <w:color w:val="000000"/>
                <w:kern w:val="0"/>
              </w:rPr>
              <w:t>%</w:t>
            </w:r>
          </w:p>
        </w:tc>
        <w:tc>
          <w:tcPr>
            <w:tcW w:w="1871" w:type="dxa"/>
            <w:tcBorders>
              <w:top w:val="nil"/>
              <w:bottom w:val="nil"/>
            </w:tcBorders>
            <w:vAlign w:val="center"/>
          </w:tcPr>
          <w:p w14:paraId="2478D2AE" w14:textId="76AA6FFE" w:rsidR="00AC5BD8" w:rsidRPr="00AC5BD8" w:rsidRDefault="00AC5BD8" w:rsidP="00AC5BD8">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73CCE466" w14:textId="02BB8CC0"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66305A8" w14:textId="484A6E71" w:rsidR="00EE65E5" w:rsidRPr="00AC5BD8" w:rsidRDefault="00AC5BD8" w:rsidP="003A44B0">
            <w:pPr>
              <w:widowControl/>
              <w:spacing w:before="60" w:after="60"/>
              <w:jc w:val="center"/>
              <w:rPr>
                <w:rFonts w:ascii="Times New Roman" w:hAnsi="Times New Roman" w:cs="Times New Roman"/>
                <w:b/>
                <w:color w:val="000000"/>
                <w:kern w:val="0"/>
              </w:rPr>
            </w:pPr>
            <w:r w:rsidRPr="00AC5BD8">
              <w:rPr>
                <w:rFonts w:ascii="Times New Roman" w:hAnsi="Times New Roman" w:cs="Times New Roman"/>
                <w:b/>
                <w:color w:val="000000"/>
                <w:kern w:val="0"/>
              </w:rPr>
              <w:t>0.363 ± 0.076</w:t>
            </w:r>
          </w:p>
        </w:tc>
      </w:tr>
      <w:tr w:rsidR="00EE65E5" w:rsidRPr="00277CE6" w14:paraId="42A0B371" w14:textId="77777777" w:rsidTr="00EE65E5">
        <w:trPr>
          <w:trHeight w:val="244"/>
          <w:jc w:val="center"/>
        </w:trPr>
        <w:tc>
          <w:tcPr>
            <w:tcW w:w="1872" w:type="dxa"/>
            <w:tcBorders>
              <w:top w:val="nil"/>
              <w:bottom w:val="nil"/>
              <w:right w:val="nil"/>
            </w:tcBorders>
            <w:shd w:val="clear" w:color="auto" w:fill="auto"/>
            <w:noWrap/>
            <w:vAlign w:val="center"/>
          </w:tcPr>
          <w:p w14:paraId="03D9F424" w14:textId="4BAD261A" w:rsidR="00EE65E5" w:rsidRPr="00EE65E5" w:rsidRDefault="00EE65E5" w:rsidP="003A44B0">
            <w:pPr>
              <w:widowControl/>
              <w:spacing w:before="60" w:after="60"/>
              <w:jc w:val="center"/>
              <w:rPr>
                <w:rFonts w:ascii="Times New Roman" w:hAnsi="Times New Roman" w:cs="Times New Roman"/>
              </w:rPr>
            </w:pPr>
            <w:r>
              <w:rPr>
                <w:rFonts w:ascii="Times New Roman" w:hAnsi="Times New Roman" w:cs="Times New Roman" w:hint="eastAsia"/>
              </w:rPr>
              <w:t>无二级结构信息</w:t>
            </w:r>
          </w:p>
        </w:tc>
        <w:tc>
          <w:tcPr>
            <w:tcW w:w="1871" w:type="dxa"/>
            <w:tcBorders>
              <w:top w:val="nil"/>
              <w:bottom w:val="nil"/>
              <w:right w:val="nil"/>
            </w:tcBorders>
            <w:vAlign w:val="center"/>
          </w:tcPr>
          <w:p w14:paraId="5B77AE2B" w14:textId="53325022" w:rsidR="00EE65E5" w:rsidRPr="00277CE6"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p>
        </w:tc>
        <w:tc>
          <w:tcPr>
            <w:tcW w:w="1871" w:type="dxa"/>
            <w:tcBorders>
              <w:top w:val="nil"/>
              <w:bottom w:val="nil"/>
            </w:tcBorders>
            <w:vAlign w:val="center"/>
          </w:tcPr>
          <w:p w14:paraId="428A07EE" w14:textId="61231117"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w:t>
            </w:r>
          </w:p>
        </w:tc>
        <w:tc>
          <w:tcPr>
            <w:tcW w:w="1871" w:type="dxa"/>
            <w:tcBorders>
              <w:top w:val="nil"/>
              <w:bottom w:val="nil"/>
              <w:right w:val="nil"/>
            </w:tcBorders>
            <w:vAlign w:val="center"/>
          </w:tcPr>
          <w:p w14:paraId="19617E17" w14:textId="5A74E54A"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c>
          <w:tcPr>
            <w:tcW w:w="1871" w:type="dxa"/>
            <w:tcBorders>
              <w:top w:val="nil"/>
              <w:left w:val="nil"/>
              <w:bottom w:val="nil"/>
              <w:right w:val="nil"/>
            </w:tcBorders>
            <w:shd w:val="clear" w:color="auto" w:fill="auto"/>
            <w:noWrap/>
            <w:vAlign w:val="center"/>
          </w:tcPr>
          <w:p w14:paraId="4C2F035C" w14:textId="4808E5EE" w:rsidR="00EE65E5" w:rsidRPr="00AC5BD8" w:rsidRDefault="00AC5BD8"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w:t>
            </w:r>
          </w:p>
        </w:tc>
      </w:tr>
      <w:tr w:rsidR="00EE65E5" w:rsidRPr="00277CE6" w14:paraId="51696E19" w14:textId="77777777" w:rsidTr="00EE65E5">
        <w:trPr>
          <w:trHeight w:val="244"/>
          <w:jc w:val="center"/>
        </w:trPr>
        <w:tc>
          <w:tcPr>
            <w:tcW w:w="1872" w:type="dxa"/>
            <w:tcBorders>
              <w:top w:val="nil"/>
              <w:bottom w:val="single" w:sz="18" w:space="0" w:color="auto"/>
              <w:right w:val="nil"/>
            </w:tcBorders>
            <w:shd w:val="clear" w:color="auto" w:fill="auto"/>
            <w:noWrap/>
            <w:vAlign w:val="center"/>
          </w:tcPr>
          <w:p w14:paraId="3FBA3C8B" w14:textId="14367EA1" w:rsidR="00EE65E5" w:rsidRPr="00EE65E5" w:rsidRDefault="00EE65E5"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无氢键相互作用</w:t>
            </w:r>
          </w:p>
        </w:tc>
        <w:tc>
          <w:tcPr>
            <w:tcW w:w="1871" w:type="dxa"/>
            <w:tcBorders>
              <w:top w:val="nil"/>
              <w:bottom w:val="single" w:sz="18" w:space="0" w:color="auto"/>
              <w:right w:val="nil"/>
            </w:tcBorders>
            <w:vAlign w:val="center"/>
          </w:tcPr>
          <w:p w14:paraId="66B185B9" w14:textId="0E90D25B" w:rsidR="00EE65E5" w:rsidRPr="00277CE6"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7.4%</w:t>
            </w:r>
          </w:p>
        </w:tc>
        <w:tc>
          <w:tcPr>
            <w:tcW w:w="1871" w:type="dxa"/>
            <w:tcBorders>
              <w:top w:val="nil"/>
              <w:bottom w:val="single" w:sz="18" w:space="0" w:color="auto"/>
            </w:tcBorders>
            <w:vAlign w:val="center"/>
          </w:tcPr>
          <w:p w14:paraId="62AE9B2F" w14:textId="0915B5B0" w:rsidR="00EE65E5" w:rsidRPr="00AC5BD8" w:rsidRDefault="00577B99"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58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c>
          <w:tcPr>
            <w:tcW w:w="1871" w:type="dxa"/>
            <w:tcBorders>
              <w:top w:val="nil"/>
              <w:bottom w:val="single" w:sz="18" w:space="0" w:color="auto"/>
              <w:right w:val="nil"/>
            </w:tcBorders>
            <w:vAlign w:val="center"/>
          </w:tcPr>
          <w:p w14:paraId="4363F342" w14:textId="50C14D60"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w:t>
            </w:r>
            <w:r w:rsidRPr="00AC5BD8">
              <w:rPr>
                <w:rFonts w:ascii="Times New Roman" w:hAnsi="Times New Roman" w:cs="Times New Roman"/>
                <w:color w:val="000000"/>
                <w:kern w:val="0"/>
              </w:rPr>
              <w:t>.</w:t>
            </w:r>
            <w:r>
              <w:rPr>
                <w:rFonts w:ascii="Times New Roman" w:hAnsi="Times New Roman" w:cs="Times New Roman"/>
                <w:color w:val="000000"/>
                <w:kern w:val="0"/>
              </w:rPr>
              <w:t xml:space="preserve">075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0.081</w:t>
            </w:r>
          </w:p>
        </w:tc>
        <w:tc>
          <w:tcPr>
            <w:tcW w:w="1871" w:type="dxa"/>
            <w:tcBorders>
              <w:top w:val="nil"/>
              <w:left w:val="nil"/>
              <w:bottom w:val="single" w:sz="18" w:space="0" w:color="auto"/>
              <w:right w:val="nil"/>
            </w:tcBorders>
            <w:shd w:val="clear" w:color="auto" w:fill="auto"/>
            <w:noWrap/>
            <w:vAlign w:val="center"/>
          </w:tcPr>
          <w:p w14:paraId="6C77F7C7" w14:textId="432AB40F" w:rsidR="00EE65E5" w:rsidRPr="00AC5BD8" w:rsidRDefault="00577B99"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0</w:t>
            </w:r>
            <w:r w:rsidRPr="00AC5BD8">
              <w:rPr>
                <w:rFonts w:ascii="Times New Roman" w:hAnsi="Times New Roman" w:cs="Times New Roman"/>
                <w:color w:val="000000"/>
                <w:kern w:val="0"/>
              </w:rPr>
              <w:t>.</w:t>
            </w:r>
            <w:r>
              <w:rPr>
                <w:rFonts w:ascii="Times New Roman" w:hAnsi="Times New Roman" w:cs="Times New Roman"/>
                <w:color w:val="000000"/>
                <w:kern w:val="0"/>
              </w:rPr>
              <w:t xml:space="preserve">083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0.058</w:t>
            </w:r>
          </w:p>
        </w:tc>
      </w:tr>
    </w:tbl>
    <w:p w14:paraId="53AD4D3D" w14:textId="158F5419" w:rsidR="00130606" w:rsidRDefault="00130606" w:rsidP="007201D3">
      <w:pPr>
        <w:spacing w:line="300" w:lineRule="auto"/>
        <w:ind w:firstLineChars="200" w:firstLine="480"/>
        <w:rPr>
          <w:rFonts w:ascii="Times New Roman" w:hAnsi="Times New Roman" w:cs="Times New Roman"/>
          <w:sz w:val="24"/>
          <w:szCs w:val="24"/>
        </w:rPr>
      </w:pPr>
    </w:p>
    <w:p w14:paraId="59872285" w14:textId="77777777" w:rsidR="00B76973" w:rsidRDefault="00103B99"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B76973">
        <w:rPr>
          <w:rFonts w:ascii="Times New Roman" w:hAnsi="Times New Roman" w:cs="Times New Roman" w:hint="eastAsia"/>
          <w:sz w:val="24"/>
          <w:szCs w:val="24"/>
        </w:rPr>
        <w:t>：</w:t>
      </w:r>
    </w:p>
    <w:p w14:paraId="369A0F36" w14:textId="1667E5E7" w:rsidR="00C67F05" w:rsidRDefault="00AE7E7A"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第一，基础模型在测试集上的蛋白质主链优化</w:t>
      </w:r>
      <w:r w:rsidR="00B75D9A">
        <w:rPr>
          <w:rFonts w:ascii="Times New Roman" w:hAnsi="Times New Roman" w:cs="Times New Roman" w:hint="eastAsia"/>
          <w:sz w:val="24"/>
          <w:szCs w:val="24"/>
        </w:rPr>
        <w:t>全部成功，</w:t>
      </w:r>
      <w:r w:rsidR="00F5249B">
        <w:rPr>
          <w:rFonts w:ascii="Times New Roman" w:hAnsi="Times New Roman" w:cs="Times New Roman" w:hint="eastAsia"/>
          <w:sz w:val="24"/>
          <w:szCs w:val="24"/>
        </w:rPr>
        <w:t>优化后</w:t>
      </w:r>
      <w:r w:rsidR="004C6CDA">
        <w:rPr>
          <w:rFonts w:ascii="Times New Roman" w:hAnsi="Times New Roman" w:cs="Times New Roman" w:hint="eastAsia"/>
          <w:sz w:val="24"/>
          <w:szCs w:val="24"/>
        </w:rPr>
        <w:t>的结构</w:t>
      </w:r>
      <w:r w:rsidR="00FB250B">
        <w:rPr>
          <w:rFonts w:ascii="Times New Roman" w:hAnsi="Times New Roman" w:cs="Times New Roman" w:hint="eastAsia"/>
          <w:sz w:val="24"/>
          <w:szCs w:val="24"/>
        </w:rPr>
        <w:t>相比优化前，</w:t>
      </w:r>
      <w:r w:rsidR="00376978">
        <w:rPr>
          <w:rFonts w:ascii="Times New Roman" w:hAnsi="Times New Roman" w:cs="Times New Roman" w:hint="eastAsia"/>
          <w:sz w:val="24"/>
          <w:szCs w:val="24"/>
        </w:rPr>
        <w:t>与真实结构</w:t>
      </w:r>
      <w:r w:rsidR="003A5B5C">
        <w:rPr>
          <w:rFonts w:ascii="Times New Roman" w:hAnsi="Times New Roman" w:cs="Times New Roman" w:hint="eastAsia"/>
          <w:sz w:val="24"/>
          <w:szCs w:val="24"/>
        </w:rPr>
        <w:t>间</w:t>
      </w:r>
      <w:r w:rsidR="00376978">
        <w:rPr>
          <w:rFonts w:ascii="Times New Roman" w:hAnsi="Times New Roman" w:cs="Times New Roman" w:hint="eastAsia"/>
          <w:sz w:val="24"/>
          <w:szCs w:val="24"/>
        </w:rPr>
        <w:t>的</w:t>
      </w:r>
      <w:r w:rsidR="00376978">
        <w:rPr>
          <w:rFonts w:ascii="Times New Roman" w:hAnsi="Times New Roman" w:cs="Times New Roman" w:hint="eastAsia"/>
          <w:sz w:val="24"/>
          <w:szCs w:val="24"/>
        </w:rPr>
        <w:t>RMSD</w:t>
      </w:r>
      <w:r w:rsidR="00376978">
        <w:rPr>
          <w:rFonts w:ascii="Times New Roman" w:hAnsi="Times New Roman" w:cs="Times New Roman" w:hint="eastAsia"/>
          <w:sz w:val="24"/>
          <w:szCs w:val="24"/>
        </w:rPr>
        <w:t>平均下降了</w:t>
      </w:r>
      <w:r w:rsidR="00376978" w:rsidRPr="00376978">
        <w:rPr>
          <w:rFonts w:ascii="Times New Roman" w:hAnsi="Times New Roman" w:cs="Times New Roman"/>
          <w:sz w:val="24"/>
          <w:szCs w:val="24"/>
        </w:rPr>
        <w:t>0.363</w:t>
      </w:r>
      <w:r w:rsidR="00376978">
        <w:rPr>
          <w:rFonts w:ascii="Times New Roman" w:hAnsi="Times New Roman" w:cs="Times New Roman"/>
          <w:sz w:val="24"/>
          <w:szCs w:val="24"/>
        </w:rPr>
        <w:t xml:space="preserve"> </w:t>
      </w:r>
      <w:r w:rsidR="00376978" w:rsidRPr="00376978">
        <w:rPr>
          <w:rFonts w:ascii="Times New Roman" w:hAnsi="Times New Roman" w:cs="Times New Roman" w:hint="eastAsia"/>
          <w:sz w:val="24"/>
          <w:szCs w:val="24"/>
        </w:rPr>
        <w:t>Å</w:t>
      </w:r>
      <w:r w:rsidR="00376978">
        <w:rPr>
          <w:rFonts w:ascii="Times New Roman" w:hAnsi="Times New Roman" w:cs="Times New Roman" w:hint="eastAsia"/>
          <w:sz w:val="24"/>
          <w:szCs w:val="24"/>
        </w:rPr>
        <w:t>，</w:t>
      </w:r>
      <w:r w:rsidR="008B353B">
        <w:rPr>
          <w:rFonts w:ascii="Times New Roman" w:hAnsi="Times New Roman" w:cs="Times New Roman" w:hint="eastAsia"/>
          <w:sz w:val="24"/>
          <w:szCs w:val="24"/>
        </w:rPr>
        <w:t>证明</w:t>
      </w:r>
      <w:r w:rsidR="00A01960">
        <w:rPr>
          <w:rFonts w:ascii="Times New Roman" w:hAnsi="Times New Roman" w:cs="Times New Roman" w:hint="eastAsia"/>
          <w:sz w:val="24"/>
          <w:szCs w:val="24"/>
        </w:rPr>
        <w:t>基础模型</w:t>
      </w:r>
      <w:r w:rsidR="005A733F">
        <w:rPr>
          <w:rFonts w:ascii="Times New Roman" w:hAnsi="Times New Roman" w:cs="Times New Roman" w:hint="eastAsia"/>
          <w:sz w:val="24"/>
          <w:szCs w:val="24"/>
        </w:rPr>
        <w:t>能够对经由高斯噪声扰动</w:t>
      </w:r>
      <w:r w:rsidR="00E717B2">
        <w:rPr>
          <w:rFonts w:ascii="Times New Roman" w:hAnsi="Times New Roman" w:cs="Times New Roman" w:hint="eastAsia"/>
          <w:sz w:val="24"/>
          <w:szCs w:val="24"/>
        </w:rPr>
        <w:t>的</w:t>
      </w:r>
      <w:r w:rsidR="005A733F">
        <w:rPr>
          <w:rFonts w:ascii="Times New Roman" w:hAnsi="Times New Roman" w:cs="Times New Roman" w:hint="eastAsia"/>
          <w:sz w:val="24"/>
          <w:szCs w:val="24"/>
        </w:rPr>
        <w:t>蛋白质主链结构起到良好的</w:t>
      </w:r>
      <w:r w:rsidR="008E0A42">
        <w:rPr>
          <w:rFonts w:ascii="Times New Roman" w:hAnsi="Times New Roman" w:cs="Times New Roman" w:hint="eastAsia"/>
          <w:sz w:val="24"/>
          <w:szCs w:val="24"/>
        </w:rPr>
        <w:t>优化</w:t>
      </w:r>
      <w:r w:rsidR="00AD50A4">
        <w:rPr>
          <w:rFonts w:ascii="Times New Roman" w:hAnsi="Times New Roman" w:cs="Times New Roman" w:hint="eastAsia"/>
          <w:sz w:val="24"/>
          <w:szCs w:val="24"/>
        </w:rPr>
        <w:t>作用，</w:t>
      </w:r>
      <w:r w:rsidR="00B76973">
        <w:rPr>
          <w:rFonts w:ascii="Times New Roman" w:hAnsi="Times New Roman" w:cs="Times New Roman" w:hint="eastAsia"/>
          <w:sz w:val="24"/>
          <w:szCs w:val="24"/>
        </w:rPr>
        <w:t>提升了蛋白质主链结构的质量。</w:t>
      </w:r>
      <w:commentRangeStart w:id="95"/>
      <w:r w:rsidR="00563316">
        <w:rPr>
          <w:rFonts w:ascii="Times New Roman" w:hAnsi="Times New Roman" w:cs="Times New Roman" w:hint="eastAsia"/>
          <w:sz w:val="24"/>
          <w:szCs w:val="24"/>
        </w:rPr>
        <w:t>直观地</w:t>
      </w:r>
      <w:r w:rsidR="00BB1731">
        <w:rPr>
          <w:rFonts w:ascii="Times New Roman" w:hAnsi="Times New Roman" w:cs="Times New Roman" w:hint="eastAsia"/>
          <w:sz w:val="24"/>
          <w:szCs w:val="24"/>
        </w:rPr>
        <w:t>，如图</w:t>
      </w:r>
      <w:r w:rsidR="00BB1731">
        <w:rPr>
          <w:rFonts w:ascii="Times New Roman" w:hAnsi="Times New Roman" w:cs="Times New Roman" w:hint="eastAsia"/>
          <w:sz w:val="24"/>
          <w:szCs w:val="24"/>
        </w:rPr>
        <w:t>3</w:t>
      </w:r>
      <w:r w:rsidR="00BB1731">
        <w:rPr>
          <w:rFonts w:ascii="Times New Roman" w:hAnsi="Times New Roman" w:cs="Times New Roman"/>
          <w:sz w:val="24"/>
          <w:szCs w:val="24"/>
        </w:rPr>
        <w:t>.2</w:t>
      </w:r>
      <w:r w:rsidR="00BB1731">
        <w:rPr>
          <w:rFonts w:ascii="Times New Roman" w:hAnsi="Times New Roman" w:cs="Times New Roman" w:hint="eastAsia"/>
          <w:sz w:val="24"/>
          <w:szCs w:val="24"/>
        </w:rPr>
        <w:t>所示，</w:t>
      </w:r>
      <w:r w:rsidR="00563316">
        <w:rPr>
          <w:rFonts w:ascii="Times New Roman" w:hAnsi="Times New Roman" w:cs="Times New Roman" w:hint="eastAsia"/>
          <w:sz w:val="24"/>
          <w:szCs w:val="24"/>
        </w:rPr>
        <w:t>对于</w:t>
      </w:r>
      <w:r w:rsidR="00875AF8">
        <w:rPr>
          <w:rFonts w:ascii="Times New Roman" w:hAnsi="Times New Roman" w:cs="Times New Roman" w:hint="eastAsia"/>
          <w:sz w:val="24"/>
          <w:szCs w:val="24"/>
        </w:rPr>
        <w:t>前述</w:t>
      </w:r>
      <w:r w:rsidR="00563316">
        <w:rPr>
          <w:rFonts w:ascii="Times New Roman" w:hAnsi="Times New Roman" w:cs="Times New Roman" w:hint="eastAsia"/>
          <w:sz w:val="24"/>
          <w:szCs w:val="24"/>
        </w:rPr>
        <w:t>代表性的蛋白质</w:t>
      </w:r>
      <w:r w:rsidR="00875AF8">
        <w:rPr>
          <w:rFonts w:ascii="Times New Roman" w:hAnsi="Times New Roman" w:cs="Times New Roman" w:hint="eastAsia"/>
          <w:sz w:val="24"/>
          <w:szCs w:val="24"/>
        </w:rPr>
        <w:t>结构（</w:t>
      </w:r>
      <w:r w:rsidR="00875AF8">
        <w:rPr>
          <w:rFonts w:ascii="Times New Roman" w:hAnsi="Times New Roman" w:cs="Times New Roman" w:hint="eastAsia"/>
          <w:sz w:val="24"/>
          <w:szCs w:val="24"/>
        </w:rPr>
        <w:t>PDB</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ID</w:t>
      </w:r>
      <w:r w:rsidR="00875AF8">
        <w:rPr>
          <w:rFonts w:ascii="Times New Roman" w:hAnsi="Times New Roman" w:cs="Times New Roman"/>
          <w:sz w:val="24"/>
          <w:szCs w:val="24"/>
        </w:rPr>
        <w:t xml:space="preserve">: </w:t>
      </w:r>
      <w:r w:rsidR="00875AF8">
        <w:rPr>
          <w:rFonts w:ascii="Times New Roman" w:hAnsi="Times New Roman" w:cs="Times New Roman" w:hint="eastAsia"/>
          <w:sz w:val="24"/>
          <w:szCs w:val="24"/>
        </w:rPr>
        <w:t>1NWZ</w:t>
      </w:r>
      <w:r w:rsidR="00875AF8">
        <w:rPr>
          <w:rFonts w:ascii="Times New Roman" w:hAnsi="Times New Roman" w:cs="Times New Roman" w:hint="eastAsia"/>
          <w:sz w:val="24"/>
          <w:szCs w:val="24"/>
        </w:rPr>
        <w:t>），模型的优化显</w:t>
      </w:r>
      <w:commentRangeEnd w:id="95"/>
      <w:r w:rsidR="006E1CBB">
        <w:rPr>
          <w:rStyle w:val="CommentReference"/>
        </w:rPr>
        <w:commentReference w:id="95"/>
      </w:r>
      <w:r w:rsidR="00875AF8">
        <w:rPr>
          <w:rFonts w:ascii="Times New Roman" w:hAnsi="Times New Roman" w:cs="Times New Roman" w:hint="eastAsia"/>
          <w:sz w:val="24"/>
          <w:szCs w:val="24"/>
        </w:rPr>
        <w:t>著改善了</w:t>
      </w:r>
      <w:r w:rsidR="005D1706">
        <w:rPr>
          <w:rFonts w:ascii="Times New Roman" w:hAnsi="Times New Roman" w:cs="Times New Roman" w:hint="eastAsia"/>
          <w:sz w:val="24"/>
          <w:szCs w:val="24"/>
        </w:rPr>
        <w:t>蛋白质主链结构与</w:t>
      </w:r>
      <w:r w:rsidR="000F0280">
        <w:rPr>
          <w:rFonts w:ascii="Times New Roman" w:hAnsi="Times New Roman" w:cs="Times New Roman" w:hint="eastAsia"/>
          <w:sz w:val="24"/>
          <w:szCs w:val="24"/>
        </w:rPr>
        <w:t>真实结构的叠合</w:t>
      </w:r>
      <w:r w:rsidR="00B270C9">
        <w:rPr>
          <w:rFonts w:ascii="Times New Roman" w:hAnsi="Times New Roman" w:cs="Times New Roman" w:hint="eastAsia"/>
          <w:sz w:val="24"/>
          <w:szCs w:val="24"/>
        </w:rPr>
        <w:t>，对于图中的多处</w:t>
      </w:r>
      <w:r w:rsidR="00B270C9" w:rsidRPr="00B270C9">
        <w:rPr>
          <w:rFonts w:ascii="Times New Roman" w:hAnsi="Times New Roman" w:cs="Times New Roman"/>
          <w:sz w:val="24"/>
          <w:szCs w:val="24"/>
        </w:rPr>
        <w:t>α-</w:t>
      </w:r>
      <w:r w:rsidR="00B270C9" w:rsidRPr="00B270C9">
        <w:rPr>
          <w:rFonts w:ascii="Times New Roman" w:hAnsi="Times New Roman" w:cs="Times New Roman"/>
          <w:sz w:val="24"/>
          <w:szCs w:val="24"/>
        </w:rPr>
        <w:t>螺旋</w:t>
      </w:r>
      <w:r w:rsidR="00B270C9">
        <w:rPr>
          <w:rFonts w:ascii="Times New Roman" w:hAnsi="Times New Roman" w:cs="Times New Roman" w:hint="eastAsia"/>
          <w:sz w:val="24"/>
          <w:szCs w:val="24"/>
        </w:rPr>
        <w:t>和</w:t>
      </w:r>
      <w:r w:rsidR="009D7BC4">
        <w:rPr>
          <w:rFonts w:ascii="Times New Roman" w:hAnsi="Times New Roman" w:cs="Times New Roman" w:hint="eastAsia"/>
          <w:sz w:val="24"/>
          <w:szCs w:val="24"/>
        </w:rPr>
        <w:t>loop</w:t>
      </w:r>
      <w:r w:rsidR="009D7BC4">
        <w:rPr>
          <w:rFonts w:ascii="Times New Roman" w:hAnsi="Times New Roman" w:cs="Times New Roman" w:hint="eastAsia"/>
          <w:sz w:val="24"/>
          <w:szCs w:val="24"/>
        </w:rPr>
        <w:t>区结构</w:t>
      </w:r>
      <w:r w:rsidR="008F2D82">
        <w:rPr>
          <w:rFonts w:ascii="Times New Roman" w:hAnsi="Times New Roman" w:cs="Times New Roman" w:hint="eastAsia"/>
          <w:sz w:val="24"/>
          <w:szCs w:val="24"/>
        </w:rPr>
        <w:t>都具有</w:t>
      </w:r>
      <w:r w:rsidR="006727F2">
        <w:rPr>
          <w:rFonts w:ascii="Times New Roman" w:hAnsi="Times New Roman" w:cs="Times New Roman" w:hint="eastAsia"/>
          <w:sz w:val="24"/>
          <w:szCs w:val="24"/>
        </w:rPr>
        <w:t>明显</w:t>
      </w:r>
      <w:r w:rsidR="008F2D82">
        <w:rPr>
          <w:rFonts w:ascii="Times New Roman" w:hAnsi="Times New Roman" w:cs="Times New Roman" w:hint="eastAsia"/>
          <w:sz w:val="24"/>
          <w:szCs w:val="24"/>
        </w:rPr>
        <w:t>的</w:t>
      </w:r>
      <w:r w:rsidR="0088224B">
        <w:rPr>
          <w:rFonts w:ascii="Times New Roman" w:hAnsi="Times New Roman" w:cs="Times New Roman" w:hint="eastAsia"/>
          <w:sz w:val="24"/>
          <w:szCs w:val="24"/>
        </w:rPr>
        <w:t>优化</w:t>
      </w:r>
      <w:r w:rsidR="00ED2F00">
        <w:rPr>
          <w:rFonts w:ascii="Times New Roman" w:hAnsi="Times New Roman" w:cs="Times New Roman" w:hint="eastAsia"/>
          <w:sz w:val="24"/>
          <w:szCs w:val="24"/>
        </w:rPr>
        <w:t>，说明本课题构建的模型确实学到了与二级结构和氢键</w:t>
      </w:r>
      <w:r w:rsidR="00AE2FEE">
        <w:rPr>
          <w:rFonts w:ascii="Times New Roman" w:hAnsi="Times New Roman" w:cs="Times New Roman" w:hint="eastAsia"/>
          <w:sz w:val="24"/>
          <w:szCs w:val="24"/>
        </w:rPr>
        <w:t>等</w:t>
      </w:r>
      <w:r w:rsidR="00ED2F00">
        <w:rPr>
          <w:rFonts w:ascii="Times New Roman" w:hAnsi="Times New Roman" w:cs="Times New Roman" w:hint="eastAsia"/>
          <w:sz w:val="24"/>
          <w:szCs w:val="24"/>
        </w:rPr>
        <w:t>相互作用相关的</w:t>
      </w:r>
      <w:r w:rsidR="00AE2FEE">
        <w:rPr>
          <w:rFonts w:ascii="Times New Roman" w:hAnsi="Times New Roman" w:cs="Times New Roman" w:hint="eastAsia"/>
          <w:sz w:val="24"/>
          <w:szCs w:val="24"/>
        </w:rPr>
        <w:t>信息，能够用于侧链无关的主链结构优化</w:t>
      </w:r>
      <w:r w:rsidR="008F2D82">
        <w:rPr>
          <w:rFonts w:ascii="Times New Roman" w:hAnsi="Times New Roman" w:cs="Times New Roman" w:hint="eastAsia"/>
          <w:sz w:val="24"/>
          <w:szCs w:val="24"/>
        </w:rPr>
        <w:t>。</w:t>
      </w:r>
    </w:p>
    <w:p w14:paraId="30C45A14" w14:textId="4029B590" w:rsidR="001839D7" w:rsidRDefault="001839D7" w:rsidP="007201D3">
      <w:pPr>
        <w:spacing w:line="300" w:lineRule="auto"/>
        <w:ind w:firstLineChars="200" w:firstLine="480"/>
        <w:rPr>
          <w:rFonts w:ascii="Times New Roman" w:hAnsi="Times New Roman" w:cs="Times New Roman"/>
          <w:sz w:val="24"/>
          <w:szCs w:val="24"/>
        </w:rPr>
      </w:pPr>
    </w:p>
    <w:p w14:paraId="282D43D5" w14:textId="4812A7BB" w:rsidR="001839D7" w:rsidRPr="00277CE6" w:rsidRDefault="00563316" w:rsidP="001839D7">
      <w:pPr>
        <w:spacing w:line="300" w:lineRule="auto"/>
        <w:jc w:val="center"/>
        <w:rPr>
          <w:rFonts w:ascii="Times New Roman" w:eastAsia="宋体" w:hAnsi="Times New Roman" w:cs="Times New Roman"/>
          <w:sz w:val="24"/>
          <w:szCs w:val="24"/>
        </w:rPr>
      </w:pPr>
      <w:r w:rsidRPr="00563316">
        <w:rPr>
          <w:rFonts w:ascii="Times New Roman" w:eastAsia="宋体" w:hAnsi="Times New Roman" w:cs="Times New Roman"/>
          <w:noProof/>
          <w:sz w:val="24"/>
          <w:szCs w:val="24"/>
        </w:rPr>
        <w:drawing>
          <wp:inline distT="0" distB="0" distL="0" distR="0" wp14:anchorId="781FDA9E" wp14:editId="13C4B0A7">
            <wp:extent cx="4271566" cy="1949450"/>
            <wp:effectExtent l="0" t="0" r="0" b="0"/>
            <wp:docPr id="19" name="图片 19" descr="C:\Users\22102\AppData\Local\Temp\WeChat Files\91e30632c4ad5b6cedd09687a879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2102\AppData\Local\Temp\WeChat Files\91e30632c4ad5b6cedd09687a87936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0546" cy="1958112"/>
                    </a:xfrm>
                    <a:prstGeom prst="rect">
                      <a:avLst/>
                    </a:prstGeom>
                    <a:noFill/>
                    <a:ln>
                      <a:noFill/>
                    </a:ln>
                  </pic:spPr>
                </pic:pic>
              </a:graphicData>
            </a:graphic>
          </wp:inline>
        </w:drawing>
      </w:r>
    </w:p>
    <w:p w14:paraId="2DC251D8" w14:textId="79DA6F57" w:rsidR="001839D7" w:rsidRPr="005A32FB" w:rsidRDefault="001839D7" w:rsidP="005A32FB">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2</w:t>
      </w:r>
      <w:r w:rsidRPr="00277CE6">
        <w:rPr>
          <w:rFonts w:ascii="Times New Roman" w:eastAsia="宋体" w:hAnsi="Times New Roman" w:cs="Times New Roman"/>
        </w:rPr>
        <w:t xml:space="preserve"> </w:t>
      </w:r>
      <w:r>
        <w:rPr>
          <w:rFonts w:ascii="Times New Roman" w:eastAsia="宋体" w:hAnsi="Times New Roman" w:cs="Times New Roman" w:hint="eastAsia"/>
        </w:rPr>
        <w:t>蛋白质（</w:t>
      </w:r>
      <w:r>
        <w:rPr>
          <w:rFonts w:ascii="Times New Roman" w:eastAsia="宋体" w:hAnsi="Times New Roman" w:cs="Times New Roman" w:hint="eastAsia"/>
        </w:rPr>
        <w:t>PDB</w:t>
      </w:r>
      <w:r>
        <w:rPr>
          <w:rFonts w:ascii="Times New Roman" w:eastAsia="宋体" w:hAnsi="Times New Roman" w:cs="Times New Roman"/>
        </w:rPr>
        <w:t xml:space="preserve"> </w:t>
      </w:r>
      <w:r>
        <w:rPr>
          <w:rFonts w:ascii="Times New Roman" w:eastAsia="宋体" w:hAnsi="Times New Roman" w:cs="Times New Roman" w:hint="eastAsia"/>
        </w:rPr>
        <w:t>ID</w:t>
      </w:r>
      <w:r>
        <w:rPr>
          <w:rFonts w:ascii="Times New Roman" w:eastAsia="宋体" w:hAnsi="Times New Roman" w:cs="Times New Roman"/>
        </w:rPr>
        <w:t xml:space="preserve">: </w:t>
      </w:r>
      <w:r>
        <w:rPr>
          <w:rFonts w:ascii="Times New Roman" w:eastAsia="宋体" w:hAnsi="Times New Roman" w:cs="Times New Roman" w:hint="eastAsia"/>
        </w:rPr>
        <w:t>1NWZ</w:t>
      </w:r>
      <w:r>
        <w:rPr>
          <w:rFonts w:ascii="Times New Roman" w:eastAsia="宋体" w:hAnsi="Times New Roman" w:cs="Times New Roman" w:hint="eastAsia"/>
        </w:rPr>
        <w:t>）真实结构（绿色）、扰动后结构（紫色）与优化后结构（蓝色）对比。</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真实结构对比扰动后结构；</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真实结构对比优化后结构。</w:t>
      </w:r>
    </w:p>
    <w:p w14:paraId="57EDCC2E" w14:textId="3B6EE932" w:rsidR="00C67F05" w:rsidRPr="00450162" w:rsidRDefault="00122417" w:rsidP="00C75A8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第二，</w:t>
      </w:r>
      <w:r w:rsidR="00ED2F33">
        <w:rPr>
          <w:rFonts w:ascii="Times New Roman" w:hAnsi="Times New Roman" w:cs="Times New Roman" w:hint="eastAsia"/>
          <w:sz w:val="24"/>
          <w:szCs w:val="24"/>
        </w:rPr>
        <w:t>在模型学习的过程中，二级结构信息和氢键相互作用信息都是必要的，而模型也确实学到了上述知识。</w:t>
      </w:r>
      <w:r w:rsidR="00EB3FEE">
        <w:rPr>
          <w:rFonts w:ascii="Times New Roman" w:hAnsi="Times New Roman" w:cs="Times New Roman" w:hint="eastAsia"/>
          <w:sz w:val="24"/>
          <w:szCs w:val="24"/>
        </w:rPr>
        <w:t>虽然二级结构信息和氢键相互作用信息</w:t>
      </w:r>
      <w:r w:rsidR="008A712B">
        <w:rPr>
          <w:rFonts w:ascii="Times New Roman" w:hAnsi="Times New Roman" w:cs="Times New Roman" w:hint="eastAsia"/>
          <w:sz w:val="24"/>
          <w:szCs w:val="24"/>
        </w:rPr>
        <w:t>部分</w:t>
      </w:r>
      <w:r w:rsidR="00C83FC1">
        <w:rPr>
          <w:rFonts w:ascii="Times New Roman" w:hAnsi="Times New Roman" w:cs="Times New Roman" w:hint="eastAsia"/>
          <w:sz w:val="24"/>
          <w:szCs w:val="24"/>
        </w:rPr>
        <w:t>重叠</w:t>
      </w:r>
      <w:r w:rsidR="000D6B2D">
        <w:rPr>
          <w:rFonts w:ascii="Times New Roman" w:hAnsi="Times New Roman" w:cs="Times New Roman" w:hint="eastAsia"/>
          <w:sz w:val="24"/>
          <w:szCs w:val="24"/>
        </w:rPr>
        <w:t>，但若仅保留其中一者则会导致模型表现大幅下降</w:t>
      </w:r>
      <w:r w:rsidR="0084600A">
        <w:rPr>
          <w:rFonts w:ascii="Times New Roman" w:hAnsi="Times New Roman" w:cs="Times New Roman" w:hint="eastAsia"/>
          <w:sz w:val="24"/>
          <w:szCs w:val="24"/>
        </w:rPr>
        <w:t>，以至于无法完成侧链无关的主链结构优化过程。</w:t>
      </w:r>
    </w:p>
    <w:p w14:paraId="4A7FD5FB" w14:textId="6A763D3D" w:rsidR="007201D3" w:rsidRDefault="007201D3" w:rsidP="007201D3">
      <w:pPr>
        <w:pStyle w:val="Heading3"/>
        <w:spacing w:before="156"/>
        <w:ind w:firstLine="480"/>
        <w:rPr>
          <w:rFonts w:eastAsiaTheme="minorEastAsia" w:cs="Times New Roman"/>
          <w:szCs w:val="24"/>
        </w:rPr>
      </w:pPr>
      <w:bookmarkStart w:id="96" w:name="_Toc104787993"/>
      <w:r w:rsidRPr="00277CE6">
        <w:rPr>
          <w:rFonts w:eastAsiaTheme="minorEastAsia" w:cs="Times New Roman"/>
          <w:szCs w:val="24"/>
        </w:rPr>
        <w:t>3.1.</w:t>
      </w:r>
      <w:r>
        <w:rPr>
          <w:rFonts w:eastAsiaTheme="minorEastAsia" w:cs="Times New Roman"/>
          <w:szCs w:val="24"/>
        </w:rPr>
        <w:t>2</w:t>
      </w:r>
      <w:r w:rsidRPr="00277CE6">
        <w:rPr>
          <w:rFonts w:eastAsiaTheme="minorEastAsia" w:cs="Times New Roman"/>
          <w:szCs w:val="24"/>
        </w:rPr>
        <w:t xml:space="preserve"> </w:t>
      </w:r>
      <w:r w:rsidRPr="00277CE6">
        <w:rPr>
          <w:rFonts w:eastAsiaTheme="minorEastAsia" w:cs="Times New Roman"/>
          <w:szCs w:val="24"/>
        </w:rPr>
        <w:fldChar w:fldCharType="begin"/>
      </w:r>
      <w:r w:rsidRPr="00277CE6">
        <w:rPr>
          <w:rFonts w:eastAsiaTheme="minorEastAsia" w:cs="Times New Roman"/>
          <w:szCs w:val="24"/>
        </w:rPr>
        <w:instrText xml:space="preserve"> TITLE  [</w:instrText>
      </w:r>
      <w:r w:rsidRPr="00277CE6">
        <w:rPr>
          <w:rFonts w:eastAsiaTheme="minorEastAsia" w:cs="Times New Roman"/>
          <w:szCs w:val="24"/>
        </w:rPr>
        <w:instrText>此处键入三级标题</w:instrText>
      </w:r>
      <w:r w:rsidRPr="00277CE6">
        <w:rPr>
          <w:rFonts w:eastAsiaTheme="minorEastAsia" w:cs="Times New Roman"/>
          <w:szCs w:val="24"/>
        </w:rPr>
        <w:instrText xml:space="preserve">]  \* MERGEFORMAT </w:instrText>
      </w:r>
      <w:r w:rsidRPr="00277CE6">
        <w:rPr>
          <w:rFonts w:eastAsiaTheme="minorEastAsia" w:cs="Times New Roman"/>
          <w:szCs w:val="24"/>
        </w:rPr>
        <w:fldChar w:fldCharType="separate"/>
      </w:r>
      <w:r>
        <w:rPr>
          <w:rFonts w:eastAsiaTheme="minorEastAsia" w:cs="Times New Roman" w:hint="eastAsia"/>
          <w:szCs w:val="24"/>
        </w:rPr>
        <w:t>改进模型的训练与评估</w:t>
      </w:r>
      <w:bookmarkEnd w:id="96"/>
      <w:r w:rsidRPr="00277CE6">
        <w:rPr>
          <w:rFonts w:eastAsiaTheme="minorEastAsia" w:cs="Times New Roman"/>
          <w:szCs w:val="24"/>
        </w:rPr>
        <w:fldChar w:fldCharType="end"/>
      </w:r>
    </w:p>
    <w:p w14:paraId="55182FEA" w14:textId="77777777" w:rsidR="00C75A80" w:rsidRPr="00C75A80" w:rsidRDefault="00C75A80" w:rsidP="00C75A80"/>
    <w:p w14:paraId="72AB33D8" w14:textId="77777777" w:rsidR="00C75A80" w:rsidRPr="00277CE6" w:rsidRDefault="00C75A80" w:rsidP="00C75A80">
      <w:pPr>
        <w:spacing w:line="300" w:lineRule="auto"/>
        <w:jc w:val="center"/>
        <w:rPr>
          <w:rFonts w:ascii="Times New Roman" w:eastAsia="宋体" w:hAnsi="Times New Roman" w:cs="Times New Roman"/>
          <w:sz w:val="24"/>
          <w:szCs w:val="24"/>
        </w:rPr>
      </w:pPr>
      <w:r w:rsidRPr="00450162">
        <w:rPr>
          <w:rFonts w:ascii="Times New Roman" w:eastAsia="宋体" w:hAnsi="Times New Roman" w:cs="Times New Roman"/>
          <w:noProof/>
          <w:sz w:val="24"/>
          <w:szCs w:val="24"/>
        </w:rPr>
        <w:drawing>
          <wp:inline distT="0" distB="0" distL="0" distR="0" wp14:anchorId="30740B8F" wp14:editId="18397664">
            <wp:extent cx="3238918" cy="6957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2\AppData\Local\Temp\WeChat Files\a24dacf32e7cfd0f8d35a1865fa9c78.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238918" cy="6957881"/>
                    </a:xfrm>
                    <a:prstGeom prst="rect">
                      <a:avLst/>
                    </a:prstGeom>
                    <a:noFill/>
                    <a:ln>
                      <a:noFill/>
                    </a:ln>
                  </pic:spPr>
                </pic:pic>
              </a:graphicData>
            </a:graphic>
          </wp:inline>
        </w:drawing>
      </w:r>
    </w:p>
    <w:p w14:paraId="4FEA82DD" w14:textId="0B322A78" w:rsidR="00C75A80" w:rsidRPr="00C75A80" w:rsidRDefault="00C75A80" w:rsidP="00C75A80">
      <w:pP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Pr>
          <w:rFonts w:ascii="Times New Roman" w:eastAsia="宋体" w:hAnsi="Times New Roman" w:cs="Times New Roman"/>
        </w:rPr>
        <w:t>3</w:t>
      </w:r>
      <w:r w:rsidRPr="00277CE6">
        <w:rPr>
          <w:rFonts w:ascii="Times New Roman" w:eastAsia="宋体" w:hAnsi="Times New Roman" w:cs="Times New Roman"/>
        </w:rPr>
        <w:t xml:space="preserve"> </w:t>
      </w:r>
      <w:r>
        <w:rPr>
          <w:rFonts w:ascii="Times New Roman" w:eastAsia="宋体" w:hAnsi="Times New Roman" w:cs="Times New Roman" w:hint="eastAsia"/>
        </w:rPr>
        <w:t>改进模型训练过程的损失曲线。</w:t>
      </w:r>
      <w:r>
        <w:rPr>
          <w:rFonts w:ascii="Times New Roman" w:eastAsia="宋体" w:hAnsi="Times New Roman" w:cs="Times New Roman" w:hint="eastAsia"/>
        </w:rPr>
        <w:t>(</w:t>
      </w:r>
      <w:r>
        <w:rPr>
          <w:rFonts w:ascii="Times New Roman" w:eastAsia="宋体" w:hAnsi="Times New Roman" w:cs="Times New Roman"/>
        </w:rPr>
        <w:t xml:space="preserve">a) </w:t>
      </w:r>
      <w:r>
        <w:rPr>
          <w:rFonts w:ascii="Times New Roman" w:eastAsia="宋体" w:hAnsi="Times New Roman" w:cs="Times New Roman" w:hint="eastAsia"/>
        </w:rPr>
        <w:t>训练集上的损失曲线，纵坐标为对数坐标；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b) </w:t>
      </w:r>
      <w:r>
        <w:rPr>
          <w:rFonts w:ascii="Times New Roman" w:eastAsia="宋体" w:hAnsi="Times New Roman" w:cs="Times New Roman" w:hint="eastAsia"/>
        </w:rPr>
        <w:t>验证集上的损失曲线，纵坐标为对数坐标；</w:t>
      </w:r>
      <w:r>
        <w:rPr>
          <w:rFonts w:ascii="Times New Roman" w:eastAsia="宋体" w:hAnsi="Times New Roman" w:cs="Times New Roman" w:hint="eastAsia"/>
        </w:rPr>
        <w:t>(</w:t>
      </w:r>
      <w:r>
        <w:rPr>
          <w:rFonts w:ascii="Times New Roman" w:eastAsia="宋体" w:hAnsi="Times New Roman" w:cs="Times New Roman"/>
        </w:rPr>
        <w:t xml:space="preserve">c) </w:t>
      </w:r>
      <w:r>
        <w:rPr>
          <w:rFonts w:ascii="Times New Roman" w:eastAsia="宋体" w:hAnsi="Times New Roman" w:cs="Times New Roman" w:hint="eastAsia"/>
        </w:rPr>
        <w:t>验证集上</w:t>
      </w:r>
      <w:r w:rsidR="00E60680">
        <w:rPr>
          <w:rFonts w:ascii="Times New Roman" w:eastAsia="宋体" w:hAnsi="Times New Roman" w:cs="Times New Roman"/>
        </w:rPr>
        <w:t>4</w:t>
      </w:r>
      <w:r>
        <w:rPr>
          <w:rFonts w:ascii="Times New Roman" w:eastAsia="宋体" w:hAnsi="Times New Roman" w:cs="Times New Roman"/>
        </w:rPr>
        <w:t xml:space="preserve">00~1000 </w:t>
      </w:r>
      <w:r>
        <w:rPr>
          <w:rFonts w:ascii="Times New Roman" w:eastAsia="宋体" w:hAnsi="Times New Roman" w:cs="Times New Roman" w:hint="eastAsia"/>
        </w:rPr>
        <w:t>epoch</w:t>
      </w:r>
      <w:r>
        <w:rPr>
          <w:rFonts w:ascii="Times New Roman" w:eastAsia="宋体" w:hAnsi="Times New Roman" w:cs="Times New Roman" w:hint="eastAsia"/>
        </w:rPr>
        <w:t>的损失曲线，纵坐标为线性坐标。</w:t>
      </w:r>
    </w:p>
    <w:p w14:paraId="2540E789" w14:textId="557B163D" w:rsidR="007201D3" w:rsidRDefault="005D7C75" w:rsidP="007201D3">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如</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所述，本课题对基础模型进行改进，</w:t>
      </w:r>
      <w:r w:rsidR="006F0D3E">
        <w:rPr>
          <w:rFonts w:ascii="Times New Roman" w:hAnsi="Times New Roman" w:cs="Times New Roman" w:hint="eastAsia"/>
          <w:sz w:val="24"/>
          <w:szCs w:val="24"/>
        </w:rPr>
        <w:t>改进模型的训练过程中，训练集和验证集上的损失曲线如图</w:t>
      </w:r>
      <w:r w:rsidR="006F0D3E">
        <w:rPr>
          <w:rFonts w:ascii="Times New Roman" w:hAnsi="Times New Roman" w:cs="Times New Roman" w:hint="eastAsia"/>
          <w:sz w:val="24"/>
          <w:szCs w:val="24"/>
        </w:rPr>
        <w:t>3</w:t>
      </w:r>
      <w:r w:rsidR="006F0D3E">
        <w:rPr>
          <w:rFonts w:ascii="Times New Roman" w:hAnsi="Times New Roman" w:cs="Times New Roman"/>
          <w:sz w:val="24"/>
          <w:szCs w:val="24"/>
        </w:rPr>
        <w:t>.</w:t>
      </w:r>
      <w:r w:rsidR="004E3004">
        <w:rPr>
          <w:rFonts w:ascii="Times New Roman" w:hAnsi="Times New Roman" w:cs="Times New Roman"/>
          <w:sz w:val="24"/>
          <w:szCs w:val="24"/>
        </w:rPr>
        <w:t>3</w:t>
      </w:r>
      <w:r w:rsidR="006F0D3E">
        <w:rPr>
          <w:rFonts w:ascii="Times New Roman" w:hAnsi="Times New Roman" w:cs="Times New Roman" w:hint="eastAsia"/>
          <w:sz w:val="24"/>
          <w:szCs w:val="24"/>
        </w:rPr>
        <w:t>所示，可见训练过程中损失函数在训练集和验证集上都逐步下降；在验证集上，损失函数在第</w:t>
      </w:r>
      <w:r w:rsidR="00EB0E15">
        <w:rPr>
          <w:rFonts w:ascii="Times New Roman" w:hAnsi="Times New Roman" w:cs="Times New Roman" w:hint="eastAsia"/>
          <w:sz w:val="24"/>
          <w:szCs w:val="24"/>
        </w:rPr>
        <w:t>9</w:t>
      </w:r>
      <w:r w:rsidR="00EB0E15">
        <w:rPr>
          <w:rFonts w:ascii="Times New Roman" w:hAnsi="Times New Roman" w:cs="Times New Roman"/>
          <w:sz w:val="24"/>
          <w:szCs w:val="24"/>
        </w:rPr>
        <w:t>24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达到最小值，后续使用第</w:t>
      </w:r>
      <w:r w:rsidR="00F2247F">
        <w:rPr>
          <w:rFonts w:ascii="Times New Roman" w:hAnsi="Times New Roman" w:cs="Times New Roman" w:hint="eastAsia"/>
          <w:sz w:val="24"/>
          <w:szCs w:val="24"/>
        </w:rPr>
        <w:t>9</w:t>
      </w:r>
      <w:r w:rsidR="00F2247F">
        <w:rPr>
          <w:rFonts w:ascii="Times New Roman" w:hAnsi="Times New Roman" w:cs="Times New Roman"/>
          <w:sz w:val="24"/>
          <w:szCs w:val="24"/>
        </w:rPr>
        <w:t>54</w:t>
      </w:r>
      <w:r w:rsidR="006F0D3E">
        <w:rPr>
          <w:rFonts w:ascii="Times New Roman" w:hAnsi="Times New Roman" w:cs="Times New Roman" w:hint="eastAsia"/>
          <w:sz w:val="24"/>
          <w:szCs w:val="24"/>
        </w:rPr>
        <w:t>个</w:t>
      </w:r>
      <w:r w:rsidR="006F0D3E">
        <w:rPr>
          <w:rFonts w:ascii="Times New Roman" w:hAnsi="Times New Roman" w:cs="Times New Roman" w:hint="eastAsia"/>
          <w:sz w:val="24"/>
          <w:szCs w:val="24"/>
        </w:rPr>
        <w:t>epoch</w:t>
      </w:r>
      <w:r w:rsidR="006F0D3E">
        <w:rPr>
          <w:rFonts w:ascii="Times New Roman" w:hAnsi="Times New Roman" w:cs="Times New Roman" w:hint="eastAsia"/>
          <w:sz w:val="24"/>
          <w:szCs w:val="24"/>
        </w:rPr>
        <w:t>所对应的模型进行评估。</w:t>
      </w:r>
    </w:p>
    <w:p w14:paraId="750FB256" w14:textId="622A5415" w:rsidR="00A174C4" w:rsidRPr="00277CE6" w:rsidRDefault="00A174C4" w:rsidP="00A174C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2</w:t>
      </w:r>
      <w:r w:rsidRPr="00277CE6">
        <w:rPr>
          <w:rFonts w:ascii="Times New Roman" w:hAnsi="Times New Roman" w:cs="Times New Roman"/>
        </w:rPr>
        <w:t xml:space="preserve"> </w:t>
      </w:r>
      <w:r>
        <w:rPr>
          <w:rFonts w:ascii="Times New Roman" w:hAnsi="Times New Roman" w:cs="Times New Roman" w:hint="eastAsia"/>
        </w:rPr>
        <w:t>基础模型与改进模型的评估结果对比</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1872"/>
        <w:gridCol w:w="1871"/>
        <w:gridCol w:w="1871"/>
        <w:gridCol w:w="1871"/>
        <w:gridCol w:w="1871"/>
      </w:tblGrid>
      <w:tr w:rsidR="00A174C4" w:rsidRPr="00277CE6" w14:paraId="7F2746FB" w14:textId="77777777" w:rsidTr="003A44B0">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7639898C"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模型</w:t>
            </w:r>
          </w:p>
        </w:tc>
        <w:tc>
          <w:tcPr>
            <w:tcW w:w="1871" w:type="dxa"/>
            <w:tcBorders>
              <w:top w:val="single" w:sz="18" w:space="0" w:color="auto"/>
              <w:bottom w:val="single" w:sz="6" w:space="0" w:color="auto"/>
              <w:right w:val="nil"/>
            </w:tcBorders>
            <w:vAlign w:val="center"/>
          </w:tcPr>
          <w:p w14:paraId="185EA6E3" w14:textId="77777777"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优化成功率</w:t>
            </w:r>
          </w:p>
        </w:tc>
        <w:tc>
          <w:tcPr>
            <w:tcW w:w="1871" w:type="dxa"/>
            <w:tcBorders>
              <w:top w:val="single" w:sz="18" w:space="0" w:color="auto"/>
              <w:bottom w:val="single" w:sz="6" w:space="0" w:color="auto"/>
            </w:tcBorders>
            <w:vAlign w:val="center"/>
          </w:tcPr>
          <w:p w14:paraId="02352304" w14:textId="77777777" w:rsidR="00A174C4" w:rsidRPr="00277CE6" w:rsidRDefault="007B4252" w:rsidP="003A44B0">
            <w:pPr>
              <w:widowControl/>
              <w:spacing w:before="60" w:after="60"/>
              <w:jc w:val="center"/>
              <w:rPr>
                <w:rFonts w:ascii="Times New Roman" w:eastAsia="黑体" w:hAnsi="Times New Roman" w:cs="Times New Roman"/>
                <w:sz w:val="24"/>
                <w:szCs w:val="24"/>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p</m:t>
                        </m:r>
                        <m:r>
                          <m:rPr>
                            <m:nor/>
                          </m:rPr>
                          <w:rPr>
                            <w:rFonts w:ascii="Cambria Math" w:hAnsi="Times New Roman" w:cs="Times New Roman" w:hint="eastAsia"/>
                            <w:sz w:val="24"/>
                            <w:szCs w:val="24"/>
                          </w:rPr>
                          <m:t>erturb</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right w:val="nil"/>
            </w:tcBorders>
            <w:vAlign w:val="center"/>
          </w:tcPr>
          <w:p w14:paraId="4B8D0E0B" w14:textId="77777777" w:rsidR="00A174C4" w:rsidRPr="00277CE6" w:rsidRDefault="007B4252"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RMS</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nor/>
                          </m:rPr>
                          <w:rPr>
                            <w:rFonts w:ascii="Times New Roman" w:hAnsi="Times New Roman" w:cs="Times New Roman"/>
                            <w:sz w:val="24"/>
                            <w:szCs w:val="24"/>
                          </w:rPr>
                          <m:t>opt</m:t>
                        </m:r>
                      </m:sub>
                    </m:sSub>
                  </m:e>
                </m:acc>
                <m:r>
                  <m:rPr>
                    <m:sty m:val="p"/>
                  </m:rPr>
                  <w:rPr>
                    <w:rFonts w:ascii="Cambria Math" w:hAnsi="Cambria Math"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left w:val="nil"/>
              <w:bottom w:val="single" w:sz="6" w:space="0" w:color="auto"/>
              <w:right w:val="nil"/>
            </w:tcBorders>
            <w:shd w:val="clear" w:color="auto" w:fill="auto"/>
            <w:noWrap/>
            <w:vAlign w:val="center"/>
            <w:hideMark/>
          </w:tcPr>
          <w:p w14:paraId="7D60A1AC" w14:textId="77777777" w:rsidR="00A174C4" w:rsidRPr="00277CE6" w:rsidRDefault="007B4252" w:rsidP="003A44B0">
            <w:pPr>
              <w:widowControl/>
              <w:spacing w:before="60" w:after="60"/>
              <w:jc w:val="center"/>
              <w:rPr>
                <w:rFonts w:ascii="Times New Roman" w:hAnsi="Times New Roman" w:cs="Times New Roman"/>
                <w:color w:val="000000"/>
                <w:kern w:val="0"/>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Δ</m:t>
                    </m:r>
                    <m:r>
                      <m:rPr>
                        <m:nor/>
                      </m:rPr>
                      <w:rPr>
                        <w:rFonts w:ascii="Times New Roman" w:hAnsi="Times New Roman" w:cs="Times New Roman"/>
                        <w:sz w:val="24"/>
                        <w:szCs w:val="24"/>
                      </w:rPr>
                      <m:t>RMSD</m:t>
                    </m:r>
                  </m:e>
                </m:acc>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r>
      <w:tr w:rsidR="00A174C4" w:rsidRPr="00277CE6" w14:paraId="5EAFC581" w14:textId="77777777" w:rsidTr="003A44B0">
        <w:trPr>
          <w:trHeight w:val="244"/>
          <w:jc w:val="center"/>
        </w:trPr>
        <w:tc>
          <w:tcPr>
            <w:tcW w:w="1872" w:type="dxa"/>
            <w:tcBorders>
              <w:top w:val="nil"/>
              <w:bottom w:val="nil"/>
              <w:right w:val="nil"/>
            </w:tcBorders>
            <w:shd w:val="clear" w:color="auto" w:fill="auto"/>
            <w:noWrap/>
            <w:vAlign w:val="center"/>
          </w:tcPr>
          <w:p w14:paraId="20DB02FF" w14:textId="77777777" w:rsidR="00A174C4" w:rsidRPr="00EE65E5" w:rsidRDefault="00A174C4" w:rsidP="003A44B0">
            <w:pPr>
              <w:widowControl/>
              <w:spacing w:before="60" w:after="60"/>
              <w:jc w:val="center"/>
              <w:rPr>
                <w:rFonts w:ascii="Times New Roman" w:eastAsia="宋体" w:hAnsi="Times New Roman" w:cs="Times New Roman"/>
                <w:vertAlign w:val="superscript"/>
              </w:rPr>
            </w:pPr>
            <w:r w:rsidRPr="00EE65E5">
              <w:rPr>
                <w:rFonts w:ascii="Times New Roman" w:eastAsia="宋体" w:hAnsi="Times New Roman" w:cs="Times New Roman" w:hint="eastAsia"/>
              </w:rPr>
              <w:t>基础模型</w:t>
            </w:r>
          </w:p>
        </w:tc>
        <w:tc>
          <w:tcPr>
            <w:tcW w:w="1871" w:type="dxa"/>
            <w:tcBorders>
              <w:top w:val="nil"/>
              <w:bottom w:val="nil"/>
              <w:right w:val="nil"/>
            </w:tcBorders>
            <w:vAlign w:val="center"/>
          </w:tcPr>
          <w:p w14:paraId="0D0EB533" w14:textId="77777777"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100%</w:t>
            </w:r>
          </w:p>
        </w:tc>
        <w:tc>
          <w:tcPr>
            <w:tcW w:w="1871" w:type="dxa"/>
            <w:tcBorders>
              <w:top w:val="nil"/>
              <w:bottom w:val="nil"/>
            </w:tcBorders>
            <w:vAlign w:val="center"/>
          </w:tcPr>
          <w:p w14:paraId="084A20B9" w14:textId="77777777"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2.172</w:t>
            </w:r>
            <w:r>
              <w:rPr>
                <w:rFonts w:ascii="Times New Roman" w:hAnsi="Times New Roman" w:cs="Times New Roman"/>
                <w:color w:val="000000"/>
                <w:kern w:val="0"/>
              </w:rPr>
              <w:t xml:space="preserve">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0.084</w:t>
            </w:r>
          </w:p>
        </w:tc>
        <w:tc>
          <w:tcPr>
            <w:tcW w:w="1871" w:type="dxa"/>
            <w:tcBorders>
              <w:top w:val="nil"/>
              <w:bottom w:val="nil"/>
              <w:right w:val="nil"/>
            </w:tcBorders>
            <w:vAlign w:val="center"/>
          </w:tcPr>
          <w:p w14:paraId="1ED61FB8" w14:textId="77777777"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808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0.086</w:t>
            </w:r>
          </w:p>
        </w:tc>
        <w:tc>
          <w:tcPr>
            <w:tcW w:w="1871" w:type="dxa"/>
            <w:tcBorders>
              <w:top w:val="nil"/>
              <w:left w:val="nil"/>
              <w:bottom w:val="nil"/>
              <w:right w:val="nil"/>
            </w:tcBorders>
            <w:shd w:val="clear" w:color="auto" w:fill="auto"/>
            <w:noWrap/>
            <w:vAlign w:val="center"/>
          </w:tcPr>
          <w:p w14:paraId="178B8666" w14:textId="77777777" w:rsidR="00A174C4" w:rsidRPr="00A174C4" w:rsidRDefault="00A174C4" w:rsidP="003A44B0">
            <w:pPr>
              <w:widowControl/>
              <w:spacing w:before="60" w:after="60"/>
              <w:jc w:val="center"/>
              <w:rPr>
                <w:rFonts w:ascii="Times New Roman" w:hAnsi="Times New Roman" w:cs="Times New Roman"/>
                <w:color w:val="000000"/>
                <w:kern w:val="0"/>
              </w:rPr>
            </w:pPr>
            <w:r w:rsidRPr="00A174C4">
              <w:rPr>
                <w:rFonts w:ascii="Times New Roman" w:hAnsi="Times New Roman" w:cs="Times New Roman"/>
                <w:color w:val="000000"/>
                <w:kern w:val="0"/>
              </w:rPr>
              <w:t>0.363 ± 0.076</w:t>
            </w:r>
          </w:p>
        </w:tc>
      </w:tr>
      <w:tr w:rsidR="00A174C4" w:rsidRPr="00277CE6" w14:paraId="7AE7F928" w14:textId="77777777" w:rsidTr="003A44B0">
        <w:trPr>
          <w:trHeight w:val="244"/>
          <w:jc w:val="center"/>
        </w:trPr>
        <w:tc>
          <w:tcPr>
            <w:tcW w:w="1872" w:type="dxa"/>
            <w:tcBorders>
              <w:top w:val="nil"/>
              <w:bottom w:val="single" w:sz="18" w:space="0" w:color="auto"/>
              <w:right w:val="nil"/>
            </w:tcBorders>
            <w:shd w:val="clear" w:color="auto" w:fill="auto"/>
            <w:noWrap/>
            <w:vAlign w:val="center"/>
          </w:tcPr>
          <w:p w14:paraId="5C4AB8C5" w14:textId="6C2E6238" w:rsidR="00A174C4" w:rsidRPr="00EE65E5" w:rsidRDefault="00A174C4" w:rsidP="003A44B0">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改进模型</w:t>
            </w:r>
          </w:p>
        </w:tc>
        <w:tc>
          <w:tcPr>
            <w:tcW w:w="1871" w:type="dxa"/>
            <w:tcBorders>
              <w:top w:val="nil"/>
              <w:bottom w:val="single" w:sz="18" w:space="0" w:color="auto"/>
              <w:right w:val="nil"/>
            </w:tcBorders>
            <w:vAlign w:val="center"/>
          </w:tcPr>
          <w:p w14:paraId="399F3B61" w14:textId="6401636D" w:rsidR="00A174C4" w:rsidRPr="00277CE6"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92.2%</w:t>
            </w:r>
          </w:p>
        </w:tc>
        <w:tc>
          <w:tcPr>
            <w:tcW w:w="1871" w:type="dxa"/>
            <w:tcBorders>
              <w:top w:val="nil"/>
              <w:bottom w:val="single" w:sz="18" w:space="0" w:color="auto"/>
            </w:tcBorders>
            <w:vAlign w:val="center"/>
          </w:tcPr>
          <w:p w14:paraId="2CB5BB9A" w14:textId="62B9F6FD" w:rsidR="00A174C4" w:rsidRPr="00AC5BD8" w:rsidRDefault="00A174C4" w:rsidP="003A44B0">
            <w:pPr>
              <w:widowControl/>
              <w:spacing w:before="60" w:after="60"/>
              <w:jc w:val="center"/>
              <w:rPr>
                <w:rFonts w:ascii="Times New Roman" w:hAnsi="Times New Roman" w:cs="Times New Roman"/>
                <w:color w:val="000000"/>
                <w:kern w:val="0"/>
              </w:rPr>
            </w:pPr>
            <w:r w:rsidRPr="00AC5BD8">
              <w:rPr>
                <w:rFonts w:ascii="Times New Roman" w:hAnsi="Times New Roman" w:cs="Times New Roman"/>
                <w:color w:val="000000"/>
                <w:kern w:val="0"/>
              </w:rPr>
              <w:t>2.1</w:t>
            </w:r>
            <w:r>
              <w:rPr>
                <w:rFonts w:ascii="Times New Roman" w:hAnsi="Times New Roman" w:cs="Times New Roman"/>
                <w:color w:val="000000"/>
                <w:kern w:val="0"/>
              </w:rPr>
              <w:t xml:space="preserve">65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0.071</w:t>
            </w:r>
          </w:p>
        </w:tc>
        <w:tc>
          <w:tcPr>
            <w:tcW w:w="1871" w:type="dxa"/>
            <w:tcBorders>
              <w:top w:val="nil"/>
              <w:bottom w:val="single" w:sz="18" w:space="0" w:color="auto"/>
              <w:right w:val="nil"/>
            </w:tcBorders>
            <w:vAlign w:val="center"/>
          </w:tcPr>
          <w:p w14:paraId="52EAC1BC" w14:textId="39F21DDC" w:rsidR="00A174C4" w:rsidRPr="00AC5BD8" w:rsidRDefault="00A174C4" w:rsidP="003A44B0">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w:t>
            </w:r>
            <w:r w:rsidRPr="00AC5BD8">
              <w:rPr>
                <w:rFonts w:ascii="Times New Roman" w:hAnsi="Times New Roman" w:cs="Times New Roman"/>
                <w:color w:val="000000"/>
                <w:kern w:val="0"/>
              </w:rPr>
              <w:t>.</w:t>
            </w:r>
            <w:r>
              <w:rPr>
                <w:rFonts w:ascii="Times New Roman" w:hAnsi="Times New Roman" w:cs="Times New Roman"/>
                <w:color w:val="000000"/>
                <w:kern w:val="0"/>
              </w:rPr>
              <w:t xml:space="preserve">762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0.082</w:t>
            </w:r>
          </w:p>
        </w:tc>
        <w:tc>
          <w:tcPr>
            <w:tcW w:w="1871" w:type="dxa"/>
            <w:tcBorders>
              <w:top w:val="nil"/>
              <w:left w:val="nil"/>
              <w:bottom w:val="single" w:sz="18" w:space="0" w:color="auto"/>
              <w:right w:val="nil"/>
            </w:tcBorders>
            <w:shd w:val="clear" w:color="auto" w:fill="auto"/>
            <w:noWrap/>
            <w:vAlign w:val="center"/>
          </w:tcPr>
          <w:p w14:paraId="13172B62" w14:textId="1A007586" w:rsidR="00A174C4" w:rsidRPr="00A174C4" w:rsidRDefault="00A174C4" w:rsidP="003A44B0">
            <w:pPr>
              <w:widowControl/>
              <w:spacing w:before="60" w:after="60"/>
              <w:jc w:val="center"/>
              <w:rPr>
                <w:rFonts w:ascii="Times New Roman" w:hAnsi="Times New Roman" w:cs="Times New Roman"/>
                <w:b/>
                <w:color w:val="000000"/>
                <w:kern w:val="0"/>
              </w:rPr>
            </w:pPr>
            <w:r w:rsidRPr="00A174C4">
              <w:rPr>
                <w:rFonts w:ascii="Times New Roman" w:hAnsi="Times New Roman" w:cs="Times New Roman"/>
                <w:b/>
                <w:color w:val="000000"/>
                <w:kern w:val="0"/>
              </w:rPr>
              <w:t>0.403 ± 0.076</w:t>
            </w:r>
          </w:p>
        </w:tc>
      </w:tr>
    </w:tbl>
    <w:p w14:paraId="6E10FC4C" w14:textId="1CABDD28" w:rsidR="00D87C78" w:rsidRDefault="00D87C78" w:rsidP="00A174C4">
      <w:pPr>
        <w:spacing w:line="300" w:lineRule="auto"/>
        <w:rPr>
          <w:rFonts w:ascii="Times New Roman" w:hAnsi="Times New Roman" w:cs="Times New Roman"/>
        </w:rPr>
      </w:pPr>
    </w:p>
    <w:p w14:paraId="38EC568E" w14:textId="02794DE4" w:rsidR="000F6692" w:rsidRPr="007201D3" w:rsidRDefault="00D87C78" w:rsidP="0035350C">
      <w:pPr>
        <w:spacing w:line="300" w:lineRule="auto"/>
        <w:ind w:firstLineChars="200" w:firstLine="480"/>
        <w:rPr>
          <w:rFonts w:ascii="Times New Roman" w:hAnsi="Times New Roman" w:cs="Times New Roman"/>
        </w:rPr>
      </w:pPr>
      <w:r w:rsidRPr="00D87C78">
        <w:rPr>
          <w:rFonts w:ascii="Times New Roman" w:hAnsi="Times New Roman" w:cs="Times New Roman" w:hint="eastAsia"/>
          <w:sz w:val="24"/>
          <w:szCs w:val="24"/>
        </w:rPr>
        <w:t>改进模型与</w:t>
      </w:r>
      <w:r>
        <w:rPr>
          <w:rFonts w:ascii="Times New Roman" w:hAnsi="Times New Roman" w:cs="Times New Roman" w:hint="eastAsia"/>
          <w:sz w:val="24"/>
          <w:szCs w:val="24"/>
        </w:rPr>
        <w:t>基础模型</w:t>
      </w:r>
      <w:r w:rsidR="00A174C4">
        <w:rPr>
          <w:rFonts w:ascii="Times New Roman" w:hAnsi="Times New Roman" w:cs="Times New Roman" w:hint="eastAsia"/>
          <w:sz w:val="24"/>
          <w:szCs w:val="24"/>
        </w:rPr>
        <w:t>评估结果</w:t>
      </w:r>
      <w:r>
        <w:rPr>
          <w:rFonts w:ascii="Times New Roman" w:hAnsi="Times New Roman" w:cs="Times New Roman" w:hint="eastAsia"/>
          <w:sz w:val="24"/>
          <w:szCs w:val="24"/>
        </w:rPr>
        <w:t>对比</w:t>
      </w:r>
      <w:r w:rsidR="00A174C4">
        <w:rPr>
          <w:rFonts w:ascii="Times New Roman" w:hAnsi="Times New Roman" w:cs="Times New Roman" w:hint="eastAsia"/>
          <w:sz w:val="24"/>
          <w:szCs w:val="24"/>
        </w:rPr>
        <w:t>如表</w:t>
      </w:r>
      <w:r w:rsidR="00A174C4">
        <w:rPr>
          <w:rFonts w:ascii="Times New Roman" w:hAnsi="Times New Roman" w:cs="Times New Roman" w:hint="eastAsia"/>
          <w:sz w:val="24"/>
          <w:szCs w:val="24"/>
        </w:rPr>
        <w:t>3</w:t>
      </w:r>
      <w:r w:rsidR="00A174C4">
        <w:rPr>
          <w:rFonts w:ascii="Times New Roman" w:hAnsi="Times New Roman" w:cs="Times New Roman"/>
          <w:sz w:val="24"/>
          <w:szCs w:val="24"/>
        </w:rPr>
        <w:t>.2</w:t>
      </w:r>
      <w:r w:rsidR="00A174C4">
        <w:rPr>
          <w:rFonts w:ascii="Times New Roman" w:hAnsi="Times New Roman" w:cs="Times New Roman" w:hint="eastAsia"/>
          <w:sz w:val="24"/>
          <w:szCs w:val="24"/>
        </w:rPr>
        <w:t>所示。</w:t>
      </w:r>
      <w:r w:rsidR="00B47BEA">
        <w:rPr>
          <w:rFonts w:ascii="Times New Roman" w:hAnsi="Times New Roman" w:cs="Times New Roman" w:hint="eastAsia"/>
          <w:sz w:val="24"/>
          <w:szCs w:val="24"/>
        </w:rPr>
        <w:t>可见</w:t>
      </w:r>
      <w:r w:rsidR="008B7746">
        <w:rPr>
          <w:rFonts w:ascii="Times New Roman" w:hAnsi="Times New Roman" w:cs="Times New Roman" w:hint="eastAsia"/>
          <w:sz w:val="24"/>
          <w:szCs w:val="24"/>
        </w:rPr>
        <w:t>向模型中加入</w:t>
      </w:r>
      <w:r w:rsidR="00BD2F35">
        <w:rPr>
          <w:rFonts w:ascii="Times New Roman" w:hAnsi="Times New Roman" w:cs="Times New Roman" w:hint="eastAsia"/>
          <w:sz w:val="24"/>
          <w:szCs w:val="24"/>
        </w:rPr>
        <w:t>蛋白质疏水核心处的</w:t>
      </w:r>
      <w:r w:rsidR="002473BA">
        <w:rPr>
          <w:rFonts w:ascii="Times New Roman" w:hAnsi="Times New Roman" w:cs="Times New Roman" w:hint="eastAsia"/>
          <w:sz w:val="24"/>
          <w:szCs w:val="24"/>
        </w:rPr>
        <w:t>残基</w:t>
      </w:r>
      <w:r w:rsidR="005B64C8">
        <w:rPr>
          <w:rFonts w:ascii="Times New Roman" w:hAnsi="Times New Roman" w:cs="Times New Roman" w:hint="eastAsia"/>
          <w:sz w:val="24"/>
          <w:szCs w:val="24"/>
        </w:rPr>
        <w:t>侧链相互作用</w:t>
      </w:r>
      <w:r w:rsidR="00BE3B76">
        <w:rPr>
          <w:rFonts w:ascii="Times New Roman" w:hAnsi="Times New Roman" w:cs="Times New Roman" w:hint="eastAsia"/>
          <w:sz w:val="24"/>
          <w:szCs w:val="24"/>
        </w:rPr>
        <w:t>使得主链结构优化过程中</w:t>
      </w:r>
      <w:r w:rsidR="001E6182">
        <w:rPr>
          <w:rFonts w:ascii="Times New Roman" w:hAnsi="Times New Roman" w:cs="Times New Roman" w:hint="eastAsia"/>
          <w:sz w:val="24"/>
          <w:szCs w:val="24"/>
        </w:rPr>
        <w:t>平均的</w:t>
      </w:r>
      <w:r w:rsidR="001E6182">
        <w:rPr>
          <w:rFonts w:ascii="Times New Roman" w:hAnsi="Times New Roman" w:cs="Times New Roman" w:hint="eastAsia"/>
          <w:sz w:val="24"/>
          <w:szCs w:val="24"/>
        </w:rPr>
        <w:t>RMSD</w:t>
      </w:r>
      <w:r w:rsidR="001E6182">
        <w:rPr>
          <w:rFonts w:ascii="Times New Roman" w:hAnsi="Times New Roman" w:cs="Times New Roman" w:hint="eastAsia"/>
          <w:sz w:val="24"/>
          <w:szCs w:val="24"/>
        </w:rPr>
        <w:t>下降幅度更大，</w:t>
      </w:r>
      <w:r w:rsidR="00234AC4">
        <w:rPr>
          <w:rFonts w:ascii="Times New Roman" w:hAnsi="Times New Roman" w:cs="Times New Roman" w:hint="eastAsia"/>
          <w:sz w:val="24"/>
          <w:szCs w:val="24"/>
        </w:rPr>
        <w:t>模型的优化性能</w:t>
      </w:r>
      <w:r w:rsidR="00BC4E62">
        <w:rPr>
          <w:rFonts w:ascii="Times New Roman" w:hAnsi="Times New Roman" w:cs="Times New Roman" w:hint="eastAsia"/>
          <w:sz w:val="24"/>
          <w:szCs w:val="24"/>
        </w:rPr>
        <w:t>得到了一定程度的提升。</w:t>
      </w:r>
      <w:r w:rsidR="005F6A77">
        <w:rPr>
          <w:rFonts w:ascii="Times New Roman" w:hAnsi="Times New Roman" w:cs="Times New Roman" w:hint="eastAsia"/>
          <w:sz w:val="24"/>
          <w:szCs w:val="24"/>
        </w:rPr>
        <w:t>检视改进模型优化失败的案例，</w:t>
      </w:r>
      <w:commentRangeStart w:id="97"/>
      <w:r w:rsidR="005F6A77">
        <w:rPr>
          <w:rFonts w:ascii="Times New Roman" w:hAnsi="Times New Roman" w:cs="Times New Roman" w:hint="eastAsia"/>
          <w:sz w:val="24"/>
          <w:szCs w:val="24"/>
        </w:rPr>
        <w:t>发现</w:t>
      </w:r>
      <w:r w:rsidR="0048356A">
        <w:rPr>
          <w:rFonts w:ascii="Times New Roman" w:hAnsi="Times New Roman" w:cs="Times New Roman" w:hint="eastAsia"/>
          <w:sz w:val="24"/>
          <w:szCs w:val="24"/>
        </w:rPr>
        <w:t>大部分结构没有明显的疏水核心，因此导致</w:t>
      </w:r>
      <w:r w:rsidR="003E1B2C">
        <w:rPr>
          <w:rFonts w:ascii="Times New Roman" w:hAnsi="Times New Roman" w:cs="Times New Roman" w:hint="eastAsia"/>
          <w:sz w:val="24"/>
          <w:szCs w:val="24"/>
        </w:rPr>
        <w:t>优化出现问</w:t>
      </w:r>
      <w:commentRangeEnd w:id="97"/>
      <w:r w:rsidR="006E1CBB">
        <w:rPr>
          <w:rStyle w:val="CommentReference"/>
        </w:rPr>
        <w:commentReference w:id="97"/>
      </w:r>
      <w:r w:rsidR="003E1B2C">
        <w:rPr>
          <w:rFonts w:ascii="Times New Roman" w:hAnsi="Times New Roman" w:cs="Times New Roman" w:hint="eastAsia"/>
          <w:sz w:val="24"/>
          <w:szCs w:val="24"/>
        </w:rPr>
        <w:t>题</w:t>
      </w:r>
      <w:r w:rsidR="00041513">
        <w:rPr>
          <w:rFonts w:ascii="Times New Roman" w:hAnsi="Times New Roman" w:cs="Times New Roman" w:hint="eastAsia"/>
          <w:sz w:val="24"/>
          <w:szCs w:val="24"/>
        </w:rPr>
        <w:t>，</w:t>
      </w:r>
      <w:r w:rsidR="003E1B2C">
        <w:rPr>
          <w:rFonts w:ascii="Times New Roman" w:hAnsi="Times New Roman" w:cs="Times New Roman" w:hint="eastAsia"/>
          <w:sz w:val="24"/>
          <w:szCs w:val="24"/>
        </w:rPr>
        <w:t>对于</w:t>
      </w:r>
      <w:r w:rsidR="00AC47B4">
        <w:rPr>
          <w:rFonts w:ascii="Times New Roman" w:hAnsi="Times New Roman" w:cs="Times New Roman" w:hint="eastAsia"/>
          <w:sz w:val="24"/>
          <w:szCs w:val="24"/>
        </w:rPr>
        <w:t>类似</w:t>
      </w:r>
      <w:r w:rsidR="003E1B2C">
        <w:rPr>
          <w:rFonts w:ascii="Times New Roman" w:hAnsi="Times New Roman" w:cs="Times New Roman" w:hint="eastAsia"/>
          <w:sz w:val="24"/>
          <w:szCs w:val="24"/>
        </w:rPr>
        <w:t>结构</w:t>
      </w:r>
      <w:r w:rsidR="00DB1B03">
        <w:rPr>
          <w:rFonts w:ascii="Times New Roman" w:hAnsi="Times New Roman" w:cs="Times New Roman" w:hint="eastAsia"/>
          <w:sz w:val="24"/>
          <w:szCs w:val="24"/>
        </w:rPr>
        <w:t>的优化</w:t>
      </w:r>
      <w:r w:rsidR="00041513">
        <w:rPr>
          <w:rFonts w:ascii="Times New Roman" w:hAnsi="Times New Roman" w:cs="Times New Roman" w:hint="eastAsia"/>
          <w:sz w:val="24"/>
          <w:szCs w:val="24"/>
        </w:rPr>
        <w:t>应当</w:t>
      </w:r>
      <w:r w:rsidR="003E1B2C">
        <w:rPr>
          <w:rFonts w:ascii="Times New Roman" w:hAnsi="Times New Roman" w:cs="Times New Roman" w:hint="eastAsia"/>
          <w:sz w:val="24"/>
          <w:szCs w:val="24"/>
        </w:rPr>
        <w:t>沿用先前的</w:t>
      </w:r>
      <w:r w:rsidR="00041513">
        <w:rPr>
          <w:rFonts w:ascii="Times New Roman" w:hAnsi="Times New Roman" w:cs="Times New Roman" w:hint="eastAsia"/>
          <w:sz w:val="24"/>
          <w:szCs w:val="24"/>
        </w:rPr>
        <w:t>基础模型</w:t>
      </w:r>
      <w:r w:rsidR="00743A8C">
        <w:rPr>
          <w:rFonts w:ascii="Times New Roman" w:hAnsi="Times New Roman" w:cs="Times New Roman" w:hint="eastAsia"/>
          <w:sz w:val="24"/>
          <w:szCs w:val="24"/>
        </w:rPr>
        <w:t>。</w:t>
      </w:r>
    </w:p>
    <w:p w14:paraId="048F1EFA" w14:textId="35B7B0C4" w:rsidR="00BD7C5B" w:rsidRPr="00277CE6" w:rsidRDefault="00BD7C5B" w:rsidP="00BD7C5B">
      <w:pPr>
        <w:pStyle w:val="Heading2"/>
        <w:rPr>
          <w:rFonts w:eastAsiaTheme="minorEastAsia" w:cs="Times New Roman"/>
        </w:rPr>
      </w:pPr>
      <w:bookmarkStart w:id="98" w:name="_Toc104787994"/>
      <w:r w:rsidRPr="00277CE6">
        <w:rPr>
          <w:rFonts w:eastAsiaTheme="minorEastAsia" w:cs="Times New Roman"/>
          <w:sz w:val="28"/>
          <w:szCs w:val="28"/>
        </w:rPr>
        <w:t>3.2</w:t>
      </w:r>
      <w:r w:rsidR="00A93BB8" w:rsidRPr="00277CE6">
        <w:rPr>
          <w:rFonts w:eastAsiaTheme="minorEastAsia" w:cs="Times New Roman"/>
          <w:sz w:val="28"/>
          <w:szCs w:val="28"/>
        </w:rPr>
        <w:t xml:space="preserve"> </w:t>
      </w:r>
      <w:r w:rsidRPr="00277CE6">
        <w:rPr>
          <w:rFonts w:eastAsiaTheme="minorEastAsia" w:cs="Times New Roman"/>
          <w:sz w:val="28"/>
          <w:szCs w:val="28"/>
        </w:rPr>
        <w:fldChar w:fldCharType="begin"/>
      </w:r>
      <w:r w:rsidRPr="00277CE6">
        <w:rPr>
          <w:rFonts w:eastAsiaTheme="minorEastAsia" w:cs="Times New Roman"/>
          <w:sz w:val="28"/>
          <w:szCs w:val="28"/>
        </w:rPr>
        <w:instrText xml:space="preserve"> TITLE  [</w:instrText>
      </w:r>
      <w:r w:rsidRPr="00277CE6">
        <w:rPr>
          <w:rFonts w:eastAsiaTheme="minorEastAsia" w:cs="Times New Roman"/>
          <w:sz w:val="28"/>
          <w:szCs w:val="28"/>
        </w:rPr>
        <w:instrText>此处键入二级标题</w:instrText>
      </w:r>
      <w:r w:rsidRPr="00277CE6">
        <w:rPr>
          <w:rFonts w:eastAsiaTheme="minorEastAsia" w:cs="Times New Roman"/>
          <w:sz w:val="28"/>
          <w:szCs w:val="28"/>
        </w:rPr>
        <w:instrText xml:space="preserve">]  \* MERGEFORMAT </w:instrText>
      </w:r>
      <w:r w:rsidRPr="00277CE6">
        <w:rPr>
          <w:rFonts w:eastAsiaTheme="minorEastAsia" w:cs="Times New Roman"/>
          <w:sz w:val="28"/>
          <w:szCs w:val="28"/>
        </w:rPr>
        <w:fldChar w:fldCharType="separate"/>
      </w:r>
      <w:r w:rsidR="003C443F">
        <w:rPr>
          <w:rFonts w:eastAsiaTheme="minorEastAsia" w:cs="Times New Roman" w:hint="eastAsia"/>
          <w:sz w:val="28"/>
          <w:szCs w:val="28"/>
        </w:rPr>
        <w:t>蛋白质主链</w:t>
      </w:r>
      <w:r w:rsidR="006E4091">
        <w:rPr>
          <w:rFonts w:eastAsiaTheme="minorEastAsia" w:cs="Times New Roman" w:hint="eastAsia"/>
          <w:sz w:val="28"/>
          <w:szCs w:val="28"/>
        </w:rPr>
        <w:t>结构优化</w:t>
      </w:r>
      <w:r w:rsidR="00315567">
        <w:rPr>
          <w:rFonts w:eastAsiaTheme="minorEastAsia" w:cs="Times New Roman" w:hint="eastAsia"/>
          <w:sz w:val="28"/>
          <w:szCs w:val="28"/>
        </w:rPr>
        <w:t>与</w:t>
      </w:r>
      <w:r w:rsidR="008045B6">
        <w:rPr>
          <w:rFonts w:eastAsiaTheme="minorEastAsia" w:cs="Times New Roman" w:hint="eastAsia"/>
          <w:sz w:val="28"/>
          <w:szCs w:val="28"/>
        </w:rPr>
        <w:t>序列</w:t>
      </w:r>
      <w:r w:rsidR="006E4091">
        <w:rPr>
          <w:rFonts w:eastAsiaTheme="minorEastAsia" w:cs="Times New Roman" w:hint="eastAsia"/>
          <w:sz w:val="28"/>
          <w:szCs w:val="28"/>
        </w:rPr>
        <w:t>设计</w:t>
      </w:r>
      <w:r w:rsidR="003C443F">
        <w:rPr>
          <w:rFonts w:eastAsiaTheme="minorEastAsia" w:cs="Times New Roman" w:hint="eastAsia"/>
          <w:sz w:val="28"/>
          <w:szCs w:val="28"/>
        </w:rPr>
        <w:t>结果</w:t>
      </w:r>
      <w:bookmarkEnd w:id="98"/>
      <w:r w:rsidRPr="00277CE6">
        <w:rPr>
          <w:rFonts w:eastAsiaTheme="minorEastAsia" w:cs="Times New Roman"/>
          <w:sz w:val="28"/>
          <w:szCs w:val="28"/>
        </w:rPr>
        <w:fldChar w:fldCharType="end"/>
      </w:r>
    </w:p>
    <w:p w14:paraId="4889D895" w14:textId="05D96857" w:rsidR="00BD7C5B" w:rsidRDefault="00740273"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hint="eastAsia"/>
          <w:sz w:val="24"/>
          <w:szCs w:val="24"/>
        </w:rPr>
        <w:t>2</w:t>
      </w:r>
      <w:r>
        <w:rPr>
          <w:rFonts w:ascii="Times New Roman" w:hAnsi="Times New Roman" w:cs="Times New Roman"/>
          <w:sz w:val="24"/>
          <w:szCs w:val="24"/>
        </w:rPr>
        <w:t>.6</w:t>
      </w:r>
      <w:r>
        <w:rPr>
          <w:rFonts w:ascii="Times New Roman" w:hAnsi="Times New Roman" w:cs="Times New Roman" w:hint="eastAsia"/>
          <w:sz w:val="24"/>
          <w:szCs w:val="24"/>
        </w:rPr>
        <w:t>所述，</w:t>
      </w:r>
      <w:r w:rsidR="003A6EAC">
        <w:rPr>
          <w:rFonts w:ascii="Times New Roman" w:hAnsi="Times New Roman" w:cs="Times New Roman" w:hint="eastAsia"/>
          <w:sz w:val="24"/>
          <w:szCs w:val="24"/>
        </w:rPr>
        <w:t>将</w:t>
      </w:r>
      <w:r w:rsidR="00270BC0">
        <w:rPr>
          <w:rFonts w:ascii="Times New Roman" w:hAnsi="Times New Roman" w:cs="Times New Roman" w:hint="eastAsia"/>
          <w:sz w:val="24"/>
          <w:szCs w:val="24"/>
        </w:rPr>
        <w:t>SCUBA</w:t>
      </w:r>
      <w:r w:rsidR="00270BC0">
        <w:rPr>
          <w:rFonts w:ascii="Times New Roman" w:hAnsi="Times New Roman" w:cs="Times New Roman" w:hint="eastAsia"/>
          <w:sz w:val="24"/>
          <w:szCs w:val="24"/>
        </w:rPr>
        <w:t>程序根据</w:t>
      </w:r>
      <w:r w:rsidR="009227EE">
        <w:rPr>
          <w:rFonts w:ascii="Times New Roman" w:hAnsi="Times New Roman" w:cs="Times New Roman" w:hint="eastAsia"/>
          <w:sz w:val="24"/>
          <w:szCs w:val="24"/>
        </w:rPr>
        <w:t>描述生成的</w:t>
      </w:r>
      <w:r w:rsidR="00234EAE">
        <w:rPr>
          <w:rFonts w:ascii="Times New Roman" w:hAnsi="Times New Roman" w:cs="Times New Roman" w:hint="eastAsia"/>
          <w:sz w:val="24"/>
          <w:szCs w:val="24"/>
        </w:rPr>
        <w:t>1</w:t>
      </w:r>
      <w:r w:rsidR="00234EAE">
        <w:rPr>
          <w:rFonts w:ascii="Times New Roman" w:hAnsi="Times New Roman" w:cs="Times New Roman"/>
          <w:sz w:val="24"/>
          <w:szCs w:val="24"/>
        </w:rPr>
        <w:t>0</w:t>
      </w:r>
      <w:r w:rsidR="00234EAE">
        <w:rPr>
          <w:rFonts w:ascii="Times New Roman" w:hAnsi="Times New Roman" w:cs="Times New Roman" w:hint="eastAsia"/>
          <w:sz w:val="24"/>
          <w:szCs w:val="24"/>
        </w:rPr>
        <w:t>个</w:t>
      </w:r>
      <w:r w:rsidR="00D66FA9">
        <w:rPr>
          <w:rFonts w:ascii="Times New Roman" w:hAnsi="Times New Roman" w:cs="Times New Roman" w:hint="eastAsia"/>
          <w:sz w:val="24"/>
          <w:szCs w:val="24"/>
        </w:rPr>
        <w:t>初始</w:t>
      </w:r>
      <w:r w:rsidR="00544AE8">
        <w:rPr>
          <w:rFonts w:ascii="Times New Roman" w:hAnsi="Times New Roman" w:cs="Times New Roman" w:hint="eastAsia"/>
          <w:sz w:val="24"/>
          <w:szCs w:val="24"/>
        </w:rPr>
        <w:t>蛋白质</w:t>
      </w:r>
      <w:r w:rsidR="00D66FA9">
        <w:rPr>
          <w:rFonts w:ascii="Times New Roman" w:hAnsi="Times New Roman" w:cs="Times New Roman" w:hint="eastAsia"/>
          <w:sz w:val="24"/>
          <w:szCs w:val="24"/>
        </w:rPr>
        <w:t>主链</w:t>
      </w:r>
      <w:r w:rsidR="00544AE8">
        <w:rPr>
          <w:rFonts w:ascii="Times New Roman" w:hAnsi="Times New Roman" w:cs="Times New Roman" w:hint="eastAsia"/>
          <w:sz w:val="24"/>
          <w:szCs w:val="24"/>
        </w:rPr>
        <w:t>结构</w:t>
      </w:r>
      <w:r w:rsidR="00234EAE">
        <w:rPr>
          <w:rFonts w:ascii="Times New Roman" w:hAnsi="Times New Roman" w:cs="Times New Roman" w:hint="eastAsia"/>
          <w:sz w:val="24"/>
          <w:szCs w:val="24"/>
        </w:rPr>
        <w:t>和这些结构经过优化后</w:t>
      </w:r>
      <w:r w:rsidR="00280370">
        <w:rPr>
          <w:rFonts w:ascii="Times New Roman" w:hAnsi="Times New Roman" w:cs="Times New Roman" w:hint="eastAsia"/>
          <w:sz w:val="24"/>
          <w:szCs w:val="24"/>
        </w:rPr>
        <w:t>得到的</w:t>
      </w:r>
      <w:r w:rsidR="00D66FA9">
        <w:rPr>
          <w:rFonts w:ascii="Times New Roman" w:hAnsi="Times New Roman" w:cs="Times New Roman" w:hint="eastAsia"/>
          <w:sz w:val="24"/>
          <w:szCs w:val="24"/>
        </w:rPr>
        <w:t>蛋白质主链</w:t>
      </w:r>
      <w:r w:rsidR="00280370">
        <w:rPr>
          <w:rFonts w:ascii="Times New Roman" w:hAnsi="Times New Roman" w:cs="Times New Roman" w:hint="eastAsia"/>
          <w:sz w:val="24"/>
          <w:szCs w:val="24"/>
        </w:rPr>
        <w:t>结构</w:t>
      </w:r>
      <w:r w:rsidR="0088053B">
        <w:rPr>
          <w:rFonts w:ascii="Times New Roman" w:hAnsi="Times New Roman" w:cs="Times New Roman" w:hint="eastAsia"/>
          <w:sz w:val="24"/>
          <w:szCs w:val="24"/>
        </w:rPr>
        <w:t>通过</w:t>
      </w:r>
      <w:r w:rsidR="00610F69">
        <w:rPr>
          <w:rFonts w:ascii="Times New Roman" w:hAnsi="Times New Roman" w:cs="Times New Roman" w:hint="eastAsia"/>
          <w:sz w:val="24"/>
          <w:szCs w:val="24"/>
        </w:rPr>
        <w:t>Rosetta</w:t>
      </w:r>
      <w:r w:rsidR="00610F69">
        <w:rPr>
          <w:rFonts w:ascii="Times New Roman" w:hAnsi="Times New Roman" w:cs="Times New Roman"/>
          <w:sz w:val="24"/>
          <w:szCs w:val="24"/>
        </w:rPr>
        <w:t xml:space="preserve"> </w:t>
      </w:r>
      <w:proofErr w:type="spellStart"/>
      <w:r w:rsidR="00610F69">
        <w:rPr>
          <w:rFonts w:ascii="Times New Roman" w:hAnsi="Times New Roman" w:cs="Times New Roman" w:hint="eastAsia"/>
          <w:sz w:val="24"/>
          <w:szCs w:val="24"/>
        </w:rPr>
        <w:t>fixbb</w:t>
      </w:r>
      <w:proofErr w:type="spellEnd"/>
      <w:r w:rsidR="00610F69">
        <w:rPr>
          <w:rFonts w:ascii="Times New Roman" w:hAnsi="Times New Roman" w:cs="Times New Roman" w:hint="eastAsia"/>
          <w:sz w:val="24"/>
          <w:szCs w:val="24"/>
        </w:rPr>
        <w:t>模块进行</w:t>
      </w:r>
      <w:r w:rsidR="00807471">
        <w:rPr>
          <w:rFonts w:ascii="Times New Roman" w:hAnsi="Times New Roman" w:cs="Times New Roman" w:hint="eastAsia"/>
          <w:sz w:val="24"/>
          <w:szCs w:val="24"/>
        </w:rPr>
        <w:t>序列设</w:t>
      </w:r>
      <w:commentRangeStart w:id="99"/>
      <w:r w:rsidR="00807471">
        <w:rPr>
          <w:rFonts w:ascii="Times New Roman" w:hAnsi="Times New Roman" w:cs="Times New Roman" w:hint="eastAsia"/>
          <w:sz w:val="24"/>
          <w:szCs w:val="24"/>
        </w:rPr>
        <w:t>计和打分</w:t>
      </w:r>
      <w:commentRangeEnd w:id="99"/>
      <w:r w:rsidR="006E1CBB">
        <w:rPr>
          <w:rStyle w:val="CommentReference"/>
        </w:rPr>
        <w:commentReference w:id="99"/>
      </w:r>
      <w:r w:rsidR="00807471">
        <w:rPr>
          <w:rFonts w:ascii="Times New Roman" w:hAnsi="Times New Roman" w:cs="Times New Roman" w:hint="eastAsia"/>
          <w:sz w:val="24"/>
          <w:szCs w:val="24"/>
        </w:rPr>
        <w:t>，</w:t>
      </w:r>
      <w:r w:rsidR="006A5F56">
        <w:rPr>
          <w:rFonts w:ascii="Times New Roman" w:hAnsi="Times New Roman" w:cs="Times New Roman" w:hint="eastAsia"/>
          <w:sz w:val="24"/>
          <w:szCs w:val="24"/>
        </w:rPr>
        <w:t>结果如表</w:t>
      </w:r>
      <w:r w:rsidR="006A5F56">
        <w:rPr>
          <w:rFonts w:ascii="Times New Roman" w:hAnsi="Times New Roman" w:cs="Times New Roman" w:hint="eastAsia"/>
          <w:sz w:val="24"/>
          <w:szCs w:val="24"/>
        </w:rPr>
        <w:t>3</w:t>
      </w:r>
      <w:r w:rsidR="006A5F56">
        <w:rPr>
          <w:rFonts w:ascii="Times New Roman" w:hAnsi="Times New Roman" w:cs="Times New Roman"/>
          <w:sz w:val="24"/>
          <w:szCs w:val="24"/>
        </w:rPr>
        <w:t>.3</w:t>
      </w:r>
      <w:r w:rsidR="006A5F56">
        <w:rPr>
          <w:rFonts w:ascii="Times New Roman" w:hAnsi="Times New Roman" w:cs="Times New Roman" w:hint="eastAsia"/>
          <w:sz w:val="24"/>
          <w:szCs w:val="24"/>
        </w:rPr>
        <w:t>所示。</w:t>
      </w:r>
    </w:p>
    <w:p w14:paraId="1673A078" w14:textId="42377516" w:rsidR="00770E44" w:rsidRPr="00277CE6" w:rsidRDefault="00770E44" w:rsidP="00770E44">
      <w:pPr>
        <w:spacing w:before="240" w:after="120"/>
        <w:jc w:val="center"/>
        <w:rPr>
          <w:rFonts w:ascii="Times New Roman" w:hAnsi="Times New Roman" w:cs="Times New Roman"/>
        </w:rPr>
      </w:pPr>
      <w:r w:rsidRPr="00277CE6">
        <w:rPr>
          <w:rFonts w:ascii="Times New Roman" w:hAnsi="Times New Roman" w:cs="Times New Roman"/>
        </w:rPr>
        <w:t>表</w:t>
      </w:r>
      <w:r>
        <w:rPr>
          <w:rFonts w:ascii="Times New Roman" w:hAnsi="Times New Roman" w:cs="Times New Roman"/>
        </w:rPr>
        <w:t>3</w:t>
      </w:r>
      <w:r w:rsidRPr="00277CE6">
        <w:rPr>
          <w:rFonts w:ascii="Times New Roman" w:hAnsi="Times New Roman" w:cs="Times New Roman"/>
        </w:rPr>
        <w:t>.</w:t>
      </w:r>
      <w:r>
        <w:rPr>
          <w:rFonts w:ascii="Times New Roman" w:hAnsi="Times New Roman" w:cs="Times New Roman"/>
        </w:rPr>
        <w:t>3</w:t>
      </w:r>
      <w:r w:rsidRPr="00277CE6">
        <w:rPr>
          <w:rFonts w:ascii="Times New Roman" w:hAnsi="Times New Roman" w:cs="Times New Roman"/>
        </w:rPr>
        <w:t xml:space="preserve"> </w:t>
      </w:r>
      <w:r w:rsidR="005A10C5">
        <w:rPr>
          <w:rFonts w:ascii="Times New Roman" w:hAnsi="Times New Roman" w:cs="Times New Roman" w:hint="eastAsia"/>
        </w:rPr>
        <w:t>主链</w:t>
      </w:r>
      <w:r w:rsidR="00084FC6">
        <w:rPr>
          <w:rFonts w:ascii="Times New Roman" w:hAnsi="Times New Roman" w:cs="Times New Roman" w:hint="eastAsia"/>
        </w:rPr>
        <w:t>初始结构与</w:t>
      </w:r>
      <w:r w:rsidR="005A10C5">
        <w:rPr>
          <w:rFonts w:ascii="Times New Roman" w:hAnsi="Times New Roman" w:cs="Times New Roman" w:hint="eastAsia"/>
        </w:rPr>
        <w:t>优化结构的</w:t>
      </w:r>
      <w:r w:rsidR="005A10C5">
        <w:rPr>
          <w:rFonts w:ascii="Times New Roman" w:hAnsi="Times New Roman" w:cs="Times New Roman" w:hint="eastAsia"/>
        </w:rPr>
        <w:t>Rosetta</w:t>
      </w:r>
      <w:r w:rsidR="005A10C5">
        <w:rPr>
          <w:rFonts w:ascii="Times New Roman" w:hAnsi="Times New Roman" w:cs="Times New Roman" w:hint="eastAsia"/>
        </w:rPr>
        <w:t>序列设计</w:t>
      </w:r>
      <w:r w:rsidR="007413B4">
        <w:rPr>
          <w:rFonts w:ascii="Times New Roman" w:hAnsi="Times New Roman" w:cs="Times New Roman" w:hint="eastAsia"/>
        </w:rPr>
        <w:t>结果</w:t>
      </w:r>
    </w:p>
    <w:tbl>
      <w:tblPr>
        <w:tblW w:w="9356" w:type="dxa"/>
        <w:jc w:val="center"/>
        <w:tblBorders>
          <w:top w:val="single" w:sz="4" w:space="0" w:color="auto"/>
          <w:bottom w:val="single" w:sz="4" w:space="0" w:color="auto"/>
        </w:tblBorders>
        <w:tblLayout w:type="fixed"/>
        <w:tblLook w:val="04A0" w:firstRow="1" w:lastRow="0" w:firstColumn="1" w:lastColumn="0" w:noHBand="0" w:noVBand="1"/>
      </w:tblPr>
      <w:tblGrid>
        <w:gridCol w:w="2339"/>
        <w:gridCol w:w="2339"/>
        <w:gridCol w:w="2339"/>
        <w:gridCol w:w="2339"/>
      </w:tblGrid>
      <w:tr w:rsidR="000E7563" w:rsidRPr="00277CE6" w14:paraId="26B4A9AF" w14:textId="77777777" w:rsidTr="000E7563">
        <w:trPr>
          <w:trHeight w:val="244"/>
          <w:jc w:val="center"/>
        </w:trPr>
        <w:tc>
          <w:tcPr>
            <w:tcW w:w="1872" w:type="dxa"/>
            <w:tcBorders>
              <w:top w:val="single" w:sz="18" w:space="0" w:color="auto"/>
              <w:bottom w:val="single" w:sz="6" w:space="0" w:color="auto"/>
              <w:right w:val="nil"/>
            </w:tcBorders>
            <w:shd w:val="clear" w:color="auto" w:fill="auto"/>
            <w:noWrap/>
            <w:vAlign w:val="center"/>
            <w:hideMark/>
          </w:tcPr>
          <w:p w14:paraId="6CDFCB2C" w14:textId="637A3994" w:rsidR="000E7563" w:rsidRPr="00277CE6" w:rsidRDefault="000E7563"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结构编号</w:t>
            </w:r>
          </w:p>
        </w:tc>
        <w:tc>
          <w:tcPr>
            <w:tcW w:w="1871" w:type="dxa"/>
            <w:tcBorders>
              <w:top w:val="single" w:sz="18" w:space="0" w:color="auto"/>
              <w:bottom w:val="single" w:sz="6" w:space="0" w:color="auto"/>
              <w:right w:val="nil"/>
            </w:tcBorders>
            <w:vAlign w:val="center"/>
          </w:tcPr>
          <w:p w14:paraId="60823DEF" w14:textId="12465B66" w:rsidR="000E7563" w:rsidRPr="00277CE6" w:rsidRDefault="00FF2EB3" w:rsidP="008B22E1">
            <w:pPr>
              <w:widowControl/>
              <w:spacing w:before="60" w:after="60"/>
              <w:jc w:val="center"/>
              <w:rPr>
                <w:rFonts w:ascii="Times New Roman" w:hAnsi="Times New Roman" w:cs="Times New Roman"/>
                <w:color w:val="000000"/>
                <w:kern w:val="0"/>
              </w:rPr>
            </w:pPr>
            <m:oMathPara>
              <m:oMath>
                <m:r>
                  <m:rPr>
                    <m:sty m:val="p"/>
                  </m:rPr>
                  <w:rPr>
                    <w:rFonts w:ascii="Cambria Math" w:hAnsi="Cambria Math" w:cs="Times New Roman"/>
                    <w:sz w:val="24"/>
                    <w:szCs w:val="24"/>
                  </w:rPr>
                  <m:t>RMSD</m:t>
                </m:r>
                <m:r>
                  <m:rPr>
                    <m:nor/>
                  </m:rPr>
                  <w:rPr>
                    <w:rFonts w:ascii="Times New Roman" w:hAnsi="Times New Roman" w:cs="Times New Roman"/>
                    <w:sz w:val="24"/>
                    <w:szCs w:val="24"/>
                  </w:rPr>
                  <m:t xml:space="preserve"> / </m:t>
                </m:r>
                <m:r>
                  <m:rPr>
                    <m:sty m:val="p"/>
                  </m:rPr>
                  <w:rPr>
                    <w:rFonts w:ascii="Cambria Math" w:hAnsi="Cambria Math" w:cs="Times New Roman"/>
                    <w:color w:val="000000"/>
                    <w:kern w:val="0"/>
                  </w:rPr>
                  <m:t>Å</m:t>
                </m:r>
              </m:oMath>
            </m:oMathPara>
          </w:p>
        </w:tc>
        <w:tc>
          <w:tcPr>
            <w:tcW w:w="1871" w:type="dxa"/>
            <w:tcBorders>
              <w:top w:val="single" w:sz="18" w:space="0" w:color="auto"/>
              <w:bottom w:val="single" w:sz="6" w:space="0" w:color="auto"/>
            </w:tcBorders>
            <w:vAlign w:val="center"/>
          </w:tcPr>
          <w:p w14:paraId="7F8EE9D7" w14:textId="50862965" w:rsidR="000E7563" w:rsidRPr="000E7563" w:rsidRDefault="000E7563" w:rsidP="008B22E1">
            <w:pPr>
              <w:widowControl/>
              <w:spacing w:before="60" w:after="60"/>
              <w:jc w:val="center"/>
              <w:rPr>
                <w:rFonts w:ascii="宋体" w:eastAsia="宋体" w:hAnsi="宋体" w:cs="Times New Roman"/>
              </w:rPr>
            </w:pPr>
            <w:r w:rsidRPr="000E7563">
              <w:rPr>
                <w:rFonts w:ascii="宋体" w:eastAsia="宋体" w:hAnsi="宋体" w:cs="Times New Roman" w:hint="eastAsia"/>
              </w:rPr>
              <w:t>初始结构</w:t>
            </w:r>
            <w:r>
              <w:rPr>
                <w:rFonts w:ascii="宋体" w:eastAsia="宋体" w:hAnsi="宋体" w:cs="Times New Roman" w:hint="eastAsia"/>
              </w:rPr>
              <w:t>平均</w:t>
            </w:r>
            <w:r w:rsidRPr="000E7563">
              <w:rPr>
                <w:rFonts w:ascii="宋体" w:eastAsia="宋体" w:hAnsi="宋体" w:cs="Times New Roman" w:hint="eastAsia"/>
              </w:rPr>
              <w:t>打分</w:t>
            </w:r>
          </w:p>
        </w:tc>
        <w:tc>
          <w:tcPr>
            <w:tcW w:w="1871" w:type="dxa"/>
            <w:tcBorders>
              <w:top w:val="single" w:sz="18" w:space="0" w:color="auto"/>
              <w:bottom w:val="single" w:sz="6" w:space="0" w:color="auto"/>
              <w:right w:val="nil"/>
            </w:tcBorders>
            <w:vAlign w:val="center"/>
          </w:tcPr>
          <w:p w14:paraId="28ADCC27" w14:textId="09F88586" w:rsidR="000E7563" w:rsidRPr="00277CE6" w:rsidRDefault="000E7563" w:rsidP="008B22E1">
            <w:pPr>
              <w:widowControl/>
              <w:spacing w:before="60" w:after="60"/>
              <w:jc w:val="center"/>
              <w:rPr>
                <w:rFonts w:ascii="Times New Roman" w:hAnsi="Times New Roman" w:cs="Times New Roman"/>
                <w:color w:val="000000"/>
                <w:kern w:val="0"/>
              </w:rPr>
            </w:pPr>
            <w:r>
              <w:rPr>
                <w:rFonts w:ascii="宋体" w:eastAsia="宋体" w:hAnsi="宋体" w:cs="Times New Roman" w:hint="eastAsia"/>
              </w:rPr>
              <w:t>优化</w:t>
            </w:r>
            <w:r w:rsidRPr="000E7563">
              <w:rPr>
                <w:rFonts w:ascii="宋体" w:eastAsia="宋体" w:hAnsi="宋体" w:cs="Times New Roman" w:hint="eastAsia"/>
              </w:rPr>
              <w:t>结构</w:t>
            </w:r>
            <w:r>
              <w:rPr>
                <w:rFonts w:ascii="宋体" w:eastAsia="宋体" w:hAnsi="宋体" w:cs="Times New Roman" w:hint="eastAsia"/>
              </w:rPr>
              <w:t>平均</w:t>
            </w:r>
            <w:r w:rsidRPr="000E7563">
              <w:rPr>
                <w:rFonts w:ascii="宋体" w:eastAsia="宋体" w:hAnsi="宋体" w:cs="Times New Roman" w:hint="eastAsia"/>
              </w:rPr>
              <w:t>打分</w:t>
            </w:r>
          </w:p>
        </w:tc>
      </w:tr>
      <w:tr w:rsidR="000E7563" w:rsidRPr="00277CE6" w14:paraId="02A024FF" w14:textId="77777777" w:rsidTr="000E7563">
        <w:trPr>
          <w:trHeight w:val="244"/>
          <w:jc w:val="center"/>
        </w:trPr>
        <w:tc>
          <w:tcPr>
            <w:tcW w:w="1872" w:type="dxa"/>
            <w:tcBorders>
              <w:top w:val="nil"/>
              <w:bottom w:val="nil"/>
              <w:right w:val="nil"/>
            </w:tcBorders>
            <w:shd w:val="clear" w:color="auto" w:fill="auto"/>
            <w:noWrap/>
            <w:vAlign w:val="center"/>
          </w:tcPr>
          <w:p w14:paraId="7BDE5B7D" w14:textId="0D0EA695" w:rsidR="000E7563" w:rsidRPr="00EE65E5" w:rsidRDefault="000E7563" w:rsidP="008B22E1">
            <w:pPr>
              <w:widowControl/>
              <w:spacing w:before="60" w:after="60"/>
              <w:jc w:val="center"/>
              <w:rPr>
                <w:rFonts w:ascii="Times New Roman" w:eastAsia="宋体" w:hAnsi="Times New Roman" w:cs="Times New Roman"/>
                <w:vertAlign w:val="superscript"/>
              </w:rPr>
            </w:pPr>
            <w:r>
              <w:rPr>
                <w:rFonts w:ascii="Times New Roman" w:eastAsia="宋体" w:hAnsi="Times New Roman" w:cs="Times New Roman" w:hint="eastAsia"/>
              </w:rPr>
              <w:t>1</w:t>
            </w:r>
          </w:p>
        </w:tc>
        <w:tc>
          <w:tcPr>
            <w:tcW w:w="1871" w:type="dxa"/>
            <w:tcBorders>
              <w:top w:val="nil"/>
              <w:bottom w:val="nil"/>
              <w:right w:val="nil"/>
            </w:tcBorders>
            <w:vAlign w:val="center"/>
          </w:tcPr>
          <w:p w14:paraId="1C68BE1A" w14:textId="217B0902" w:rsidR="000E7563" w:rsidRPr="00E30F7B"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.802</w:t>
            </w:r>
          </w:p>
        </w:tc>
        <w:tc>
          <w:tcPr>
            <w:tcW w:w="1871" w:type="dxa"/>
            <w:tcBorders>
              <w:top w:val="nil"/>
              <w:bottom w:val="nil"/>
            </w:tcBorders>
            <w:vAlign w:val="center"/>
          </w:tcPr>
          <w:p w14:paraId="7951B04D" w14:textId="34EBC81F" w:rsidR="000E7563" w:rsidRPr="00AC5BD8" w:rsidRDefault="00395551"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3</w:t>
            </w:r>
            <w:r>
              <w:rPr>
                <w:rFonts w:ascii="Times New Roman" w:hAnsi="Times New Roman" w:cs="Times New Roman"/>
                <w:color w:val="000000"/>
                <w:kern w:val="0"/>
              </w:rPr>
              <w:t>37</w:t>
            </w:r>
            <w:r w:rsidR="000A516B">
              <w:rPr>
                <w:rFonts w:ascii="Times New Roman" w:hAnsi="Times New Roman" w:cs="Times New Roman"/>
                <w:color w:val="000000"/>
                <w:kern w:val="0"/>
              </w:rPr>
              <w:t xml:space="preserve">.6 </w:t>
            </w:r>
            <w:r w:rsidR="000A516B" w:rsidRPr="00AC5BD8">
              <w:rPr>
                <w:rFonts w:ascii="Times New Roman" w:hAnsi="Times New Roman" w:cs="Times New Roman"/>
                <w:color w:val="000000"/>
                <w:kern w:val="0"/>
              </w:rPr>
              <w:t>±</w:t>
            </w:r>
            <w:r w:rsidR="000A516B">
              <w:rPr>
                <w:rFonts w:ascii="Times New Roman" w:hAnsi="Times New Roman" w:cs="Times New Roman"/>
                <w:color w:val="000000"/>
                <w:kern w:val="0"/>
              </w:rPr>
              <w:t xml:space="preserve"> 3.0</w:t>
            </w:r>
          </w:p>
        </w:tc>
        <w:tc>
          <w:tcPr>
            <w:tcW w:w="1871" w:type="dxa"/>
            <w:tcBorders>
              <w:top w:val="nil"/>
              <w:bottom w:val="nil"/>
              <w:right w:val="nil"/>
            </w:tcBorders>
            <w:vAlign w:val="center"/>
          </w:tcPr>
          <w:p w14:paraId="4DE57767" w14:textId="02A678D7" w:rsidR="000E7563" w:rsidRPr="00AC5BD8" w:rsidRDefault="00512706"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187</w:t>
            </w:r>
            <w:r w:rsidR="00B56052">
              <w:rPr>
                <w:rFonts w:ascii="Times New Roman" w:hAnsi="Times New Roman" w:cs="Times New Roman"/>
                <w:color w:val="000000"/>
                <w:kern w:val="0"/>
              </w:rPr>
              <w:t>.</w:t>
            </w:r>
            <w:r>
              <w:rPr>
                <w:rFonts w:ascii="Times New Roman" w:hAnsi="Times New Roman" w:cs="Times New Roman"/>
                <w:color w:val="000000"/>
                <w:kern w:val="0"/>
              </w:rPr>
              <w:t>0</w:t>
            </w:r>
            <w:r w:rsidR="00B56052">
              <w:rPr>
                <w:rFonts w:ascii="Times New Roman" w:hAnsi="Times New Roman" w:cs="Times New Roman"/>
                <w:color w:val="000000"/>
                <w:kern w:val="0"/>
              </w:rPr>
              <w:t xml:space="preserve"> </w:t>
            </w:r>
            <w:r w:rsidR="00B56052" w:rsidRPr="00AC5BD8">
              <w:rPr>
                <w:rFonts w:ascii="Times New Roman" w:hAnsi="Times New Roman" w:cs="Times New Roman"/>
                <w:color w:val="000000"/>
                <w:kern w:val="0"/>
              </w:rPr>
              <w:t>±</w:t>
            </w:r>
            <w:r w:rsidR="00B56052">
              <w:rPr>
                <w:rFonts w:ascii="Times New Roman" w:hAnsi="Times New Roman" w:cs="Times New Roman"/>
                <w:color w:val="000000"/>
                <w:kern w:val="0"/>
              </w:rPr>
              <w:t xml:space="preserve"> </w:t>
            </w:r>
            <w:r>
              <w:rPr>
                <w:rFonts w:ascii="Times New Roman" w:hAnsi="Times New Roman" w:cs="Times New Roman"/>
                <w:color w:val="000000"/>
                <w:kern w:val="0"/>
              </w:rPr>
              <w:t>1</w:t>
            </w:r>
            <w:r w:rsidR="00B56052">
              <w:rPr>
                <w:rFonts w:ascii="Times New Roman" w:hAnsi="Times New Roman" w:cs="Times New Roman"/>
                <w:color w:val="000000"/>
                <w:kern w:val="0"/>
              </w:rPr>
              <w:t>.0</w:t>
            </w:r>
          </w:p>
        </w:tc>
      </w:tr>
      <w:tr w:rsidR="000E7563" w:rsidRPr="00277CE6" w14:paraId="0D1D49FD" w14:textId="77777777" w:rsidTr="000E7563">
        <w:trPr>
          <w:trHeight w:val="244"/>
          <w:jc w:val="center"/>
        </w:trPr>
        <w:tc>
          <w:tcPr>
            <w:tcW w:w="1872" w:type="dxa"/>
            <w:tcBorders>
              <w:top w:val="nil"/>
              <w:bottom w:val="nil"/>
              <w:right w:val="nil"/>
            </w:tcBorders>
            <w:shd w:val="clear" w:color="auto" w:fill="auto"/>
            <w:noWrap/>
            <w:vAlign w:val="center"/>
          </w:tcPr>
          <w:p w14:paraId="54B802E8" w14:textId="515D2783" w:rsidR="000E7563" w:rsidRPr="00EE65E5" w:rsidRDefault="000E7563" w:rsidP="008B22E1">
            <w:pPr>
              <w:widowControl/>
              <w:spacing w:before="60" w:after="60"/>
              <w:jc w:val="center"/>
              <w:rPr>
                <w:rFonts w:ascii="Times New Roman" w:hAnsi="Times New Roman" w:cs="Times New Roman"/>
              </w:rPr>
            </w:pPr>
            <w:r>
              <w:rPr>
                <w:rFonts w:ascii="Times New Roman" w:hAnsi="Times New Roman" w:cs="Times New Roman" w:hint="eastAsia"/>
              </w:rPr>
              <w:t>2</w:t>
            </w:r>
          </w:p>
        </w:tc>
        <w:tc>
          <w:tcPr>
            <w:tcW w:w="1871" w:type="dxa"/>
            <w:tcBorders>
              <w:top w:val="nil"/>
              <w:bottom w:val="nil"/>
              <w:right w:val="nil"/>
            </w:tcBorders>
            <w:vAlign w:val="center"/>
          </w:tcPr>
          <w:p w14:paraId="325467EF" w14:textId="2A948222"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.766</w:t>
            </w:r>
          </w:p>
        </w:tc>
        <w:tc>
          <w:tcPr>
            <w:tcW w:w="1871" w:type="dxa"/>
            <w:tcBorders>
              <w:top w:val="nil"/>
              <w:bottom w:val="nil"/>
            </w:tcBorders>
            <w:vAlign w:val="center"/>
          </w:tcPr>
          <w:p w14:paraId="6B240AA5" w14:textId="1BCD767E"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10257.7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3.5</w:t>
            </w:r>
          </w:p>
        </w:tc>
        <w:tc>
          <w:tcPr>
            <w:tcW w:w="1871" w:type="dxa"/>
            <w:tcBorders>
              <w:top w:val="nil"/>
              <w:bottom w:val="nil"/>
              <w:right w:val="nil"/>
            </w:tcBorders>
            <w:vAlign w:val="center"/>
          </w:tcPr>
          <w:p w14:paraId="60B95F70" w14:textId="292F0485"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2926</w:t>
            </w:r>
            <w:r w:rsidR="00512706">
              <w:rPr>
                <w:rFonts w:ascii="Times New Roman" w:hAnsi="Times New Roman" w:cs="Times New Roman"/>
                <w:color w:val="000000"/>
                <w:kern w:val="0"/>
              </w:rPr>
              <w:t>.</w:t>
            </w:r>
            <w:r>
              <w:rPr>
                <w:rFonts w:ascii="Times New Roman" w:hAnsi="Times New Roman" w:cs="Times New Roman"/>
                <w:color w:val="000000"/>
                <w:kern w:val="0"/>
              </w:rPr>
              <w:t>8</w:t>
            </w:r>
            <w:r w:rsidR="00512706">
              <w:rPr>
                <w:rFonts w:ascii="Times New Roman" w:hAnsi="Times New Roman" w:cs="Times New Roman"/>
                <w:color w:val="000000"/>
                <w:kern w:val="0"/>
              </w:rPr>
              <w:t xml:space="preserve"> </w:t>
            </w:r>
            <w:r w:rsidR="00512706" w:rsidRPr="00AC5BD8">
              <w:rPr>
                <w:rFonts w:ascii="Times New Roman" w:hAnsi="Times New Roman" w:cs="Times New Roman"/>
                <w:color w:val="000000"/>
                <w:kern w:val="0"/>
              </w:rPr>
              <w:t>±</w:t>
            </w:r>
            <w:r w:rsidR="00512706">
              <w:rPr>
                <w:rFonts w:ascii="Times New Roman" w:hAnsi="Times New Roman" w:cs="Times New Roman"/>
                <w:color w:val="000000"/>
                <w:kern w:val="0"/>
              </w:rPr>
              <w:t xml:space="preserve"> 0</w:t>
            </w:r>
            <w:r>
              <w:rPr>
                <w:rFonts w:ascii="Times New Roman" w:hAnsi="Times New Roman" w:cs="Times New Roman"/>
                <w:color w:val="000000"/>
                <w:kern w:val="0"/>
              </w:rPr>
              <w:t>.9</w:t>
            </w:r>
          </w:p>
        </w:tc>
      </w:tr>
      <w:tr w:rsidR="000E7563" w:rsidRPr="00277CE6" w14:paraId="27411BB9" w14:textId="77777777" w:rsidTr="000E7563">
        <w:trPr>
          <w:trHeight w:val="244"/>
          <w:jc w:val="center"/>
        </w:trPr>
        <w:tc>
          <w:tcPr>
            <w:tcW w:w="1872" w:type="dxa"/>
            <w:tcBorders>
              <w:top w:val="nil"/>
              <w:bottom w:val="nil"/>
              <w:right w:val="nil"/>
            </w:tcBorders>
            <w:shd w:val="clear" w:color="auto" w:fill="auto"/>
            <w:noWrap/>
            <w:vAlign w:val="center"/>
          </w:tcPr>
          <w:p w14:paraId="37AC2323" w14:textId="4668BB15" w:rsidR="000E7563" w:rsidRPr="00EE65E5"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3</w:t>
            </w:r>
          </w:p>
        </w:tc>
        <w:tc>
          <w:tcPr>
            <w:tcW w:w="1871" w:type="dxa"/>
            <w:tcBorders>
              <w:top w:val="nil"/>
              <w:bottom w:val="nil"/>
              <w:right w:val="nil"/>
            </w:tcBorders>
            <w:vAlign w:val="center"/>
          </w:tcPr>
          <w:p w14:paraId="61CCC057" w14:textId="6D85667B"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.857</w:t>
            </w:r>
          </w:p>
        </w:tc>
        <w:tc>
          <w:tcPr>
            <w:tcW w:w="1871" w:type="dxa"/>
            <w:tcBorders>
              <w:top w:val="nil"/>
              <w:bottom w:val="nil"/>
            </w:tcBorders>
            <w:vAlign w:val="center"/>
          </w:tcPr>
          <w:p w14:paraId="06FBC684" w14:textId="35D32E43"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4576.7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3.1</w:t>
            </w:r>
          </w:p>
        </w:tc>
        <w:tc>
          <w:tcPr>
            <w:tcW w:w="1871" w:type="dxa"/>
            <w:tcBorders>
              <w:top w:val="nil"/>
              <w:bottom w:val="nil"/>
              <w:right w:val="nil"/>
            </w:tcBorders>
            <w:vAlign w:val="center"/>
          </w:tcPr>
          <w:p w14:paraId="03FB6191" w14:textId="237A47C9"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3</w:t>
            </w:r>
            <w:r>
              <w:rPr>
                <w:rFonts w:ascii="Times New Roman" w:hAnsi="Times New Roman" w:cs="Times New Roman"/>
                <w:color w:val="000000"/>
                <w:kern w:val="0"/>
              </w:rPr>
              <w:t xml:space="preserve">474.3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4.2</w:t>
            </w:r>
          </w:p>
        </w:tc>
      </w:tr>
      <w:tr w:rsidR="000E7563" w:rsidRPr="00277CE6" w14:paraId="603AFC8D" w14:textId="77777777" w:rsidTr="000E7563">
        <w:trPr>
          <w:trHeight w:val="244"/>
          <w:jc w:val="center"/>
        </w:trPr>
        <w:tc>
          <w:tcPr>
            <w:tcW w:w="1872" w:type="dxa"/>
            <w:tcBorders>
              <w:top w:val="nil"/>
              <w:bottom w:val="nil"/>
              <w:right w:val="nil"/>
            </w:tcBorders>
            <w:shd w:val="clear" w:color="auto" w:fill="auto"/>
            <w:noWrap/>
            <w:vAlign w:val="center"/>
          </w:tcPr>
          <w:p w14:paraId="3E6332BA" w14:textId="3820EE7D"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4</w:t>
            </w:r>
          </w:p>
        </w:tc>
        <w:tc>
          <w:tcPr>
            <w:tcW w:w="1871" w:type="dxa"/>
            <w:tcBorders>
              <w:top w:val="nil"/>
              <w:bottom w:val="nil"/>
              <w:right w:val="nil"/>
            </w:tcBorders>
            <w:vAlign w:val="center"/>
          </w:tcPr>
          <w:p w14:paraId="7E9DCC1A" w14:textId="608F40FC" w:rsidR="000E7563" w:rsidRPr="00277CE6" w:rsidRDefault="00A606A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.739</w:t>
            </w:r>
          </w:p>
        </w:tc>
        <w:tc>
          <w:tcPr>
            <w:tcW w:w="1871" w:type="dxa"/>
            <w:tcBorders>
              <w:top w:val="nil"/>
              <w:bottom w:val="nil"/>
            </w:tcBorders>
            <w:vAlign w:val="center"/>
          </w:tcPr>
          <w:p w14:paraId="06AC0D0A" w14:textId="6FFBB37C"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2728.5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3.1</w:t>
            </w:r>
          </w:p>
        </w:tc>
        <w:tc>
          <w:tcPr>
            <w:tcW w:w="1871" w:type="dxa"/>
            <w:tcBorders>
              <w:top w:val="nil"/>
              <w:bottom w:val="nil"/>
              <w:right w:val="nil"/>
            </w:tcBorders>
            <w:vAlign w:val="center"/>
          </w:tcPr>
          <w:p w14:paraId="117CFB66" w14:textId="0E95A3ED"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1435.6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2.5</w:t>
            </w:r>
          </w:p>
        </w:tc>
      </w:tr>
      <w:tr w:rsidR="000E7563" w:rsidRPr="00277CE6" w14:paraId="2041D185" w14:textId="77777777" w:rsidTr="000E7563">
        <w:trPr>
          <w:trHeight w:val="244"/>
          <w:jc w:val="center"/>
        </w:trPr>
        <w:tc>
          <w:tcPr>
            <w:tcW w:w="1872" w:type="dxa"/>
            <w:tcBorders>
              <w:top w:val="nil"/>
              <w:bottom w:val="nil"/>
              <w:right w:val="nil"/>
            </w:tcBorders>
            <w:shd w:val="clear" w:color="auto" w:fill="auto"/>
            <w:noWrap/>
            <w:vAlign w:val="center"/>
          </w:tcPr>
          <w:p w14:paraId="2B784713" w14:textId="6269FBF6"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5</w:t>
            </w:r>
          </w:p>
        </w:tc>
        <w:tc>
          <w:tcPr>
            <w:tcW w:w="1871" w:type="dxa"/>
            <w:tcBorders>
              <w:top w:val="nil"/>
              <w:bottom w:val="nil"/>
              <w:right w:val="nil"/>
            </w:tcBorders>
            <w:vAlign w:val="center"/>
          </w:tcPr>
          <w:p w14:paraId="404B6B9C" w14:textId="51F93E3A" w:rsidR="000E7563" w:rsidRPr="00277CE6" w:rsidRDefault="00CB3498"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.792</w:t>
            </w:r>
          </w:p>
        </w:tc>
        <w:tc>
          <w:tcPr>
            <w:tcW w:w="1871" w:type="dxa"/>
            <w:tcBorders>
              <w:top w:val="nil"/>
              <w:bottom w:val="nil"/>
            </w:tcBorders>
            <w:vAlign w:val="center"/>
          </w:tcPr>
          <w:p w14:paraId="286C12FE" w14:textId="32C26705"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9326.1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2.2</w:t>
            </w:r>
          </w:p>
        </w:tc>
        <w:tc>
          <w:tcPr>
            <w:tcW w:w="1871" w:type="dxa"/>
            <w:tcBorders>
              <w:top w:val="nil"/>
              <w:bottom w:val="nil"/>
              <w:right w:val="nil"/>
            </w:tcBorders>
            <w:vAlign w:val="center"/>
          </w:tcPr>
          <w:p w14:paraId="55217383" w14:textId="114C98B3" w:rsidR="000E7563" w:rsidRPr="00AC5BD8" w:rsidRDefault="00512706"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Optimization Failed</w:t>
            </w:r>
          </w:p>
        </w:tc>
      </w:tr>
      <w:tr w:rsidR="000E7563" w:rsidRPr="00277CE6" w14:paraId="1897E944" w14:textId="77777777" w:rsidTr="000E7563">
        <w:trPr>
          <w:trHeight w:val="244"/>
          <w:jc w:val="center"/>
        </w:trPr>
        <w:tc>
          <w:tcPr>
            <w:tcW w:w="1872" w:type="dxa"/>
            <w:tcBorders>
              <w:top w:val="nil"/>
              <w:bottom w:val="nil"/>
              <w:right w:val="nil"/>
            </w:tcBorders>
            <w:shd w:val="clear" w:color="auto" w:fill="auto"/>
            <w:noWrap/>
            <w:vAlign w:val="center"/>
          </w:tcPr>
          <w:p w14:paraId="18A15730" w14:textId="16F4024F"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6</w:t>
            </w:r>
          </w:p>
        </w:tc>
        <w:tc>
          <w:tcPr>
            <w:tcW w:w="1871" w:type="dxa"/>
            <w:tcBorders>
              <w:top w:val="nil"/>
              <w:bottom w:val="nil"/>
              <w:right w:val="nil"/>
            </w:tcBorders>
            <w:vAlign w:val="center"/>
          </w:tcPr>
          <w:p w14:paraId="009A9B31" w14:textId="2486474D"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.841</w:t>
            </w:r>
          </w:p>
        </w:tc>
        <w:tc>
          <w:tcPr>
            <w:tcW w:w="1871" w:type="dxa"/>
            <w:tcBorders>
              <w:top w:val="nil"/>
              <w:bottom w:val="nil"/>
            </w:tcBorders>
            <w:vAlign w:val="center"/>
          </w:tcPr>
          <w:p w14:paraId="4640569B" w14:textId="597685F0"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7048.2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2.1</w:t>
            </w:r>
          </w:p>
        </w:tc>
        <w:tc>
          <w:tcPr>
            <w:tcW w:w="1871" w:type="dxa"/>
            <w:tcBorders>
              <w:top w:val="nil"/>
              <w:bottom w:val="nil"/>
              <w:right w:val="nil"/>
            </w:tcBorders>
            <w:vAlign w:val="center"/>
          </w:tcPr>
          <w:p w14:paraId="2D474DCE" w14:textId="4EA49D86"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2681.6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1.3</w:t>
            </w:r>
          </w:p>
        </w:tc>
      </w:tr>
      <w:tr w:rsidR="000E7563" w:rsidRPr="00277CE6" w14:paraId="6C05FEE3" w14:textId="77777777" w:rsidTr="000E7563">
        <w:trPr>
          <w:trHeight w:val="244"/>
          <w:jc w:val="center"/>
        </w:trPr>
        <w:tc>
          <w:tcPr>
            <w:tcW w:w="1872" w:type="dxa"/>
            <w:tcBorders>
              <w:top w:val="nil"/>
              <w:bottom w:val="nil"/>
              <w:right w:val="nil"/>
            </w:tcBorders>
            <w:shd w:val="clear" w:color="auto" w:fill="auto"/>
            <w:noWrap/>
            <w:vAlign w:val="center"/>
          </w:tcPr>
          <w:p w14:paraId="15BDC749" w14:textId="2A09406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7</w:t>
            </w:r>
          </w:p>
        </w:tc>
        <w:tc>
          <w:tcPr>
            <w:tcW w:w="1871" w:type="dxa"/>
            <w:tcBorders>
              <w:top w:val="nil"/>
              <w:bottom w:val="nil"/>
              <w:right w:val="nil"/>
            </w:tcBorders>
            <w:vAlign w:val="center"/>
          </w:tcPr>
          <w:p w14:paraId="2C9304BA" w14:textId="0E4DE7CB"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.763</w:t>
            </w:r>
          </w:p>
        </w:tc>
        <w:tc>
          <w:tcPr>
            <w:tcW w:w="1871" w:type="dxa"/>
            <w:tcBorders>
              <w:top w:val="nil"/>
              <w:bottom w:val="nil"/>
            </w:tcBorders>
            <w:vAlign w:val="center"/>
          </w:tcPr>
          <w:p w14:paraId="1F2918CE" w14:textId="36D4960E"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17566.4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2.7</w:t>
            </w:r>
          </w:p>
        </w:tc>
        <w:tc>
          <w:tcPr>
            <w:tcW w:w="1871" w:type="dxa"/>
            <w:tcBorders>
              <w:top w:val="nil"/>
              <w:bottom w:val="nil"/>
              <w:right w:val="nil"/>
            </w:tcBorders>
            <w:vAlign w:val="center"/>
          </w:tcPr>
          <w:p w14:paraId="06A96A63" w14:textId="5CDDB6CD"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4299.2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2.2</w:t>
            </w:r>
          </w:p>
        </w:tc>
      </w:tr>
      <w:tr w:rsidR="000E7563" w:rsidRPr="00277CE6" w14:paraId="03E24FA1" w14:textId="77777777" w:rsidTr="000E7563">
        <w:trPr>
          <w:trHeight w:val="244"/>
          <w:jc w:val="center"/>
        </w:trPr>
        <w:tc>
          <w:tcPr>
            <w:tcW w:w="1872" w:type="dxa"/>
            <w:tcBorders>
              <w:top w:val="nil"/>
              <w:bottom w:val="nil"/>
              <w:right w:val="nil"/>
            </w:tcBorders>
            <w:shd w:val="clear" w:color="auto" w:fill="auto"/>
            <w:noWrap/>
            <w:vAlign w:val="center"/>
          </w:tcPr>
          <w:p w14:paraId="36563236" w14:textId="3FF98A7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8</w:t>
            </w:r>
          </w:p>
        </w:tc>
        <w:tc>
          <w:tcPr>
            <w:tcW w:w="1871" w:type="dxa"/>
            <w:tcBorders>
              <w:top w:val="nil"/>
              <w:bottom w:val="nil"/>
              <w:right w:val="nil"/>
            </w:tcBorders>
            <w:vAlign w:val="center"/>
          </w:tcPr>
          <w:p w14:paraId="23D104B8" w14:textId="08FA5712" w:rsidR="000E7563" w:rsidRPr="00277CE6" w:rsidRDefault="003B4400"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.825</w:t>
            </w:r>
          </w:p>
        </w:tc>
        <w:tc>
          <w:tcPr>
            <w:tcW w:w="1871" w:type="dxa"/>
            <w:tcBorders>
              <w:top w:val="nil"/>
              <w:bottom w:val="nil"/>
            </w:tcBorders>
            <w:vAlign w:val="center"/>
          </w:tcPr>
          <w:p w14:paraId="24AEC064" w14:textId="143C578D"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5252.0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1.6</w:t>
            </w:r>
          </w:p>
        </w:tc>
        <w:tc>
          <w:tcPr>
            <w:tcW w:w="1871" w:type="dxa"/>
            <w:tcBorders>
              <w:top w:val="nil"/>
              <w:bottom w:val="nil"/>
              <w:right w:val="nil"/>
            </w:tcBorders>
            <w:vAlign w:val="center"/>
          </w:tcPr>
          <w:p w14:paraId="5F1782FC" w14:textId="1146C57F"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2383.3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2.1</w:t>
            </w:r>
          </w:p>
        </w:tc>
      </w:tr>
      <w:tr w:rsidR="000E7563" w:rsidRPr="00277CE6" w14:paraId="1560A830" w14:textId="77777777" w:rsidTr="000E7563">
        <w:trPr>
          <w:trHeight w:val="244"/>
          <w:jc w:val="center"/>
        </w:trPr>
        <w:tc>
          <w:tcPr>
            <w:tcW w:w="1872" w:type="dxa"/>
            <w:tcBorders>
              <w:top w:val="nil"/>
              <w:bottom w:val="nil"/>
              <w:right w:val="nil"/>
            </w:tcBorders>
            <w:shd w:val="clear" w:color="auto" w:fill="auto"/>
            <w:noWrap/>
            <w:vAlign w:val="center"/>
          </w:tcPr>
          <w:p w14:paraId="33142985" w14:textId="63429EAC"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9</w:t>
            </w:r>
          </w:p>
        </w:tc>
        <w:tc>
          <w:tcPr>
            <w:tcW w:w="1871" w:type="dxa"/>
            <w:tcBorders>
              <w:top w:val="nil"/>
              <w:bottom w:val="nil"/>
              <w:right w:val="nil"/>
            </w:tcBorders>
            <w:vAlign w:val="center"/>
          </w:tcPr>
          <w:p w14:paraId="2789B267" w14:textId="608FD83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.794</w:t>
            </w:r>
          </w:p>
        </w:tc>
        <w:tc>
          <w:tcPr>
            <w:tcW w:w="1871" w:type="dxa"/>
            <w:tcBorders>
              <w:top w:val="nil"/>
              <w:bottom w:val="nil"/>
            </w:tcBorders>
            <w:vAlign w:val="center"/>
          </w:tcPr>
          <w:p w14:paraId="688DE026" w14:textId="68B03076" w:rsidR="000E7563" w:rsidRPr="00AC5BD8" w:rsidRDefault="000A516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7212.0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2.5</w:t>
            </w:r>
          </w:p>
        </w:tc>
        <w:tc>
          <w:tcPr>
            <w:tcW w:w="1871" w:type="dxa"/>
            <w:tcBorders>
              <w:top w:val="nil"/>
              <w:bottom w:val="nil"/>
              <w:right w:val="nil"/>
            </w:tcBorders>
            <w:vAlign w:val="center"/>
          </w:tcPr>
          <w:p w14:paraId="25DCFDA1" w14:textId="6D0262D0"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1623.5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1.5</w:t>
            </w:r>
          </w:p>
        </w:tc>
      </w:tr>
      <w:tr w:rsidR="000E7563" w:rsidRPr="00277CE6" w14:paraId="0EE2DF8A" w14:textId="77777777" w:rsidTr="000E7563">
        <w:trPr>
          <w:trHeight w:val="244"/>
          <w:jc w:val="center"/>
        </w:trPr>
        <w:tc>
          <w:tcPr>
            <w:tcW w:w="1872" w:type="dxa"/>
            <w:tcBorders>
              <w:top w:val="nil"/>
              <w:bottom w:val="single" w:sz="18" w:space="0" w:color="auto"/>
              <w:right w:val="nil"/>
            </w:tcBorders>
            <w:shd w:val="clear" w:color="auto" w:fill="auto"/>
            <w:noWrap/>
            <w:vAlign w:val="center"/>
          </w:tcPr>
          <w:p w14:paraId="13E4BAD6" w14:textId="7CA1ECFE" w:rsidR="000E7563" w:rsidRDefault="000E7563" w:rsidP="008B22E1">
            <w:pPr>
              <w:widowControl/>
              <w:spacing w:before="60" w:after="60"/>
              <w:jc w:val="cente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0</w:t>
            </w:r>
          </w:p>
        </w:tc>
        <w:tc>
          <w:tcPr>
            <w:tcW w:w="1871" w:type="dxa"/>
            <w:tcBorders>
              <w:top w:val="nil"/>
              <w:bottom w:val="single" w:sz="18" w:space="0" w:color="auto"/>
              <w:right w:val="nil"/>
            </w:tcBorders>
            <w:vAlign w:val="center"/>
          </w:tcPr>
          <w:p w14:paraId="48E066E1" w14:textId="66D2BADD" w:rsidR="000E7563" w:rsidRPr="00277CE6" w:rsidRDefault="00AF23CE" w:rsidP="008B22E1">
            <w:pPr>
              <w:widowControl/>
              <w:spacing w:before="60" w:after="60"/>
              <w:jc w:val="center"/>
              <w:rPr>
                <w:rFonts w:ascii="Times New Roman" w:hAnsi="Times New Roman" w:cs="Times New Roman"/>
                <w:color w:val="000000"/>
                <w:kern w:val="0"/>
              </w:rPr>
            </w:pPr>
            <w:r>
              <w:rPr>
                <w:rFonts w:ascii="Times New Roman" w:hAnsi="Times New Roman" w:cs="Times New Roman" w:hint="eastAsia"/>
                <w:color w:val="000000"/>
                <w:kern w:val="0"/>
              </w:rPr>
              <w:t>0</w:t>
            </w:r>
            <w:r>
              <w:rPr>
                <w:rFonts w:ascii="Times New Roman" w:hAnsi="Times New Roman" w:cs="Times New Roman"/>
                <w:color w:val="000000"/>
                <w:kern w:val="0"/>
              </w:rPr>
              <w:t>.738</w:t>
            </w:r>
          </w:p>
        </w:tc>
        <w:tc>
          <w:tcPr>
            <w:tcW w:w="1871" w:type="dxa"/>
            <w:tcBorders>
              <w:top w:val="nil"/>
              <w:bottom w:val="single" w:sz="18" w:space="0" w:color="auto"/>
            </w:tcBorders>
            <w:vAlign w:val="center"/>
          </w:tcPr>
          <w:p w14:paraId="63D795FC" w14:textId="32C007B3" w:rsidR="000E7563" w:rsidRPr="00AC5BD8" w:rsidRDefault="00DE2B1B"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5516.0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2.6</w:t>
            </w:r>
          </w:p>
        </w:tc>
        <w:tc>
          <w:tcPr>
            <w:tcW w:w="1871" w:type="dxa"/>
            <w:tcBorders>
              <w:top w:val="nil"/>
              <w:bottom w:val="single" w:sz="18" w:space="0" w:color="auto"/>
              <w:right w:val="nil"/>
            </w:tcBorders>
            <w:vAlign w:val="center"/>
          </w:tcPr>
          <w:p w14:paraId="60A1D2FD" w14:textId="10A43482" w:rsidR="000E7563" w:rsidRPr="00AC5BD8" w:rsidRDefault="008C250A" w:rsidP="008B22E1">
            <w:pPr>
              <w:widowControl/>
              <w:spacing w:before="60" w:after="60"/>
              <w:jc w:val="center"/>
              <w:rPr>
                <w:rFonts w:ascii="Times New Roman" w:hAnsi="Times New Roman" w:cs="Times New Roman"/>
                <w:color w:val="000000"/>
                <w:kern w:val="0"/>
              </w:rPr>
            </w:pPr>
            <w:r>
              <w:rPr>
                <w:rFonts w:ascii="Times New Roman" w:hAnsi="Times New Roman" w:cs="Times New Roman"/>
                <w:color w:val="000000"/>
                <w:kern w:val="0"/>
              </w:rPr>
              <w:t xml:space="preserve">3758.4 </w:t>
            </w:r>
            <w:r w:rsidRPr="00AC5BD8">
              <w:rPr>
                <w:rFonts w:ascii="Times New Roman" w:hAnsi="Times New Roman" w:cs="Times New Roman"/>
                <w:color w:val="000000"/>
                <w:kern w:val="0"/>
              </w:rPr>
              <w:t>±</w:t>
            </w:r>
            <w:r>
              <w:rPr>
                <w:rFonts w:ascii="Times New Roman" w:hAnsi="Times New Roman" w:cs="Times New Roman"/>
                <w:color w:val="000000"/>
                <w:kern w:val="0"/>
              </w:rPr>
              <w:t xml:space="preserve"> 2.7</w:t>
            </w:r>
          </w:p>
        </w:tc>
      </w:tr>
    </w:tbl>
    <w:p w14:paraId="423D1F5A" w14:textId="3DE892CB" w:rsidR="00000C20" w:rsidRDefault="00000C20" w:rsidP="00770E44">
      <w:pPr>
        <w:spacing w:line="300" w:lineRule="auto"/>
        <w:rPr>
          <w:rFonts w:ascii="Times New Roman" w:hAnsi="Times New Roman" w:cs="Times New Roman"/>
        </w:rPr>
      </w:pPr>
    </w:p>
    <w:p w14:paraId="1E543A15" w14:textId="748DD7D1" w:rsidR="00000C20" w:rsidRDefault="00000C20" w:rsidP="008045B6">
      <w:pPr>
        <w:spacing w:line="300" w:lineRule="auto"/>
        <w:ind w:firstLineChars="200" w:firstLine="480"/>
        <w:rPr>
          <w:rFonts w:ascii="Times New Roman" w:hAnsi="Times New Roman" w:cs="Times New Roman"/>
          <w:sz w:val="24"/>
          <w:szCs w:val="24"/>
        </w:rPr>
      </w:pPr>
      <w:r w:rsidRPr="00000C20">
        <w:rPr>
          <w:rFonts w:ascii="Times New Roman" w:hAnsi="Times New Roman" w:cs="Times New Roman" w:hint="eastAsia"/>
          <w:sz w:val="24"/>
          <w:szCs w:val="24"/>
        </w:rPr>
        <w:t>可见</w:t>
      </w:r>
      <w:r w:rsidR="00105215">
        <w:rPr>
          <w:rFonts w:ascii="Times New Roman" w:hAnsi="Times New Roman" w:cs="Times New Roman" w:hint="eastAsia"/>
          <w:sz w:val="24"/>
          <w:szCs w:val="24"/>
        </w:rPr>
        <w:t>除</w:t>
      </w:r>
      <w:r w:rsidR="000140CB">
        <w:rPr>
          <w:rFonts w:ascii="Times New Roman" w:hAnsi="Times New Roman" w:cs="Times New Roman" w:hint="eastAsia"/>
          <w:sz w:val="24"/>
          <w:szCs w:val="24"/>
        </w:rPr>
        <w:t>编号为</w:t>
      </w:r>
      <w:r w:rsidR="000140CB">
        <w:rPr>
          <w:rFonts w:ascii="Times New Roman" w:hAnsi="Times New Roman" w:cs="Times New Roman" w:hint="eastAsia"/>
          <w:sz w:val="24"/>
          <w:szCs w:val="24"/>
        </w:rPr>
        <w:t>5</w:t>
      </w:r>
      <w:r w:rsidR="000140CB">
        <w:rPr>
          <w:rFonts w:ascii="Times New Roman" w:hAnsi="Times New Roman" w:cs="Times New Roman" w:hint="eastAsia"/>
          <w:sz w:val="24"/>
          <w:szCs w:val="24"/>
        </w:rPr>
        <w:t>的初始结构优化失败外，</w:t>
      </w:r>
      <w:r w:rsidR="00A24C8D">
        <w:rPr>
          <w:rFonts w:ascii="Times New Roman" w:hAnsi="Times New Roman" w:cs="Times New Roman" w:hint="eastAsia"/>
          <w:sz w:val="24"/>
          <w:szCs w:val="24"/>
        </w:rPr>
        <w:t>其余</w:t>
      </w:r>
      <w:r w:rsidR="00A24C8D">
        <w:rPr>
          <w:rFonts w:ascii="Times New Roman" w:hAnsi="Times New Roman" w:cs="Times New Roman" w:hint="eastAsia"/>
          <w:sz w:val="24"/>
          <w:szCs w:val="24"/>
        </w:rPr>
        <w:t>9</w:t>
      </w:r>
      <w:r w:rsidR="00A24C8D">
        <w:rPr>
          <w:rFonts w:ascii="Times New Roman" w:hAnsi="Times New Roman" w:cs="Times New Roman" w:hint="eastAsia"/>
          <w:sz w:val="24"/>
          <w:szCs w:val="24"/>
        </w:rPr>
        <w:t>个结构在</w:t>
      </w:r>
      <w:r w:rsidR="00A24C8D">
        <w:rPr>
          <w:rFonts w:ascii="Times New Roman" w:hAnsi="Times New Roman" w:cs="Times New Roman" w:hint="eastAsia"/>
          <w:sz w:val="24"/>
          <w:szCs w:val="24"/>
        </w:rPr>
        <w:t>Rosetta</w:t>
      </w:r>
      <w:r w:rsidR="00A24C8D">
        <w:rPr>
          <w:rFonts w:ascii="Times New Roman" w:hAnsi="Times New Roman" w:cs="Times New Roman" w:hint="eastAsia"/>
          <w:sz w:val="24"/>
          <w:szCs w:val="24"/>
        </w:rPr>
        <w:t>程序固定骨架的序</w:t>
      </w:r>
      <w:r w:rsidR="00A24C8D">
        <w:rPr>
          <w:rFonts w:ascii="Times New Roman" w:hAnsi="Times New Roman" w:cs="Times New Roman" w:hint="eastAsia"/>
          <w:sz w:val="24"/>
          <w:szCs w:val="24"/>
        </w:rPr>
        <w:lastRenderedPageBreak/>
        <w:t>列设计中</w:t>
      </w:r>
      <w:r w:rsidR="001F061F">
        <w:rPr>
          <w:rFonts w:ascii="Times New Roman" w:hAnsi="Times New Roman" w:cs="Times New Roman" w:hint="eastAsia"/>
          <w:sz w:val="24"/>
          <w:szCs w:val="24"/>
        </w:rPr>
        <w:t>的</w:t>
      </w:r>
      <w:r w:rsidR="00A24C8D">
        <w:rPr>
          <w:rFonts w:ascii="Times New Roman" w:hAnsi="Times New Roman" w:cs="Times New Roman" w:hint="eastAsia"/>
          <w:sz w:val="24"/>
          <w:szCs w:val="24"/>
        </w:rPr>
        <w:t>平均</w:t>
      </w:r>
      <w:r w:rsidR="001F061F">
        <w:rPr>
          <w:rFonts w:ascii="Times New Roman" w:hAnsi="Times New Roman" w:cs="Times New Roman" w:hint="eastAsia"/>
          <w:sz w:val="24"/>
          <w:szCs w:val="24"/>
        </w:rPr>
        <w:t>生成序列打分均有显著下降，</w:t>
      </w:r>
      <w:r w:rsidR="00905C4B">
        <w:rPr>
          <w:rFonts w:ascii="Times New Roman" w:hAnsi="Times New Roman" w:cs="Times New Roman" w:hint="eastAsia"/>
          <w:sz w:val="24"/>
          <w:szCs w:val="24"/>
        </w:rPr>
        <w:t>证明本课题所构建的模型</w:t>
      </w:r>
      <w:r w:rsidR="00117931">
        <w:rPr>
          <w:rFonts w:ascii="Times New Roman" w:hAnsi="Times New Roman" w:cs="Times New Roman" w:hint="eastAsia"/>
          <w:sz w:val="24"/>
          <w:szCs w:val="24"/>
        </w:rPr>
        <w:t>能够</w:t>
      </w:r>
      <w:r w:rsidR="00275ADB">
        <w:rPr>
          <w:rFonts w:ascii="Times New Roman" w:hAnsi="Times New Roman" w:cs="Times New Roman" w:hint="eastAsia"/>
          <w:sz w:val="24"/>
          <w:szCs w:val="24"/>
        </w:rPr>
        <w:t>通过</w:t>
      </w:r>
      <w:r w:rsidR="00117931">
        <w:rPr>
          <w:rFonts w:ascii="Times New Roman" w:hAnsi="Times New Roman" w:cs="Times New Roman" w:hint="eastAsia"/>
          <w:sz w:val="24"/>
          <w:szCs w:val="24"/>
        </w:rPr>
        <w:t>侧链无关的主链结构优化</w:t>
      </w:r>
      <w:r w:rsidR="00275ADB">
        <w:rPr>
          <w:rFonts w:ascii="Times New Roman" w:hAnsi="Times New Roman" w:cs="Times New Roman" w:hint="eastAsia"/>
          <w:sz w:val="24"/>
          <w:szCs w:val="24"/>
        </w:rPr>
        <w:t>一定程度上</w:t>
      </w:r>
      <w:r w:rsidR="005332AA">
        <w:rPr>
          <w:rFonts w:ascii="Times New Roman" w:hAnsi="Times New Roman" w:cs="Times New Roman" w:hint="eastAsia"/>
          <w:sz w:val="24"/>
          <w:szCs w:val="24"/>
        </w:rPr>
        <w:t>降低初始骨架结构的能量，</w:t>
      </w:r>
      <w:r w:rsidR="005475FD">
        <w:rPr>
          <w:rFonts w:ascii="Times New Roman" w:hAnsi="Times New Roman" w:cs="Times New Roman" w:hint="eastAsia"/>
          <w:sz w:val="24"/>
          <w:szCs w:val="24"/>
        </w:rPr>
        <w:t>从而</w:t>
      </w:r>
      <w:r w:rsidR="00275ADB">
        <w:rPr>
          <w:rFonts w:ascii="Times New Roman" w:hAnsi="Times New Roman" w:cs="Times New Roman" w:hint="eastAsia"/>
          <w:sz w:val="24"/>
          <w:szCs w:val="24"/>
        </w:rPr>
        <w:t>提升初始主链的可设计性</w:t>
      </w:r>
      <w:r w:rsidR="00DC134F">
        <w:rPr>
          <w:rFonts w:ascii="Times New Roman" w:hAnsi="Times New Roman" w:cs="Times New Roman" w:hint="eastAsia"/>
          <w:sz w:val="24"/>
          <w:szCs w:val="24"/>
        </w:rPr>
        <w:t>。成功</w:t>
      </w:r>
      <w:r w:rsidR="00313090">
        <w:rPr>
          <w:rFonts w:ascii="Times New Roman" w:hAnsi="Times New Roman" w:cs="Times New Roman" w:hint="eastAsia"/>
          <w:sz w:val="24"/>
          <w:szCs w:val="24"/>
        </w:rPr>
        <w:t>实现优化</w:t>
      </w:r>
      <w:r w:rsidR="00CC5E40">
        <w:rPr>
          <w:rFonts w:ascii="Times New Roman" w:hAnsi="Times New Roman" w:cs="Times New Roman" w:hint="eastAsia"/>
          <w:sz w:val="24"/>
          <w:szCs w:val="24"/>
        </w:rPr>
        <w:t>的</w:t>
      </w:r>
      <w:r w:rsidR="00F44F5E">
        <w:rPr>
          <w:rFonts w:ascii="Times New Roman" w:hAnsi="Times New Roman" w:cs="Times New Roman"/>
          <w:sz w:val="24"/>
          <w:szCs w:val="24"/>
        </w:rPr>
        <w:t>9</w:t>
      </w:r>
      <w:r w:rsidR="00F44F5E">
        <w:rPr>
          <w:rFonts w:ascii="Times New Roman" w:hAnsi="Times New Roman" w:cs="Times New Roman" w:hint="eastAsia"/>
          <w:sz w:val="24"/>
          <w:szCs w:val="24"/>
        </w:rPr>
        <w:t>个结构与初始结构的叠合对比如图</w:t>
      </w:r>
      <w:r w:rsidR="00F44F5E">
        <w:rPr>
          <w:rFonts w:ascii="Times New Roman" w:hAnsi="Times New Roman" w:cs="Times New Roman" w:hint="eastAsia"/>
          <w:sz w:val="24"/>
          <w:szCs w:val="24"/>
        </w:rPr>
        <w:t>3</w:t>
      </w:r>
      <w:r w:rsidR="00F44F5E">
        <w:rPr>
          <w:rFonts w:ascii="Times New Roman" w:hAnsi="Times New Roman" w:cs="Times New Roman"/>
          <w:sz w:val="24"/>
          <w:szCs w:val="24"/>
        </w:rPr>
        <w:t>.4</w:t>
      </w:r>
      <w:r w:rsidR="00F44F5E">
        <w:rPr>
          <w:rFonts w:ascii="Times New Roman" w:hAnsi="Times New Roman" w:cs="Times New Roman" w:hint="eastAsia"/>
          <w:sz w:val="24"/>
          <w:szCs w:val="24"/>
        </w:rPr>
        <w:t>所示。</w:t>
      </w:r>
    </w:p>
    <w:p w14:paraId="009D55D4" w14:textId="2EF264E2" w:rsidR="008B22E1" w:rsidRDefault="008B22E1" w:rsidP="008045B6">
      <w:pPr>
        <w:spacing w:line="300" w:lineRule="auto"/>
        <w:ind w:firstLineChars="200" w:firstLine="480"/>
        <w:rPr>
          <w:rFonts w:ascii="Times New Roman" w:hAnsi="Times New Roman" w:cs="Times New Roman"/>
          <w:sz w:val="24"/>
          <w:szCs w:val="24"/>
        </w:rPr>
      </w:pPr>
    </w:p>
    <w:p w14:paraId="674A2B39" w14:textId="53F248FF" w:rsidR="008B22E1" w:rsidRPr="00277CE6" w:rsidRDefault="00384684" w:rsidP="008B22E1">
      <w:pPr>
        <w:spacing w:line="300" w:lineRule="auto"/>
        <w:jc w:val="center"/>
        <w:rPr>
          <w:rFonts w:ascii="Times New Roman" w:eastAsia="宋体" w:hAnsi="Times New Roman" w:cs="Times New Roman"/>
          <w:sz w:val="24"/>
          <w:szCs w:val="24"/>
        </w:rPr>
      </w:pPr>
      <w:r w:rsidRPr="00384684">
        <w:rPr>
          <w:rFonts w:ascii="Times New Roman" w:eastAsia="宋体" w:hAnsi="Times New Roman" w:cs="Times New Roman"/>
          <w:noProof/>
          <w:sz w:val="24"/>
          <w:szCs w:val="24"/>
        </w:rPr>
        <w:drawing>
          <wp:inline distT="0" distB="0" distL="0" distR="0" wp14:anchorId="62A2760A" wp14:editId="6C9B30AF">
            <wp:extent cx="5379450" cy="4279900"/>
            <wp:effectExtent l="0" t="0" r="0" b="6350"/>
            <wp:docPr id="14" name="图片 14" descr="C:\Users\22102\AppData\Local\Temp\WeChat Files\9cfa956b1fecfafda96e5bf7de52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2\AppData\Local\Temp\WeChat Files\9cfa956b1fecfafda96e5bf7de52de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0700" cy="4280895"/>
                    </a:xfrm>
                    <a:prstGeom prst="rect">
                      <a:avLst/>
                    </a:prstGeom>
                    <a:noFill/>
                    <a:ln>
                      <a:noFill/>
                    </a:ln>
                  </pic:spPr>
                </pic:pic>
              </a:graphicData>
            </a:graphic>
          </wp:inline>
        </w:drawing>
      </w:r>
    </w:p>
    <w:p w14:paraId="23690918" w14:textId="7A399FBB" w:rsidR="008B22E1" w:rsidRPr="00C75A80" w:rsidRDefault="008B22E1" w:rsidP="00384684">
      <w:pPr>
        <w:jc w:val="center"/>
        <w:rPr>
          <w:rFonts w:ascii="Times New Roman" w:eastAsia="宋体" w:hAnsi="Times New Roman" w:cs="Times New Roman"/>
        </w:rPr>
      </w:pPr>
      <w:r w:rsidRPr="00277CE6">
        <w:rPr>
          <w:rFonts w:ascii="Times New Roman" w:eastAsia="宋体" w:hAnsi="Times New Roman" w:cs="Times New Roman"/>
        </w:rPr>
        <w:t>图</w:t>
      </w:r>
      <w:r>
        <w:rPr>
          <w:rFonts w:ascii="Times New Roman" w:eastAsia="宋体" w:hAnsi="Times New Roman" w:cs="Times New Roman"/>
        </w:rPr>
        <w:t>3</w:t>
      </w:r>
      <w:r w:rsidRPr="00277CE6">
        <w:rPr>
          <w:rFonts w:ascii="Times New Roman" w:eastAsia="宋体" w:hAnsi="Times New Roman" w:cs="Times New Roman"/>
        </w:rPr>
        <w:t>.</w:t>
      </w:r>
      <w:r w:rsidR="00384684">
        <w:rPr>
          <w:rFonts w:ascii="Times New Roman" w:eastAsia="宋体" w:hAnsi="Times New Roman" w:cs="Times New Roman"/>
        </w:rPr>
        <w:t>4</w:t>
      </w:r>
      <w:r w:rsidRPr="00277CE6">
        <w:rPr>
          <w:rFonts w:ascii="Times New Roman" w:eastAsia="宋体" w:hAnsi="Times New Roman" w:cs="Times New Roman"/>
        </w:rPr>
        <w:t xml:space="preserve"> </w:t>
      </w:r>
      <w:r w:rsidR="00A4661B">
        <w:rPr>
          <w:rFonts w:ascii="Times New Roman" w:eastAsia="宋体" w:hAnsi="Times New Roman" w:cs="Times New Roman"/>
        </w:rPr>
        <w:t>9</w:t>
      </w:r>
      <w:r w:rsidR="00A4661B">
        <w:rPr>
          <w:rFonts w:ascii="Times New Roman" w:eastAsia="宋体" w:hAnsi="Times New Roman" w:cs="Times New Roman" w:hint="eastAsia"/>
        </w:rPr>
        <w:t>个</w:t>
      </w:r>
      <w:r w:rsidR="00F01C0F">
        <w:rPr>
          <w:rFonts w:ascii="Times New Roman" w:eastAsia="宋体" w:hAnsi="Times New Roman" w:cs="Times New Roman" w:hint="eastAsia"/>
        </w:rPr>
        <w:t>优化成功的</w:t>
      </w:r>
      <w:r w:rsidR="00AF2647">
        <w:rPr>
          <w:rFonts w:ascii="Times New Roman" w:eastAsia="宋体" w:hAnsi="Times New Roman" w:cs="Times New Roman" w:hint="eastAsia"/>
        </w:rPr>
        <w:t>主链结构（蓝色）与优化前的主链结构（绿色）对比</w:t>
      </w:r>
    </w:p>
    <w:p w14:paraId="2414F4CA" w14:textId="52FFC1AF" w:rsidR="008B22E1" w:rsidRPr="008B22E1" w:rsidRDefault="008B22E1" w:rsidP="008B22E1">
      <w:pPr>
        <w:spacing w:line="300" w:lineRule="auto"/>
        <w:rPr>
          <w:rFonts w:ascii="Times New Roman" w:hAnsi="Times New Roman" w:cs="Times New Roman"/>
          <w:sz w:val="24"/>
          <w:szCs w:val="24"/>
        </w:rPr>
      </w:pPr>
    </w:p>
    <w:p w14:paraId="38B64608" w14:textId="29168D7A" w:rsidR="008B22E1" w:rsidRDefault="00D17E52" w:rsidP="008045B6">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需要指出的是，</w:t>
      </w:r>
      <w:r w:rsidR="00162DF6">
        <w:rPr>
          <w:rFonts w:ascii="Times New Roman" w:hAnsi="Times New Roman" w:cs="Times New Roman" w:hint="eastAsia"/>
          <w:sz w:val="24"/>
          <w:szCs w:val="24"/>
        </w:rPr>
        <w:t>本课题目前</w:t>
      </w:r>
      <w:r w:rsidR="009C6524">
        <w:rPr>
          <w:rFonts w:ascii="Times New Roman" w:hAnsi="Times New Roman" w:cs="Times New Roman" w:hint="eastAsia"/>
          <w:sz w:val="24"/>
          <w:szCs w:val="24"/>
        </w:rPr>
        <w:t>得到的模型</w:t>
      </w:r>
      <w:r w:rsidR="00E905A9">
        <w:rPr>
          <w:rFonts w:ascii="Times New Roman" w:hAnsi="Times New Roman" w:cs="Times New Roman" w:hint="eastAsia"/>
          <w:sz w:val="24"/>
          <w:szCs w:val="24"/>
        </w:rPr>
        <w:t>对蛋白质主链结构的优化</w:t>
      </w:r>
      <w:r w:rsidR="006A6341">
        <w:rPr>
          <w:rFonts w:ascii="Times New Roman" w:hAnsi="Times New Roman" w:cs="Times New Roman" w:hint="eastAsia"/>
          <w:sz w:val="24"/>
          <w:szCs w:val="24"/>
        </w:rPr>
        <w:t>具</w:t>
      </w:r>
      <w:r w:rsidR="00E905A9">
        <w:rPr>
          <w:rFonts w:ascii="Times New Roman" w:hAnsi="Times New Roman" w:cs="Times New Roman" w:hint="eastAsia"/>
          <w:sz w:val="24"/>
          <w:szCs w:val="24"/>
        </w:rPr>
        <w:t>有</w:t>
      </w:r>
      <w:r w:rsidR="009F5A48">
        <w:rPr>
          <w:rFonts w:ascii="Times New Roman" w:hAnsi="Times New Roman" w:cs="Times New Roman" w:hint="eastAsia"/>
          <w:sz w:val="24"/>
          <w:szCs w:val="24"/>
        </w:rPr>
        <w:t>相当程度的局限性，</w:t>
      </w:r>
      <w:r w:rsidR="00B75169">
        <w:rPr>
          <w:rFonts w:ascii="Times New Roman" w:hAnsi="Times New Roman" w:cs="Times New Roman" w:hint="eastAsia"/>
          <w:sz w:val="24"/>
          <w:szCs w:val="24"/>
        </w:rPr>
        <w:t>优化后</w:t>
      </w:r>
      <w:r w:rsidR="004A7FF3">
        <w:rPr>
          <w:rFonts w:ascii="Times New Roman" w:hAnsi="Times New Roman" w:cs="Times New Roman" w:hint="eastAsia"/>
          <w:sz w:val="24"/>
          <w:szCs w:val="24"/>
        </w:rPr>
        <w:t>的结构</w:t>
      </w:r>
      <w:r w:rsidR="00AB0BE9">
        <w:rPr>
          <w:rFonts w:ascii="Times New Roman" w:hAnsi="Times New Roman" w:cs="Times New Roman" w:hint="eastAsia"/>
          <w:sz w:val="24"/>
          <w:szCs w:val="24"/>
        </w:rPr>
        <w:t>在</w:t>
      </w:r>
      <w:r w:rsidR="004A7FF3">
        <w:rPr>
          <w:rFonts w:ascii="Times New Roman" w:hAnsi="Times New Roman" w:cs="Times New Roman" w:hint="eastAsia"/>
          <w:sz w:val="24"/>
          <w:szCs w:val="24"/>
        </w:rPr>
        <w:t>Rosetta</w:t>
      </w:r>
      <w:r w:rsidR="004A7FF3">
        <w:rPr>
          <w:rFonts w:ascii="Times New Roman" w:hAnsi="Times New Roman" w:cs="Times New Roman"/>
          <w:sz w:val="24"/>
          <w:szCs w:val="24"/>
        </w:rPr>
        <w:t xml:space="preserve"> </w:t>
      </w:r>
      <w:proofErr w:type="spellStart"/>
      <w:r w:rsidR="004A7FF3">
        <w:rPr>
          <w:rFonts w:ascii="Times New Roman" w:hAnsi="Times New Roman" w:cs="Times New Roman" w:hint="eastAsia"/>
          <w:sz w:val="24"/>
          <w:szCs w:val="24"/>
        </w:rPr>
        <w:t>fixbb</w:t>
      </w:r>
      <w:proofErr w:type="spellEnd"/>
      <w:r w:rsidR="004A7FF3">
        <w:rPr>
          <w:rFonts w:ascii="Times New Roman" w:hAnsi="Times New Roman" w:cs="Times New Roman" w:hint="eastAsia"/>
          <w:sz w:val="24"/>
          <w:szCs w:val="24"/>
        </w:rPr>
        <w:t>模块</w:t>
      </w:r>
      <w:r w:rsidR="00AB0BE9">
        <w:rPr>
          <w:rFonts w:ascii="Times New Roman" w:hAnsi="Times New Roman" w:cs="Times New Roman" w:hint="eastAsia"/>
          <w:sz w:val="24"/>
          <w:szCs w:val="24"/>
        </w:rPr>
        <w:t>进行固定骨架的序列设计时给出的打分仍为正值，</w:t>
      </w:r>
      <w:r w:rsidR="00A31A5C">
        <w:rPr>
          <w:rFonts w:ascii="Times New Roman" w:hAnsi="Times New Roman" w:cs="Times New Roman" w:hint="eastAsia"/>
          <w:sz w:val="24"/>
          <w:szCs w:val="24"/>
        </w:rPr>
        <w:t>无法通过模型一步优化为</w:t>
      </w:r>
      <w:r w:rsidR="007B3B71">
        <w:rPr>
          <w:rFonts w:ascii="Times New Roman" w:hAnsi="Times New Roman" w:cs="Times New Roman" w:hint="eastAsia"/>
          <w:sz w:val="24"/>
          <w:szCs w:val="24"/>
        </w:rPr>
        <w:t>可以用于实际蛋白质</w:t>
      </w:r>
      <w:r w:rsidR="006723C0">
        <w:rPr>
          <w:rFonts w:ascii="Times New Roman" w:hAnsi="Times New Roman" w:cs="Times New Roman" w:hint="eastAsia"/>
          <w:sz w:val="24"/>
          <w:szCs w:val="24"/>
        </w:rPr>
        <w:t>计算</w:t>
      </w:r>
      <w:r w:rsidR="007B3B71">
        <w:rPr>
          <w:rFonts w:ascii="Times New Roman" w:hAnsi="Times New Roman" w:cs="Times New Roman" w:hint="eastAsia"/>
          <w:sz w:val="24"/>
          <w:szCs w:val="24"/>
        </w:rPr>
        <w:t>设计的骨架</w:t>
      </w:r>
      <w:r w:rsidR="00A16DE9">
        <w:rPr>
          <w:rFonts w:ascii="Times New Roman" w:hAnsi="Times New Roman" w:cs="Times New Roman" w:hint="eastAsia"/>
          <w:sz w:val="24"/>
          <w:szCs w:val="24"/>
        </w:rPr>
        <w:t>，而进一步调整模型参数未能实现模型表现的</w:t>
      </w:r>
      <w:r w:rsidR="00EB0F8E">
        <w:rPr>
          <w:rFonts w:ascii="Times New Roman" w:hAnsi="Times New Roman" w:cs="Times New Roman" w:hint="eastAsia"/>
          <w:sz w:val="24"/>
          <w:szCs w:val="24"/>
        </w:rPr>
        <w:t>明显</w:t>
      </w:r>
      <w:r w:rsidR="00A16DE9">
        <w:rPr>
          <w:rFonts w:ascii="Times New Roman" w:hAnsi="Times New Roman" w:cs="Times New Roman" w:hint="eastAsia"/>
          <w:sz w:val="24"/>
          <w:szCs w:val="24"/>
        </w:rPr>
        <w:t>提升。</w:t>
      </w:r>
      <w:r w:rsidR="00BA4DD1">
        <w:rPr>
          <w:rFonts w:ascii="Times New Roman" w:hAnsi="Times New Roman" w:cs="Times New Roman" w:hint="eastAsia"/>
          <w:sz w:val="24"/>
          <w:szCs w:val="24"/>
        </w:rPr>
        <w:t>该模型</w:t>
      </w:r>
      <w:r w:rsidR="00D41D50">
        <w:rPr>
          <w:rFonts w:ascii="Times New Roman" w:hAnsi="Times New Roman" w:cs="Times New Roman" w:hint="eastAsia"/>
          <w:sz w:val="24"/>
          <w:szCs w:val="24"/>
        </w:rPr>
        <w:t>可能</w:t>
      </w:r>
      <w:r w:rsidR="00BA4DD1">
        <w:rPr>
          <w:rFonts w:ascii="Times New Roman" w:hAnsi="Times New Roman" w:cs="Times New Roman" w:hint="eastAsia"/>
          <w:sz w:val="24"/>
          <w:szCs w:val="24"/>
        </w:rPr>
        <w:t>的局限性</w:t>
      </w:r>
      <w:r w:rsidR="00D41D50">
        <w:rPr>
          <w:rFonts w:ascii="Times New Roman" w:hAnsi="Times New Roman" w:cs="Times New Roman" w:hint="eastAsia"/>
          <w:sz w:val="24"/>
          <w:szCs w:val="24"/>
        </w:rPr>
        <w:t>分析如下：在模型</w:t>
      </w:r>
      <w:r w:rsidR="00804299">
        <w:rPr>
          <w:rFonts w:ascii="Times New Roman" w:hAnsi="Times New Roman" w:cs="Times New Roman" w:hint="eastAsia"/>
          <w:sz w:val="24"/>
          <w:szCs w:val="24"/>
        </w:rPr>
        <w:t>训练过程中</w:t>
      </w:r>
      <w:r w:rsidR="00D41D50">
        <w:rPr>
          <w:rFonts w:ascii="Times New Roman" w:hAnsi="Times New Roman" w:cs="Times New Roman" w:hint="eastAsia"/>
          <w:sz w:val="24"/>
          <w:szCs w:val="24"/>
        </w:rPr>
        <w:t>，</w:t>
      </w:r>
      <w:r w:rsidR="000D1529">
        <w:rPr>
          <w:rFonts w:ascii="Times New Roman" w:hAnsi="Times New Roman" w:cs="Times New Roman" w:hint="eastAsia"/>
          <w:sz w:val="24"/>
          <w:szCs w:val="24"/>
        </w:rPr>
        <w:t>使用高斯噪声对</w:t>
      </w:r>
      <w:r w:rsidR="00577345">
        <w:rPr>
          <w:rFonts w:ascii="Times New Roman" w:hAnsi="Times New Roman" w:cs="Times New Roman" w:hint="eastAsia"/>
          <w:sz w:val="24"/>
          <w:szCs w:val="24"/>
        </w:rPr>
        <w:t>训练集中结构的三维坐标进行扰动，</w:t>
      </w:r>
      <w:r w:rsidR="007F444F">
        <w:rPr>
          <w:rFonts w:ascii="Times New Roman" w:hAnsi="Times New Roman" w:cs="Times New Roman" w:hint="eastAsia"/>
          <w:sz w:val="24"/>
          <w:szCs w:val="24"/>
        </w:rPr>
        <w:t>希望模型拟合</w:t>
      </w:r>
      <w:r w:rsidR="003258CA">
        <w:rPr>
          <w:rFonts w:ascii="Times New Roman" w:hAnsi="Times New Roman" w:cs="Times New Roman" w:hint="eastAsia"/>
          <w:sz w:val="24"/>
          <w:szCs w:val="24"/>
        </w:rPr>
        <w:t>具有降噪效果的梯度场，这样的训练过程</w:t>
      </w:r>
      <w:r w:rsidR="007F444F">
        <w:rPr>
          <w:rFonts w:ascii="Times New Roman" w:hAnsi="Times New Roman" w:cs="Times New Roman" w:hint="eastAsia"/>
          <w:sz w:val="24"/>
          <w:szCs w:val="24"/>
        </w:rPr>
        <w:t>本质上</w:t>
      </w:r>
      <w:r w:rsidR="00C71728">
        <w:rPr>
          <w:rFonts w:ascii="Times New Roman" w:hAnsi="Times New Roman" w:cs="Times New Roman" w:hint="eastAsia"/>
          <w:sz w:val="24"/>
          <w:szCs w:val="24"/>
        </w:rPr>
        <w:t>主要</w:t>
      </w:r>
      <w:r w:rsidR="003258CA">
        <w:rPr>
          <w:rFonts w:ascii="Times New Roman" w:hAnsi="Times New Roman" w:cs="Times New Roman" w:hint="eastAsia"/>
          <w:sz w:val="24"/>
          <w:szCs w:val="24"/>
        </w:rPr>
        <w:t>捕捉了</w:t>
      </w:r>
      <w:r w:rsidR="00C71728">
        <w:rPr>
          <w:rFonts w:ascii="Times New Roman" w:hAnsi="Times New Roman" w:cs="Times New Roman" w:hint="eastAsia"/>
          <w:sz w:val="24"/>
          <w:szCs w:val="24"/>
        </w:rPr>
        <w:t>蛋白质主链局部的信息，</w:t>
      </w:r>
      <w:r w:rsidR="0076783C">
        <w:rPr>
          <w:rFonts w:ascii="Times New Roman" w:hAnsi="Times New Roman" w:cs="Times New Roman" w:hint="eastAsia"/>
          <w:sz w:val="24"/>
          <w:szCs w:val="24"/>
        </w:rPr>
        <w:t>模型未能很好地学到</w:t>
      </w:r>
      <w:r w:rsidR="00B041EE">
        <w:rPr>
          <w:rFonts w:ascii="Times New Roman" w:hAnsi="Times New Roman" w:cs="Times New Roman" w:hint="eastAsia"/>
          <w:sz w:val="24"/>
          <w:szCs w:val="24"/>
        </w:rPr>
        <w:t>二级结构之间的相互作用，因此</w:t>
      </w:r>
      <w:r w:rsidR="00D55415">
        <w:rPr>
          <w:rFonts w:ascii="Times New Roman" w:hAnsi="Times New Roman" w:cs="Times New Roman" w:hint="eastAsia"/>
          <w:sz w:val="24"/>
          <w:szCs w:val="24"/>
        </w:rPr>
        <w:t>不能</w:t>
      </w:r>
      <w:r w:rsidR="00904442">
        <w:rPr>
          <w:rFonts w:ascii="Times New Roman" w:hAnsi="Times New Roman" w:cs="Times New Roman" w:hint="eastAsia"/>
          <w:sz w:val="24"/>
          <w:szCs w:val="24"/>
        </w:rPr>
        <w:t>实现蛋白质初始主链结构的大幅度变动</w:t>
      </w:r>
      <w:r w:rsidR="00322412">
        <w:rPr>
          <w:rFonts w:ascii="Times New Roman" w:hAnsi="Times New Roman" w:cs="Times New Roman" w:hint="eastAsia"/>
          <w:sz w:val="24"/>
          <w:szCs w:val="24"/>
        </w:rPr>
        <w:t>和优化。</w:t>
      </w:r>
    </w:p>
    <w:p w14:paraId="2E716F0A" w14:textId="77777777" w:rsidR="00D17E52" w:rsidRDefault="00D17E52" w:rsidP="008045B6">
      <w:pPr>
        <w:spacing w:line="300" w:lineRule="auto"/>
        <w:ind w:firstLineChars="200" w:firstLine="480"/>
        <w:rPr>
          <w:rFonts w:ascii="Times New Roman" w:hAnsi="Times New Roman" w:cs="Times New Roman"/>
          <w:sz w:val="24"/>
          <w:szCs w:val="24"/>
        </w:rPr>
      </w:pPr>
    </w:p>
    <w:p w14:paraId="560DB79F" w14:textId="77777777" w:rsidR="008B22E1" w:rsidRPr="00000C20" w:rsidRDefault="008B22E1" w:rsidP="008045B6">
      <w:pPr>
        <w:spacing w:line="300" w:lineRule="auto"/>
        <w:ind w:firstLineChars="200" w:firstLine="480"/>
        <w:rPr>
          <w:rFonts w:ascii="Times New Roman" w:hAnsi="Times New Roman" w:cs="Times New Roman"/>
          <w:sz w:val="24"/>
          <w:szCs w:val="24"/>
        </w:rPr>
      </w:pPr>
    </w:p>
    <w:p w14:paraId="6B46B630" w14:textId="77777777" w:rsidR="00644FB7" w:rsidRPr="00277CE6" w:rsidRDefault="00644FB7">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12C840BB" w14:textId="2F3B68FF" w:rsidR="005B7372" w:rsidRPr="00277CE6" w:rsidRDefault="00644FB7" w:rsidP="005B7372">
      <w:pPr>
        <w:pStyle w:val="Heading1"/>
        <w:rPr>
          <w:rFonts w:ascii="Times New Roman" w:eastAsia="黑体" w:hAnsi="Times New Roman" w:cs="Times New Roman"/>
          <w:b w:val="0"/>
          <w:sz w:val="32"/>
          <w:szCs w:val="32"/>
        </w:rPr>
      </w:pPr>
      <w:bookmarkStart w:id="101" w:name="_Toc104787995"/>
      <w:r w:rsidRPr="00277CE6">
        <w:rPr>
          <w:rFonts w:ascii="Times New Roman" w:eastAsia="黑体" w:hAnsi="Times New Roman" w:cs="Times New Roman"/>
          <w:b w:val="0"/>
          <w:sz w:val="32"/>
          <w:szCs w:val="32"/>
        </w:rPr>
        <w:lastRenderedPageBreak/>
        <w:t>第四章</w:t>
      </w:r>
      <w:r w:rsidR="003208B7" w:rsidRPr="00277CE6">
        <w:rPr>
          <w:rFonts w:ascii="Times New Roman" w:eastAsia="黑体" w:hAnsi="Times New Roman" w:cs="Times New Roman"/>
          <w:b w:val="0"/>
          <w:sz w:val="32"/>
          <w:szCs w:val="32"/>
        </w:rPr>
        <w:t xml:space="preserve"> </w:t>
      </w:r>
      <w:r w:rsidR="003208B7" w:rsidRPr="00277CE6">
        <w:rPr>
          <w:rFonts w:ascii="Times New Roman" w:eastAsia="黑体" w:hAnsi="Times New Roman" w:cs="Times New Roman"/>
          <w:b w:val="0"/>
          <w:sz w:val="32"/>
          <w:szCs w:val="32"/>
        </w:rPr>
        <w:t>结论</w:t>
      </w:r>
      <w:r w:rsidR="009E42D7" w:rsidRPr="00277CE6">
        <w:rPr>
          <w:rFonts w:ascii="Times New Roman" w:eastAsia="黑体" w:hAnsi="Times New Roman" w:cs="Times New Roman"/>
          <w:b w:val="0"/>
          <w:sz w:val="32"/>
          <w:szCs w:val="32"/>
        </w:rPr>
        <w:t>与</w:t>
      </w:r>
      <w:r w:rsidR="00577C2D" w:rsidRPr="00277CE6">
        <w:rPr>
          <w:rFonts w:ascii="Times New Roman" w:eastAsia="黑体" w:hAnsi="Times New Roman" w:cs="Times New Roman"/>
          <w:b w:val="0"/>
          <w:sz w:val="32"/>
          <w:szCs w:val="32"/>
        </w:rPr>
        <w:t>展望</w:t>
      </w:r>
      <w:bookmarkEnd w:id="101"/>
    </w:p>
    <w:p w14:paraId="0D60E529" w14:textId="47774205" w:rsidR="005B7372" w:rsidRDefault="000D6B55" w:rsidP="00324D9F">
      <w:pPr>
        <w:spacing w:line="300" w:lineRule="auto"/>
        <w:ind w:firstLineChars="200" w:firstLine="480"/>
        <w:rPr>
          <w:rFonts w:ascii="Times New Roman" w:hAnsi="Times New Roman" w:cs="Times New Roman"/>
          <w:color w:val="000000"/>
          <w:kern w:val="0"/>
          <w:sz w:val="24"/>
          <w:szCs w:val="24"/>
        </w:rPr>
      </w:pPr>
      <w:r>
        <w:rPr>
          <w:rFonts w:ascii="Times New Roman" w:hAnsi="Times New Roman" w:cs="Times New Roman" w:hint="eastAsia"/>
          <w:sz w:val="24"/>
          <w:szCs w:val="24"/>
        </w:rPr>
        <w:t>本课题</w:t>
      </w:r>
      <w:r w:rsidR="00AA134F">
        <w:rPr>
          <w:rFonts w:ascii="Times New Roman" w:hAnsi="Times New Roman" w:cs="Times New Roman" w:hint="eastAsia"/>
          <w:sz w:val="24"/>
          <w:szCs w:val="24"/>
        </w:rPr>
        <w:t>构建了</w:t>
      </w:r>
      <w:r w:rsidR="000E5C3D">
        <w:rPr>
          <w:rFonts w:ascii="Times New Roman" w:hAnsi="Times New Roman" w:cs="Times New Roman" w:hint="eastAsia"/>
          <w:sz w:val="24"/>
          <w:szCs w:val="24"/>
        </w:rPr>
        <w:t>基于</w:t>
      </w:r>
      <w:r w:rsidR="00096DC3">
        <w:rPr>
          <w:rFonts w:ascii="Times New Roman" w:hAnsi="Times New Roman" w:cs="Times New Roman" w:hint="eastAsia"/>
          <w:sz w:val="24"/>
          <w:szCs w:val="24"/>
        </w:rPr>
        <w:t>等变图神经网络和降噪分数匹配方法</w:t>
      </w:r>
      <w:r w:rsidR="00AA134F">
        <w:rPr>
          <w:rFonts w:ascii="Times New Roman" w:hAnsi="Times New Roman" w:cs="Times New Roman" w:hint="eastAsia"/>
          <w:sz w:val="24"/>
          <w:szCs w:val="24"/>
        </w:rPr>
        <w:t>的</w:t>
      </w:r>
      <w:r w:rsidR="008C7397">
        <w:rPr>
          <w:rFonts w:ascii="Times New Roman" w:hAnsi="Times New Roman" w:cs="Times New Roman" w:hint="eastAsia"/>
          <w:sz w:val="24"/>
          <w:szCs w:val="24"/>
        </w:rPr>
        <w:t>模型</w:t>
      </w:r>
      <w:r w:rsidR="007900D9">
        <w:rPr>
          <w:rFonts w:ascii="Times New Roman" w:hAnsi="Times New Roman" w:cs="Times New Roman" w:hint="eastAsia"/>
          <w:sz w:val="24"/>
          <w:szCs w:val="24"/>
        </w:rPr>
        <w:t>，</w:t>
      </w:r>
      <w:r w:rsidR="00075F07">
        <w:rPr>
          <w:rFonts w:ascii="Times New Roman" w:hAnsi="Times New Roman" w:cs="Times New Roman" w:hint="eastAsia"/>
          <w:sz w:val="24"/>
          <w:szCs w:val="24"/>
        </w:rPr>
        <w:t>试图实现</w:t>
      </w:r>
      <w:r w:rsidR="00E72C59">
        <w:rPr>
          <w:rFonts w:ascii="Times New Roman" w:hAnsi="Times New Roman" w:cs="Times New Roman" w:hint="eastAsia"/>
          <w:sz w:val="24"/>
          <w:szCs w:val="24"/>
        </w:rPr>
        <w:t>侧链无关的蛋白质主链结构优化</w:t>
      </w:r>
      <w:r w:rsidR="00275AFE">
        <w:rPr>
          <w:rFonts w:ascii="Times New Roman" w:hAnsi="Times New Roman" w:cs="Times New Roman" w:hint="eastAsia"/>
          <w:sz w:val="24"/>
          <w:szCs w:val="24"/>
        </w:rPr>
        <w:t>，</w:t>
      </w:r>
      <w:r w:rsidR="005B3C46">
        <w:rPr>
          <w:rFonts w:ascii="Times New Roman" w:hAnsi="Times New Roman" w:cs="Times New Roman" w:hint="eastAsia"/>
          <w:sz w:val="24"/>
          <w:szCs w:val="24"/>
        </w:rPr>
        <w:t>从而</w:t>
      </w:r>
      <w:r w:rsidR="00A13ABF">
        <w:rPr>
          <w:rFonts w:ascii="Times New Roman" w:hAnsi="Times New Roman" w:cs="Times New Roman" w:hint="eastAsia"/>
          <w:sz w:val="24"/>
          <w:szCs w:val="24"/>
        </w:rPr>
        <w:t>在蛋白质</w:t>
      </w:r>
      <w:r w:rsidR="00167ACC">
        <w:rPr>
          <w:rFonts w:ascii="Times New Roman" w:hAnsi="Times New Roman" w:cs="Times New Roman" w:hint="eastAsia"/>
          <w:sz w:val="24"/>
          <w:szCs w:val="24"/>
        </w:rPr>
        <w:t>从头</w:t>
      </w:r>
      <w:r w:rsidR="00A13ABF">
        <w:rPr>
          <w:rFonts w:ascii="Times New Roman" w:hAnsi="Times New Roman" w:cs="Times New Roman" w:hint="eastAsia"/>
          <w:sz w:val="24"/>
          <w:szCs w:val="24"/>
        </w:rPr>
        <w:t>计算设计中</w:t>
      </w:r>
      <w:r w:rsidR="00634E47">
        <w:rPr>
          <w:rFonts w:ascii="Times New Roman" w:hAnsi="Times New Roman" w:cs="Times New Roman" w:hint="eastAsia"/>
          <w:sz w:val="24"/>
          <w:szCs w:val="24"/>
        </w:rPr>
        <w:t>提升蛋白质</w:t>
      </w:r>
      <w:r w:rsidR="001000A6">
        <w:rPr>
          <w:rFonts w:ascii="Times New Roman" w:hAnsi="Times New Roman" w:cs="Times New Roman" w:hint="eastAsia"/>
          <w:sz w:val="24"/>
          <w:szCs w:val="24"/>
        </w:rPr>
        <w:t>初始</w:t>
      </w:r>
      <w:r w:rsidR="00634E47">
        <w:rPr>
          <w:rFonts w:ascii="Times New Roman" w:hAnsi="Times New Roman" w:cs="Times New Roman" w:hint="eastAsia"/>
          <w:sz w:val="24"/>
          <w:szCs w:val="24"/>
        </w:rPr>
        <w:t>骨架</w:t>
      </w:r>
      <w:r w:rsidR="001000A6">
        <w:rPr>
          <w:rFonts w:ascii="Times New Roman" w:hAnsi="Times New Roman" w:cs="Times New Roman" w:hint="eastAsia"/>
          <w:sz w:val="24"/>
          <w:szCs w:val="24"/>
        </w:rPr>
        <w:t>的可设计性，</w:t>
      </w:r>
      <w:r w:rsidR="00504839">
        <w:rPr>
          <w:rFonts w:ascii="Times New Roman" w:hAnsi="Times New Roman" w:cs="Times New Roman" w:hint="eastAsia"/>
          <w:sz w:val="24"/>
          <w:szCs w:val="24"/>
        </w:rPr>
        <w:t>有助于后续的序列设计等步骤。</w:t>
      </w:r>
      <w:r w:rsidR="006800A0">
        <w:rPr>
          <w:rFonts w:ascii="Times New Roman" w:hAnsi="Times New Roman" w:cs="Times New Roman" w:hint="eastAsia"/>
          <w:sz w:val="24"/>
          <w:szCs w:val="24"/>
        </w:rPr>
        <w:t>具体地，本课题</w:t>
      </w:r>
      <w:r w:rsidR="001B4942">
        <w:rPr>
          <w:rFonts w:ascii="Times New Roman" w:hAnsi="Times New Roman" w:cs="Times New Roman" w:hint="eastAsia"/>
          <w:sz w:val="24"/>
          <w:szCs w:val="24"/>
        </w:rPr>
        <w:t>将已在</w:t>
      </w:r>
      <w:r w:rsidR="0011548E">
        <w:rPr>
          <w:rFonts w:ascii="Times New Roman" w:hAnsi="Times New Roman" w:cs="Times New Roman" w:hint="eastAsia"/>
          <w:sz w:val="24"/>
          <w:szCs w:val="24"/>
        </w:rPr>
        <w:t>分子构象生成等</w:t>
      </w:r>
      <w:r w:rsidR="001B4942">
        <w:rPr>
          <w:rFonts w:ascii="Times New Roman" w:hAnsi="Times New Roman" w:cs="Times New Roman" w:hint="eastAsia"/>
          <w:sz w:val="24"/>
          <w:szCs w:val="24"/>
        </w:rPr>
        <w:t>多个领域表现出优异性能的</w:t>
      </w:r>
      <w:r w:rsidR="001B4942">
        <w:rPr>
          <w:rFonts w:ascii="Times New Roman" w:hAnsi="Times New Roman" w:cs="Times New Roman" w:hint="eastAsia"/>
          <w:sz w:val="24"/>
          <w:szCs w:val="24"/>
        </w:rPr>
        <w:t>EGNN</w:t>
      </w:r>
      <w:r w:rsidR="001B4942">
        <w:rPr>
          <w:rFonts w:ascii="Times New Roman" w:hAnsi="Times New Roman" w:cs="Times New Roman"/>
          <w:sz w:val="24"/>
          <w:szCs w:val="24"/>
        </w:rPr>
        <w:t>+</w:t>
      </w:r>
      <w:r w:rsidR="001B4942">
        <w:rPr>
          <w:rFonts w:ascii="Times New Roman" w:hAnsi="Times New Roman" w:cs="Times New Roman" w:hint="eastAsia"/>
          <w:sz w:val="24"/>
          <w:szCs w:val="24"/>
        </w:rPr>
        <w:t>降噪分数匹配模型迁移到</w:t>
      </w:r>
      <w:r w:rsidR="000A27A1">
        <w:rPr>
          <w:rFonts w:ascii="Times New Roman" w:hAnsi="Times New Roman" w:cs="Times New Roman" w:hint="eastAsia"/>
          <w:sz w:val="24"/>
          <w:szCs w:val="24"/>
        </w:rPr>
        <w:t>蛋白质主链结构优化问题上，</w:t>
      </w:r>
      <w:r w:rsidR="00434BFF">
        <w:rPr>
          <w:rFonts w:ascii="Times New Roman" w:hAnsi="Times New Roman" w:cs="Times New Roman" w:hint="eastAsia"/>
          <w:sz w:val="24"/>
          <w:szCs w:val="24"/>
        </w:rPr>
        <w:t>针对蛋白质的特性</w:t>
      </w:r>
      <w:r w:rsidR="00E80DE9">
        <w:rPr>
          <w:rFonts w:ascii="Times New Roman" w:hAnsi="Times New Roman" w:cs="Times New Roman" w:hint="eastAsia"/>
          <w:sz w:val="24"/>
          <w:szCs w:val="24"/>
        </w:rPr>
        <w:t>设计了</w:t>
      </w:r>
      <w:r w:rsidR="00F03519">
        <w:rPr>
          <w:rFonts w:ascii="Times New Roman" w:hAnsi="Times New Roman" w:cs="Times New Roman" w:hint="eastAsia"/>
          <w:sz w:val="24"/>
          <w:szCs w:val="24"/>
        </w:rPr>
        <w:t>图的表示</w:t>
      </w:r>
      <w:r w:rsidR="00B03B34">
        <w:rPr>
          <w:rFonts w:ascii="Times New Roman" w:hAnsi="Times New Roman" w:cs="Times New Roman" w:hint="eastAsia"/>
          <w:sz w:val="24"/>
          <w:szCs w:val="24"/>
        </w:rPr>
        <w:t>形式</w:t>
      </w:r>
      <w:r w:rsidR="00F03519">
        <w:rPr>
          <w:rFonts w:ascii="Times New Roman" w:hAnsi="Times New Roman" w:cs="Times New Roman" w:hint="eastAsia"/>
          <w:sz w:val="24"/>
          <w:szCs w:val="24"/>
        </w:rPr>
        <w:t>，</w:t>
      </w:r>
      <w:r w:rsidR="00E91FB4">
        <w:rPr>
          <w:rFonts w:ascii="Times New Roman" w:hAnsi="Times New Roman" w:cs="Times New Roman" w:hint="eastAsia"/>
          <w:sz w:val="24"/>
          <w:szCs w:val="24"/>
        </w:rPr>
        <w:t>将残基所属的二级结构信息、</w:t>
      </w:r>
      <w:r w:rsidR="00DF1F24">
        <w:rPr>
          <w:rFonts w:ascii="Times New Roman" w:hAnsi="Times New Roman" w:cs="Times New Roman" w:hint="eastAsia"/>
          <w:sz w:val="24"/>
          <w:szCs w:val="24"/>
        </w:rPr>
        <w:t>残基之间的距离和相互作用</w:t>
      </w:r>
      <w:r w:rsidR="004A5A72">
        <w:rPr>
          <w:rFonts w:ascii="Times New Roman" w:hAnsi="Times New Roman" w:cs="Times New Roman" w:hint="eastAsia"/>
          <w:sz w:val="24"/>
          <w:szCs w:val="24"/>
        </w:rPr>
        <w:t>等特征嵌入</w:t>
      </w:r>
      <w:r w:rsidR="00F20CA0">
        <w:rPr>
          <w:rFonts w:ascii="Times New Roman" w:hAnsi="Times New Roman" w:cs="Times New Roman" w:hint="eastAsia"/>
          <w:sz w:val="24"/>
          <w:szCs w:val="24"/>
        </w:rPr>
        <w:t>图中，</w:t>
      </w:r>
      <w:r w:rsidR="00D57157">
        <w:rPr>
          <w:rFonts w:ascii="Times New Roman" w:hAnsi="Times New Roman" w:cs="Times New Roman" w:hint="eastAsia"/>
          <w:sz w:val="24"/>
          <w:szCs w:val="24"/>
        </w:rPr>
        <w:t>在</w:t>
      </w:r>
      <w:r w:rsidR="004C51B1">
        <w:rPr>
          <w:rFonts w:ascii="Times New Roman" w:hAnsi="Times New Roman" w:cs="Times New Roman" w:hint="eastAsia"/>
          <w:sz w:val="24"/>
          <w:szCs w:val="24"/>
        </w:rPr>
        <w:t>筛选后的蛋白质结构数据集上对模型进行训练，</w:t>
      </w:r>
      <w:r w:rsidR="002015D3">
        <w:rPr>
          <w:rFonts w:ascii="Times New Roman" w:hAnsi="Times New Roman" w:cs="Times New Roman" w:hint="eastAsia"/>
          <w:sz w:val="24"/>
          <w:szCs w:val="24"/>
        </w:rPr>
        <w:t>通过模型对高斯噪声扰动下</w:t>
      </w:r>
      <w:r w:rsidR="00280281">
        <w:rPr>
          <w:rFonts w:ascii="Times New Roman" w:hAnsi="Times New Roman" w:cs="Times New Roman" w:hint="eastAsia"/>
          <w:sz w:val="24"/>
          <w:szCs w:val="24"/>
        </w:rPr>
        <w:t>蛋白质主链结构的优化</w:t>
      </w:r>
      <w:r w:rsidR="00883C7F">
        <w:rPr>
          <w:rFonts w:ascii="Times New Roman" w:hAnsi="Times New Roman" w:cs="Times New Roman" w:hint="eastAsia"/>
          <w:sz w:val="24"/>
          <w:szCs w:val="24"/>
        </w:rPr>
        <w:t>效果评价模型的表现。</w:t>
      </w:r>
      <w:r w:rsidR="00850D91">
        <w:rPr>
          <w:rFonts w:ascii="Times New Roman" w:hAnsi="Times New Roman" w:cs="Times New Roman" w:hint="eastAsia"/>
          <w:sz w:val="24"/>
          <w:szCs w:val="24"/>
        </w:rPr>
        <w:t>实验证明，对于</w:t>
      </w:r>
      <w:r w:rsidR="00DF746C">
        <w:rPr>
          <w:rFonts w:ascii="Times New Roman" w:hAnsi="Times New Roman" w:cs="Times New Roman" w:hint="eastAsia"/>
          <w:sz w:val="24"/>
          <w:szCs w:val="24"/>
        </w:rPr>
        <w:t>与真实结构偏差</w:t>
      </w:r>
      <w:r w:rsidR="00DF746C">
        <w:rPr>
          <w:rFonts w:ascii="Times New Roman" w:hAnsi="Times New Roman" w:cs="Times New Roman" w:hint="eastAsia"/>
          <w:sz w:val="24"/>
          <w:szCs w:val="24"/>
        </w:rPr>
        <w:t>RMSD</w:t>
      </w:r>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2.172 ± 0.084) </m:t>
        </m:r>
        <m:r>
          <m:rPr>
            <m:sty m:val="p"/>
          </m:rPr>
          <w:rPr>
            <w:rFonts w:ascii="Cambria Math" w:hAnsi="Cambria Math" w:cs="Times New Roman"/>
            <w:color w:val="000000"/>
            <w:kern w:val="0"/>
            <w:sz w:val="24"/>
            <w:szCs w:val="24"/>
          </w:rPr>
          <m:t>Å</m:t>
        </m:r>
      </m:oMath>
      <w:r w:rsidR="003B569F">
        <w:rPr>
          <w:rFonts w:ascii="Times New Roman" w:hAnsi="Times New Roman" w:cs="Times New Roman" w:hint="eastAsia"/>
          <w:color w:val="000000"/>
          <w:kern w:val="0"/>
          <w:sz w:val="24"/>
          <w:szCs w:val="24"/>
        </w:rPr>
        <w:t>的扰动后的结构，</w:t>
      </w:r>
      <w:r w:rsidR="006F568F">
        <w:rPr>
          <w:rFonts w:ascii="Times New Roman" w:hAnsi="Times New Roman" w:cs="Times New Roman" w:hint="eastAsia"/>
          <w:color w:val="000000"/>
          <w:kern w:val="0"/>
          <w:sz w:val="24"/>
          <w:szCs w:val="24"/>
        </w:rPr>
        <w:t>模型能够实现</w:t>
      </w:r>
      <m:oMath>
        <m:r>
          <m:rPr>
            <m:nor/>
          </m:rPr>
          <w:rPr>
            <w:rFonts w:ascii="Times New Roman" w:hAnsi="Times New Roman" w:cs="Times New Roman"/>
            <w:sz w:val="24"/>
            <w:szCs w:val="24"/>
          </w:rPr>
          <m:t xml:space="preserve">(0.363 ± 0.076) </m:t>
        </m:r>
        <m:r>
          <m:rPr>
            <m:sty m:val="p"/>
          </m:rPr>
          <w:rPr>
            <w:rFonts w:ascii="Cambria Math" w:hAnsi="Cambria Math" w:cs="Times New Roman"/>
            <w:color w:val="000000"/>
            <w:kern w:val="0"/>
            <w:sz w:val="24"/>
            <w:szCs w:val="24"/>
          </w:rPr>
          <m:t>Å</m:t>
        </m:r>
      </m:oMath>
      <w:r w:rsidR="00FF2EB3">
        <w:rPr>
          <w:rFonts w:ascii="Times New Roman" w:hAnsi="Times New Roman" w:cs="Times New Roman" w:hint="eastAsia"/>
          <w:color w:val="000000"/>
          <w:kern w:val="0"/>
          <w:sz w:val="24"/>
          <w:szCs w:val="24"/>
        </w:rPr>
        <w:t>的</w:t>
      </w:r>
      <w:r w:rsidR="00FF2EB3">
        <w:rPr>
          <w:rFonts w:ascii="Times New Roman" w:hAnsi="Times New Roman" w:cs="Times New Roman" w:hint="eastAsia"/>
          <w:color w:val="000000"/>
          <w:kern w:val="0"/>
          <w:sz w:val="24"/>
          <w:szCs w:val="24"/>
        </w:rPr>
        <w:t>RMSD</w:t>
      </w:r>
      <w:r w:rsidR="00FF2EB3">
        <w:rPr>
          <w:rFonts w:ascii="Times New Roman" w:hAnsi="Times New Roman" w:cs="Times New Roman" w:hint="eastAsia"/>
          <w:color w:val="000000"/>
          <w:kern w:val="0"/>
          <w:sz w:val="24"/>
          <w:szCs w:val="24"/>
        </w:rPr>
        <w:t>下降</w:t>
      </w:r>
      <w:r w:rsidR="003E550E">
        <w:rPr>
          <w:rFonts w:ascii="Times New Roman" w:hAnsi="Times New Roman" w:cs="Times New Roman" w:hint="eastAsia"/>
          <w:color w:val="000000"/>
          <w:kern w:val="0"/>
          <w:sz w:val="24"/>
          <w:szCs w:val="24"/>
        </w:rPr>
        <w:t>，从而</w:t>
      </w:r>
      <w:r w:rsidR="00F97A0E">
        <w:rPr>
          <w:rFonts w:ascii="Times New Roman" w:hAnsi="Times New Roman" w:cs="Times New Roman" w:hint="eastAsia"/>
          <w:color w:val="000000"/>
          <w:kern w:val="0"/>
          <w:sz w:val="24"/>
          <w:szCs w:val="24"/>
        </w:rPr>
        <w:t>显著优化经过扰动后质量较差的蛋白质主链结构。</w:t>
      </w:r>
      <w:r w:rsidR="00110C5B">
        <w:rPr>
          <w:rFonts w:ascii="Times New Roman" w:hAnsi="Times New Roman" w:cs="Times New Roman" w:hint="eastAsia"/>
          <w:color w:val="000000"/>
          <w:kern w:val="0"/>
          <w:sz w:val="24"/>
          <w:szCs w:val="24"/>
        </w:rPr>
        <w:t>本课题研究了二级结构信息和</w:t>
      </w:r>
      <w:r w:rsidR="003621A9">
        <w:rPr>
          <w:rFonts w:ascii="Times New Roman" w:hAnsi="Times New Roman" w:cs="Times New Roman" w:hint="eastAsia"/>
          <w:color w:val="000000"/>
          <w:kern w:val="0"/>
          <w:sz w:val="24"/>
          <w:szCs w:val="24"/>
        </w:rPr>
        <w:t>氢键相关的</w:t>
      </w:r>
      <w:r w:rsidR="00800CEA">
        <w:rPr>
          <w:rFonts w:ascii="Times New Roman" w:hAnsi="Times New Roman" w:cs="Times New Roman" w:hint="eastAsia"/>
          <w:color w:val="000000"/>
          <w:kern w:val="0"/>
          <w:sz w:val="24"/>
          <w:szCs w:val="24"/>
        </w:rPr>
        <w:t>二级结构</w:t>
      </w:r>
      <w:r w:rsidR="003621A9">
        <w:rPr>
          <w:rFonts w:ascii="Times New Roman" w:hAnsi="Times New Roman" w:cs="Times New Roman" w:hint="eastAsia"/>
          <w:color w:val="000000"/>
          <w:kern w:val="0"/>
          <w:sz w:val="24"/>
          <w:szCs w:val="24"/>
        </w:rPr>
        <w:t>相互作用信息在</w:t>
      </w:r>
      <w:r w:rsidR="00111BBE">
        <w:rPr>
          <w:rFonts w:ascii="Times New Roman" w:hAnsi="Times New Roman" w:cs="Times New Roman" w:hint="eastAsia"/>
          <w:color w:val="000000"/>
          <w:kern w:val="0"/>
          <w:sz w:val="24"/>
          <w:szCs w:val="24"/>
        </w:rPr>
        <w:t>模型学习过程中的重要性，证明了模型确实一定程度上学到了上述知识</w:t>
      </w:r>
      <w:r w:rsidR="00365EEE">
        <w:rPr>
          <w:rFonts w:ascii="Times New Roman" w:hAnsi="Times New Roman" w:cs="Times New Roman" w:hint="eastAsia"/>
          <w:color w:val="000000"/>
          <w:kern w:val="0"/>
          <w:sz w:val="24"/>
          <w:szCs w:val="24"/>
        </w:rPr>
        <w:t>。</w:t>
      </w:r>
      <w:r w:rsidR="008B05F0">
        <w:rPr>
          <w:rFonts w:ascii="Times New Roman" w:hAnsi="Times New Roman" w:cs="Times New Roman" w:hint="eastAsia"/>
          <w:color w:val="000000"/>
          <w:kern w:val="0"/>
          <w:sz w:val="24"/>
          <w:szCs w:val="24"/>
        </w:rPr>
        <w:t>本课题在基础模型上进行改进，</w:t>
      </w:r>
      <w:r w:rsidR="00EE5784">
        <w:rPr>
          <w:rFonts w:ascii="Times New Roman" w:hAnsi="Times New Roman" w:cs="Times New Roman" w:hint="eastAsia"/>
          <w:color w:val="000000"/>
          <w:kern w:val="0"/>
          <w:sz w:val="24"/>
          <w:szCs w:val="24"/>
        </w:rPr>
        <w:t>向模型中添加了基于蛋白质疏水核心周围</w:t>
      </w:r>
      <w:r w:rsidR="00A73659">
        <w:rPr>
          <w:rFonts w:ascii="Times New Roman" w:hAnsi="Times New Roman" w:cs="Times New Roman" w:hint="eastAsia"/>
          <w:color w:val="000000"/>
          <w:kern w:val="0"/>
          <w:sz w:val="24"/>
          <w:szCs w:val="24"/>
        </w:rPr>
        <w:t>残基侧链相互作用</w:t>
      </w:r>
      <w:r w:rsidR="009F5F87">
        <w:rPr>
          <w:rFonts w:ascii="Times New Roman" w:hAnsi="Times New Roman" w:cs="Times New Roman" w:hint="eastAsia"/>
          <w:color w:val="000000"/>
          <w:kern w:val="0"/>
          <w:sz w:val="24"/>
          <w:szCs w:val="24"/>
        </w:rPr>
        <w:t>的</w:t>
      </w:r>
      <w:r w:rsidR="00E353F7">
        <w:rPr>
          <w:rFonts w:ascii="Times New Roman" w:hAnsi="Times New Roman" w:cs="Times New Roman" w:hint="eastAsia"/>
          <w:color w:val="000000"/>
          <w:kern w:val="0"/>
          <w:sz w:val="24"/>
          <w:szCs w:val="24"/>
        </w:rPr>
        <w:t>信息，</w:t>
      </w:r>
      <w:r w:rsidR="00E32AB9">
        <w:rPr>
          <w:rFonts w:ascii="Times New Roman" w:hAnsi="Times New Roman" w:cs="Times New Roman" w:hint="eastAsia"/>
          <w:color w:val="000000"/>
          <w:kern w:val="0"/>
          <w:sz w:val="24"/>
          <w:szCs w:val="24"/>
        </w:rPr>
        <w:t>实验证明</w:t>
      </w:r>
      <w:r w:rsidR="00E32AB9">
        <w:rPr>
          <w:rFonts w:ascii="Times New Roman" w:hAnsi="Times New Roman" w:cs="Times New Roman" w:hint="eastAsia"/>
          <w:sz w:val="24"/>
          <w:szCs w:val="24"/>
        </w:rPr>
        <w:t>对于与真实结构偏差</w:t>
      </w:r>
      <w:proofErr w:type="spellStart"/>
      <w:r w:rsidR="00E32AB9">
        <w:rPr>
          <w:rFonts w:ascii="Times New Roman" w:hAnsi="Times New Roman" w:cs="Times New Roman" w:hint="eastAsia"/>
          <w:sz w:val="24"/>
          <w:szCs w:val="24"/>
        </w:rPr>
        <w:t>RMSD</w:t>
      </w:r>
      <w:proofErr w:type="spellEnd"/>
      <m:oMath>
        <m:r>
          <m:rPr>
            <m:sty m:val="p"/>
          </m:rPr>
          <w:rPr>
            <w:rFonts w:ascii="Cambria Math" w:hAnsi="Cambria Math" w:cs="Times New Roman"/>
            <w:sz w:val="24"/>
            <w:szCs w:val="24"/>
          </w:rPr>
          <m:t>=</m:t>
        </m:r>
        <m:r>
          <m:rPr>
            <m:nor/>
          </m:rPr>
          <w:rPr>
            <w:rFonts w:ascii="Times New Roman" w:hAnsi="Times New Roman" w:cs="Times New Roman"/>
            <w:sz w:val="24"/>
            <w:szCs w:val="24"/>
          </w:rPr>
          <m:t xml:space="preserve">(2.165 ± 0.071)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的扰动后的结构，模型能够实现</w:t>
      </w:r>
      <m:oMath>
        <m:r>
          <m:rPr>
            <m:nor/>
          </m:rPr>
          <w:rPr>
            <w:rFonts w:ascii="Times New Roman" w:hAnsi="Times New Roman" w:cs="Times New Roman"/>
            <w:sz w:val="24"/>
            <w:szCs w:val="24"/>
          </w:rPr>
          <m:t xml:space="preserve">(0.403 ± 0.076)  </m:t>
        </m:r>
        <m:r>
          <m:rPr>
            <m:sty m:val="p"/>
          </m:rPr>
          <w:rPr>
            <w:rFonts w:ascii="Cambria Math" w:hAnsi="Cambria Math" w:cs="Times New Roman"/>
            <w:color w:val="000000"/>
            <w:kern w:val="0"/>
            <w:sz w:val="24"/>
            <w:szCs w:val="24"/>
          </w:rPr>
          <m:t>Å</m:t>
        </m:r>
      </m:oMath>
      <w:r w:rsidR="00E32AB9">
        <w:rPr>
          <w:rFonts w:ascii="Times New Roman" w:hAnsi="Times New Roman" w:cs="Times New Roman" w:hint="eastAsia"/>
          <w:color w:val="000000"/>
          <w:kern w:val="0"/>
          <w:sz w:val="24"/>
          <w:szCs w:val="24"/>
        </w:rPr>
        <w:t>的</w:t>
      </w:r>
      <w:r w:rsidR="00E32AB9">
        <w:rPr>
          <w:rFonts w:ascii="Times New Roman" w:hAnsi="Times New Roman" w:cs="Times New Roman" w:hint="eastAsia"/>
          <w:color w:val="000000"/>
          <w:kern w:val="0"/>
          <w:sz w:val="24"/>
          <w:szCs w:val="24"/>
        </w:rPr>
        <w:t>RMSD</w:t>
      </w:r>
      <w:r w:rsidR="00E32AB9">
        <w:rPr>
          <w:rFonts w:ascii="Times New Roman" w:hAnsi="Times New Roman" w:cs="Times New Roman" w:hint="eastAsia"/>
          <w:color w:val="000000"/>
          <w:kern w:val="0"/>
          <w:sz w:val="24"/>
          <w:szCs w:val="24"/>
        </w:rPr>
        <w:t>下降</w:t>
      </w:r>
      <w:r w:rsidR="0048636B">
        <w:rPr>
          <w:rFonts w:ascii="Times New Roman" w:hAnsi="Times New Roman" w:cs="Times New Roman" w:hint="eastAsia"/>
          <w:color w:val="000000"/>
          <w:kern w:val="0"/>
          <w:sz w:val="24"/>
          <w:szCs w:val="24"/>
        </w:rPr>
        <w:t>，相较于基础模型取得了</w:t>
      </w:r>
      <w:r w:rsidR="006D0DAC">
        <w:rPr>
          <w:rFonts w:ascii="Times New Roman" w:hAnsi="Times New Roman" w:cs="Times New Roman" w:hint="eastAsia"/>
          <w:color w:val="000000"/>
          <w:kern w:val="0"/>
          <w:sz w:val="24"/>
          <w:szCs w:val="24"/>
        </w:rPr>
        <w:t>一定程度的</w:t>
      </w:r>
      <w:r w:rsidR="0048636B">
        <w:rPr>
          <w:rFonts w:ascii="Times New Roman" w:hAnsi="Times New Roman" w:cs="Times New Roman" w:hint="eastAsia"/>
          <w:color w:val="000000"/>
          <w:kern w:val="0"/>
          <w:sz w:val="24"/>
          <w:szCs w:val="24"/>
        </w:rPr>
        <w:t>改善。</w:t>
      </w:r>
      <w:r w:rsidR="00637338">
        <w:rPr>
          <w:rFonts w:ascii="Times New Roman" w:hAnsi="Times New Roman" w:cs="Times New Roman" w:hint="eastAsia"/>
          <w:color w:val="000000"/>
          <w:kern w:val="0"/>
          <w:sz w:val="24"/>
          <w:szCs w:val="24"/>
        </w:rPr>
        <w:t>本课题将</w:t>
      </w:r>
      <w:r w:rsidR="00570E2C">
        <w:rPr>
          <w:rFonts w:ascii="Times New Roman" w:hAnsi="Times New Roman" w:cs="Times New Roman" w:hint="eastAsia"/>
          <w:color w:val="000000"/>
          <w:kern w:val="0"/>
          <w:sz w:val="24"/>
          <w:szCs w:val="24"/>
        </w:rPr>
        <w:t>获得的模型应用于实际的蛋白质主链结构优化问题上，</w:t>
      </w:r>
      <w:r w:rsidR="00B26296">
        <w:rPr>
          <w:rFonts w:ascii="Times New Roman" w:hAnsi="Times New Roman" w:cs="Times New Roman" w:hint="eastAsia"/>
          <w:color w:val="000000"/>
          <w:kern w:val="0"/>
          <w:sz w:val="24"/>
          <w:szCs w:val="24"/>
        </w:rPr>
        <w:t>使用</w:t>
      </w:r>
      <w:r w:rsidR="00B26296">
        <w:rPr>
          <w:rFonts w:ascii="Times New Roman" w:hAnsi="Times New Roman" w:cs="Times New Roman" w:hint="eastAsia"/>
          <w:color w:val="000000"/>
          <w:kern w:val="0"/>
          <w:sz w:val="24"/>
          <w:szCs w:val="24"/>
        </w:rPr>
        <w:t>Rosetta</w:t>
      </w:r>
      <w:r w:rsidR="00B26296">
        <w:rPr>
          <w:rFonts w:ascii="Times New Roman" w:hAnsi="Times New Roman" w:cs="Times New Roman" w:hint="eastAsia"/>
          <w:color w:val="000000"/>
          <w:kern w:val="0"/>
          <w:sz w:val="24"/>
          <w:szCs w:val="24"/>
        </w:rPr>
        <w:t>程序的</w:t>
      </w:r>
      <w:proofErr w:type="spellStart"/>
      <w:r w:rsidR="00B26296">
        <w:rPr>
          <w:rFonts w:ascii="Times New Roman" w:hAnsi="Times New Roman" w:cs="Times New Roman" w:hint="eastAsia"/>
          <w:color w:val="000000"/>
          <w:kern w:val="0"/>
          <w:sz w:val="24"/>
          <w:szCs w:val="24"/>
        </w:rPr>
        <w:t>fixbb</w:t>
      </w:r>
      <w:proofErr w:type="spellEnd"/>
      <w:r w:rsidR="00B26296">
        <w:rPr>
          <w:rFonts w:ascii="Times New Roman" w:hAnsi="Times New Roman" w:cs="Times New Roman" w:hint="eastAsia"/>
          <w:color w:val="000000"/>
          <w:kern w:val="0"/>
          <w:sz w:val="24"/>
          <w:szCs w:val="24"/>
        </w:rPr>
        <w:t>模块对优化前后的蛋白质主链结构进行固定骨架的序列设计，</w:t>
      </w:r>
      <w:r w:rsidR="00501C7B">
        <w:rPr>
          <w:rFonts w:ascii="Times New Roman" w:hAnsi="Times New Roman" w:cs="Times New Roman" w:hint="eastAsia"/>
          <w:color w:val="000000"/>
          <w:kern w:val="0"/>
          <w:sz w:val="24"/>
          <w:szCs w:val="24"/>
        </w:rPr>
        <w:t>在优化成功的骨架结构中，</w:t>
      </w:r>
      <w:r w:rsidR="00501C7B">
        <w:rPr>
          <w:rFonts w:ascii="Times New Roman" w:hAnsi="Times New Roman" w:cs="Times New Roman" w:hint="eastAsia"/>
          <w:color w:val="000000"/>
          <w:kern w:val="0"/>
          <w:sz w:val="24"/>
          <w:szCs w:val="24"/>
        </w:rPr>
        <w:t>Rosetta</w:t>
      </w:r>
      <w:r w:rsidR="00501C7B">
        <w:rPr>
          <w:rFonts w:ascii="Times New Roman" w:hAnsi="Times New Roman" w:cs="Times New Roman" w:hint="eastAsia"/>
          <w:color w:val="000000"/>
          <w:kern w:val="0"/>
          <w:sz w:val="24"/>
          <w:szCs w:val="24"/>
        </w:rPr>
        <w:t>对于设计的序列的打分显著下降，证明了模型</w:t>
      </w:r>
      <w:r w:rsidR="00464C74">
        <w:rPr>
          <w:rFonts w:ascii="Times New Roman" w:hAnsi="Times New Roman" w:cs="Times New Roman" w:hint="eastAsia"/>
          <w:color w:val="000000"/>
          <w:kern w:val="0"/>
          <w:sz w:val="24"/>
          <w:szCs w:val="24"/>
        </w:rPr>
        <w:t>能够一定程度上改善初始骨架结构的可设计性。</w:t>
      </w:r>
    </w:p>
    <w:p w14:paraId="452C9D65" w14:textId="767EF5C1" w:rsidR="007C2C5B" w:rsidRPr="007C2C5B" w:rsidRDefault="007C2C5B" w:rsidP="00324D9F">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本课题构建的模型</w:t>
      </w:r>
      <w:r w:rsidR="00157D77">
        <w:rPr>
          <w:rFonts w:ascii="Times New Roman" w:hAnsi="Times New Roman" w:cs="Times New Roman" w:hint="eastAsia"/>
          <w:sz w:val="24"/>
          <w:szCs w:val="24"/>
        </w:rPr>
        <w:t>仍具有一定程度的局限性，</w:t>
      </w:r>
      <w:r w:rsidR="005F7CF4">
        <w:rPr>
          <w:rFonts w:ascii="Times New Roman" w:hAnsi="Times New Roman" w:cs="Times New Roman" w:hint="eastAsia"/>
          <w:sz w:val="24"/>
          <w:szCs w:val="24"/>
        </w:rPr>
        <w:t>在进行实际的蛋白质主链结构优化时难以</w:t>
      </w:r>
      <w:r w:rsidR="003B5844">
        <w:rPr>
          <w:rFonts w:ascii="Times New Roman" w:hAnsi="Times New Roman" w:cs="Times New Roman" w:hint="eastAsia"/>
          <w:sz w:val="24"/>
          <w:szCs w:val="24"/>
        </w:rPr>
        <w:t>一步</w:t>
      </w:r>
      <w:r w:rsidR="005F7CF4">
        <w:rPr>
          <w:rFonts w:ascii="Times New Roman" w:hAnsi="Times New Roman" w:cs="Times New Roman" w:hint="eastAsia"/>
          <w:sz w:val="24"/>
          <w:szCs w:val="24"/>
        </w:rPr>
        <w:t>直接优化得到</w:t>
      </w:r>
      <w:r w:rsidR="003B5844">
        <w:rPr>
          <w:rFonts w:ascii="Times New Roman" w:hAnsi="Times New Roman" w:cs="Times New Roman" w:hint="eastAsia"/>
          <w:sz w:val="24"/>
          <w:szCs w:val="24"/>
        </w:rPr>
        <w:t>合理的可设计骨架</w:t>
      </w:r>
      <w:r w:rsidR="0001388C">
        <w:rPr>
          <w:rFonts w:ascii="Times New Roman" w:hAnsi="Times New Roman" w:cs="Times New Roman" w:hint="eastAsia"/>
          <w:sz w:val="24"/>
          <w:szCs w:val="24"/>
        </w:rPr>
        <w:t>，对于骨架结构的优化是有限的。</w:t>
      </w:r>
      <w:r w:rsidR="0082252B">
        <w:rPr>
          <w:rFonts w:ascii="Times New Roman" w:hAnsi="Times New Roman" w:cs="Times New Roman" w:hint="eastAsia"/>
          <w:sz w:val="24"/>
          <w:szCs w:val="24"/>
        </w:rPr>
        <w:t>本课题计划接下来对模型架构进行系统</w:t>
      </w:r>
      <w:r w:rsidR="006C0E5D">
        <w:rPr>
          <w:rFonts w:ascii="Times New Roman" w:hAnsi="Times New Roman" w:cs="Times New Roman" w:hint="eastAsia"/>
          <w:sz w:val="24"/>
          <w:szCs w:val="24"/>
        </w:rPr>
        <w:t>改变，</w:t>
      </w:r>
      <w:r w:rsidR="00446024">
        <w:rPr>
          <w:rFonts w:ascii="Times New Roman" w:hAnsi="Times New Roman" w:cs="Times New Roman" w:hint="eastAsia"/>
          <w:sz w:val="24"/>
          <w:szCs w:val="24"/>
        </w:rPr>
        <w:t>考虑</w:t>
      </w:r>
      <w:r w:rsidR="00D502F8">
        <w:rPr>
          <w:rFonts w:ascii="Times New Roman" w:hAnsi="Times New Roman" w:cs="Times New Roman" w:hint="eastAsia"/>
          <w:sz w:val="24"/>
          <w:szCs w:val="24"/>
        </w:rPr>
        <w:t>在</w:t>
      </w:r>
      <w:r w:rsidR="00D502F8">
        <w:rPr>
          <w:rFonts w:ascii="Times New Roman" w:hAnsi="Times New Roman" w:cs="Times New Roman" w:hint="eastAsia"/>
          <w:sz w:val="24"/>
          <w:szCs w:val="24"/>
        </w:rPr>
        <w:t>EGNN</w:t>
      </w:r>
      <w:r w:rsidR="00D502F8">
        <w:rPr>
          <w:rFonts w:ascii="Times New Roman" w:hAnsi="Times New Roman" w:cs="Times New Roman" w:hint="eastAsia"/>
          <w:sz w:val="24"/>
          <w:szCs w:val="24"/>
        </w:rPr>
        <w:t>中</w:t>
      </w:r>
      <w:r w:rsidR="00446024">
        <w:rPr>
          <w:rFonts w:ascii="Times New Roman" w:hAnsi="Times New Roman" w:cs="Times New Roman" w:hint="eastAsia"/>
          <w:sz w:val="24"/>
          <w:szCs w:val="24"/>
        </w:rPr>
        <w:t>加入</w:t>
      </w:r>
      <w:r w:rsidR="00D502F8">
        <w:rPr>
          <w:rFonts w:ascii="Times New Roman" w:hAnsi="Times New Roman" w:cs="Times New Roman" w:hint="eastAsia"/>
          <w:sz w:val="24"/>
          <w:szCs w:val="24"/>
        </w:rPr>
        <w:t>注意力机制等，以更好地捕捉</w:t>
      </w:r>
      <w:r w:rsidR="00B3589F">
        <w:rPr>
          <w:rFonts w:ascii="Times New Roman" w:hAnsi="Times New Roman" w:cs="Times New Roman" w:hint="eastAsia"/>
          <w:sz w:val="24"/>
          <w:szCs w:val="24"/>
        </w:rPr>
        <w:t>二级结构之间远距离、大范围相互作用的信息</w:t>
      </w:r>
      <w:r w:rsidR="003108ED">
        <w:rPr>
          <w:rFonts w:ascii="Times New Roman" w:hAnsi="Times New Roman" w:cs="Times New Roman" w:hint="eastAsia"/>
          <w:sz w:val="24"/>
          <w:szCs w:val="24"/>
        </w:rPr>
        <w:t>，从而</w:t>
      </w:r>
      <w:r w:rsidR="00BE697F">
        <w:rPr>
          <w:rFonts w:ascii="Times New Roman" w:hAnsi="Times New Roman" w:cs="Times New Roman" w:hint="eastAsia"/>
          <w:sz w:val="24"/>
          <w:szCs w:val="24"/>
        </w:rPr>
        <w:t>更有效地</w:t>
      </w:r>
      <w:r w:rsidR="003108ED">
        <w:rPr>
          <w:rFonts w:ascii="Times New Roman" w:hAnsi="Times New Roman" w:cs="Times New Roman" w:hint="eastAsia"/>
          <w:sz w:val="24"/>
          <w:szCs w:val="24"/>
        </w:rPr>
        <w:t>实现对蛋白质初始骨架结构</w:t>
      </w:r>
      <w:r w:rsidR="00BE697F">
        <w:rPr>
          <w:rFonts w:ascii="Times New Roman" w:hAnsi="Times New Roman" w:cs="Times New Roman" w:hint="eastAsia"/>
          <w:sz w:val="24"/>
          <w:szCs w:val="24"/>
        </w:rPr>
        <w:t>的优化</w:t>
      </w:r>
      <w:r w:rsidR="00FE7F0B">
        <w:rPr>
          <w:rFonts w:ascii="Times New Roman" w:hAnsi="Times New Roman" w:cs="Times New Roman" w:hint="eastAsia"/>
          <w:sz w:val="24"/>
          <w:szCs w:val="24"/>
        </w:rPr>
        <w:t>；另一方面，</w:t>
      </w:r>
      <w:r w:rsidR="00D80B6B">
        <w:rPr>
          <w:rFonts w:ascii="Times New Roman" w:hAnsi="Times New Roman" w:cs="Times New Roman" w:hint="eastAsia"/>
          <w:sz w:val="24"/>
          <w:szCs w:val="24"/>
        </w:rPr>
        <w:t>本课题进行模型训练</w:t>
      </w:r>
      <w:r w:rsidR="00B062F7">
        <w:rPr>
          <w:rFonts w:ascii="Times New Roman" w:hAnsi="Times New Roman" w:cs="Times New Roman" w:hint="eastAsia"/>
          <w:sz w:val="24"/>
          <w:szCs w:val="24"/>
        </w:rPr>
        <w:t>的过程使用高斯噪声对蛋白质主链</w:t>
      </w:r>
      <w:r w:rsidR="00B062F7" w:rsidRPr="00B062F7">
        <w:rPr>
          <w:rFonts w:ascii="Times New Roman" w:hAnsi="Times New Roman" w:cs="Times New Roman"/>
          <w:sz w:val="24"/>
          <w:szCs w:val="24"/>
        </w:rPr>
        <w:t>Cα</w:t>
      </w:r>
      <w:r w:rsidR="00B062F7">
        <w:rPr>
          <w:rFonts w:ascii="Times New Roman" w:hAnsi="Times New Roman" w:cs="Times New Roman" w:hint="eastAsia"/>
          <w:sz w:val="24"/>
          <w:szCs w:val="24"/>
        </w:rPr>
        <w:t>原子的三维坐标进行扰动，</w:t>
      </w:r>
      <w:r w:rsidR="00000C23">
        <w:rPr>
          <w:rFonts w:ascii="Times New Roman" w:hAnsi="Times New Roman" w:cs="Times New Roman" w:hint="eastAsia"/>
          <w:sz w:val="24"/>
          <w:szCs w:val="24"/>
        </w:rPr>
        <w:t>模型本质上学到的仍然是蛋白质主链局部的信息，</w:t>
      </w:r>
      <w:r w:rsidR="00A20458">
        <w:rPr>
          <w:rFonts w:ascii="Times New Roman" w:hAnsi="Times New Roman" w:cs="Times New Roman" w:hint="eastAsia"/>
          <w:sz w:val="24"/>
          <w:szCs w:val="24"/>
        </w:rPr>
        <w:t>不能很好地学到二级结构之间相互作用的相关知识，因此本课题未来考虑对</w:t>
      </w:r>
      <w:r w:rsidR="009B3FA7">
        <w:rPr>
          <w:rFonts w:ascii="Times New Roman" w:hAnsi="Times New Roman" w:cs="Times New Roman" w:hint="eastAsia"/>
          <w:sz w:val="24"/>
          <w:szCs w:val="24"/>
        </w:rPr>
        <w:t>训练集中的结构施加不同类型的噪声，使得</w:t>
      </w:r>
      <w:r w:rsidR="00A20458">
        <w:rPr>
          <w:rFonts w:ascii="Times New Roman" w:hAnsi="Times New Roman" w:cs="Times New Roman" w:hint="eastAsia"/>
          <w:sz w:val="24"/>
          <w:szCs w:val="24"/>
        </w:rPr>
        <w:t>二级结构</w:t>
      </w:r>
      <w:r w:rsidR="009B3FA7">
        <w:rPr>
          <w:rFonts w:ascii="Times New Roman" w:hAnsi="Times New Roman" w:cs="Times New Roman" w:hint="eastAsia"/>
          <w:sz w:val="24"/>
          <w:szCs w:val="24"/>
        </w:rPr>
        <w:t>整体发生平移或转动，</w:t>
      </w:r>
      <w:r w:rsidR="006B1A1C">
        <w:rPr>
          <w:rFonts w:ascii="Times New Roman" w:hAnsi="Times New Roman" w:cs="Times New Roman" w:hint="eastAsia"/>
          <w:sz w:val="24"/>
          <w:szCs w:val="24"/>
        </w:rPr>
        <w:t>从而希望模型学到</w:t>
      </w:r>
      <w:r w:rsidR="005F1F1A">
        <w:rPr>
          <w:rFonts w:ascii="Times New Roman" w:hAnsi="Times New Roman" w:cs="Times New Roman" w:hint="eastAsia"/>
          <w:sz w:val="24"/>
          <w:szCs w:val="24"/>
        </w:rPr>
        <w:t>超越</w:t>
      </w:r>
      <w:r w:rsidR="00C603DA">
        <w:rPr>
          <w:rFonts w:ascii="Times New Roman" w:hAnsi="Times New Roman" w:cs="Times New Roman" w:hint="eastAsia"/>
          <w:sz w:val="24"/>
          <w:szCs w:val="24"/>
        </w:rPr>
        <w:t>蛋白质</w:t>
      </w:r>
      <w:r w:rsidR="005F1F1A">
        <w:rPr>
          <w:rFonts w:ascii="Times New Roman" w:hAnsi="Times New Roman" w:cs="Times New Roman" w:hint="eastAsia"/>
          <w:sz w:val="24"/>
          <w:szCs w:val="24"/>
        </w:rPr>
        <w:t>局部信息的</w:t>
      </w:r>
      <w:r w:rsidR="00C603DA">
        <w:rPr>
          <w:rFonts w:ascii="Times New Roman" w:hAnsi="Times New Roman" w:cs="Times New Roman" w:hint="eastAsia"/>
          <w:sz w:val="24"/>
          <w:szCs w:val="24"/>
        </w:rPr>
        <w:t>全局</w:t>
      </w:r>
      <w:r w:rsidR="005F1F1A">
        <w:rPr>
          <w:rFonts w:ascii="Times New Roman" w:hAnsi="Times New Roman" w:cs="Times New Roman" w:hint="eastAsia"/>
          <w:sz w:val="24"/>
          <w:szCs w:val="24"/>
        </w:rPr>
        <w:t>知识</w:t>
      </w:r>
      <w:r w:rsidR="00C603DA">
        <w:rPr>
          <w:rFonts w:ascii="Times New Roman" w:hAnsi="Times New Roman" w:cs="Times New Roman" w:hint="eastAsia"/>
          <w:sz w:val="24"/>
          <w:szCs w:val="24"/>
        </w:rPr>
        <w:t>。</w:t>
      </w:r>
    </w:p>
    <w:p w14:paraId="59441D73" w14:textId="77777777" w:rsidR="00286DF0" w:rsidRPr="0048636B" w:rsidRDefault="00286DF0" w:rsidP="005B7372">
      <w:pPr>
        <w:spacing w:line="300" w:lineRule="auto"/>
        <w:rPr>
          <w:rFonts w:ascii="Times New Roman" w:hAnsi="Times New Roman" w:cs="Times New Roman"/>
          <w:sz w:val="56"/>
          <w:szCs w:val="56"/>
        </w:rPr>
      </w:pPr>
    </w:p>
    <w:p w14:paraId="252AB087" w14:textId="77777777" w:rsidR="0082750A" w:rsidRPr="00277CE6" w:rsidRDefault="0082750A" w:rsidP="0082750A">
      <w:pPr>
        <w:spacing w:line="300" w:lineRule="auto"/>
        <w:ind w:firstLineChars="50" w:firstLine="140"/>
        <w:rPr>
          <w:rFonts w:ascii="Times New Roman" w:hAnsi="Times New Roman" w:cs="Times New Roman"/>
          <w:b/>
          <w:sz w:val="28"/>
          <w:szCs w:val="28"/>
        </w:rPr>
      </w:pPr>
    </w:p>
    <w:p w14:paraId="71C2E629" w14:textId="77777777" w:rsidR="0082750A" w:rsidRPr="00277CE6" w:rsidRDefault="0082750A" w:rsidP="0082750A">
      <w:pPr>
        <w:spacing w:line="300" w:lineRule="auto"/>
        <w:ind w:firstLineChars="50" w:firstLine="140"/>
        <w:rPr>
          <w:rFonts w:ascii="Times New Roman" w:hAnsi="Times New Roman" w:cs="Times New Roman"/>
          <w:b/>
          <w:sz w:val="28"/>
          <w:szCs w:val="28"/>
        </w:rPr>
      </w:pPr>
    </w:p>
    <w:p w14:paraId="5D0498CC" w14:textId="77777777" w:rsidR="0082750A" w:rsidRPr="00277CE6" w:rsidRDefault="0082750A" w:rsidP="0082750A">
      <w:pPr>
        <w:spacing w:line="300" w:lineRule="auto"/>
        <w:ind w:firstLineChars="50" w:firstLine="140"/>
        <w:rPr>
          <w:rFonts w:ascii="Times New Roman" w:hAnsi="Times New Roman" w:cs="Times New Roman"/>
          <w:b/>
          <w:sz w:val="28"/>
          <w:szCs w:val="28"/>
        </w:rPr>
      </w:pPr>
    </w:p>
    <w:p w14:paraId="40DA70E1" w14:textId="77777777" w:rsidR="00AD555E" w:rsidRPr="00277CE6" w:rsidRDefault="00AD555E" w:rsidP="00644FB7">
      <w:pPr>
        <w:pStyle w:val="Heading1"/>
        <w:spacing w:before="340" w:after="330" w:line="578" w:lineRule="auto"/>
        <w:rPr>
          <w:rFonts w:ascii="Times New Roman" w:eastAsia="黑体" w:hAnsi="Times New Roman" w:cs="Times New Roman"/>
          <w:b w:val="0"/>
          <w:color w:val="000000"/>
          <w:sz w:val="32"/>
          <w:szCs w:val="32"/>
        </w:rPr>
      </w:pPr>
      <w:bookmarkStart w:id="102" w:name="_Toc104787996"/>
      <w:r w:rsidRPr="00277CE6">
        <w:rPr>
          <w:rFonts w:ascii="Times New Roman" w:eastAsia="黑体" w:hAnsi="Times New Roman" w:cs="Times New Roman"/>
          <w:b w:val="0"/>
          <w:color w:val="000000"/>
          <w:sz w:val="32"/>
          <w:szCs w:val="32"/>
        </w:rPr>
        <w:lastRenderedPageBreak/>
        <w:t>参考文献</w:t>
      </w:r>
      <w:bookmarkEnd w:id="102"/>
    </w:p>
    <w:p w14:paraId="52C1C1F9" w14:textId="4CB26AAA" w:rsidR="00B6395F" w:rsidRPr="00C32C50" w:rsidRDefault="00690A8B" w:rsidP="00D93F6D">
      <w:pPr>
        <w:pStyle w:val="Bibliography"/>
        <w:jc w:val="left"/>
        <w:rPr>
          <w:rFonts w:ascii="Times New Roman" w:hAnsi="Times New Roman" w:cs="Times New Roman"/>
          <w:kern w:val="0"/>
          <w:szCs w:val="24"/>
        </w:rPr>
      </w:pPr>
      <w:r w:rsidRPr="00C32C50">
        <w:rPr>
          <w:rFonts w:ascii="Times New Roman" w:hAnsi="Times New Roman" w:cs="Times New Roman"/>
        </w:rPr>
        <w:fldChar w:fldCharType="begin"/>
      </w:r>
      <w:r w:rsidR="00F82E08" w:rsidRPr="00C32C50">
        <w:rPr>
          <w:rFonts w:ascii="Times New Roman" w:hAnsi="Times New Roman" w:cs="Times New Roman"/>
        </w:rPr>
        <w:instrText xml:space="preserve"> ADDIN ZOTERO_BIBL {"uncited":[],"omitted":[],"custom":[[["http://zotero.org/users/9340884/items/7ACLEM2F"],"[1]\\uc0\\u160{} Packer, M. S.; Liu, D. R. Methods for the Directed Evolution of Proteins. {\\i{}Nat. Rev. Genet.} {\\b{}2015}, {\\i{}16} (7), 379\\uc0\\u8211{}394."],[["http://zotero.org/users/9340884/items/2TYH56QR"],"[2]\\uc0\\u160{} Sun, M. G. F.; Seo, M.-H.; Nim, S.; Corbi-Verge, C.; Kim, P. M. Protein Engineering by Highly Parallel Screening of Computationally Designed Variants. {\\i{}Sci. Adv.} {\\b{}2016}, {\\i{}2} (7), e1600692."]]} CSL_BIBLIOGRAPHY </w:instrText>
      </w:r>
      <w:r w:rsidRPr="00C32C50">
        <w:rPr>
          <w:rFonts w:ascii="Times New Roman" w:hAnsi="Times New Roman" w:cs="Times New Roman"/>
        </w:rPr>
        <w:fldChar w:fldCharType="separate"/>
      </w:r>
      <w:r w:rsidR="00D76B86">
        <w:rPr>
          <w:rFonts w:ascii="Times New Roman" w:hAnsi="Times New Roman" w:cs="Times New Roman" w:hint="eastAsia"/>
          <w:kern w:val="0"/>
          <w:szCs w:val="24"/>
        </w:rPr>
        <w:t>(</w:t>
      </w:r>
      <w:r w:rsidR="00B6395F" w:rsidRPr="00C32C50">
        <w:rPr>
          <w:rFonts w:ascii="Times New Roman" w:hAnsi="Times New Roman" w:cs="Times New Roman"/>
          <w:kern w:val="0"/>
          <w:szCs w:val="24"/>
        </w:rPr>
        <w:t>1</w:t>
      </w:r>
      <w:r w:rsidR="00D76B86">
        <w:rPr>
          <w:rFonts w:ascii="Times New Roman" w:hAnsi="Times New Roman" w:cs="Times New Roman"/>
          <w:kern w:val="0"/>
          <w:szCs w:val="24"/>
        </w:rPr>
        <w:t>)</w:t>
      </w:r>
      <w:r w:rsidR="00B6395F" w:rsidRPr="00C32C50">
        <w:rPr>
          <w:rFonts w:ascii="Times New Roman" w:hAnsi="Times New Roman" w:cs="Times New Roman"/>
          <w:kern w:val="0"/>
          <w:szCs w:val="24"/>
        </w:rPr>
        <w:t xml:space="preserve">  Packer, M. S.; Liu, D. R. Methods for the Directed Evolution of Proteins. </w:t>
      </w:r>
      <w:r w:rsidR="00B6395F" w:rsidRPr="00C32C50">
        <w:rPr>
          <w:rFonts w:ascii="Times New Roman" w:hAnsi="Times New Roman" w:cs="Times New Roman"/>
          <w:i/>
          <w:iCs/>
          <w:kern w:val="0"/>
          <w:szCs w:val="24"/>
        </w:rPr>
        <w:t>Nat. Rev. Genet.</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b/>
          <w:bCs/>
          <w:kern w:val="0"/>
          <w:szCs w:val="24"/>
        </w:rPr>
        <w:t>2015</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i/>
          <w:iCs/>
          <w:kern w:val="0"/>
          <w:szCs w:val="24"/>
        </w:rPr>
        <w:t>16</w:t>
      </w:r>
      <w:r w:rsidR="00B6395F" w:rsidRPr="00C32C50">
        <w:rPr>
          <w:rFonts w:ascii="Times New Roman" w:hAnsi="Times New Roman" w:cs="Times New Roman"/>
          <w:kern w:val="0"/>
          <w:szCs w:val="24"/>
        </w:rPr>
        <w:t xml:space="preserve"> (7), 379–394.</w:t>
      </w:r>
    </w:p>
    <w:p w14:paraId="6E3B4A5E" w14:textId="335DA96F" w:rsidR="00B6395F" w:rsidRPr="00C32C50" w:rsidRDefault="00D76B86" w:rsidP="00D93F6D">
      <w:pPr>
        <w:pStyle w:val="Bibliography"/>
        <w:jc w:val="left"/>
        <w:rPr>
          <w:rFonts w:ascii="Times New Roman" w:hAnsi="Times New Roman" w:cs="Times New Roman"/>
          <w:kern w:val="0"/>
          <w:szCs w:val="24"/>
        </w:rPr>
      </w:pPr>
      <w:r>
        <w:rPr>
          <w:rFonts w:ascii="Times New Roman" w:hAnsi="Times New Roman" w:cs="Times New Roman"/>
          <w:kern w:val="0"/>
          <w:szCs w:val="24"/>
        </w:rPr>
        <w:t>(</w:t>
      </w:r>
      <w:r w:rsidR="00B6395F" w:rsidRPr="00C32C50">
        <w:rPr>
          <w:rFonts w:ascii="Times New Roman" w:hAnsi="Times New Roman" w:cs="Times New Roman"/>
          <w:kern w:val="0"/>
          <w:szCs w:val="24"/>
        </w:rPr>
        <w:t>2</w:t>
      </w:r>
      <w:r>
        <w:rPr>
          <w:rFonts w:ascii="Times New Roman" w:hAnsi="Times New Roman" w:cs="Times New Roman"/>
          <w:kern w:val="0"/>
          <w:szCs w:val="24"/>
        </w:rPr>
        <w:t>)</w:t>
      </w:r>
      <w:r w:rsidR="00B6395F" w:rsidRPr="00C32C50">
        <w:rPr>
          <w:rFonts w:ascii="Times New Roman" w:hAnsi="Times New Roman" w:cs="Times New Roman"/>
          <w:kern w:val="0"/>
          <w:szCs w:val="24"/>
        </w:rPr>
        <w:t xml:space="preserve">  Sun, M. G. F.; Seo, M.-H.; Nim, S.; Corbi-Verge, C.; Kim, P. M. Protein Engineering by Highly Parallel Screening of Computationally Designed Variants. </w:t>
      </w:r>
      <w:r w:rsidR="00B6395F" w:rsidRPr="00C32C50">
        <w:rPr>
          <w:rFonts w:ascii="Times New Roman" w:hAnsi="Times New Roman" w:cs="Times New Roman"/>
          <w:i/>
          <w:iCs/>
          <w:kern w:val="0"/>
          <w:szCs w:val="24"/>
        </w:rPr>
        <w:t>Sci. Adv.</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b/>
          <w:bCs/>
          <w:kern w:val="0"/>
          <w:szCs w:val="24"/>
        </w:rPr>
        <w:t>2016</w:t>
      </w:r>
      <w:r w:rsidR="00B6395F" w:rsidRPr="00C32C50">
        <w:rPr>
          <w:rFonts w:ascii="Times New Roman" w:hAnsi="Times New Roman" w:cs="Times New Roman"/>
          <w:kern w:val="0"/>
          <w:szCs w:val="24"/>
        </w:rPr>
        <w:t xml:space="preserve">, </w:t>
      </w:r>
      <w:r w:rsidR="00B6395F" w:rsidRPr="00C32C50">
        <w:rPr>
          <w:rFonts w:ascii="Times New Roman" w:hAnsi="Times New Roman" w:cs="Times New Roman"/>
          <w:i/>
          <w:iCs/>
          <w:kern w:val="0"/>
          <w:szCs w:val="24"/>
        </w:rPr>
        <w:t>2</w:t>
      </w:r>
      <w:r w:rsidR="00B6395F" w:rsidRPr="00C32C50">
        <w:rPr>
          <w:rFonts w:ascii="Times New Roman" w:hAnsi="Times New Roman" w:cs="Times New Roman"/>
          <w:kern w:val="0"/>
          <w:szCs w:val="24"/>
        </w:rPr>
        <w:t xml:space="preserve"> (7), e1600692.</w:t>
      </w:r>
    </w:p>
    <w:p w14:paraId="73A0DAFA"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(3) </w:t>
      </w:r>
      <w:r w:rsidRPr="00C32C50">
        <w:rPr>
          <w:rFonts w:ascii="Times New Roman" w:hAnsi="Times New Roman" w:cs="Times New Roman"/>
          <w:kern w:val="0"/>
          <w:szCs w:val="24"/>
        </w:rPr>
        <w:tab/>
        <w:t xml:space="preserve">Huang, P.-S.; Boyken, S. E.; Baker, D. The Coming of Age of de Novo Protein Design. </w:t>
      </w:r>
      <w:r w:rsidRPr="00C32C50">
        <w:rPr>
          <w:rFonts w:ascii="Times New Roman" w:hAnsi="Times New Roman" w:cs="Times New Roman"/>
          <w:i/>
          <w:iCs/>
          <w:kern w:val="0"/>
          <w:szCs w:val="24"/>
        </w:rPr>
        <w:t>Nature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2016</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537</w:t>
      </w:r>
      <w:r w:rsidRPr="00C32C50">
        <w:rPr>
          <w:rFonts w:ascii="Times New Roman" w:hAnsi="Times New Roman" w:cs="Times New Roman"/>
          <w:kern w:val="0"/>
          <w:szCs w:val="24"/>
        </w:rPr>
        <w:t xml:space="preserve"> (7620), 320–327. https://doi.org/10.1038/nature19946.</w:t>
      </w:r>
    </w:p>
    <w:p w14:paraId="7CFD9922"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(4) </w:t>
      </w:r>
      <w:r w:rsidRPr="00C32C50">
        <w:rPr>
          <w:rFonts w:ascii="Times New Roman" w:hAnsi="Times New Roman" w:cs="Times New Roman"/>
          <w:kern w:val="0"/>
          <w:szCs w:val="24"/>
        </w:rPr>
        <w:tab/>
        <w:t xml:space="preserve">Epstein, C. J.; Goldberger, R. F.; Anfinsen, C. B. The Genetic Control of Tertiary Protein Structure: Studies With Model Systems. </w:t>
      </w:r>
      <w:r w:rsidRPr="00C32C50">
        <w:rPr>
          <w:rFonts w:ascii="Times New Roman" w:hAnsi="Times New Roman" w:cs="Times New Roman"/>
          <w:i/>
          <w:iCs/>
          <w:kern w:val="0"/>
          <w:szCs w:val="24"/>
        </w:rPr>
        <w:t>Cold Spring Harb. Symp. Quant.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1963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28</w:t>
      </w:r>
      <w:r w:rsidRPr="00C32C50">
        <w:rPr>
          <w:rFonts w:ascii="Times New Roman" w:hAnsi="Times New Roman" w:cs="Times New Roman"/>
          <w:kern w:val="0"/>
          <w:szCs w:val="24"/>
        </w:rPr>
        <w:t>, 439–449. https://doi.org/10.1101/SQB.1963.028.01.060.</w:t>
      </w:r>
    </w:p>
    <w:p w14:paraId="27E8B858"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(5) </w:t>
      </w:r>
      <w:r w:rsidRPr="00C32C50">
        <w:rPr>
          <w:rFonts w:ascii="Times New Roman" w:hAnsi="Times New Roman" w:cs="Times New Roman"/>
          <w:kern w:val="0"/>
          <w:szCs w:val="24"/>
        </w:rPr>
        <w:tab/>
        <w:t xml:space="preserve">Kuhlman, B.; Bradley, P. Advances in Protein Structure Prediction and Design. </w:t>
      </w:r>
      <w:r w:rsidRPr="00C32C50">
        <w:rPr>
          <w:rFonts w:ascii="Times New Roman" w:hAnsi="Times New Roman" w:cs="Times New Roman"/>
          <w:i/>
          <w:iCs/>
          <w:kern w:val="0"/>
          <w:szCs w:val="24"/>
        </w:rPr>
        <w:t>Nat. Rev. Mol. Cell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2019</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20</w:t>
      </w:r>
      <w:r w:rsidRPr="00C32C50">
        <w:rPr>
          <w:rFonts w:ascii="Times New Roman" w:hAnsi="Times New Roman" w:cs="Times New Roman"/>
          <w:kern w:val="0"/>
          <w:szCs w:val="24"/>
        </w:rPr>
        <w:t xml:space="preserve"> (11), 681–697. https://doi.org/10.1038/s41580-019-0163-x.</w:t>
      </w:r>
    </w:p>
    <w:p w14:paraId="25F4DFB6"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(6) </w:t>
      </w:r>
      <w:r w:rsidRPr="00C32C50">
        <w:rPr>
          <w:rFonts w:ascii="Times New Roman" w:hAnsi="Times New Roman" w:cs="Times New Roman"/>
          <w:kern w:val="0"/>
          <w:szCs w:val="24"/>
        </w:rPr>
        <w:tab/>
        <w:t xml:space="preserve">Dahiyat, B. I.; Sarisky, C. A.; Mayo, S. L. De Novo Protein Design: Towards Fully Automated Sequence Selection11Edited by P. E. Wright. </w:t>
      </w:r>
      <w:r w:rsidRPr="00C32C50">
        <w:rPr>
          <w:rFonts w:ascii="Times New Roman" w:hAnsi="Times New Roman" w:cs="Times New Roman"/>
          <w:i/>
          <w:iCs/>
          <w:kern w:val="0"/>
          <w:szCs w:val="24"/>
        </w:rPr>
        <w:t>J. Mol.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1997</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273</w:t>
      </w:r>
      <w:r w:rsidRPr="00C32C50">
        <w:rPr>
          <w:rFonts w:ascii="Times New Roman" w:hAnsi="Times New Roman" w:cs="Times New Roman"/>
          <w:kern w:val="0"/>
          <w:szCs w:val="24"/>
        </w:rPr>
        <w:t xml:space="preserve"> (4), 789–796. https://doi.org/10.1006/jmbi.1997.1341.</w:t>
      </w:r>
    </w:p>
    <w:p w14:paraId="3E37177E"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(7) </w:t>
      </w:r>
      <w:r w:rsidRPr="00C32C50">
        <w:rPr>
          <w:rFonts w:ascii="Times New Roman" w:hAnsi="Times New Roman" w:cs="Times New Roman"/>
          <w:kern w:val="0"/>
          <w:szCs w:val="24"/>
        </w:rPr>
        <w:tab/>
        <w:t xml:space="preserve">Alford, R. F.; Leaver-Fay, A.; Jeliazkov, J. R.; O’Meara, M. J.; DiMaio, F. P.; Park, H.; Shapovalov, M. V.; Renfrew, P. D.; Mulligan, V. K.; Kappel, K.; Labonte, J. W.; Pacella, M. S.; Bonneau, R.; Bradley, P.; Dunbrack, R. L.; Das, R.; Baker, D.; Kuhlman, B.; Kortemme, T.; Gray, J. J. The Rosetta All-Atom Energy Function for Macromolecular Modeling and Design. </w:t>
      </w:r>
      <w:r w:rsidRPr="00C32C50">
        <w:rPr>
          <w:rFonts w:ascii="Times New Roman" w:hAnsi="Times New Roman" w:cs="Times New Roman"/>
          <w:i/>
          <w:iCs/>
          <w:kern w:val="0"/>
          <w:szCs w:val="24"/>
        </w:rPr>
        <w:t>J. Chem. Theory Comput.</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2017</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13</w:t>
      </w:r>
      <w:r w:rsidRPr="00C32C50">
        <w:rPr>
          <w:rFonts w:ascii="Times New Roman" w:hAnsi="Times New Roman" w:cs="Times New Roman"/>
          <w:kern w:val="0"/>
          <w:szCs w:val="24"/>
        </w:rPr>
        <w:t xml:space="preserve"> (6), 3031–3048. https://doi.org/10.1021/acs.jctc.7b00125.</w:t>
      </w:r>
    </w:p>
    <w:p w14:paraId="628D1676"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(8) </w:t>
      </w:r>
      <w:r w:rsidRPr="00C32C50">
        <w:rPr>
          <w:rFonts w:ascii="Times New Roman" w:hAnsi="Times New Roman" w:cs="Times New Roman"/>
          <w:kern w:val="0"/>
          <w:szCs w:val="24"/>
        </w:rPr>
        <w:tab/>
        <w:t xml:space="preserve">Xiong, P.; Wang, M.; Zhou, X.; Zhang, T.; Zhang, J.; Chen, Q.; Liu, H. Protein Design with a Comprehensive Statistical Energy Function and Boosted by Experimental Selection for Foldability. </w:t>
      </w:r>
      <w:r w:rsidRPr="00C32C50">
        <w:rPr>
          <w:rFonts w:ascii="Times New Roman" w:hAnsi="Times New Roman" w:cs="Times New Roman"/>
          <w:i/>
          <w:iCs/>
          <w:kern w:val="0"/>
          <w:szCs w:val="24"/>
        </w:rPr>
        <w:t>Nat. Commun.</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2014</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5</w:t>
      </w:r>
      <w:r w:rsidRPr="00C32C50">
        <w:rPr>
          <w:rFonts w:ascii="Times New Roman" w:hAnsi="Times New Roman" w:cs="Times New Roman"/>
          <w:kern w:val="0"/>
          <w:szCs w:val="24"/>
        </w:rPr>
        <w:t xml:space="preserve"> (1), 5330. https://doi.org/10.1038/ncomms6330.</w:t>
      </w:r>
    </w:p>
    <w:p w14:paraId="59A396F7"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(9) </w:t>
      </w:r>
      <w:r w:rsidRPr="00C32C50">
        <w:rPr>
          <w:rFonts w:ascii="Times New Roman" w:hAnsi="Times New Roman" w:cs="Times New Roman"/>
          <w:kern w:val="0"/>
          <w:szCs w:val="24"/>
        </w:rPr>
        <w:tab/>
        <w:t xml:space="preserve">Huang, B.; Xu, Y.; Hu, X.; Liu, Y.; Liao, S.; Zhang, J.; Huang, C.; Hong, J.; Chen, Q.; Liu, H. A Backbone-Centred Energy Function of Neural Networks for Protein Design. </w:t>
      </w:r>
      <w:r w:rsidRPr="00C32C50">
        <w:rPr>
          <w:rFonts w:ascii="Times New Roman" w:hAnsi="Times New Roman" w:cs="Times New Roman"/>
          <w:i/>
          <w:iCs/>
          <w:kern w:val="0"/>
          <w:szCs w:val="24"/>
        </w:rPr>
        <w:t>Nature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2022</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602</w:t>
      </w:r>
      <w:r w:rsidRPr="00C32C50">
        <w:rPr>
          <w:rFonts w:ascii="Times New Roman" w:hAnsi="Times New Roman" w:cs="Times New Roman"/>
          <w:kern w:val="0"/>
          <w:szCs w:val="24"/>
        </w:rPr>
        <w:t xml:space="preserve"> (7897), 523–528. https://doi.org/10.1038/s41586-021-04383-5.</w:t>
      </w:r>
    </w:p>
    <w:p w14:paraId="73E3635C"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(10) </w:t>
      </w:r>
      <w:r w:rsidRPr="00C32C50">
        <w:rPr>
          <w:rFonts w:ascii="Times New Roman" w:hAnsi="Times New Roman" w:cs="Times New Roman"/>
          <w:kern w:val="0"/>
          <w:szCs w:val="24"/>
        </w:rPr>
        <w:tab/>
        <w:t xml:space="preserve">Hoang, T. X.; Trovato, A.; Seno, F.; Banavar, J. R.; Maritan, A. Geometry and Symmetry Presculpt the Free-Energy Landscape of Proteins. </w:t>
      </w:r>
      <w:r w:rsidRPr="00C32C50">
        <w:rPr>
          <w:rFonts w:ascii="Times New Roman" w:hAnsi="Times New Roman" w:cs="Times New Roman"/>
          <w:i/>
          <w:iCs/>
          <w:kern w:val="0"/>
          <w:szCs w:val="24"/>
        </w:rPr>
        <w:t>Proc. Natl. Acad. Sci.</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2004</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101</w:t>
      </w:r>
      <w:r w:rsidRPr="00C32C50">
        <w:rPr>
          <w:rFonts w:ascii="Times New Roman" w:hAnsi="Times New Roman" w:cs="Times New Roman"/>
          <w:kern w:val="0"/>
          <w:szCs w:val="24"/>
        </w:rPr>
        <w:t xml:space="preserve"> (21), 7960–7964. https://doi.org/10.1073/pnas.0402525101.</w:t>
      </w:r>
    </w:p>
    <w:p w14:paraId="7567B442"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(11) </w:t>
      </w:r>
      <w:r w:rsidRPr="00C32C50">
        <w:rPr>
          <w:rFonts w:ascii="Times New Roman" w:hAnsi="Times New Roman" w:cs="Times New Roman"/>
          <w:kern w:val="0"/>
          <w:szCs w:val="24"/>
        </w:rPr>
        <w:tab/>
        <w:t xml:space="preserve">Mackenzie, C. O.; Grigoryan, G. Protein Structural Motifs in Prediction and Design. </w:t>
      </w:r>
      <w:r w:rsidRPr="00C32C50">
        <w:rPr>
          <w:rFonts w:ascii="Times New Roman" w:hAnsi="Times New Roman" w:cs="Times New Roman"/>
          <w:i/>
          <w:iCs/>
          <w:kern w:val="0"/>
          <w:szCs w:val="24"/>
        </w:rPr>
        <w:t>Curr. Opin. Struct. Biol.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2017</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44</w:t>
      </w:r>
      <w:r w:rsidRPr="00C32C50">
        <w:rPr>
          <w:rFonts w:ascii="Times New Roman" w:hAnsi="Times New Roman" w:cs="Times New Roman"/>
          <w:kern w:val="0"/>
          <w:szCs w:val="24"/>
        </w:rPr>
        <w:t>, 161–167. https://doi.org/10.1016/j.sbi.2017.03.012.</w:t>
      </w:r>
    </w:p>
    <w:p w14:paraId="267B414A"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(12) </w:t>
      </w:r>
      <w:r w:rsidRPr="00C32C50">
        <w:rPr>
          <w:rFonts w:ascii="Times New Roman" w:hAnsi="Times New Roman" w:cs="Times New Roman"/>
          <w:kern w:val="0"/>
          <w:szCs w:val="24"/>
        </w:rPr>
        <w:tab/>
      </w:r>
      <w:r w:rsidRPr="00C32C50">
        <w:rPr>
          <w:rFonts w:ascii="Times New Roman" w:hAnsi="Times New Roman" w:cs="Times New Roman"/>
          <w:kern w:val="0"/>
          <w:szCs w:val="24"/>
        </w:rPr>
        <w:t>操帆陈耀晞</w:t>
      </w:r>
      <w:r w:rsidRPr="00C32C50">
        <w:rPr>
          <w:rFonts w:ascii="Times New Roman" w:hAnsi="Times New Roman" w:cs="Times New Roman"/>
          <w:kern w:val="0"/>
          <w:szCs w:val="24"/>
        </w:rPr>
        <w:t xml:space="preserve">; Fan CAO, Y. C. </w:t>
      </w:r>
      <w:r w:rsidRPr="00C32C50">
        <w:rPr>
          <w:rFonts w:ascii="Times New Roman" w:hAnsi="Times New Roman" w:cs="Times New Roman"/>
          <w:kern w:val="0"/>
          <w:szCs w:val="24"/>
        </w:rPr>
        <w:t>蛋白质计算设计：方法和应用展望</w:t>
      </w:r>
      <w:r w:rsidRPr="00C32C50">
        <w:rPr>
          <w:rFonts w:ascii="Times New Roman" w:hAnsi="Times New Roman" w:cs="Times New Roman"/>
          <w:kern w:val="0"/>
          <w:szCs w:val="24"/>
        </w:rPr>
        <w:t xml:space="preserve">. </w:t>
      </w:r>
      <w:r w:rsidRPr="00C32C50">
        <w:rPr>
          <w:rFonts w:ascii="Times New Roman" w:hAnsi="Times New Roman" w:cs="Times New Roman"/>
          <w:kern w:val="0"/>
          <w:szCs w:val="24"/>
        </w:rPr>
        <w:t>合成生物学</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w:t>
      </w:r>
      <w:r w:rsidRPr="00C32C50">
        <w:rPr>
          <w:rFonts w:ascii="Times New Roman" w:hAnsi="Times New Roman" w:cs="Times New Roman"/>
          <w:kern w:val="0"/>
          <w:szCs w:val="24"/>
        </w:rPr>
        <w:t xml:space="preserve"> (1), 15–32. https://doi.org/10.12211/2096-8280.2020-067.</w:t>
      </w:r>
    </w:p>
    <w:p w14:paraId="61846A5B"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(13) </w:t>
      </w:r>
      <w:r w:rsidRPr="00C32C50">
        <w:rPr>
          <w:rFonts w:ascii="Times New Roman" w:hAnsi="Times New Roman" w:cs="Times New Roman"/>
          <w:kern w:val="0"/>
          <w:szCs w:val="24"/>
        </w:rPr>
        <w:tab/>
        <w:t xml:space="preserve">Chu, H.; Liu, H. TetraBASE: A Side Chain-Independent Statistical Energy for Designing Realistically Packed Protein Backbones. </w:t>
      </w:r>
      <w:r w:rsidRPr="00C32C50">
        <w:rPr>
          <w:rFonts w:ascii="Times New Roman" w:hAnsi="Times New Roman" w:cs="Times New Roman"/>
          <w:i/>
          <w:iCs/>
          <w:kern w:val="0"/>
          <w:szCs w:val="24"/>
        </w:rPr>
        <w:t>J. Chem. Inf. Model.</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2018</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58</w:t>
      </w:r>
      <w:r w:rsidRPr="00C32C50">
        <w:rPr>
          <w:rFonts w:ascii="Times New Roman" w:hAnsi="Times New Roman" w:cs="Times New Roman"/>
          <w:kern w:val="0"/>
          <w:szCs w:val="24"/>
        </w:rPr>
        <w:t xml:space="preserve"> (2), 430–442. https://doi.org/10.1021/acs.jcim.7b00677.</w:t>
      </w:r>
    </w:p>
    <w:p w14:paraId="2FF100EC"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(14) </w:t>
      </w:r>
      <w:r w:rsidRPr="00C32C50">
        <w:rPr>
          <w:rFonts w:ascii="Times New Roman" w:hAnsi="Times New Roman" w:cs="Times New Roman"/>
          <w:kern w:val="0"/>
          <w:szCs w:val="24"/>
        </w:rPr>
        <w:tab/>
        <w:t xml:space="preserve">MacDonald, J. T.; Maksimiak, K.; Sadowski, M. I.; Taylor, W. R. De Novo Backbone Scaffolds for Protein Design. </w:t>
      </w:r>
      <w:r w:rsidRPr="00C32C50">
        <w:rPr>
          <w:rFonts w:ascii="Times New Roman" w:hAnsi="Times New Roman" w:cs="Times New Roman"/>
          <w:i/>
          <w:iCs/>
          <w:kern w:val="0"/>
          <w:szCs w:val="24"/>
        </w:rPr>
        <w:t>Proteins Struct. Funct. Bioinforma.</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2010</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78</w:t>
      </w:r>
      <w:r w:rsidRPr="00C32C50">
        <w:rPr>
          <w:rFonts w:ascii="Times New Roman" w:hAnsi="Times New Roman" w:cs="Times New Roman"/>
          <w:kern w:val="0"/>
          <w:szCs w:val="24"/>
        </w:rPr>
        <w:t xml:space="preserve"> (5), 1311–1325. https://doi.org/10.1002/prot.22651.</w:t>
      </w:r>
    </w:p>
    <w:p w14:paraId="4BBD2BBC"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(15) </w:t>
      </w:r>
      <w:r w:rsidRPr="00C32C50">
        <w:rPr>
          <w:rFonts w:ascii="Times New Roman" w:hAnsi="Times New Roman" w:cs="Times New Roman"/>
          <w:kern w:val="0"/>
          <w:szCs w:val="24"/>
        </w:rPr>
        <w:tab/>
        <w:t xml:space="preserve">Mansimov, E.; Mahmood, O.; Kang, S.; Cho, K. Molecular Geometry Prediction Using a Deep Generative Graph Neural Network. </w:t>
      </w:r>
      <w:r w:rsidRPr="00C32C50">
        <w:rPr>
          <w:rFonts w:ascii="Times New Roman" w:hAnsi="Times New Roman" w:cs="Times New Roman"/>
          <w:i/>
          <w:iCs/>
          <w:kern w:val="0"/>
          <w:szCs w:val="24"/>
        </w:rPr>
        <w:t>Sci. Rep.</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2019</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9</w:t>
      </w:r>
      <w:r w:rsidRPr="00C32C50">
        <w:rPr>
          <w:rFonts w:ascii="Times New Roman" w:hAnsi="Times New Roman" w:cs="Times New Roman"/>
          <w:kern w:val="0"/>
          <w:szCs w:val="24"/>
        </w:rPr>
        <w:t xml:space="preserve"> (1), 20381. https://doi.org/10.1038/s41598-019-56773-5.</w:t>
      </w:r>
    </w:p>
    <w:p w14:paraId="3343A882"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lastRenderedPageBreak/>
        <w:t xml:space="preserve">(16) </w:t>
      </w:r>
      <w:r w:rsidRPr="00C32C50">
        <w:rPr>
          <w:rFonts w:ascii="Times New Roman" w:hAnsi="Times New Roman" w:cs="Times New Roman"/>
          <w:kern w:val="0"/>
          <w:szCs w:val="24"/>
        </w:rPr>
        <w:tab/>
        <w:t xml:space="preserve">Simm, G.; Hernandez-Lobato, J. M. A Generative Model for Molecular Distance Geometry. In </w:t>
      </w:r>
      <w:r w:rsidRPr="00C32C50">
        <w:rPr>
          <w:rFonts w:ascii="Times New Roman" w:hAnsi="Times New Roman" w:cs="Times New Roman"/>
          <w:i/>
          <w:iCs/>
          <w:kern w:val="0"/>
          <w:szCs w:val="24"/>
        </w:rPr>
        <w:t>Proceedings of the 37th International Conference on Machine Learning</w:t>
      </w:r>
      <w:r w:rsidRPr="00C32C50">
        <w:rPr>
          <w:rFonts w:ascii="Times New Roman" w:hAnsi="Times New Roman" w:cs="Times New Roman"/>
          <w:kern w:val="0"/>
          <w:szCs w:val="24"/>
        </w:rPr>
        <w:t>; PMLR, 2020; pp 8949–8958.</w:t>
      </w:r>
    </w:p>
    <w:p w14:paraId="45A45B91"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(17) </w:t>
      </w:r>
      <w:r w:rsidRPr="00C32C50">
        <w:rPr>
          <w:rFonts w:ascii="Times New Roman" w:hAnsi="Times New Roman" w:cs="Times New Roman"/>
          <w:kern w:val="0"/>
          <w:szCs w:val="24"/>
        </w:rPr>
        <w:tab/>
        <w:t>Xu, M.; Luo, S.; Bengio, Y.; Peng, J.; Tang, J. Learning Neural Generative Dynamics for Molecular Conformation Generation; 2020.</w:t>
      </w:r>
    </w:p>
    <w:p w14:paraId="4D59A96F"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(18) </w:t>
      </w:r>
      <w:r w:rsidRPr="00C32C50">
        <w:rPr>
          <w:rFonts w:ascii="Times New Roman" w:hAnsi="Times New Roman" w:cs="Times New Roman"/>
          <w:kern w:val="0"/>
          <w:szCs w:val="24"/>
        </w:rPr>
        <w:tab/>
        <w:t xml:space="preserve">Shi, C.; Luo, S.; Xu, M.; Tang, J. Learning Gradient Fields for Molecular Conformation Generation. In </w:t>
      </w:r>
      <w:r w:rsidRPr="00C32C50">
        <w:rPr>
          <w:rFonts w:ascii="Times New Roman" w:hAnsi="Times New Roman" w:cs="Times New Roman"/>
          <w:i/>
          <w:iCs/>
          <w:kern w:val="0"/>
          <w:szCs w:val="24"/>
        </w:rPr>
        <w:t>Proceedings of the 38th International Conference on Machine Learning</w:t>
      </w:r>
      <w:r w:rsidRPr="00C32C50">
        <w:rPr>
          <w:rFonts w:ascii="Times New Roman" w:hAnsi="Times New Roman" w:cs="Times New Roman"/>
          <w:kern w:val="0"/>
          <w:szCs w:val="24"/>
        </w:rPr>
        <w:t>; PMLR, 2021; pp 9558–9568.</w:t>
      </w:r>
    </w:p>
    <w:p w14:paraId="03C5E66A"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(19) </w:t>
      </w:r>
      <w:r w:rsidRPr="00C32C50">
        <w:rPr>
          <w:rFonts w:ascii="Times New Roman" w:hAnsi="Times New Roman" w:cs="Times New Roman"/>
          <w:kern w:val="0"/>
          <w:szCs w:val="24"/>
        </w:rPr>
        <w:tab/>
        <w:t xml:space="preserve">Song, Y.; Ermon, S. Generative Modeling by Estimating Gradients of the Data Distribution. In </w:t>
      </w:r>
      <w:r w:rsidRPr="00C32C50">
        <w:rPr>
          <w:rFonts w:ascii="Times New Roman" w:hAnsi="Times New Roman" w:cs="Times New Roman"/>
          <w:i/>
          <w:iCs/>
          <w:kern w:val="0"/>
          <w:szCs w:val="24"/>
        </w:rPr>
        <w:t>Advances in Neural Information Processing Systems</w:t>
      </w:r>
      <w:r w:rsidRPr="00C32C50">
        <w:rPr>
          <w:rFonts w:ascii="Times New Roman" w:hAnsi="Times New Roman" w:cs="Times New Roman"/>
          <w:kern w:val="0"/>
          <w:szCs w:val="24"/>
        </w:rPr>
        <w:t>; Curran Associates, Inc., 2019; Vol. 32.</w:t>
      </w:r>
    </w:p>
    <w:p w14:paraId="5A2510E0"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(20) </w:t>
      </w:r>
      <w:r w:rsidRPr="00C32C50">
        <w:rPr>
          <w:rFonts w:ascii="Times New Roman" w:hAnsi="Times New Roman" w:cs="Times New Roman"/>
          <w:kern w:val="0"/>
          <w:szCs w:val="24"/>
        </w:rPr>
        <w:tab/>
        <w:t xml:space="preserve">Song, Y.; Garg, S.; Shi, J.; Ermon, S. Sliced Score Matching: A Scalable Approach to Density and Score Estimation. In </w:t>
      </w:r>
      <w:r w:rsidRPr="00C32C50">
        <w:rPr>
          <w:rFonts w:ascii="Times New Roman" w:hAnsi="Times New Roman" w:cs="Times New Roman"/>
          <w:i/>
          <w:iCs/>
          <w:kern w:val="0"/>
          <w:szCs w:val="24"/>
        </w:rPr>
        <w:t>Proceedings of The 35th Uncertainty in Artificial Intelligence Conference</w:t>
      </w:r>
      <w:r w:rsidRPr="00C32C50">
        <w:rPr>
          <w:rFonts w:ascii="Times New Roman" w:hAnsi="Times New Roman" w:cs="Times New Roman"/>
          <w:kern w:val="0"/>
          <w:szCs w:val="24"/>
        </w:rPr>
        <w:t>; PMLR, 2020; pp 574–584.</w:t>
      </w:r>
    </w:p>
    <w:p w14:paraId="5B054D32"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(21) </w:t>
      </w:r>
      <w:r w:rsidRPr="00C32C50">
        <w:rPr>
          <w:rFonts w:ascii="Times New Roman" w:hAnsi="Times New Roman" w:cs="Times New Roman"/>
          <w:kern w:val="0"/>
          <w:szCs w:val="24"/>
        </w:rPr>
        <w:tab/>
        <w:t>Han, J.; Rong, Y.; Xu, T.; Huang, W. Geometrically Equivariant Graph Neural Networks: A Survey. arXiv February 21, 2022.</w:t>
      </w:r>
    </w:p>
    <w:p w14:paraId="756F5F9C"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(22) </w:t>
      </w:r>
      <w:r w:rsidRPr="00C32C50">
        <w:rPr>
          <w:rFonts w:ascii="Times New Roman" w:hAnsi="Times New Roman" w:cs="Times New Roman"/>
          <w:kern w:val="0"/>
          <w:szCs w:val="24"/>
        </w:rPr>
        <w:tab/>
        <w:t xml:space="preserve">Wu, J.; Shen, T.; Lan, H.; Bian, Y.; Huang, J. </w:t>
      </w:r>
      <w:r w:rsidRPr="00C32C50">
        <w:rPr>
          <w:rFonts w:ascii="Times New Roman" w:hAnsi="Times New Roman" w:cs="Times New Roman"/>
          <w:i/>
          <w:iCs/>
          <w:kern w:val="0"/>
          <w:szCs w:val="24"/>
        </w:rPr>
        <w:t>SE(3)-Equivariant Energy-Based Models for End-to-End Protein Folding</w:t>
      </w:r>
      <w:r w:rsidRPr="00C32C50">
        <w:rPr>
          <w:rFonts w:ascii="Times New Roman" w:hAnsi="Times New Roman" w:cs="Times New Roman"/>
          <w:kern w:val="0"/>
          <w:szCs w:val="24"/>
        </w:rPr>
        <w:t>; preprint; Bioinformatics, 2021. https://doi.org/10.1101/2021.06.06.447297.</w:t>
      </w:r>
    </w:p>
    <w:p w14:paraId="4CB3EBD1"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(23) </w:t>
      </w:r>
      <w:r w:rsidRPr="00C32C50">
        <w:rPr>
          <w:rFonts w:ascii="Times New Roman" w:hAnsi="Times New Roman" w:cs="Times New Roman"/>
          <w:kern w:val="0"/>
          <w:szCs w:val="24"/>
        </w:rPr>
        <w:tab/>
        <w:t xml:space="preserve">Wang, G.; Dunbrack, R. L. PISCES: A Protein Sequence Culling Server. </w:t>
      </w:r>
      <w:r w:rsidRPr="00C32C50">
        <w:rPr>
          <w:rFonts w:ascii="Times New Roman" w:hAnsi="Times New Roman" w:cs="Times New Roman"/>
          <w:i/>
          <w:iCs/>
          <w:kern w:val="0"/>
          <w:szCs w:val="24"/>
        </w:rPr>
        <w:t>Bioinformatics</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19</w:t>
      </w:r>
      <w:r w:rsidRPr="00C32C50">
        <w:rPr>
          <w:rFonts w:ascii="Times New Roman" w:hAnsi="Times New Roman" w:cs="Times New Roman"/>
          <w:kern w:val="0"/>
          <w:szCs w:val="24"/>
        </w:rPr>
        <w:t xml:space="preserve"> (12), 1589–1591. https://doi.org/10.1093/bioinformatics/btg224.</w:t>
      </w:r>
    </w:p>
    <w:p w14:paraId="2D6A8C6A"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(24) </w:t>
      </w:r>
      <w:r w:rsidRPr="00C32C50">
        <w:rPr>
          <w:rFonts w:ascii="Times New Roman" w:hAnsi="Times New Roman" w:cs="Times New Roman"/>
          <w:kern w:val="0"/>
          <w:szCs w:val="24"/>
        </w:rPr>
        <w:tab/>
        <w:t xml:space="preserve">Berman, H. M.; Westbrook, J.; Feng, Z.; Gilliland, G.; Bhat, T. N.; Weissig, H.; Shindyalov, I. N.; Bourne, P. E. The Protein Data Bank. </w:t>
      </w:r>
      <w:r w:rsidRPr="00C32C50">
        <w:rPr>
          <w:rFonts w:ascii="Times New Roman" w:hAnsi="Times New Roman" w:cs="Times New Roman"/>
          <w:i/>
          <w:iCs/>
          <w:kern w:val="0"/>
          <w:szCs w:val="24"/>
        </w:rPr>
        <w:t>Nucleic Acids Res.</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2000</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28</w:t>
      </w:r>
      <w:r w:rsidRPr="00C32C50">
        <w:rPr>
          <w:rFonts w:ascii="Times New Roman" w:hAnsi="Times New Roman" w:cs="Times New Roman"/>
          <w:kern w:val="0"/>
          <w:szCs w:val="24"/>
        </w:rPr>
        <w:t xml:space="preserve"> (1), 235–242. https://doi.org/10.1093/nar/28.1.235.</w:t>
      </w:r>
    </w:p>
    <w:p w14:paraId="6B999007"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(25) </w:t>
      </w:r>
      <w:r w:rsidRPr="00C32C50">
        <w:rPr>
          <w:rFonts w:ascii="Times New Roman" w:hAnsi="Times New Roman" w:cs="Times New Roman"/>
          <w:kern w:val="0"/>
          <w:szCs w:val="24"/>
        </w:rPr>
        <w:tab/>
        <w:t xml:space="preserve">Rodrigues, J. P. G. L. M.; Teixeira, J. M. C.; Trellet, M.; Bonvin, A. M. J. J. Pdb-Tools: A Swiss Army Knife for Molecular Structures. </w:t>
      </w:r>
      <w:r w:rsidRPr="00C32C50">
        <w:rPr>
          <w:rFonts w:ascii="Times New Roman" w:hAnsi="Times New Roman" w:cs="Times New Roman"/>
          <w:i/>
          <w:iCs/>
          <w:kern w:val="0"/>
          <w:szCs w:val="24"/>
        </w:rPr>
        <w:t>F1000Research</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2018</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7</w:t>
      </w:r>
      <w:r w:rsidRPr="00C32C50">
        <w:rPr>
          <w:rFonts w:ascii="Times New Roman" w:hAnsi="Times New Roman" w:cs="Times New Roman"/>
          <w:kern w:val="0"/>
          <w:szCs w:val="24"/>
        </w:rPr>
        <w:t>, 1961. https://doi.org/10.12688/f1000research.17456.1.</w:t>
      </w:r>
    </w:p>
    <w:p w14:paraId="7D374E5B"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(26) </w:t>
      </w:r>
      <w:r w:rsidRPr="00C32C50">
        <w:rPr>
          <w:rFonts w:ascii="Times New Roman" w:hAnsi="Times New Roman" w:cs="Times New Roman"/>
          <w:kern w:val="0"/>
          <w:szCs w:val="24"/>
        </w:rPr>
        <w:tab/>
        <w:t xml:space="preserve">Kabsch, W.; Sander, C. Dictionary of Protein Secondary Structure: Pattern Recognition of Hydrogen-Bonded and Geometrical Features. </w:t>
      </w:r>
      <w:r w:rsidRPr="00C32C50">
        <w:rPr>
          <w:rFonts w:ascii="Times New Roman" w:hAnsi="Times New Roman" w:cs="Times New Roman"/>
          <w:i/>
          <w:iCs/>
          <w:kern w:val="0"/>
          <w:szCs w:val="24"/>
        </w:rPr>
        <w:t>Biopolymers</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1983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22</w:t>
      </w:r>
      <w:r w:rsidRPr="00C32C50">
        <w:rPr>
          <w:rFonts w:ascii="Times New Roman" w:hAnsi="Times New Roman" w:cs="Times New Roman"/>
          <w:kern w:val="0"/>
          <w:szCs w:val="24"/>
        </w:rPr>
        <w:t xml:space="preserve"> (12), 2577–2637. https://doi.org/10.1002/bip.360221211.</w:t>
      </w:r>
    </w:p>
    <w:p w14:paraId="4DC5F5F7"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(27) </w:t>
      </w:r>
      <w:r w:rsidRPr="00C32C50">
        <w:rPr>
          <w:rFonts w:ascii="Times New Roman" w:hAnsi="Times New Roman" w:cs="Times New Roman"/>
          <w:kern w:val="0"/>
          <w:szCs w:val="24"/>
        </w:rPr>
        <w:tab/>
        <w:t>Song, Y.; Ermon, S. Improved Techniques for Training Score-Based Generative Models. 11.</w:t>
      </w:r>
    </w:p>
    <w:p w14:paraId="3E79D6C7"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(28) </w:t>
      </w:r>
      <w:r w:rsidRPr="00C32C50">
        <w:rPr>
          <w:rFonts w:ascii="Times New Roman" w:hAnsi="Times New Roman" w:cs="Times New Roman"/>
          <w:kern w:val="0"/>
          <w:szCs w:val="24"/>
        </w:rPr>
        <w:tab/>
        <w:t xml:space="preserve">Tien, M. Z.; Meyer, A. G.; Sydykova, D. K.; Spielman, S. J.; Wilke, C. O. Maximum Allowed Solvent Accessibilites of Residues in Proteins. </w:t>
      </w:r>
      <w:r w:rsidRPr="00C32C50">
        <w:rPr>
          <w:rFonts w:ascii="Times New Roman" w:hAnsi="Times New Roman" w:cs="Times New Roman"/>
          <w:i/>
          <w:iCs/>
          <w:kern w:val="0"/>
          <w:szCs w:val="24"/>
        </w:rPr>
        <w:t>PLoS ONE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8</w:t>
      </w:r>
      <w:r w:rsidRPr="00C32C50">
        <w:rPr>
          <w:rFonts w:ascii="Times New Roman" w:hAnsi="Times New Roman" w:cs="Times New Roman"/>
          <w:kern w:val="0"/>
          <w:szCs w:val="24"/>
        </w:rPr>
        <w:t xml:space="preserve"> (11), e80635. https://doi.org/10.1371/journal.pone.0080635.</w:t>
      </w:r>
    </w:p>
    <w:p w14:paraId="63316629"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(29) </w:t>
      </w:r>
      <w:r w:rsidRPr="00C32C50">
        <w:rPr>
          <w:rFonts w:ascii="Times New Roman" w:hAnsi="Times New Roman" w:cs="Times New Roman"/>
          <w:kern w:val="0"/>
          <w:szCs w:val="24"/>
        </w:rPr>
        <w:tab/>
        <w:t xml:space="preserve">Taylor, W. R. A ‘Periodic Table’ for Protein Structures. </w:t>
      </w:r>
      <w:r w:rsidRPr="00C32C50">
        <w:rPr>
          <w:rFonts w:ascii="Times New Roman" w:hAnsi="Times New Roman" w:cs="Times New Roman"/>
          <w:i/>
          <w:iCs/>
          <w:kern w:val="0"/>
          <w:szCs w:val="24"/>
        </w:rPr>
        <w:t>Nature</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2002</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416</w:t>
      </w:r>
      <w:r w:rsidRPr="00C32C50">
        <w:rPr>
          <w:rFonts w:ascii="Times New Roman" w:hAnsi="Times New Roman" w:cs="Times New Roman"/>
          <w:kern w:val="0"/>
          <w:szCs w:val="24"/>
        </w:rPr>
        <w:t xml:space="preserve"> (6881), 657–660. https://doi.org/10.1038/416657a.</w:t>
      </w:r>
    </w:p>
    <w:p w14:paraId="792912E0"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(30) </w:t>
      </w:r>
      <w:r w:rsidRPr="00C32C50">
        <w:rPr>
          <w:rFonts w:ascii="Times New Roman" w:hAnsi="Times New Roman" w:cs="Times New Roman"/>
          <w:kern w:val="0"/>
          <w:szCs w:val="24"/>
        </w:rPr>
        <w:tab/>
        <w:t xml:space="preserve">Leaver-Fay, A.; Kuhlman, B.; Snoeyink, J. AN ADAPTIVE DYNAMIC PROGRAMMING ALGORITHM FOR THE SIDE CHAIN PLACEMENT PROBLEM. In </w:t>
      </w:r>
      <w:r w:rsidRPr="00C32C50">
        <w:rPr>
          <w:rFonts w:ascii="Times New Roman" w:hAnsi="Times New Roman" w:cs="Times New Roman"/>
          <w:i/>
          <w:iCs/>
          <w:kern w:val="0"/>
          <w:szCs w:val="24"/>
        </w:rPr>
        <w:t>Biocomputing 2005</w:t>
      </w:r>
      <w:r w:rsidRPr="00C32C50">
        <w:rPr>
          <w:rFonts w:ascii="Times New Roman" w:hAnsi="Times New Roman" w:cs="Times New Roman"/>
          <w:kern w:val="0"/>
          <w:szCs w:val="24"/>
        </w:rPr>
        <w:t>; WORLD SCIENTIFIC: Hawaii, USA, 2004; pp 16–27. https://doi.org/10.1142/9789812702456_0003.</w:t>
      </w:r>
    </w:p>
    <w:p w14:paraId="37C60F5D" w14:textId="77777777" w:rsidR="00B6395F" w:rsidRPr="00C32C50" w:rsidRDefault="00B6395F" w:rsidP="00D93F6D">
      <w:pPr>
        <w:pStyle w:val="Bibliography"/>
        <w:jc w:val="left"/>
        <w:rPr>
          <w:rFonts w:ascii="Times New Roman" w:hAnsi="Times New Roman" w:cs="Times New Roman"/>
          <w:kern w:val="0"/>
          <w:szCs w:val="24"/>
        </w:rPr>
      </w:pPr>
      <w:r w:rsidRPr="00C32C50">
        <w:rPr>
          <w:rFonts w:ascii="Times New Roman" w:hAnsi="Times New Roman" w:cs="Times New Roman"/>
          <w:kern w:val="0"/>
          <w:szCs w:val="24"/>
        </w:rPr>
        <w:t xml:space="preserve">(31) </w:t>
      </w:r>
      <w:r w:rsidRPr="00C32C50">
        <w:rPr>
          <w:rFonts w:ascii="Times New Roman" w:hAnsi="Times New Roman" w:cs="Times New Roman"/>
          <w:kern w:val="0"/>
          <w:szCs w:val="24"/>
        </w:rPr>
        <w:tab/>
        <w:t xml:space="preserve">Moore, B. L.; Kelley, L. A.; Barber, J.; Murray, J. W.; MacDonald, J. T. High–Quality Protein Backbone Reconstruction from Alpha Carbons Using Gaussian Mixture Models. </w:t>
      </w:r>
      <w:r w:rsidRPr="00C32C50">
        <w:rPr>
          <w:rFonts w:ascii="Times New Roman" w:hAnsi="Times New Roman" w:cs="Times New Roman"/>
          <w:i/>
          <w:iCs/>
          <w:kern w:val="0"/>
          <w:szCs w:val="24"/>
        </w:rPr>
        <w:t>J. Comput. Chem.</w:t>
      </w:r>
      <w:r w:rsidRPr="00C32C50">
        <w:rPr>
          <w:rFonts w:ascii="Times New Roman" w:hAnsi="Times New Roman" w:cs="Times New Roman"/>
          <w:kern w:val="0"/>
          <w:szCs w:val="24"/>
        </w:rPr>
        <w:t xml:space="preserve"> </w:t>
      </w:r>
      <w:r w:rsidRPr="00C32C50">
        <w:rPr>
          <w:rFonts w:ascii="Times New Roman" w:hAnsi="Times New Roman" w:cs="Times New Roman"/>
          <w:b/>
          <w:bCs/>
          <w:kern w:val="0"/>
          <w:szCs w:val="24"/>
        </w:rPr>
        <w:t>2013</w:t>
      </w:r>
      <w:r w:rsidRPr="00C32C50">
        <w:rPr>
          <w:rFonts w:ascii="Times New Roman" w:hAnsi="Times New Roman" w:cs="Times New Roman"/>
          <w:kern w:val="0"/>
          <w:szCs w:val="24"/>
        </w:rPr>
        <w:t xml:space="preserve">, </w:t>
      </w:r>
      <w:r w:rsidRPr="00C32C50">
        <w:rPr>
          <w:rFonts w:ascii="Times New Roman" w:hAnsi="Times New Roman" w:cs="Times New Roman"/>
          <w:i/>
          <w:iCs/>
          <w:kern w:val="0"/>
          <w:szCs w:val="24"/>
        </w:rPr>
        <w:t>34</w:t>
      </w:r>
      <w:r w:rsidRPr="00C32C50">
        <w:rPr>
          <w:rFonts w:ascii="Times New Roman" w:hAnsi="Times New Roman" w:cs="Times New Roman"/>
          <w:kern w:val="0"/>
          <w:szCs w:val="24"/>
        </w:rPr>
        <w:t xml:space="preserve"> (22), 1881–1889. https://doi.org/10.1002/jcc.23330.</w:t>
      </w:r>
    </w:p>
    <w:p w14:paraId="5CFE8EF6" w14:textId="23530BE7" w:rsidR="006A013B" w:rsidRPr="00277CE6" w:rsidRDefault="00690A8B" w:rsidP="00D93F6D">
      <w:pPr>
        <w:spacing w:line="300" w:lineRule="auto"/>
        <w:ind w:leftChars="-1" w:left="372" w:hangingChars="178" w:hanging="374"/>
        <w:jc w:val="left"/>
        <w:rPr>
          <w:rFonts w:ascii="Times New Roman" w:hAnsi="Times New Roman" w:cs="Times New Roman"/>
          <w:sz w:val="24"/>
          <w:szCs w:val="24"/>
        </w:rPr>
      </w:pPr>
      <w:r w:rsidRPr="00C32C50">
        <w:rPr>
          <w:rFonts w:ascii="Times New Roman" w:hAnsi="Times New Roman" w:cs="Times New Roman"/>
        </w:rPr>
        <w:fldChar w:fldCharType="end"/>
      </w:r>
    </w:p>
    <w:p w14:paraId="2E65935B" w14:textId="77777777" w:rsidR="007F79F5" w:rsidRPr="00277CE6" w:rsidRDefault="007F79F5" w:rsidP="00EE53FA">
      <w:pPr>
        <w:spacing w:line="300" w:lineRule="auto"/>
        <w:ind w:leftChars="-1" w:left="425" w:hangingChars="178" w:hanging="427"/>
        <w:jc w:val="left"/>
        <w:rPr>
          <w:rFonts w:ascii="Times New Roman" w:hAnsi="Times New Roman" w:cs="Times New Roman"/>
          <w:sz w:val="24"/>
          <w:szCs w:val="24"/>
        </w:rPr>
      </w:pPr>
    </w:p>
    <w:p w14:paraId="450B739F" w14:textId="1BF6E563" w:rsidR="00AD555E" w:rsidRPr="00277CE6" w:rsidRDefault="00FC232C" w:rsidP="00EE53FA">
      <w:pPr>
        <w:tabs>
          <w:tab w:val="left" w:pos="6165"/>
        </w:tabs>
        <w:spacing w:line="300" w:lineRule="auto"/>
        <w:ind w:firstLineChars="200" w:firstLine="480"/>
        <w:jc w:val="left"/>
        <w:rPr>
          <w:rFonts w:ascii="Times New Roman" w:eastAsia="宋体" w:hAnsi="Times New Roman" w:cs="Times New Roman"/>
          <w:sz w:val="24"/>
          <w:szCs w:val="24"/>
        </w:rPr>
      </w:pPr>
      <w:r w:rsidRPr="00277CE6">
        <w:rPr>
          <w:rFonts w:ascii="Times New Roman" w:eastAsia="宋体" w:hAnsi="Times New Roman" w:cs="Times New Roman"/>
          <w:sz w:val="24"/>
          <w:szCs w:val="24"/>
        </w:rPr>
        <w:tab/>
      </w:r>
    </w:p>
    <w:p w14:paraId="183FCA91" w14:textId="77777777" w:rsidR="00644FB7" w:rsidRPr="00277CE6" w:rsidRDefault="00635A43" w:rsidP="00644FB7">
      <w:pPr>
        <w:pStyle w:val="Heading1"/>
        <w:spacing w:before="340" w:after="330" w:line="578" w:lineRule="auto"/>
        <w:jc w:val="both"/>
        <w:rPr>
          <w:rFonts w:ascii="Times New Roman" w:eastAsia="黑体" w:hAnsi="Times New Roman" w:cs="Times New Roman"/>
          <w:b w:val="0"/>
          <w:color w:val="000000"/>
          <w:sz w:val="32"/>
          <w:szCs w:val="32"/>
        </w:rPr>
      </w:pPr>
      <w:r w:rsidRPr="00277CE6">
        <w:rPr>
          <w:rFonts w:ascii="Times New Roman" w:eastAsia="宋体" w:hAnsi="Times New Roman" w:cs="Times New Roman"/>
          <w:sz w:val="24"/>
          <w:szCs w:val="24"/>
        </w:rPr>
        <w:br w:type="page"/>
      </w:r>
    </w:p>
    <w:p w14:paraId="20779631" w14:textId="77777777" w:rsidR="00513E9D" w:rsidRPr="00277CE6" w:rsidRDefault="00513E9D" w:rsidP="00513E9D">
      <w:pPr>
        <w:pStyle w:val="Heading1"/>
        <w:rPr>
          <w:rFonts w:ascii="Times New Roman" w:eastAsia="黑体" w:hAnsi="Times New Roman" w:cs="Times New Roman"/>
          <w:b w:val="0"/>
          <w:sz w:val="32"/>
          <w:szCs w:val="32"/>
        </w:rPr>
      </w:pPr>
      <w:bookmarkStart w:id="103" w:name="_Toc398804278"/>
      <w:bookmarkStart w:id="104" w:name="_Toc104787997"/>
      <w:bookmarkStart w:id="105" w:name="_Toc398804279"/>
      <w:r w:rsidRPr="00277CE6">
        <w:rPr>
          <w:rFonts w:ascii="Times New Roman" w:eastAsia="黑体" w:hAnsi="Times New Roman" w:cs="Times New Roman"/>
          <w:b w:val="0"/>
          <w:sz w:val="32"/>
          <w:szCs w:val="32"/>
        </w:rPr>
        <w:lastRenderedPageBreak/>
        <w:t>致谢</w:t>
      </w:r>
      <w:bookmarkEnd w:id="103"/>
      <w:bookmarkEnd w:id="104"/>
    </w:p>
    <w:p w14:paraId="26C9AC58" w14:textId="43119C3C" w:rsidR="00513E9D" w:rsidRPr="00277CE6" w:rsidRDefault="00513E9D" w:rsidP="00513E9D">
      <w:pPr>
        <w:spacing w:line="300" w:lineRule="auto"/>
        <w:ind w:firstLineChars="200" w:firstLine="480"/>
        <w:rPr>
          <w:rFonts w:ascii="Times New Roman" w:eastAsia="宋体" w:hAnsi="Times New Roman" w:cs="Times New Roman"/>
          <w:sz w:val="24"/>
          <w:szCs w:val="24"/>
        </w:rPr>
      </w:pPr>
      <w:r w:rsidRPr="00277CE6">
        <w:rPr>
          <w:rFonts w:ascii="Times New Roman" w:eastAsia="宋体" w:hAnsi="Times New Roman" w:cs="Times New Roman"/>
          <w:sz w:val="24"/>
          <w:szCs w:val="24"/>
        </w:rPr>
        <w:fldChar w:fldCharType="begin"/>
      </w:r>
      <w:r w:rsidRPr="00277CE6">
        <w:rPr>
          <w:rFonts w:ascii="Times New Roman" w:eastAsia="宋体" w:hAnsi="Times New Roman" w:cs="Times New Roman"/>
          <w:sz w:val="24"/>
          <w:szCs w:val="24"/>
        </w:rPr>
        <w:instrText xml:space="preserve"> AUTHOR  [</w:instrText>
      </w:r>
      <w:r w:rsidRPr="00277CE6">
        <w:rPr>
          <w:rFonts w:ascii="Times New Roman" w:eastAsia="宋体" w:hAnsi="Times New Roman" w:cs="Times New Roman"/>
          <w:sz w:val="24"/>
          <w:szCs w:val="24"/>
        </w:rPr>
        <w:instrText>此处键入附录正文</w:instrText>
      </w:r>
      <w:r w:rsidRPr="00277CE6">
        <w:rPr>
          <w:rFonts w:ascii="Times New Roman" w:eastAsia="宋体" w:hAnsi="Times New Roman" w:cs="Times New Roman"/>
          <w:sz w:val="24"/>
          <w:szCs w:val="24"/>
        </w:rPr>
        <w:instrText xml:space="preserve">]  \* MERGEFORMAT </w:instrText>
      </w:r>
      <w:r w:rsidRPr="00277CE6">
        <w:rPr>
          <w:rFonts w:ascii="Times New Roman" w:eastAsia="宋体" w:hAnsi="Times New Roman" w:cs="Times New Roman"/>
          <w:sz w:val="24"/>
          <w:szCs w:val="24"/>
        </w:rPr>
        <w:fldChar w:fldCharType="separate"/>
      </w:r>
      <w:r w:rsidRPr="00277CE6">
        <w:rPr>
          <w:rFonts w:ascii="Times New Roman" w:eastAsia="宋体" w:hAnsi="Times New Roman" w:cs="Times New Roman"/>
          <w:noProof/>
          <w:sz w:val="24"/>
          <w:szCs w:val="24"/>
        </w:rPr>
        <w:t>[</w:t>
      </w:r>
      <w:r w:rsidRPr="00277CE6">
        <w:rPr>
          <w:rFonts w:ascii="Times New Roman" w:eastAsia="宋体" w:hAnsi="Times New Roman" w:cs="Times New Roman"/>
          <w:noProof/>
          <w:sz w:val="24"/>
          <w:szCs w:val="24"/>
        </w:rPr>
        <w:t>致谢</w:t>
      </w:r>
      <w:r w:rsidRPr="00277CE6">
        <w:rPr>
          <w:rFonts w:ascii="Times New Roman" w:eastAsia="宋体" w:hAnsi="Times New Roman" w:cs="Times New Roman"/>
          <w:noProof/>
          <w:sz w:val="24"/>
          <w:szCs w:val="24"/>
        </w:rPr>
        <w:t>]</w:t>
      </w:r>
      <w:r w:rsidRPr="00277CE6">
        <w:rPr>
          <w:rFonts w:ascii="Times New Roman" w:eastAsia="宋体" w:hAnsi="Times New Roman" w:cs="Times New Roman"/>
          <w:sz w:val="24"/>
          <w:szCs w:val="24"/>
        </w:rPr>
        <w:fldChar w:fldCharType="end"/>
      </w:r>
    </w:p>
    <w:p w14:paraId="7C1D5572" w14:textId="77777777" w:rsidR="00644FB7" w:rsidRPr="00277CE6" w:rsidRDefault="00644FB7" w:rsidP="00513E9D">
      <w:pPr>
        <w:widowControl/>
        <w:jc w:val="left"/>
        <w:rPr>
          <w:rFonts w:ascii="Times New Roman" w:eastAsia="黑体" w:hAnsi="Times New Roman" w:cs="Times New Roman"/>
          <w:bCs/>
          <w:kern w:val="44"/>
          <w:sz w:val="32"/>
          <w:szCs w:val="32"/>
        </w:rPr>
      </w:pPr>
    </w:p>
    <w:p w14:paraId="0C6400E3" w14:textId="77777777" w:rsidR="00513E9D" w:rsidRPr="00277CE6" w:rsidRDefault="00513E9D">
      <w:pPr>
        <w:widowControl/>
        <w:jc w:val="left"/>
        <w:rPr>
          <w:rFonts w:ascii="Times New Roman" w:eastAsia="黑体" w:hAnsi="Times New Roman" w:cs="Times New Roman"/>
          <w:bCs/>
          <w:kern w:val="44"/>
          <w:sz w:val="32"/>
          <w:szCs w:val="32"/>
        </w:rPr>
      </w:pPr>
      <w:r w:rsidRPr="00277CE6">
        <w:rPr>
          <w:rFonts w:ascii="Times New Roman" w:eastAsia="黑体" w:hAnsi="Times New Roman" w:cs="Times New Roman"/>
          <w:b/>
          <w:sz w:val="32"/>
          <w:szCs w:val="32"/>
        </w:rPr>
        <w:br w:type="page"/>
      </w:r>
    </w:p>
    <w:p w14:paraId="7382AB5A" w14:textId="77777777" w:rsidR="00635A43" w:rsidRPr="00277CE6" w:rsidRDefault="00635A43" w:rsidP="00635A43">
      <w:pPr>
        <w:pStyle w:val="Heading1"/>
        <w:rPr>
          <w:rFonts w:ascii="Times New Roman" w:eastAsia="黑体" w:hAnsi="Times New Roman" w:cs="Times New Roman"/>
          <w:b w:val="0"/>
          <w:sz w:val="32"/>
          <w:szCs w:val="32"/>
        </w:rPr>
      </w:pPr>
      <w:bookmarkStart w:id="106" w:name="_Toc104787998"/>
      <w:r w:rsidRPr="00277CE6">
        <w:rPr>
          <w:rFonts w:ascii="Times New Roman" w:eastAsia="黑体" w:hAnsi="Times New Roman" w:cs="Times New Roman"/>
          <w:b w:val="0"/>
          <w:sz w:val="32"/>
          <w:szCs w:val="32"/>
        </w:rPr>
        <w:lastRenderedPageBreak/>
        <w:t>北京大学学位论文原创性声明和使用授权说明</w:t>
      </w:r>
      <w:bookmarkEnd w:id="105"/>
      <w:bookmarkEnd w:id="106"/>
    </w:p>
    <w:p w14:paraId="76F47FF2" w14:textId="77777777" w:rsidR="00635A43" w:rsidRPr="00277CE6" w:rsidRDefault="00635A43" w:rsidP="00635A43">
      <w:pPr>
        <w:jc w:val="center"/>
        <w:rPr>
          <w:rFonts w:ascii="Times New Roman" w:hAnsi="Times New Roman" w:cs="Times New Roman"/>
          <w:b/>
          <w:sz w:val="28"/>
        </w:rPr>
      </w:pPr>
      <w:r w:rsidRPr="00277CE6">
        <w:rPr>
          <w:rFonts w:ascii="Times New Roman" w:hAnsi="Times New Roman" w:cs="Times New Roman"/>
          <w:b/>
          <w:sz w:val="28"/>
        </w:rPr>
        <w:t>原创性声明</w:t>
      </w:r>
    </w:p>
    <w:p w14:paraId="1CDD689E" w14:textId="77777777" w:rsidR="00635A43" w:rsidRPr="00277CE6" w:rsidRDefault="00635A43" w:rsidP="00635A43">
      <w:pPr>
        <w:jc w:val="center"/>
        <w:rPr>
          <w:rFonts w:ascii="Times New Roman" w:hAnsi="Times New Roman" w:cs="Times New Roman"/>
          <w:b/>
          <w:sz w:val="18"/>
          <w:szCs w:val="18"/>
        </w:rPr>
      </w:pPr>
    </w:p>
    <w:p w14:paraId="7503390E" w14:textId="77777777" w:rsidR="00635A43" w:rsidRPr="00277CE6" w:rsidRDefault="00635A43" w:rsidP="00635A43">
      <w:pPr>
        <w:spacing w:line="360" w:lineRule="auto"/>
        <w:ind w:firstLineChars="200" w:firstLine="480"/>
        <w:rPr>
          <w:rFonts w:ascii="Times New Roman" w:hAnsi="Times New Roman" w:cs="Times New Roman"/>
          <w:sz w:val="24"/>
        </w:rPr>
      </w:pPr>
      <w:r w:rsidRPr="00277CE6">
        <w:rPr>
          <w:rFonts w:ascii="Times New Roman" w:hAnsi="Times New Roman" w:cs="Times New Roman"/>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7B0CF1E" w14:textId="77777777" w:rsidR="00635A43" w:rsidRPr="00277CE6" w:rsidRDefault="00635A43" w:rsidP="00635A43">
      <w:pPr>
        <w:spacing w:line="360" w:lineRule="auto"/>
        <w:rPr>
          <w:rFonts w:ascii="Times New Roman" w:hAnsi="Times New Roman" w:cs="Times New Roman"/>
          <w:sz w:val="24"/>
        </w:rPr>
      </w:pPr>
    </w:p>
    <w:p w14:paraId="75065D47" w14:textId="77777777" w:rsidR="00513E9D" w:rsidRPr="00277CE6" w:rsidRDefault="00513E9D" w:rsidP="00635A43">
      <w:pPr>
        <w:spacing w:line="360" w:lineRule="auto"/>
        <w:rPr>
          <w:rFonts w:ascii="Times New Roman" w:hAnsi="Times New Roman" w:cs="Times New Roman"/>
          <w:sz w:val="24"/>
        </w:rPr>
      </w:pPr>
    </w:p>
    <w:p w14:paraId="10357384" w14:textId="77777777" w:rsidR="003E5AB5" w:rsidRPr="00277CE6" w:rsidRDefault="00635A43" w:rsidP="00635A43">
      <w:pPr>
        <w:wordWrap w:val="0"/>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p>
    <w:p w14:paraId="6D9D5934" w14:textId="77777777" w:rsidR="00635A43" w:rsidRPr="00277CE6" w:rsidRDefault="00635A43" w:rsidP="003E5AB5">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 xml:space="preserve"> </w:t>
      </w:r>
    </w:p>
    <w:p w14:paraId="48742051" w14:textId="77777777" w:rsidR="00635A43" w:rsidRPr="00277CE6" w:rsidRDefault="00635A43" w:rsidP="00635A43">
      <w:pPr>
        <w:spacing w:line="360" w:lineRule="auto"/>
        <w:ind w:firstLineChars="1050" w:firstLine="2520"/>
        <w:jc w:val="right"/>
        <w:rPr>
          <w:rFonts w:ascii="Times New Roman" w:hAnsi="Times New Roman" w:cs="Times New Roman"/>
          <w:sz w:val="24"/>
        </w:rPr>
      </w:pPr>
      <w:r w:rsidRPr="00277CE6">
        <w:rPr>
          <w:rFonts w:ascii="Times New Roman" w:hAnsi="Times New Roman" w:cs="Times New Roman"/>
          <w:sz w:val="24"/>
        </w:rPr>
        <w:t>日期：</w:t>
      </w:r>
      <w:r w:rsidRPr="00277CE6">
        <w:rPr>
          <w:rFonts w:ascii="Times New Roman" w:hAnsi="Times New Roman" w:cs="Times New Roman"/>
          <w:sz w:val="24"/>
        </w:rPr>
        <w:t xml:space="preserve"> </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p>
    <w:p w14:paraId="2A08AA27" w14:textId="77777777" w:rsidR="00635A43" w:rsidRPr="00277CE6" w:rsidRDefault="00635A43" w:rsidP="00635A43">
      <w:pPr>
        <w:spacing w:line="360" w:lineRule="auto"/>
        <w:jc w:val="center"/>
        <w:rPr>
          <w:rFonts w:ascii="Times New Roman" w:hAnsi="Times New Roman" w:cs="Times New Roman"/>
          <w:b/>
          <w:sz w:val="28"/>
          <w:szCs w:val="28"/>
        </w:rPr>
      </w:pPr>
    </w:p>
    <w:p w14:paraId="73BE6075" w14:textId="7DCB8610" w:rsidR="00513E9D" w:rsidRPr="00277CE6" w:rsidRDefault="00513E9D" w:rsidP="00635A43">
      <w:pPr>
        <w:spacing w:line="360" w:lineRule="auto"/>
        <w:jc w:val="center"/>
        <w:rPr>
          <w:rFonts w:ascii="Times New Roman" w:hAnsi="Times New Roman" w:cs="Times New Roman"/>
          <w:b/>
          <w:sz w:val="28"/>
          <w:szCs w:val="28"/>
        </w:rPr>
      </w:pPr>
    </w:p>
    <w:p w14:paraId="03E31BBD" w14:textId="77777777" w:rsidR="00227CA3" w:rsidRPr="00277CE6" w:rsidRDefault="00227CA3" w:rsidP="00635A43">
      <w:pPr>
        <w:spacing w:line="360" w:lineRule="auto"/>
        <w:jc w:val="center"/>
        <w:rPr>
          <w:rFonts w:ascii="Times New Roman" w:hAnsi="Times New Roman" w:cs="Times New Roman"/>
          <w:b/>
          <w:sz w:val="28"/>
          <w:szCs w:val="28"/>
        </w:rPr>
      </w:pPr>
    </w:p>
    <w:p w14:paraId="698750CD" w14:textId="77777777" w:rsidR="00635A43" w:rsidRPr="00277CE6" w:rsidRDefault="00635A43" w:rsidP="00635A43">
      <w:pPr>
        <w:jc w:val="center"/>
        <w:rPr>
          <w:rFonts w:ascii="Times New Roman" w:hAnsi="Times New Roman" w:cs="Times New Roman"/>
          <w:b/>
          <w:sz w:val="28"/>
          <w:szCs w:val="28"/>
        </w:rPr>
      </w:pPr>
      <w:r w:rsidRPr="00277CE6">
        <w:rPr>
          <w:rFonts w:ascii="Times New Roman" w:hAnsi="Times New Roman" w:cs="Times New Roman"/>
          <w:b/>
          <w:sz w:val="28"/>
          <w:szCs w:val="28"/>
        </w:rPr>
        <w:t>学位论文使用授权说明</w:t>
      </w:r>
    </w:p>
    <w:p w14:paraId="0733C2AF" w14:textId="77777777" w:rsidR="00635A43" w:rsidRPr="00277CE6" w:rsidRDefault="00635A43" w:rsidP="00635A43">
      <w:pPr>
        <w:spacing w:line="360" w:lineRule="auto"/>
        <w:rPr>
          <w:rFonts w:ascii="Times New Roman" w:hAnsi="Times New Roman" w:cs="Times New Roman"/>
          <w:b/>
        </w:rPr>
      </w:pPr>
    </w:p>
    <w:p w14:paraId="67C070DD" w14:textId="77777777" w:rsidR="00635A43" w:rsidRPr="00277CE6" w:rsidRDefault="00635A43" w:rsidP="00635A43">
      <w:pPr>
        <w:spacing w:line="360" w:lineRule="auto"/>
        <w:ind w:firstLineChars="245" w:firstLine="588"/>
        <w:rPr>
          <w:rFonts w:ascii="Times New Roman" w:hAnsi="Times New Roman" w:cs="Times New Roman"/>
          <w:sz w:val="24"/>
        </w:rPr>
      </w:pPr>
      <w:r w:rsidRPr="00277CE6">
        <w:rPr>
          <w:rFonts w:ascii="Times New Roman" w:hAnsi="Times New Roman" w:cs="Times New Roman"/>
          <w:sz w:val="24"/>
        </w:rPr>
        <w:t>本人完全了解北京大学关于收集、保存、使用学位论文的规定，即：</w:t>
      </w:r>
    </w:p>
    <w:p w14:paraId="5CB6BE74"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按照学校要求提交学位论文的印刷本和电子版本；</w:t>
      </w:r>
    </w:p>
    <w:p w14:paraId="69B53EC1"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学校有权保存学位论文的印刷本和电子版，并提供目录检索与阅览服务</w:t>
      </w:r>
      <w:r w:rsidRPr="00277CE6">
        <w:rPr>
          <w:rFonts w:ascii="Times New Roman" w:hAnsi="Times New Roman" w:cs="Times New Roman"/>
        </w:rPr>
        <w:t>，</w:t>
      </w:r>
      <w:r w:rsidRPr="00277CE6">
        <w:rPr>
          <w:rFonts w:ascii="Times New Roman" w:hAnsi="Times New Roman" w:cs="Times New Roman"/>
          <w:sz w:val="24"/>
        </w:rPr>
        <w:t>在校园网上提供服务；</w:t>
      </w:r>
    </w:p>
    <w:p w14:paraId="6935716A" w14:textId="77777777" w:rsidR="00635A43" w:rsidRPr="00277CE6" w:rsidRDefault="00635A43" w:rsidP="00635A43">
      <w:pPr>
        <w:numPr>
          <w:ilvl w:val="0"/>
          <w:numId w:val="1"/>
        </w:numPr>
        <w:spacing w:line="360" w:lineRule="auto"/>
        <w:rPr>
          <w:rFonts w:ascii="Times New Roman" w:hAnsi="Times New Roman" w:cs="Times New Roman"/>
          <w:sz w:val="24"/>
        </w:rPr>
      </w:pPr>
      <w:r w:rsidRPr="00277CE6">
        <w:rPr>
          <w:rFonts w:ascii="Times New Roman" w:hAnsi="Times New Roman" w:cs="Times New Roman"/>
          <w:sz w:val="24"/>
        </w:rPr>
        <w:t>学校可以采用影印、缩印、数字化或其它复制手段保存论文；</w:t>
      </w:r>
    </w:p>
    <w:p w14:paraId="424CE0A6" w14:textId="77777777" w:rsidR="00635A43" w:rsidRPr="00277CE6" w:rsidRDefault="00635A43" w:rsidP="00635A43">
      <w:pPr>
        <w:ind w:firstLine="570"/>
        <w:rPr>
          <w:rFonts w:ascii="Times New Roman" w:hAnsi="Times New Roman" w:cs="Times New Roman"/>
          <w:sz w:val="24"/>
        </w:rPr>
      </w:pPr>
    </w:p>
    <w:p w14:paraId="1A5324C9" w14:textId="77777777" w:rsidR="00513E9D" w:rsidRPr="00277CE6" w:rsidRDefault="00513E9D" w:rsidP="00635A43">
      <w:pPr>
        <w:ind w:firstLine="570"/>
        <w:rPr>
          <w:rFonts w:ascii="Times New Roman" w:hAnsi="Times New Roman" w:cs="Times New Roman"/>
          <w:sz w:val="24"/>
        </w:rPr>
      </w:pPr>
    </w:p>
    <w:p w14:paraId="02B6FCC1" w14:textId="77777777" w:rsidR="00635A43" w:rsidRPr="00277CE6" w:rsidRDefault="00635A43" w:rsidP="00635A43">
      <w:pPr>
        <w:ind w:firstLine="570"/>
        <w:rPr>
          <w:rFonts w:ascii="Times New Roman" w:hAnsi="Times New Roman" w:cs="Times New Roman"/>
          <w:sz w:val="24"/>
        </w:rPr>
      </w:pPr>
    </w:p>
    <w:p w14:paraId="410B2166" w14:textId="77777777" w:rsidR="0002648C" w:rsidRPr="00277CE6" w:rsidRDefault="0002648C" w:rsidP="0002648C">
      <w:pPr>
        <w:wordWrap w:val="0"/>
        <w:spacing w:line="480" w:lineRule="auto"/>
        <w:ind w:firstLineChars="1000" w:firstLine="2400"/>
        <w:jc w:val="right"/>
        <w:rPr>
          <w:rFonts w:ascii="Times New Roman" w:hAnsi="Times New Roman" w:cs="Times New Roman"/>
          <w:sz w:val="24"/>
        </w:rPr>
      </w:pPr>
      <w:r w:rsidRPr="00277CE6">
        <w:rPr>
          <w:rFonts w:ascii="Times New Roman" w:hAnsi="Times New Roman" w:cs="Times New Roman"/>
          <w:sz w:val="24"/>
        </w:rPr>
        <w:t>论文作者签名：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导师签名：</w:t>
      </w:r>
      <w:r w:rsidRPr="00277CE6">
        <w:rPr>
          <w:rFonts w:ascii="Times New Roman" w:hAnsi="Times New Roman" w:cs="Times New Roman"/>
          <w:sz w:val="24"/>
        </w:rPr>
        <w:t xml:space="preserve"> </w:t>
      </w:r>
      <w:r w:rsidR="00F62CBE" w:rsidRPr="00277CE6">
        <w:rPr>
          <w:rFonts w:ascii="Times New Roman" w:hAnsi="Times New Roman" w:cs="Times New Roman"/>
          <w:sz w:val="24"/>
        </w:rPr>
        <w:t xml:space="preserve">  </w:t>
      </w:r>
      <w:r w:rsidRPr="00277CE6">
        <w:rPr>
          <w:rFonts w:ascii="Times New Roman" w:hAnsi="Times New Roman" w:cs="Times New Roman"/>
          <w:sz w:val="24"/>
        </w:rPr>
        <w:t xml:space="preserve">         </w:t>
      </w:r>
    </w:p>
    <w:p w14:paraId="630D231E" w14:textId="77777777" w:rsidR="003E5AB5" w:rsidRPr="00277CE6" w:rsidRDefault="003E5AB5" w:rsidP="003E5AB5">
      <w:pPr>
        <w:spacing w:line="480" w:lineRule="auto"/>
        <w:ind w:firstLineChars="1000" w:firstLine="2400"/>
        <w:jc w:val="right"/>
        <w:rPr>
          <w:rFonts w:ascii="Times New Roman" w:hAnsi="Times New Roman" w:cs="Times New Roman"/>
          <w:sz w:val="24"/>
        </w:rPr>
      </w:pPr>
    </w:p>
    <w:p w14:paraId="19CFEA46" w14:textId="26777956" w:rsidR="00635A43" w:rsidRPr="00277CE6" w:rsidRDefault="0002648C" w:rsidP="00496976">
      <w:pPr>
        <w:wordWrap w:val="0"/>
        <w:spacing w:line="400" w:lineRule="atLeast"/>
        <w:jc w:val="right"/>
        <w:rPr>
          <w:rFonts w:ascii="Times New Roman" w:eastAsia="宋体" w:hAnsi="Times New Roman" w:cs="Times New Roman"/>
          <w:sz w:val="24"/>
          <w:szCs w:val="24"/>
        </w:rPr>
      </w:pPr>
      <w:r w:rsidRPr="00277CE6">
        <w:rPr>
          <w:rFonts w:ascii="Times New Roman" w:hAnsi="Times New Roman" w:cs="Times New Roman"/>
          <w:sz w:val="24"/>
        </w:rPr>
        <w:t>日期：</w:t>
      </w:r>
      <w:r w:rsidR="00090793" w:rsidRPr="00277CE6">
        <w:rPr>
          <w:rFonts w:ascii="Times New Roman" w:hAnsi="Times New Roman" w:cs="Times New Roman"/>
          <w:sz w:val="24"/>
        </w:rPr>
        <w:t xml:space="preserve">  </w:t>
      </w:r>
      <w:r w:rsidRPr="00277CE6">
        <w:rPr>
          <w:rFonts w:ascii="Times New Roman" w:hAnsi="Times New Roman" w:cs="Times New Roman"/>
          <w:sz w:val="24"/>
        </w:rPr>
        <w:t xml:space="preserve">   </w:t>
      </w:r>
      <w:r w:rsidRPr="00277CE6">
        <w:rPr>
          <w:rFonts w:ascii="Times New Roman" w:hAnsi="Times New Roman" w:cs="Times New Roman"/>
          <w:sz w:val="24"/>
        </w:rPr>
        <w:t>年</w:t>
      </w:r>
      <w:r w:rsidRPr="00277CE6">
        <w:rPr>
          <w:rFonts w:ascii="Times New Roman" w:hAnsi="Times New Roman" w:cs="Times New Roman"/>
          <w:sz w:val="24"/>
        </w:rPr>
        <w:t xml:space="preserve">   </w:t>
      </w:r>
      <w:r w:rsidRPr="00277CE6">
        <w:rPr>
          <w:rFonts w:ascii="Times New Roman" w:hAnsi="Times New Roman" w:cs="Times New Roman"/>
          <w:sz w:val="24"/>
        </w:rPr>
        <w:t>月</w:t>
      </w:r>
      <w:r w:rsidRPr="00277CE6">
        <w:rPr>
          <w:rFonts w:ascii="Times New Roman" w:hAnsi="Times New Roman" w:cs="Times New Roman"/>
          <w:sz w:val="24"/>
        </w:rPr>
        <w:t xml:space="preserve">   </w:t>
      </w:r>
      <w:r w:rsidRPr="00277CE6">
        <w:rPr>
          <w:rFonts w:ascii="Times New Roman" w:hAnsi="Times New Roman" w:cs="Times New Roman"/>
          <w:sz w:val="24"/>
        </w:rPr>
        <w:t>日</w:t>
      </w:r>
      <w:r w:rsidRPr="00277CE6">
        <w:rPr>
          <w:rFonts w:ascii="Times New Roman" w:hAnsi="Times New Roman" w:cs="Times New Roman"/>
          <w:sz w:val="24"/>
        </w:rPr>
        <w:t xml:space="preserve">   </w:t>
      </w:r>
    </w:p>
    <w:sectPr w:rsidR="00635A43" w:rsidRPr="00277CE6" w:rsidSect="00D07FE8">
      <w:headerReference w:type="default" r:id="rId30"/>
      <w:footerReference w:type="default" r:id="rId31"/>
      <w:headerReference w:type="first" r:id="rId32"/>
      <w:footerReference w:type="first" r:id="rId33"/>
      <w:footnotePr>
        <w:numFmt w:val="decimalEnclosedCircleChinese"/>
        <w:numRestart w:val="eachPage"/>
      </w:footnotePr>
      <w:type w:val="continuous"/>
      <w:pgSz w:w="11906" w:h="16838"/>
      <w:pgMar w:top="1418" w:right="1134" w:bottom="1418" w:left="1134" w:header="556" w:footer="992" w:gutter="284"/>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changsheng zhang" w:date="2022-05-30T17:31:00Z" w:initials="cz">
    <w:p w14:paraId="5EB8FEC4" w14:textId="3704881A" w:rsidR="00951E73" w:rsidRDefault="00951E73">
      <w:pPr>
        <w:pStyle w:val="CommentText"/>
      </w:pPr>
      <w:r>
        <w:rPr>
          <w:rStyle w:val="CommentReference"/>
        </w:rPr>
        <w:annotationRef/>
      </w:r>
      <w:r>
        <w:rPr>
          <w:rFonts w:hint="eastAsia"/>
        </w:rPr>
        <w:t>？</w:t>
      </w:r>
    </w:p>
  </w:comment>
  <w:comment w:id="46" w:author="changsheng zhang" w:date="2022-05-30T23:30:00Z" w:initials="cz">
    <w:p w14:paraId="774C9468" w14:textId="4F9ADAA5" w:rsidR="000360C2" w:rsidRDefault="000360C2">
      <w:pPr>
        <w:pStyle w:val="CommentText"/>
        <w:rPr>
          <w:rFonts w:hint="eastAsia"/>
        </w:rPr>
      </w:pPr>
      <w:r>
        <w:rPr>
          <w:rStyle w:val="CommentReference"/>
        </w:rPr>
        <w:annotationRef/>
      </w:r>
      <w:r>
        <w:rPr>
          <w:rFonts w:hint="eastAsia"/>
        </w:rPr>
        <w:t>有百分之多少的模型可以使</w:t>
      </w:r>
      <w:r>
        <w:rPr>
          <w:rFonts w:hint="eastAsia"/>
        </w:rPr>
        <w:t>RMSD</w:t>
      </w:r>
      <w:r>
        <w:rPr>
          <w:rFonts w:hint="eastAsia"/>
        </w:rPr>
        <w:t>减小？</w:t>
      </w:r>
    </w:p>
  </w:comment>
  <w:comment w:id="47" w:author="changsheng zhang" w:date="2022-05-30T23:34:00Z" w:initials="cz">
    <w:p w14:paraId="61732908" w14:textId="45CFBBB6" w:rsidR="00083733" w:rsidRDefault="00083733">
      <w:pPr>
        <w:pStyle w:val="CommentText"/>
        <w:rPr>
          <w:rFonts w:hint="eastAsia"/>
        </w:rPr>
      </w:pPr>
      <w:r>
        <w:rPr>
          <w:rStyle w:val="CommentReference"/>
        </w:rPr>
        <w:annotationRef/>
      </w:r>
      <w:r>
        <w:rPr>
          <w:rFonts w:hint="eastAsia"/>
        </w:rPr>
        <w:t>直接说最终的模型的图的构建方法和测试结果</w:t>
      </w:r>
    </w:p>
  </w:comment>
  <w:comment w:id="48" w:author="changsheng zhang" w:date="2022-05-30T23:37:00Z" w:initials="cz">
    <w:p w14:paraId="170EF4AC" w14:textId="7CE0A3D5" w:rsidR="005E1FB7" w:rsidRDefault="005E1FB7">
      <w:pPr>
        <w:pStyle w:val="CommentText"/>
        <w:rPr>
          <w:rFonts w:hint="eastAsia"/>
        </w:rPr>
      </w:pPr>
      <w:r>
        <w:rPr>
          <w:rStyle w:val="CommentReference"/>
        </w:rPr>
        <w:annotationRef/>
      </w:r>
      <w:r>
        <w:rPr>
          <w:rFonts w:hint="eastAsia"/>
        </w:rPr>
        <w:t>测试的数目？初识骨架怎么得到？是全部都有改善？</w:t>
      </w:r>
    </w:p>
  </w:comment>
  <w:comment w:id="57" w:author="changsheng zhang" w:date="2022-05-30T23:44:00Z" w:initials="cz">
    <w:p w14:paraId="1CC695CE" w14:textId="51342DD8" w:rsidR="00B14D13" w:rsidRDefault="00B14D13">
      <w:pPr>
        <w:pStyle w:val="CommentText"/>
        <w:rPr>
          <w:rFonts w:hint="eastAsia"/>
        </w:rPr>
      </w:pPr>
      <w:r>
        <w:rPr>
          <w:rStyle w:val="CommentReference"/>
        </w:rPr>
        <w:annotationRef/>
      </w:r>
      <w:r>
        <w:rPr>
          <w:rFonts w:hint="eastAsia"/>
        </w:rPr>
        <w:t>？</w:t>
      </w:r>
    </w:p>
  </w:comment>
  <w:comment w:id="58" w:author="changsheng zhang" w:date="2022-05-30T23:50:00Z" w:initials="cz">
    <w:p w14:paraId="6CA45995" w14:textId="48AA8B21" w:rsidR="00D40725" w:rsidRDefault="00D40725">
      <w:pPr>
        <w:pStyle w:val="CommentText"/>
        <w:rPr>
          <w:rFonts w:hint="eastAsia"/>
        </w:rPr>
      </w:pPr>
      <w:r>
        <w:rPr>
          <w:rStyle w:val="CommentReference"/>
        </w:rPr>
        <w:annotationRef/>
      </w:r>
      <w:r>
        <w:rPr>
          <w:rFonts w:hint="eastAsia"/>
        </w:rPr>
        <w:t>优化需要采样，但是采样可能不是在某一单一初识结构上的优化</w:t>
      </w:r>
    </w:p>
  </w:comment>
  <w:comment w:id="61" w:author="changsheng zhang" w:date="2022-05-30T23:58:00Z" w:initials="cz">
    <w:p w14:paraId="5821A81B" w14:textId="6F133E09" w:rsidR="00FA2317" w:rsidRDefault="00FA2317">
      <w:pPr>
        <w:pStyle w:val="CommentText"/>
        <w:rPr>
          <w:rFonts w:hint="eastAsia"/>
        </w:rPr>
      </w:pPr>
      <w:r>
        <w:rPr>
          <w:rStyle w:val="CommentReference"/>
        </w:rPr>
        <w:annotationRef/>
      </w:r>
      <w:r>
        <w:rPr>
          <w:rFonts w:hint="eastAsia"/>
        </w:rPr>
        <w:t>？</w:t>
      </w:r>
      <w:r w:rsidR="000A2A39">
        <w:rPr>
          <w:rFonts w:hint="eastAsia"/>
        </w:rPr>
        <w:t>基本二级结构的堆积方式，折叠模式，</w:t>
      </w:r>
    </w:p>
  </w:comment>
  <w:comment w:id="62" w:author="changsheng zhang" w:date="2022-05-31T00:02:00Z" w:initials="cz">
    <w:p w14:paraId="49142D91" w14:textId="72510BC5" w:rsidR="0001054F" w:rsidRDefault="0001054F">
      <w:pPr>
        <w:pStyle w:val="CommentText"/>
        <w:rPr>
          <w:rFonts w:hint="eastAsia"/>
        </w:rPr>
      </w:pPr>
      <w:r>
        <w:rPr>
          <w:rStyle w:val="CommentReference"/>
        </w:rPr>
        <w:annotationRef/>
      </w:r>
      <w:r>
        <w:rPr>
          <w:rFonts w:hint="eastAsia"/>
        </w:rPr>
        <w:t>？</w:t>
      </w:r>
    </w:p>
  </w:comment>
  <w:comment w:id="63" w:author="changsheng zhang" w:date="2022-05-31T00:05:00Z" w:initials="cz">
    <w:p w14:paraId="204222A5" w14:textId="3222D6BB" w:rsidR="006E7CEF" w:rsidRDefault="006E7CEF">
      <w:pPr>
        <w:pStyle w:val="CommentText"/>
        <w:rPr>
          <w:rFonts w:hint="eastAsia"/>
        </w:rPr>
      </w:pPr>
      <w:r>
        <w:rPr>
          <w:rStyle w:val="CommentReference"/>
        </w:rPr>
        <w:annotationRef/>
      </w:r>
      <w:r>
        <w:rPr>
          <w:rFonts w:hint="eastAsia"/>
        </w:rPr>
        <w:t>为什么？</w:t>
      </w:r>
    </w:p>
  </w:comment>
  <w:comment w:id="64" w:author="changsheng zhang" w:date="2022-05-31T00:05:00Z" w:initials="cz">
    <w:p w14:paraId="7D94A064" w14:textId="7427A326" w:rsidR="006E7CEF" w:rsidRDefault="006E7CEF">
      <w:pPr>
        <w:pStyle w:val="CommentText"/>
        <w:rPr>
          <w:rFonts w:hint="eastAsia"/>
        </w:rPr>
      </w:pPr>
      <w:r>
        <w:rPr>
          <w:rStyle w:val="CommentReference"/>
        </w:rPr>
        <w:annotationRef/>
      </w:r>
      <w:r>
        <w:rPr>
          <w:rFonts w:hint="eastAsia"/>
        </w:rPr>
        <w:t>？</w:t>
      </w:r>
      <w:r>
        <w:rPr>
          <w:rFonts w:hint="eastAsia"/>
        </w:rPr>
        <w:t>效率？</w:t>
      </w:r>
    </w:p>
  </w:comment>
  <w:comment w:id="72" w:author="changsheng zhang" w:date="2022-05-31T00:18:00Z" w:initials="cz">
    <w:p w14:paraId="53026754" w14:textId="5FA03A35" w:rsidR="003440A0" w:rsidRDefault="003440A0">
      <w:pPr>
        <w:pStyle w:val="CommentText"/>
        <w:rPr>
          <w:rFonts w:hint="eastAsia"/>
        </w:rPr>
      </w:pPr>
      <w:r>
        <w:rPr>
          <w:rStyle w:val="CommentReference"/>
        </w:rPr>
        <w:annotationRef/>
      </w:r>
      <w:proofErr w:type="spellStart"/>
      <w:r>
        <w:t>pymol</w:t>
      </w:r>
      <w:proofErr w:type="spellEnd"/>
      <w:r>
        <w:rPr>
          <w:rFonts w:hint="eastAsia"/>
        </w:rPr>
        <w:t>里显示是蓝色，因为仅有</w:t>
      </w:r>
      <w:r>
        <w:rPr>
          <w:rFonts w:hint="eastAsia"/>
        </w:rPr>
        <w:t>N</w:t>
      </w:r>
      <w:r>
        <w:rPr>
          <w:rFonts w:hint="eastAsia"/>
        </w:rPr>
        <w:t>原子</w:t>
      </w:r>
    </w:p>
  </w:comment>
  <w:comment w:id="73" w:author="changsheng zhang" w:date="2022-05-31T00:19:00Z" w:initials="cz">
    <w:p w14:paraId="20E5E03E" w14:textId="1177306D" w:rsidR="003440A0" w:rsidRDefault="003440A0">
      <w:pPr>
        <w:pStyle w:val="CommentText"/>
        <w:rPr>
          <w:rFonts w:hint="eastAsia"/>
        </w:rPr>
      </w:pPr>
      <w:r>
        <w:rPr>
          <w:rStyle w:val="CommentReference"/>
        </w:rPr>
        <w:annotationRef/>
      </w:r>
      <w:r>
        <w:rPr>
          <w:rFonts w:hint="eastAsia"/>
        </w:rPr>
        <w:t>这样表述不准确，是中间的部分结构未解出，一般为</w:t>
      </w:r>
      <w:r>
        <w:rPr>
          <w:rFonts w:hint="eastAsia"/>
        </w:rPr>
        <w:t xml:space="preserve">  </w:t>
      </w:r>
      <w:r>
        <w:rPr>
          <w:rFonts w:hint="eastAsia"/>
        </w:rPr>
        <w:t>无序</w:t>
      </w:r>
    </w:p>
  </w:comment>
  <w:comment w:id="78" w:author="changsheng zhang" w:date="2022-05-31T00:26:00Z" w:initials="cz">
    <w:p w14:paraId="6CF7548F" w14:textId="72C641C9" w:rsidR="00102FD0" w:rsidRDefault="00102FD0">
      <w:pPr>
        <w:pStyle w:val="CommentText"/>
        <w:rPr>
          <w:rFonts w:hint="eastAsia"/>
        </w:rPr>
      </w:pPr>
      <w:r>
        <w:rPr>
          <w:rStyle w:val="CommentReference"/>
        </w:rPr>
        <w:annotationRef/>
      </w:r>
      <w:r>
        <w:rPr>
          <w:rFonts w:hint="eastAsia"/>
        </w:rPr>
        <w:t>在准备工作发表前不建议把程序放到</w:t>
      </w:r>
      <w:proofErr w:type="spellStart"/>
      <w:r>
        <w:t>github</w:t>
      </w:r>
      <w:proofErr w:type="spellEnd"/>
      <w:r>
        <w:rPr>
          <w:rFonts w:hint="eastAsia"/>
        </w:rPr>
        <w:t>上</w:t>
      </w:r>
    </w:p>
  </w:comment>
  <w:comment w:id="82" w:author="changsheng zhang" w:date="2022-05-31T00:36:00Z" w:initials="cz">
    <w:p w14:paraId="50DE760C" w14:textId="523CEEFD" w:rsidR="008358E0" w:rsidRDefault="008358E0">
      <w:pPr>
        <w:pStyle w:val="CommentText"/>
        <w:rPr>
          <w:rFonts w:hint="eastAsia"/>
        </w:rPr>
      </w:pPr>
      <w:r>
        <w:rPr>
          <w:rStyle w:val="CommentReference"/>
        </w:rPr>
        <w:annotationRef/>
      </w:r>
      <w:r>
        <w:rPr>
          <w:rFonts w:hint="eastAsia"/>
        </w:rPr>
        <w:t>给出具体的高斯噪声强度的定义？</w:t>
      </w:r>
    </w:p>
  </w:comment>
  <w:comment w:id="86" w:author="changsheng zhang" w:date="2022-05-31T00:44:00Z" w:initials="cz">
    <w:p w14:paraId="762FB526" w14:textId="018FB9DC" w:rsidR="00252C62" w:rsidRDefault="00252C62">
      <w:pPr>
        <w:pStyle w:val="CommentText"/>
        <w:rPr>
          <w:rFonts w:hint="eastAsia"/>
        </w:rPr>
      </w:pPr>
      <w:r>
        <w:rPr>
          <w:rStyle w:val="CommentReference"/>
        </w:rPr>
        <w:annotationRef/>
      </w:r>
      <w:r>
        <w:rPr>
          <w:rFonts w:hint="eastAsia"/>
        </w:rPr>
        <w:t xml:space="preserve"> </w:t>
      </w:r>
      <w:r>
        <w:rPr>
          <w:rFonts w:hint="eastAsia"/>
        </w:rPr>
        <w:t>成功率的数据没有在表中</w:t>
      </w:r>
    </w:p>
  </w:comment>
  <w:comment w:id="88" w:author="changsheng zhang" w:date="2022-05-31T00:47:00Z" w:initials="cz">
    <w:p w14:paraId="01D9E187" w14:textId="329ED6E9" w:rsidR="00252C62" w:rsidRDefault="00252C62">
      <w:pPr>
        <w:pStyle w:val="CommentText"/>
        <w:rPr>
          <w:rFonts w:hint="eastAsia"/>
        </w:rPr>
      </w:pPr>
      <w:r>
        <w:rPr>
          <w:rStyle w:val="CommentReference"/>
        </w:rPr>
        <w:annotationRef/>
      </w:r>
      <w:r>
        <w:rPr>
          <w:rFonts w:hint="eastAsia"/>
        </w:rPr>
        <w:t>建议不要单列这一节</w:t>
      </w:r>
    </w:p>
  </w:comment>
  <w:comment w:id="90" w:author="changsheng zhang" w:date="2022-05-31T00:50:00Z" w:initials="cz">
    <w:p w14:paraId="49B53FAB" w14:textId="7CBACC20" w:rsidR="00250307" w:rsidRDefault="00250307">
      <w:pPr>
        <w:pStyle w:val="CommentText"/>
        <w:rPr>
          <w:rFonts w:hint="eastAsia"/>
        </w:rPr>
      </w:pPr>
      <w:r>
        <w:rPr>
          <w:rStyle w:val="CommentReference"/>
        </w:rPr>
        <w:annotationRef/>
      </w:r>
      <w:r>
        <w:rPr>
          <w:rFonts w:hint="eastAsia"/>
        </w:rPr>
        <w:t>目标蛋白质的折叠模式</w:t>
      </w:r>
    </w:p>
  </w:comment>
  <w:comment w:id="94" w:author="changsheng zhang" w:date="2022-05-31T00:53:00Z" w:initials="cz">
    <w:p w14:paraId="6B8EBA86" w14:textId="598BE558" w:rsidR="006E1CBB" w:rsidRDefault="006E1CBB">
      <w:pPr>
        <w:pStyle w:val="CommentText"/>
        <w:rPr>
          <w:rFonts w:hint="eastAsia"/>
        </w:rPr>
      </w:pPr>
      <w:r>
        <w:rPr>
          <w:rStyle w:val="CommentReference"/>
        </w:rPr>
        <w:annotationRef/>
      </w:r>
      <w:r>
        <w:rPr>
          <w:rFonts w:hint="eastAsia"/>
        </w:rPr>
        <w:t>要把损失函数的具体形式写清楚</w:t>
      </w:r>
    </w:p>
  </w:comment>
  <w:comment w:id="95" w:author="changsheng zhang" w:date="2022-05-31T00:56:00Z" w:initials="cz">
    <w:p w14:paraId="66EA443F" w14:textId="60BB97A6" w:rsidR="006E1CBB" w:rsidRDefault="006E1CBB">
      <w:pPr>
        <w:pStyle w:val="CommentText"/>
        <w:rPr>
          <w:rFonts w:hint="eastAsia"/>
        </w:rPr>
      </w:pPr>
      <w:r>
        <w:rPr>
          <w:rStyle w:val="CommentReference"/>
        </w:rPr>
        <w:annotationRef/>
      </w:r>
      <w:r>
        <w:rPr>
          <w:rFonts w:hint="eastAsia"/>
        </w:rPr>
        <w:t>可以再加</w:t>
      </w:r>
      <w:r>
        <w:rPr>
          <w:rFonts w:hint="eastAsia"/>
        </w:rPr>
        <w:t>2</w:t>
      </w:r>
      <w:r>
        <w:rPr>
          <w:rFonts w:hint="eastAsia"/>
        </w:rPr>
        <w:t>个例子吗？</w:t>
      </w:r>
    </w:p>
  </w:comment>
  <w:comment w:id="97" w:author="changsheng zhang" w:date="2022-05-31T00:58:00Z" w:initials="cz">
    <w:p w14:paraId="17B5B584" w14:textId="7EB5915A" w:rsidR="006E1CBB" w:rsidRDefault="006E1CBB">
      <w:pPr>
        <w:pStyle w:val="CommentText"/>
        <w:rPr>
          <w:rFonts w:hint="eastAsia"/>
        </w:rPr>
      </w:pPr>
      <w:r>
        <w:rPr>
          <w:rStyle w:val="CommentReference"/>
        </w:rPr>
        <w:annotationRef/>
      </w:r>
      <w:r>
        <w:rPr>
          <w:rFonts w:hint="eastAsia"/>
        </w:rPr>
        <w:t>给</w:t>
      </w:r>
      <w:r>
        <w:rPr>
          <w:rFonts w:hint="eastAsia"/>
        </w:rPr>
        <w:t>1-2</w:t>
      </w:r>
      <w:r>
        <w:rPr>
          <w:rFonts w:hint="eastAsia"/>
        </w:rPr>
        <w:t>个例子？</w:t>
      </w:r>
    </w:p>
  </w:comment>
  <w:comment w:id="99" w:author="changsheng zhang" w:date="2022-05-31T01:00:00Z" w:initials="cz">
    <w:p w14:paraId="16962D33" w14:textId="16F9D7F7" w:rsidR="006E1CBB" w:rsidRDefault="006E1CBB">
      <w:pPr>
        <w:pStyle w:val="CommentText"/>
        <w:rPr>
          <w:rFonts w:hint="eastAsia"/>
        </w:rPr>
      </w:pPr>
      <w:r>
        <w:rPr>
          <w:rStyle w:val="CommentReference"/>
        </w:rPr>
        <w:annotationRef/>
      </w:r>
      <w:r>
        <w:rPr>
          <w:rFonts w:hint="eastAsia"/>
        </w:rPr>
        <w:t>做</w:t>
      </w:r>
      <w:r>
        <w:t>relax,</w:t>
      </w:r>
      <w:r>
        <w:rPr>
          <w:rFonts w:hint="eastAsia"/>
        </w:rPr>
        <w:t xml:space="preserve"> </w:t>
      </w:r>
      <w:r>
        <w:rPr>
          <w:rFonts w:hint="eastAsia"/>
        </w:rPr>
        <w:t>最好算</w:t>
      </w:r>
      <w:proofErr w:type="spellStart"/>
      <w:r>
        <w:t>packstat</w:t>
      </w:r>
      <w:proofErr w:type="spellEnd"/>
      <w:r>
        <w:t>,</w:t>
      </w:r>
      <w:r>
        <w:rPr>
          <w:rFonts w:hint="eastAsia"/>
        </w:rPr>
        <w:t>给些序列</w:t>
      </w:r>
      <w:bookmarkStart w:id="100" w:name="_GoBack"/>
      <w:bookmarkEnd w:id="100"/>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B8FEC4" w15:done="0"/>
  <w15:commentEx w15:paraId="774C9468" w15:done="0"/>
  <w15:commentEx w15:paraId="61732908" w15:done="0"/>
  <w15:commentEx w15:paraId="170EF4AC" w15:done="0"/>
  <w15:commentEx w15:paraId="1CC695CE" w15:done="0"/>
  <w15:commentEx w15:paraId="6CA45995" w15:done="0"/>
  <w15:commentEx w15:paraId="5821A81B" w15:done="0"/>
  <w15:commentEx w15:paraId="49142D91" w15:done="0"/>
  <w15:commentEx w15:paraId="204222A5" w15:done="0"/>
  <w15:commentEx w15:paraId="7D94A064" w15:done="0"/>
  <w15:commentEx w15:paraId="53026754" w15:done="0"/>
  <w15:commentEx w15:paraId="20E5E03E" w15:done="0"/>
  <w15:commentEx w15:paraId="6CF7548F" w15:done="0"/>
  <w15:commentEx w15:paraId="50DE760C" w15:done="0"/>
  <w15:commentEx w15:paraId="762FB526" w15:done="0"/>
  <w15:commentEx w15:paraId="01D9E187" w15:done="0"/>
  <w15:commentEx w15:paraId="49B53FAB" w15:done="0"/>
  <w15:commentEx w15:paraId="6B8EBA86" w15:done="0"/>
  <w15:commentEx w15:paraId="66EA443F" w15:done="0"/>
  <w15:commentEx w15:paraId="17B5B584" w15:done="0"/>
  <w15:commentEx w15:paraId="16962D3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E1C171" w14:textId="77777777" w:rsidR="008D58F2" w:rsidRDefault="008D58F2" w:rsidP="00C27332">
      <w:r>
        <w:separator/>
      </w:r>
    </w:p>
  </w:endnote>
  <w:endnote w:type="continuationSeparator" w:id="0">
    <w:p w14:paraId="2017F162" w14:textId="77777777" w:rsidR="008D58F2" w:rsidRDefault="008D58F2" w:rsidP="00C27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charset w:val="86"/>
    <w:family w:val="auto"/>
    <w:pitch w:val="fixed"/>
    <w:sig w:usb0="800002BF" w:usb1="38CF7CFA" w:usb2="00000016" w:usb3="00000000" w:csb0="00040001" w:csb1="00000000"/>
  </w:font>
  <w:font w:name="仿宋">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B5DE2" w14:textId="77777777" w:rsidR="007B4252" w:rsidRDefault="007B4252">
    <w:pPr>
      <w:pStyle w:val="Footer"/>
      <w:jc w:val="center"/>
    </w:pPr>
  </w:p>
  <w:p w14:paraId="204D7B8C" w14:textId="77777777" w:rsidR="007B4252" w:rsidRDefault="007B425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336626"/>
      <w:docPartObj>
        <w:docPartGallery w:val="Page Numbers (Bottom of Page)"/>
        <w:docPartUnique/>
      </w:docPartObj>
    </w:sdtPr>
    <w:sdtContent>
      <w:p w14:paraId="45803A01" w14:textId="5BDBCA3D" w:rsidR="007B4252" w:rsidRDefault="007B4252">
        <w:pPr>
          <w:pStyle w:val="Footer"/>
          <w:jc w:val="center"/>
        </w:pPr>
      </w:p>
    </w:sdtContent>
  </w:sdt>
  <w:p w14:paraId="633E20D0" w14:textId="77777777" w:rsidR="007B4252" w:rsidRPr="00293502" w:rsidRDefault="007B4252" w:rsidP="00293502">
    <w:pPr>
      <w:pStyle w:val="Footer"/>
      <w:jc w:val="center"/>
      <w:rPr>
        <w:rFonts w:ascii="黑体" w:eastAsia="黑体" w:hAnsi="黑体"/>
        <w:b/>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B21CA" w14:textId="1086F2B6" w:rsidR="007B4252" w:rsidRDefault="007B4252" w:rsidP="005D64A1">
    <w:pPr>
      <w:pStyle w:val="Footer"/>
    </w:pPr>
  </w:p>
  <w:p w14:paraId="616C18A0" w14:textId="77777777" w:rsidR="007B4252" w:rsidRPr="00293502" w:rsidRDefault="007B4252" w:rsidP="00293502">
    <w:pPr>
      <w:pStyle w:val="Footer"/>
      <w:jc w:val="center"/>
      <w:rPr>
        <w:rFonts w:ascii="黑体" w:eastAsia="黑体" w:hAnsi="黑体"/>
        <w:b/>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7898145"/>
      <w:docPartObj>
        <w:docPartGallery w:val="Page Numbers (Bottom of Page)"/>
        <w:docPartUnique/>
      </w:docPartObj>
    </w:sdtPr>
    <w:sdtEndPr>
      <w:rPr>
        <w:rFonts w:ascii="Times New Roman" w:hAnsi="Times New Roman" w:cs="Times New Roman"/>
        <w:sz w:val="21"/>
        <w:szCs w:val="21"/>
      </w:rPr>
    </w:sdtEndPr>
    <w:sdtContent>
      <w:p w14:paraId="0A66793A" w14:textId="37094EAA" w:rsidR="007B4252" w:rsidRPr="00D07FE8" w:rsidRDefault="007B4252" w:rsidP="00D07FE8">
        <w:pPr>
          <w:pStyle w:val="Footer"/>
          <w:jc w:val="center"/>
          <w:rPr>
            <w:rFonts w:ascii="Times New Roman" w:hAnsi="Times New Roman" w:cs="Times New Roman"/>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00ED5E36" w:rsidRPr="00ED5E36">
          <w:rPr>
            <w:rFonts w:ascii="Times New Roman" w:hAnsi="Times New Roman" w:cs="Times New Roman"/>
            <w:noProof/>
            <w:sz w:val="21"/>
            <w:szCs w:val="21"/>
            <w:lang w:val="zh-CN"/>
          </w:rPr>
          <w:t>2</w:t>
        </w:r>
        <w:r w:rsidRPr="00D07FE8">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675391"/>
      <w:docPartObj>
        <w:docPartGallery w:val="Page Numbers (Bottom of Page)"/>
        <w:docPartUnique/>
      </w:docPartObj>
    </w:sdtPr>
    <w:sdtContent>
      <w:p w14:paraId="378764CF" w14:textId="6E8ACF2E" w:rsidR="007B4252" w:rsidRPr="00C27332" w:rsidRDefault="007B4252" w:rsidP="003C3F62">
        <w:pPr>
          <w:pStyle w:val="Footer"/>
          <w:jc w:val="center"/>
          <w:rPr>
            <w:rFonts w:ascii="黑体" w:eastAsia="黑体" w:hAnsi="黑体"/>
            <w:b/>
            <w:sz w:val="21"/>
            <w:szCs w:val="21"/>
          </w:rPr>
        </w:pPr>
        <w:r w:rsidRPr="00D07FE8">
          <w:rPr>
            <w:rFonts w:ascii="Times New Roman" w:hAnsi="Times New Roman" w:cs="Times New Roman"/>
            <w:sz w:val="21"/>
            <w:szCs w:val="21"/>
          </w:rPr>
          <w:fldChar w:fldCharType="begin"/>
        </w:r>
        <w:r w:rsidRPr="00D07FE8">
          <w:rPr>
            <w:rFonts w:ascii="Times New Roman" w:hAnsi="Times New Roman" w:cs="Times New Roman"/>
            <w:sz w:val="21"/>
            <w:szCs w:val="21"/>
          </w:rPr>
          <w:instrText>PAGE   \* MERGEFORMAT</w:instrText>
        </w:r>
        <w:r w:rsidRPr="00D07FE8">
          <w:rPr>
            <w:rFonts w:ascii="Times New Roman" w:hAnsi="Times New Roman" w:cs="Times New Roman"/>
            <w:sz w:val="21"/>
            <w:szCs w:val="21"/>
          </w:rPr>
          <w:fldChar w:fldCharType="separate"/>
        </w:r>
        <w:r w:rsidR="00252C62" w:rsidRPr="00252C62">
          <w:rPr>
            <w:rFonts w:ascii="Times New Roman" w:hAnsi="Times New Roman" w:cs="Times New Roman"/>
            <w:noProof/>
            <w:sz w:val="21"/>
            <w:szCs w:val="21"/>
            <w:lang w:val="zh-CN"/>
          </w:rPr>
          <w:t>1</w:t>
        </w:r>
        <w:r w:rsidRPr="00D07FE8">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99573" w14:textId="77777777" w:rsidR="008D58F2" w:rsidRDefault="008D58F2" w:rsidP="00C27332">
      <w:r>
        <w:separator/>
      </w:r>
    </w:p>
  </w:footnote>
  <w:footnote w:type="continuationSeparator" w:id="0">
    <w:p w14:paraId="20099745" w14:textId="77777777" w:rsidR="008D58F2" w:rsidRDefault="008D58F2" w:rsidP="00C273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1EEF8" w14:textId="77777777" w:rsidR="007B4252" w:rsidRDefault="007B4252" w:rsidP="005D64A1">
    <w:pPr>
      <w:pStyle w:val="Header"/>
      <w:pBdr>
        <w:bottom w:val="none" w:sz="0" w:space="0" w:color="auto"/>
      </w:pBdr>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4A708" w14:textId="2FC999BC" w:rsidR="007B4252" w:rsidRDefault="007B4252">
    <w:pPr>
      <w:pStyle w:val="Header"/>
    </w:pPr>
    <w:r>
      <w:rPr>
        <w:rFonts w:hint="eastAsia"/>
      </w:rPr>
      <w:t>基于图神经网络的蛋白质主链结构优化</w:t>
    </w:r>
  </w:p>
  <w:p w14:paraId="4E08DAD0" w14:textId="77777777" w:rsidR="007B4252" w:rsidRDefault="007B4252" w:rsidP="005D64A1">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EF7E1" w14:textId="6F1DB2AD" w:rsidR="007B4252" w:rsidRDefault="007B4252" w:rsidP="00362B13">
    <w:pPr>
      <w:pStyle w:val="Header"/>
    </w:pPr>
    <w:r>
      <w:fldChar w:fldCharType="begin"/>
    </w:r>
    <w:r>
      <w:instrText xml:space="preserve"> TITLE   \* MERGEFORMAT </w:instrText>
    </w:r>
    <w:r>
      <w:fldChar w:fldCharType="separate"/>
    </w:r>
    <w:r>
      <w:rPr>
        <w:rFonts w:hint="eastAsia"/>
      </w:rPr>
      <w:t>基于图神经网络的蛋白质主链结构优化</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ngsheng zhang">
    <w15:presenceInfo w15:providerId="Windows Live" w15:userId="e3bb8a2e71dc07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332"/>
    <w:rsid w:val="000001A6"/>
    <w:rsid w:val="00000C20"/>
    <w:rsid w:val="00000C23"/>
    <w:rsid w:val="00002001"/>
    <w:rsid w:val="00002D32"/>
    <w:rsid w:val="00005B6A"/>
    <w:rsid w:val="00007303"/>
    <w:rsid w:val="00007A6D"/>
    <w:rsid w:val="0001054F"/>
    <w:rsid w:val="00012267"/>
    <w:rsid w:val="000127B2"/>
    <w:rsid w:val="0001290B"/>
    <w:rsid w:val="00012A60"/>
    <w:rsid w:val="00013148"/>
    <w:rsid w:val="0001388C"/>
    <w:rsid w:val="000140CB"/>
    <w:rsid w:val="00014596"/>
    <w:rsid w:val="000145CD"/>
    <w:rsid w:val="00014BC2"/>
    <w:rsid w:val="00015B91"/>
    <w:rsid w:val="0001756A"/>
    <w:rsid w:val="00020568"/>
    <w:rsid w:val="0002099C"/>
    <w:rsid w:val="00020F89"/>
    <w:rsid w:val="00023F70"/>
    <w:rsid w:val="000245CF"/>
    <w:rsid w:val="00025540"/>
    <w:rsid w:val="0002648C"/>
    <w:rsid w:val="00026A6E"/>
    <w:rsid w:val="00030268"/>
    <w:rsid w:val="000306ED"/>
    <w:rsid w:val="00030D44"/>
    <w:rsid w:val="00031195"/>
    <w:rsid w:val="000311A9"/>
    <w:rsid w:val="00031720"/>
    <w:rsid w:val="00031914"/>
    <w:rsid w:val="000322C0"/>
    <w:rsid w:val="00032547"/>
    <w:rsid w:val="00033A1F"/>
    <w:rsid w:val="000345E6"/>
    <w:rsid w:val="0003466B"/>
    <w:rsid w:val="00034A97"/>
    <w:rsid w:val="00034C37"/>
    <w:rsid w:val="00035CD1"/>
    <w:rsid w:val="000360C2"/>
    <w:rsid w:val="00036581"/>
    <w:rsid w:val="00036C6A"/>
    <w:rsid w:val="00036E9B"/>
    <w:rsid w:val="00036EFA"/>
    <w:rsid w:val="0003767C"/>
    <w:rsid w:val="00037A1B"/>
    <w:rsid w:val="00037D62"/>
    <w:rsid w:val="00041131"/>
    <w:rsid w:val="00041513"/>
    <w:rsid w:val="00041B42"/>
    <w:rsid w:val="00043519"/>
    <w:rsid w:val="000445E9"/>
    <w:rsid w:val="00045C3F"/>
    <w:rsid w:val="000465E1"/>
    <w:rsid w:val="00046A0E"/>
    <w:rsid w:val="00046B3D"/>
    <w:rsid w:val="000507DF"/>
    <w:rsid w:val="000513A8"/>
    <w:rsid w:val="0005149F"/>
    <w:rsid w:val="00051860"/>
    <w:rsid w:val="000526F9"/>
    <w:rsid w:val="0005414A"/>
    <w:rsid w:val="00056921"/>
    <w:rsid w:val="00057825"/>
    <w:rsid w:val="00057E51"/>
    <w:rsid w:val="000605C7"/>
    <w:rsid w:val="00061743"/>
    <w:rsid w:val="000630CF"/>
    <w:rsid w:val="00063DCA"/>
    <w:rsid w:val="000642EB"/>
    <w:rsid w:val="00067298"/>
    <w:rsid w:val="00067C35"/>
    <w:rsid w:val="000733D4"/>
    <w:rsid w:val="00074FE0"/>
    <w:rsid w:val="00075F07"/>
    <w:rsid w:val="00076708"/>
    <w:rsid w:val="00076FFC"/>
    <w:rsid w:val="000803E6"/>
    <w:rsid w:val="00081A68"/>
    <w:rsid w:val="00083733"/>
    <w:rsid w:val="00083C8A"/>
    <w:rsid w:val="00084817"/>
    <w:rsid w:val="00084FC6"/>
    <w:rsid w:val="00085BA8"/>
    <w:rsid w:val="000862A7"/>
    <w:rsid w:val="00086723"/>
    <w:rsid w:val="00086BDD"/>
    <w:rsid w:val="00087762"/>
    <w:rsid w:val="0009049A"/>
    <w:rsid w:val="00090605"/>
    <w:rsid w:val="00090793"/>
    <w:rsid w:val="00090E6E"/>
    <w:rsid w:val="00091D21"/>
    <w:rsid w:val="00091D47"/>
    <w:rsid w:val="0009316C"/>
    <w:rsid w:val="0009396A"/>
    <w:rsid w:val="00094F17"/>
    <w:rsid w:val="00095551"/>
    <w:rsid w:val="000966A4"/>
    <w:rsid w:val="00096DC3"/>
    <w:rsid w:val="000A21F3"/>
    <w:rsid w:val="000A27A1"/>
    <w:rsid w:val="000A2A39"/>
    <w:rsid w:val="000A516B"/>
    <w:rsid w:val="000A71E4"/>
    <w:rsid w:val="000A73E5"/>
    <w:rsid w:val="000A7C3C"/>
    <w:rsid w:val="000B0509"/>
    <w:rsid w:val="000B0D9D"/>
    <w:rsid w:val="000B18BA"/>
    <w:rsid w:val="000B19CD"/>
    <w:rsid w:val="000B2296"/>
    <w:rsid w:val="000B3C64"/>
    <w:rsid w:val="000B4CCB"/>
    <w:rsid w:val="000B5503"/>
    <w:rsid w:val="000B5517"/>
    <w:rsid w:val="000B681B"/>
    <w:rsid w:val="000B6D4B"/>
    <w:rsid w:val="000C04F8"/>
    <w:rsid w:val="000C3040"/>
    <w:rsid w:val="000C4036"/>
    <w:rsid w:val="000C659B"/>
    <w:rsid w:val="000C756A"/>
    <w:rsid w:val="000D04E5"/>
    <w:rsid w:val="000D1001"/>
    <w:rsid w:val="000D11E9"/>
    <w:rsid w:val="000D1529"/>
    <w:rsid w:val="000D1EE3"/>
    <w:rsid w:val="000D3519"/>
    <w:rsid w:val="000D393B"/>
    <w:rsid w:val="000D4099"/>
    <w:rsid w:val="000D4AA1"/>
    <w:rsid w:val="000D5B7D"/>
    <w:rsid w:val="000D6B2D"/>
    <w:rsid w:val="000D6B55"/>
    <w:rsid w:val="000E0BF8"/>
    <w:rsid w:val="000E0D9F"/>
    <w:rsid w:val="000E273F"/>
    <w:rsid w:val="000E41B9"/>
    <w:rsid w:val="000E4823"/>
    <w:rsid w:val="000E486A"/>
    <w:rsid w:val="000E4DC1"/>
    <w:rsid w:val="000E5500"/>
    <w:rsid w:val="000E5C3D"/>
    <w:rsid w:val="000E7563"/>
    <w:rsid w:val="000F0280"/>
    <w:rsid w:val="000F08FA"/>
    <w:rsid w:val="000F11F0"/>
    <w:rsid w:val="000F34C2"/>
    <w:rsid w:val="000F3BE4"/>
    <w:rsid w:val="000F4A47"/>
    <w:rsid w:val="000F4F19"/>
    <w:rsid w:val="000F522F"/>
    <w:rsid w:val="000F664A"/>
    <w:rsid w:val="000F6692"/>
    <w:rsid w:val="000F739A"/>
    <w:rsid w:val="000F7544"/>
    <w:rsid w:val="000F768C"/>
    <w:rsid w:val="000F785D"/>
    <w:rsid w:val="001000A6"/>
    <w:rsid w:val="00100CC1"/>
    <w:rsid w:val="00100E91"/>
    <w:rsid w:val="001014E2"/>
    <w:rsid w:val="00101CA9"/>
    <w:rsid w:val="0010228C"/>
    <w:rsid w:val="00102517"/>
    <w:rsid w:val="00102FD0"/>
    <w:rsid w:val="00103B99"/>
    <w:rsid w:val="00103C60"/>
    <w:rsid w:val="00104240"/>
    <w:rsid w:val="00105215"/>
    <w:rsid w:val="0010621F"/>
    <w:rsid w:val="00110C5B"/>
    <w:rsid w:val="00111BBE"/>
    <w:rsid w:val="0011212A"/>
    <w:rsid w:val="00112666"/>
    <w:rsid w:val="001127AD"/>
    <w:rsid w:val="00112B1A"/>
    <w:rsid w:val="00113041"/>
    <w:rsid w:val="00113BA9"/>
    <w:rsid w:val="00113BE7"/>
    <w:rsid w:val="0011440E"/>
    <w:rsid w:val="00114EBC"/>
    <w:rsid w:val="00114F53"/>
    <w:rsid w:val="001151FF"/>
    <w:rsid w:val="00115485"/>
    <w:rsid w:val="0011548E"/>
    <w:rsid w:val="00117931"/>
    <w:rsid w:val="00117BA2"/>
    <w:rsid w:val="00117BC8"/>
    <w:rsid w:val="0012061C"/>
    <w:rsid w:val="00122417"/>
    <w:rsid w:val="00123244"/>
    <w:rsid w:val="00123E55"/>
    <w:rsid w:val="001255D4"/>
    <w:rsid w:val="001256D1"/>
    <w:rsid w:val="00126649"/>
    <w:rsid w:val="0012717D"/>
    <w:rsid w:val="0012777D"/>
    <w:rsid w:val="00127C35"/>
    <w:rsid w:val="00127D5A"/>
    <w:rsid w:val="00130606"/>
    <w:rsid w:val="001314B2"/>
    <w:rsid w:val="00131731"/>
    <w:rsid w:val="001327D0"/>
    <w:rsid w:val="00132C0D"/>
    <w:rsid w:val="001338D1"/>
    <w:rsid w:val="00133E9B"/>
    <w:rsid w:val="00134C82"/>
    <w:rsid w:val="00134DD8"/>
    <w:rsid w:val="00136365"/>
    <w:rsid w:val="00136630"/>
    <w:rsid w:val="00137729"/>
    <w:rsid w:val="00137FC4"/>
    <w:rsid w:val="00140B74"/>
    <w:rsid w:val="001419C4"/>
    <w:rsid w:val="00141F10"/>
    <w:rsid w:val="00146651"/>
    <w:rsid w:val="0015054A"/>
    <w:rsid w:val="001517D2"/>
    <w:rsid w:val="001518A1"/>
    <w:rsid w:val="00151C3D"/>
    <w:rsid w:val="0015512D"/>
    <w:rsid w:val="00155C55"/>
    <w:rsid w:val="001561D8"/>
    <w:rsid w:val="001576D1"/>
    <w:rsid w:val="001579F2"/>
    <w:rsid w:val="00157CFA"/>
    <w:rsid w:val="00157D77"/>
    <w:rsid w:val="001601AA"/>
    <w:rsid w:val="00161F7F"/>
    <w:rsid w:val="00162307"/>
    <w:rsid w:val="00162631"/>
    <w:rsid w:val="00162BF7"/>
    <w:rsid w:val="00162DF6"/>
    <w:rsid w:val="00162E46"/>
    <w:rsid w:val="001636C8"/>
    <w:rsid w:val="00163D14"/>
    <w:rsid w:val="00165183"/>
    <w:rsid w:val="00165461"/>
    <w:rsid w:val="0016556E"/>
    <w:rsid w:val="00165DD9"/>
    <w:rsid w:val="00166131"/>
    <w:rsid w:val="001663A5"/>
    <w:rsid w:val="00167177"/>
    <w:rsid w:val="00167ACC"/>
    <w:rsid w:val="00167E21"/>
    <w:rsid w:val="001725DF"/>
    <w:rsid w:val="0017365C"/>
    <w:rsid w:val="0017666B"/>
    <w:rsid w:val="00176C04"/>
    <w:rsid w:val="001775D6"/>
    <w:rsid w:val="0018319F"/>
    <w:rsid w:val="001839D7"/>
    <w:rsid w:val="00184000"/>
    <w:rsid w:val="0018563B"/>
    <w:rsid w:val="001869CB"/>
    <w:rsid w:val="00186B28"/>
    <w:rsid w:val="00186DFB"/>
    <w:rsid w:val="0018784A"/>
    <w:rsid w:val="00187A3B"/>
    <w:rsid w:val="00187A4F"/>
    <w:rsid w:val="00190D44"/>
    <w:rsid w:val="00190D74"/>
    <w:rsid w:val="001918F3"/>
    <w:rsid w:val="0019192C"/>
    <w:rsid w:val="00192240"/>
    <w:rsid w:val="001927D4"/>
    <w:rsid w:val="001929A3"/>
    <w:rsid w:val="00192BC2"/>
    <w:rsid w:val="00193EAD"/>
    <w:rsid w:val="00194123"/>
    <w:rsid w:val="00195E7F"/>
    <w:rsid w:val="00196046"/>
    <w:rsid w:val="001966A5"/>
    <w:rsid w:val="00196894"/>
    <w:rsid w:val="001971BD"/>
    <w:rsid w:val="00197330"/>
    <w:rsid w:val="001A01A8"/>
    <w:rsid w:val="001A14F2"/>
    <w:rsid w:val="001A315B"/>
    <w:rsid w:val="001A324E"/>
    <w:rsid w:val="001A40EA"/>
    <w:rsid w:val="001A43B8"/>
    <w:rsid w:val="001A5DA2"/>
    <w:rsid w:val="001A64F6"/>
    <w:rsid w:val="001B2E7B"/>
    <w:rsid w:val="001B3071"/>
    <w:rsid w:val="001B341B"/>
    <w:rsid w:val="001B44AC"/>
    <w:rsid w:val="001B4942"/>
    <w:rsid w:val="001B7192"/>
    <w:rsid w:val="001B71AF"/>
    <w:rsid w:val="001B7887"/>
    <w:rsid w:val="001B7E8C"/>
    <w:rsid w:val="001C1593"/>
    <w:rsid w:val="001C16DD"/>
    <w:rsid w:val="001C2A58"/>
    <w:rsid w:val="001C2D61"/>
    <w:rsid w:val="001C3B01"/>
    <w:rsid w:val="001C3C75"/>
    <w:rsid w:val="001C3E2E"/>
    <w:rsid w:val="001C3F18"/>
    <w:rsid w:val="001C4355"/>
    <w:rsid w:val="001C5B24"/>
    <w:rsid w:val="001C7CC4"/>
    <w:rsid w:val="001D20A5"/>
    <w:rsid w:val="001D27DA"/>
    <w:rsid w:val="001D32B8"/>
    <w:rsid w:val="001D54CA"/>
    <w:rsid w:val="001D5A76"/>
    <w:rsid w:val="001D6904"/>
    <w:rsid w:val="001D71E7"/>
    <w:rsid w:val="001D799F"/>
    <w:rsid w:val="001E02ED"/>
    <w:rsid w:val="001E0636"/>
    <w:rsid w:val="001E1EBD"/>
    <w:rsid w:val="001E242F"/>
    <w:rsid w:val="001E28FA"/>
    <w:rsid w:val="001E4807"/>
    <w:rsid w:val="001E55A1"/>
    <w:rsid w:val="001E566F"/>
    <w:rsid w:val="001E6182"/>
    <w:rsid w:val="001E7035"/>
    <w:rsid w:val="001E7B9B"/>
    <w:rsid w:val="001F061F"/>
    <w:rsid w:val="001F07CA"/>
    <w:rsid w:val="001F0A94"/>
    <w:rsid w:val="001F148B"/>
    <w:rsid w:val="001F169C"/>
    <w:rsid w:val="001F187D"/>
    <w:rsid w:val="001F1AFE"/>
    <w:rsid w:val="001F1CBA"/>
    <w:rsid w:val="001F23DD"/>
    <w:rsid w:val="001F33C6"/>
    <w:rsid w:val="001F4463"/>
    <w:rsid w:val="001F4695"/>
    <w:rsid w:val="001F667A"/>
    <w:rsid w:val="001F6A95"/>
    <w:rsid w:val="001F73BC"/>
    <w:rsid w:val="001F78CA"/>
    <w:rsid w:val="00200589"/>
    <w:rsid w:val="00200616"/>
    <w:rsid w:val="002015D3"/>
    <w:rsid w:val="00201766"/>
    <w:rsid w:val="00201B6E"/>
    <w:rsid w:val="00201CE4"/>
    <w:rsid w:val="00202358"/>
    <w:rsid w:val="002029C8"/>
    <w:rsid w:val="0020368F"/>
    <w:rsid w:val="00204A29"/>
    <w:rsid w:val="00205368"/>
    <w:rsid w:val="00205AB6"/>
    <w:rsid w:val="0020752C"/>
    <w:rsid w:val="0020795A"/>
    <w:rsid w:val="00207C96"/>
    <w:rsid w:val="00210D74"/>
    <w:rsid w:val="002112DC"/>
    <w:rsid w:val="00211B06"/>
    <w:rsid w:val="00211F34"/>
    <w:rsid w:val="002122E1"/>
    <w:rsid w:val="00213F8E"/>
    <w:rsid w:val="00214057"/>
    <w:rsid w:val="002141F0"/>
    <w:rsid w:val="00214637"/>
    <w:rsid w:val="00215089"/>
    <w:rsid w:val="00217018"/>
    <w:rsid w:val="00217155"/>
    <w:rsid w:val="002173FF"/>
    <w:rsid w:val="00217494"/>
    <w:rsid w:val="002176E0"/>
    <w:rsid w:val="00217FF8"/>
    <w:rsid w:val="002202B7"/>
    <w:rsid w:val="00220418"/>
    <w:rsid w:val="00220650"/>
    <w:rsid w:val="002213A0"/>
    <w:rsid w:val="002215E7"/>
    <w:rsid w:val="002232D6"/>
    <w:rsid w:val="00223895"/>
    <w:rsid w:val="00225248"/>
    <w:rsid w:val="00225F60"/>
    <w:rsid w:val="00227CA3"/>
    <w:rsid w:val="00231E11"/>
    <w:rsid w:val="00232EB4"/>
    <w:rsid w:val="00234AC4"/>
    <w:rsid w:val="00234E40"/>
    <w:rsid w:val="00234EAE"/>
    <w:rsid w:val="0023563E"/>
    <w:rsid w:val="00241001"/>
    <w:rsid w:val="00241591"/>
    <w:rsid w:val="002423FB"/>
    <w:rsid w:val="00243304"/>
    <w:rsid w:val="0024375D"/>
    <w:rsid w:val="0024438C"/>
    <w:rsid w:val="002445BE"/>
    <w:rsid w:val="002446FF"/>
    <w:rsid w:val="002450D3"/>
    <w:rsid w:val="002460BE"/>
    <w:rsid w:val="00246362"/>
    <w:rsid w:val="002473BA"/>
    <w:rsid w:val="00250307"/>
    <w:rsid w:val="00250413"/>
    <w:rsid w:val="00250979"/>
    <w:rsid w:val="00251808"/>
    <w:rsid w:val="0025192D"/>
    <w:rsid w:val="00251D14"/>
    <w:rsid w:val="00252C62"/>
    <w:rsid w:val="00254C3E"/>
    <w:rsid w:val="00255744"/>
    <w:rsid w:val="00260366"/>
    <w:rsid w:val="0026071D"/>
    <w:rsid w:val="00260840"/>
    <w:rsid w:val="00260956"/>
    <w:rsid w:val="0026123F"/>
    <w:rsid w:val="0026212E"/>
    <w:rsid w:val="00263BBF"/>
    <w:rsid w:val="0026426E"/>
    <w:rsid w:val="002646A0"/>
    <w:rsid w:val="00264BD0"/>
    <w:rsid w:val="002658F3"/>
    <w:rsid w:val="00266437"/>
    <w:rsid w:val="0027024F"/>
    <w:rsid w:val="002708B3"/>
    <w:rsid w:val="00270BC0"/>
    <w:rsid w:val="002734B5"/>
    <w:rsid w:val="00273509"/>
    <w:rsid w:val="00275ADB"/>
    <w:rsid w:val="00275AFE"/>
    <w:rsid w:val="00276583"/>
    <w:rsid w:val="00277CE6"/>
    <w:rsid w:val="00280281"/>
    <w:rsid w:val="00280370"/>
    <w:rsid w:val="00280DB9"/>
    <w:rsid w:val="00281174"/>
    <w:rsid w:val="00282553"/>
    <w:rsid w:val="002829B2"/>
    <w:rsid w:val="0028478F"/>
    <w:rsid w:val="00285988"/>
    <w:rsid w:val="00286DF0"/>
    <w:rsid w:val="002904A7"/>
    <w:rsid w:val="00290835"/>
    <w:rsid w:val="00290E8D"/>
    <w:rsid w:val="00290F11"/>
    <w:rsid w:val="00291948"/>
    <w:rsid w:val="002919C3"/>
    <w:rsid w:val="002924D6"/>
    <w:rsid w:val="00293502"/>
    <w:rsid w:val="0029386C"/>
    <w:rsid w:val="002940AC"/>
    <w:rsid w:val="002944A3"/>
    <w:rsid w:val="002947C8"/>
    <w:rsid w:val="00296239"/>
    <w:rsid w:val="00297717"/>
    <w:rsid w:val="002A0753"/>
    <w:rsid w:val="002A36B1"/>
    <w:rsid w:val="002A3D7B"/>
    <w:rsid w:val="002A4201"/>
    <w:rsid w:val="002A50B6"/>
    <w:rsid w:val="002A535B"/>
    <w:rsid w:val="002B0C83"/>
    <w:rsid w:val="002B18FA"/>
    <w:rsid w:val="002B4E20"/>
    <w:rsid w:val="002B5733"/>
    <w:rsid w:val="002B5D9C"/>
    <w:rsid w:val="002B61BA"/>
    <w:rsid w:val="002B76FA"/>
    <w:rsid w:val="002C0A09"/>
    <w:rsid w:val="002C38AB"/>
    <w:rsid w:val="002C3EC1"/>
    <w:rsid w:val="002C5CED"/>
    <w:rsid w:val="002C6BF9"/>
    <w:rsid w:val="002C6C8E"/>
    <w:rsid w:val="002C7FFA"/>
    <w:rsid w:val="002D00D0"/>
    <w:rsid w:val="002D213A"/>
    <w:rsid w:val="002D24CB"/>
    <w:rsid w:val="002D2B42"/>
    <w:rsid w:val="002D4A32"/>
    <w:rsid w:val="002D4FB1"/>
    <w:rsid w:val="002D529B"/>
    <w:rsid w:val="002D6437"/>
    <w:rsid w:val="002D7F7A"/>
    <w:rsid w:val="002E23BD"/>
    <w:rsid w:val="002E3329"/>
    <w:rsid w:val="002E490A"/>
    <w:rsid w:val="002E4E1A"/>
    <w:rsid w:val="002E5C62"/>
    <w:rsid w:val="002E5CA3"/>
    <w:rsid w:val="002E6E03"/>
    <w:rsid w:val="002E70C9"/>
    <w:rsid w:val="002E7336"/>
    <w:rsid w:val="002E7B6F"/>
    <w:rsid w:val="002F22AC"/>
    <w:rsid w:val="002F342F"/>
    <w:rsid w:val="002F4D30"/>
    <w:rsid w:val="002F4EC6"/>
    <w:rsid w:val="002F62D1"/>
    <w:rsid w:val="002F6D49"/>
    <w:rsid w:val="002F78E0"/>
    <w:rsid w:val="00301B52"/>
    <w:rsid w:val="0030270D"/>
    <w:rsid w:val="00302A28"/>
    <w:rsid w:val="00304DCC"/>
    <w:rsid w:val="00306E66"/>
    <w:rsid w:val="003108ED"/>
    <w:rsid w:val="00313090"/>
    <w:rsid w:val="0031398D"/>
    <w:rsid w:val="00314BD0"/>
    <w:rsid w:val="00315567"/>
    <w:rsid w:val="00315B22"/>
    <w:rsid w:val="00315E6E"/>
    <w:rsid w:val="00317458"/>
    <w:rsid w:val="00317C61"/>
    <w:rsid w:val="003208B7"/>
    <w:rsid w:val="003213CE"/>
    <w:rsid w:val="00321AEE"/>
    <w:rsid w:val="00321B63"/>
    <w:rsid w:val="00322412"/>
    <w:rsid w:val="003247B6"/>
    <w:rsid w:val="00324D9F"/>
    <w:rsid w:val="00325661"/>
    <w:rsid w:val="003258CA"/>
    <w:rsid w:val="0032683C"/>
    <w:rsid w:val="0032690D"/>
    <w:rsid w:val="003273D7"/>
    <w:rsid w:val="0033135B"/>
    <w:rsid w:val="00331B24"/>
    <w:rsid w:val="003322F8"/>
    <w:rsid w:val="003325CD"/>
    <w:rsid w:val="00332E2E"/>
    <w:rsid w:val="003343EE"/>
    <w:rsid w:val="003413D1"/>
    <w:rsid w:val="003414C0"/>
    <w:rsid w:val="003423CA"/>
    <w:rsid w:val="0034327E"/>
    <w:rsid w:val="00343328"/>
    <w:rsid w:val="003440A0"/>
    <w:rsid w:val="003458C6"/>
    <w:rsid w:val="00347757"/>
    <w:rsid w:val="00347C80"/>
    <w:rsid w:val="00347DF4"/>
    <w:rsid w:val="00350043"/>
    <w:rsid w:val="00350EA4"/>
    <w:rsid w:val="0035200A"/>
    <w:rsid w:val="00352210"/>
    <w:rsid w:val="00352C63"/>
    <w:rsid w:val="0035350C"/>
    <w:rsid w:val="00354B42"/>
    <w:rsid w:val="00355758"/>
    <w:rsid w:val="00356650"/>
    <w:rsid w:val="00356928"/>
    <w:rsid w:val="003578CA"/>
    <w:rsid w:val="00357A21"/>
    <w:rsid w:val="00360CC1"/>
    <w:rsid w:val="003612C6"/>
    <w:rsid w:val="00361383"/>
    <w:rsid w:val="003621A9"/>
    <w:rsid w:val="003629C4"/>
    <w:rsid w:val="00362B13"/>
    <w:rsid w:val="00362D76"/>
    <w:rsid w:val="00363209"/>
    <w:rsid w:val="00363BEF"/>
    <w:rsid w:val="003649D9"/>
    <w:rsid w:val="00365EEE"/>
    <w:rsid w:val="00367C20"/>
    <w:rsid w:val="00370DFA"/>
    <w:rsid w:val="003713EB"/>
    <w:rsid w:val="003714F9"/>
    <w:rsid w:val="00371FE8"/>
    <w:rsid w:val="0037449E"/>
    <w:rsid w:val="00374B91"/>
    <w:rsid w:val="00374CFA"/>
    <w:rsid w:val="00375A2D"/>
    <w:rsid w:val="00375F66"/>
    <w:rsid w:val="00376506"/>
    <w:rsid w:val="00376978"/>
    <w:rsid w:val="00377878"/>
    <w:rsid w:val="00380FE0"/>
    <w:rsid w:val="00383D5F"/>
    <w:rsid w:val="003841F2"/>
    <w:rsid w:val="00384684"/>
    <w:rsid w:val="003864B2"/>
    <w:rsid w:val="00386594"/>
    <w:rsid w:val="00387C3F"/>
    <w:rsid w:val="00390D0D"/>
    <w:rsid w:val="003914A3"/>
    <w:rsid w:val="003945A9"/>
    <w:rsid w:val="00394E71"/>
    <w:rsid w:val="00395551"/>
    <w:rsid w:val="00395666"/>
    <w:rsid w:val="003A072D"/>
    <w:rsid w:val="003A1F2F"/>
    <w:rsid w:val="003A3047"/>
    <w:rsid w:val="003A43E1"/>
    <w:rsid w:val="003A44B0"/>
    <w:rsid w:val="003A5037"/>
    <w:rsid w:val="003A535F"/>
    <w:rsid w:val="003A5A25"/>
    <w:rsid w:val="003A5B5C"/>
    <w:rsid w:val="003A5C8A"/>
    <w:rsid w:val="003A5DA6"/>
    <w:rsid w:val="003A639A"/>
    <w:rsid w:val="003A6C00"/>
    <w:rsid w:val="003A6CE0"/>
    <w:rsid w:val="003A6EAC"/>
    <w:rsid w:val="003A70B6"/>
    <w:rsid w:val="003B4400"/>
    <w:rsid w:val="003B569F"/>
    <w:rsid w:val="003B5844"/>
    <w:rsid w:val="003B67C9"/>
    <w:rsid w:val="003B701D"/>
    <w:rsid w:val="003C1B3B"/>
    <w:rsid w:val="003C3F62"/>
    <w:rsid w:val="003C443F"/>
    <w:rsid w:val="003C449E"/>
    <w:rsid w:val="003C519B"/>
    <w:rsid w:val="003C51D6"/>
    <w:rsid w:val="003C615B"/>
    <w:rsid w:val="003C664D"/>
    <w:rsid w:val="003C74D6"/>
    <w:rsid w:val="003D0894"/>
    <w:rsid w:val="003D158A"/>
    <w:rsid w:val="003D1914"/>
    <w:rsid w:val="003D2848"/>
    <w:rsid w:val="003D2FF2"/>
    <w:rsid w:val="003D4381"/>
    <w:rsid w:val="003D46A7"/>
    <w:rsid w:val="003D58AE"/>
    <w:rsid w:val="003D5C42"/>
    <w:rsid w:val="003D68D7"/>
    <w:rsid w:val="003D718A"/>
    <w:rsid w:val="003D7BE8"/>
    <w:rsid w:val="003E0DDE"/>
    <w:rsid w:val="003E149C"/>
    <w:rsid w:val="003E1B2C"/>
    <w:rsid w:val="003E414E"/>
    <w:rsid w:val="003E550E"/>
    <w:rsid w:val="003E55D2"/>
    <w:rsid w:val="003E5AB5"/>
    <w:rsid w:val="003E6968"/>
    <w:rsid w:val="003E7CB0"/>
    <w:rsid w:val="003F205A"/>
    <w:rsid w:val="003F4BE0"/>
    <w:rsid w:val="003F5049"/>
    <w:rsid w:val="003F59DA"/>
    <w:rsid w:val="003F66EE"/>
    <w:rsid w:val="003F689A"/>
    <w:rsid w:val="003F6D6C"/>
    <w:rsid w:val="003F759D"/>
    <w:rsid w:val="00400276"/>
    <w:rsid w:val="00401032"/>
    <w:rsid w:val="0040169C"/>
    <w:rsid w:val="0040184F"/>
    <w:rsid w:val="00401F27"/>
    <w:rsid w:val="00402896"/>
    <w:rsid w:val="004048AB"/>
    <w:rsid w:val="00404946"/>
    <w:rsid w:val="00404EE9"/>
    <w:rsid w:val="00407F73"/>
    <w:rsid w:val="004107B2"/>
    <w:rsid w:val="00411404"/>
    <w:rsid w:val="00412131"/>
    <w:rsid w:val="004146DB"/>
    <w:rsid w:val="00415EEC"/>
    <w:rsid w:val="00416888"/>
    <w:rsid w:val="004171BB"/>
    <w:rsid w:val="0042273E"/>
    <w:rsid w:val="00424091"/>
    <w:rsid w:val="00425159"/>
    <w:rsid w:val="004261E3"/>
    <w:rsid w:val="00427192"/>
    <w:rsid w:val="0042766D"/>
    <w:rsid w:val="0043404E"/>
    <w:rsid w:val="004345E0"/>
    <w:rsid w:val="00434BFF"/>
    <w:rsid w:val="00435C2B"/>
    <w:rsid w:val="004361FC"/>
    <w:rsid w:val="00436253"/>
    <w:rsid w:val="00436C92"/>
    <w:rsid w:val="00440B41"/>
    <w:rsid w:val="004423FB"/>
    <w:rsid w:val="004432D6"/>
    <w:rsid w:val="004443A9"/>
    <w:rsid w:val="00444D98"/>
    <w:rsid w:val="00445988"/>
    <w:rsid w:val="00445A59"/>
    <w:rsid w:val="00446024"/>
    <w:rsid w:val="00450162"/>
    <w:rsid w:val="00450D64"/>
    <w:rsid w:val="00450E53"/>
    <w:rsid w:val="00451B81"/>
    <w:rsid w:val="0045378B"/>
    <w:rsid w:val="004545E5"/>
    <w:rsid w:val="004545EF"/>
    <w:rsid w:val="00454C0F"/>
    <w:rsid w:val="00455850"/>
    <w:rsid w:val="00456714"/>
    <w:rsid w:val="00456C27"/>
    <w:rsid w:val="00456E4C"/>
    <w:rsid w:val="00460E1F"/>
    <w:rsid w:val="00461969"/>
    <w:rsid w:val="00462A03"/>
    <w:rsid w:val="004635C0"/>
    <w:rsid w:val="00463A75"/>
    <w:rsid w:val="00464C00"/>
    <w:rsid w:val="00464C74"/>
    <w:rsid w:val="00465B50"/>
    <w:rsid w:val="00465DBE"/>
    <w:rsid w:val="00467F21"/>
    <w:rsid w:val="00470D82"/>
    <w:rsid w:val="00470E2E"/>
    <w:rsid w:val="00471E7A"/>
    <w:rsid w:val="0047215A"/>
    <w:rsid w:val="004722F2"/>
    <w:rsid w:val="00473AF2"/>
    <w:rsid w:val="00473E69"/>
    <w:rsid w:val="00475219"/>
    <w:rsid w:val="0047600C"/>
    <w:rsid w:val="00476CFD"/>
    <w:rsid w:val="00477AC4"/>
    <w:rsid w:val="0048073D"/>
    <w:rsid w:val="00480E8D"/>
    <w:rsid w:val="00481BE9"/>
    <w:rsid w:val="00481BFD"/>
    <w:rsid w:val="00482C4F"/>
    <w:rsid w:val="0048356A"/>
    <w:rsid w:val="00483644"/>
    <w:rsid w:val="0048402A"/>
    <w:rsid w:val="004843C5"/>
    <w:rsid w:val="004843DD"/>
    <w:rsid w:val="004849E2"/>
    <w:rsid w:val="004857B1"/>
    <w:rsid w:val="00485D80"/>
    <w:rsid w:val="00485E26"/>
    <w:rsid w:val="0048636B"/>
    <w:rsid w:val="00486993"/>
    <w:rsid w:val="00487CBB"/>
    <w:rsid w:val="00490D4E"/>
    <w:rsid w:val="0049143D"/>
    <w:rsid w:val="0049288C"/>
    <w:rsid w:val="00493B8F"/>
    <w:rsid w:val="00494912"/>
    <w:rsid w:val="00495289"/>
    <w:rsid w:val="00496976"/>
    <w:rsid w:val="00496D7C"/>
    <w:rsid w:val="004A07C2"/>
    <w:rsid w:val="004A0A13"/>
    <w:rsid w:val="004A0C3C"/>
    <w:rsid w:val="004A422D"/>
    <w:rsid w:val="004A5A72"/>
    <w:rsid w:val="004A5AD7"/>
    <w:rsid w:val="004A6C93"/>
    <w:rsid w:val="004A7CF4"/>
    <w:rsid w:val="004A7FF3"/>
    <w:rsid w:val="004B05F7"/>
    <w:rsid w:val="004B0877"/>
    <w:rsid w:val="004B19A5"/>
    <w:rsid w:val="004B2692"/>
    <w:rsid w:val="004B2F60"/>
    <w:rsid w:val="004B3348"/>
    <w:rsid w:val="004B394D"/>
    <w:rsid w:val="004B39FD"/>
    <w:rsid w:val="004B4A38"/>
    <w:rsid w:val="004B4A96"/>
    <w:rsid w:val="004B675E"/>
    <w:rsid w:val="004C15D0"/>
    <w:rsid w:val="004C2AB0"/>
    <w:rsid w:val="004C38C4"/>
    <w:rsid w:val="004C44C0"/>
    <w:rsid w:val="004C4FCB"/>
    <w:rsid w:val="004C51B1"/>
    <w:rsid w:val="004C5636"/>
    <w:rsid w:val="004C6CD1"/>
    <w:rsid w:val="004C6CDA"/>
    <w:rsid w:val="004C75A1"/>
    <w:rsid w:val="004D01F8"/>
    <w:rsid w:val="004D0A29"/>
    <w:rsid w:val="004D0C6D"/>
    <w:rsid w:val="004D3B93"/>
    <w:rsid w:val="004D4C1F"/>
    <w:rsid w:val="004D6678"/>
    <w:rsid w:val="004D6C67"/>
    <w:rsid w:val="004E016A"/>
    <w:rsid w:val="004E0D6C"/>
    <w:rsid w:val="004E18C5"/>
    <w:rsid w:val="004E3004"/>
    <w:rsid w:val="004E4256"/>
    <w:rsid w:val="004E4D91"/>
    <w:rsid w:val="004E5337"/>
    <w:rsid w:val="004E6167"/>
    <w:rsid w:val="004E713B"/>
    <w:rsid w:val="004E74F1"/>
    <w:rsid w:val="004E7E3A"/>
    <w:rsid w:val="004F0D87"/>
    <w:rsid w:val="004F0DEB"/>
    <w:rsid w:val="004F1DA8"/>
    <w:rsid w:val="004F505A"/>
    <w:rsid w:val="004F6E75"/>
    <w:rsid w:val="00500442"/>
    <w:rsid w:val="00501C7B"/>
    <w:rsid w:val="00503587"/>
    <w:rsid w:val="00503971"/>
    <w:rsid w:val="00504839"/>
    <w:rsid w:val="00505095"/>
    <w:rsid w:val="0050549D"/>
    <w:rsid w:val="00505694"/>
    <w:rsid w:val="00505FFB"/>
    <w:rsid w:val="00506176"/>
    <w:rsid w:val="005063F3"/>
    <w:rsid w:val="00506ACB"/>
    <w:rsid w:val="00511C36"/>
    <w:rsid w:val="00512706"/>
    <w:rsid w:val="00512942"/>
    <w:rsid w:val="005138C8"/>
    <w:rsid w:val="00513E9D"/>
    <w:rsid w:val="00514630"/>
    <w:rsid w:val="005157E5"/>
    <w:rsid w:val="00516D9D"/>
    <w:rsid w:val="00516F4E"/>
    <w:rsid w:val="00517572"/>
    <w:rsid w:val="00517AB2"/>
    <w:rsid w:val="00520EAA"/>
    <w:rsid w:val="00521677"/>
    <w:rsid w:val="0052174D"/>
    <w:rsid w:val="005218C9"/>
    <w:rsid w:val="00522E17"/>
    <w:rsid w:val="00523368"/>
    <w:rsid w:val="0052347D"/>
    <w:rsid w:val="005235B1"/>
    <w:rsid w:val="00523AE8"/>
    <w:rsid w:val="00523EE9"/>
    <w:rsid w:val="005245B7"/>
    <w:rsid w:val="0052465D"/>
    <w:rsid w:val="0052503A"/>
    <w:rsid w:val="00525D80"/>
    <w:rsid w:val="00526297"/>
    <w:rsid w:val="005264CB"/>
    <w:rsid w:val="005268C2"/>
    <w:rsid w:val="00526B6D"/>
    <w:rsid w:val="005332AA"/>
    <w:rsid w:val="00533987"/>
    <w:rsid w:val="00534F8A"/>
    <w:rsid w:val="0053535C"/>
    <w:rsid w:val="005355B0"/>
    <w:rsid w:val="005356DA"/>
    <w:rsid w:val="00535ABC"/>
    <w:rsid w:val="00536744"/>
    <w:rsid w:val="0053678F"/>
    <w:rsid w:val="00537EAD"/>
    <w:rsid w:val="00540D87"/>
    <w:rsid w:val="0054146F"/>
    <w:rsid w:val="005432A5"/>
    <w:rsid w:val="0054345F"/>
    <w:rsid w:val="005438B2"/>
    <w:rsid w:val="00544AE8"/>
    <w:rsid w:val="00544E16"/>
    <w:rsid w:val="005456FA"/>
    <w:rsid w:val="005475FD"/>
    <w:rsid w:val="00551ED9"/>
    <w:rsid w:val="00553B34"/>
    <w:rsid w:val="005541C0"/>
    <w:rsid w:val="005554CE"/>
    <w:rsid w:val="00556617"/>
    <w:rsid w:val="00556E59"/>
    <w:rsid w:val="00556F1A"/>
    <w:rsid w:val="00557BB9"/>
    <w:rsid w:val="00557E3D"/>
    <w:rsid w:val="00560045"/>
    <w:rsid w:val="005604B5"/>
    <w:rsid w:val="00560D2D"/>
    <w:rsid w:val="00561918"/>
    <w:rsid w:val="00563233"/>
    <w:rsid w:val="00563316"/>
    <w:rsid w:val="005638FA"/>
    <w:rsid w:val="00564837"/>
    <w:rsid w:val="00564D71"/>
    <w:rsid w:val="00566A45"/>
    <w:rsid w:val="00566DED"/>
    <w:rsid w:val="00570E2C"/>
    <w:rsid w:val="005720D3"/>
    <w:rsid w:val="0057228B"/>
    <w:rsid w:val="00573A72"/>
    <w:rsid w:val="00573F5A"/>
    <w:rsid w:val="00574BA4"/>
    <w:rsid w:val="005757A2"/>
    <w:rsid w:val="00575CE4"/>
    <w:rsid w:val="00576141"/>
    <w:rsid w:val="00576DCC"/>
    <w:rsid w:val="00576DFA"/>
    <w:rsid w:val="00577345"/>
    <w:rsid w:val="0057749B"/>
    <w:rsid w:val="00577811"/>
    <w:rsid w:val="00577B99"/>
    <w:rsid w:val="00577C2D"/>
    <w:rsid w:val="00577CDD"/>
    <w:rsid w:val="00577E46"/>
    <w:rsid w:val="0058000B"/>
    <w:rsid w:val="005815DE"/>
    <w:rsid w:val="0058208F"/>
    <w:rsid w:val="00583C40"/>
    <w:rsid w:val="0058531D"/>
    <w:rsid w:val="00585807"/>
    <w:rsid w:val="00586549"/>
    <w:rsid w:val="005903EF"/>
    <w:rsid w:val="005905BF"/>
    <w:rsid w:val="00590EC4"/>
    <w:rsid w:val="00592D8F"/>
    <w:rsid w:val="0059343E"/>
    <w:rsid w:val="00593FE9"/>
    <w:rsid w:val="00594986"/>
    <w:rsid w:val="00595343"/>
    <w:rsid w:val="00596443"/>
    <w:rsid w:val="005A10C5"/>
    <w:rsid w:val="005A32FB"/>
    <w:rsid w:val="005A42D4"/>
    <w:rsid w:val="005A5D6F"/>
    <w:rsid w:val="005A654C"/>
    <w:rsid w:val="005A6947"/>
    <w:rsid w:val="005A733F"/>
    <w:rsid w:val="005A7451"/>
    <w:rsid w:val="005B04FA"/>
    <w:rsid w:val="005B1368"/>
    <w:rsid w:val="005B1D40"/>
    <w:rsid w:val="005B2312"/>
    <w:rsid w:val="005B237C"/>
    <w:rsid w:val="005B2D32"/>
    <w:rsid w:val="005B3596"/>
    <w:rsid w:val="005B3C46"/>
    <w:rsid w:val="005B40E7"/>
    <w:rsid w:val="005B5522"/>
    <w:rsid w:val="005B64C8"/>
    <w:rsid w:val="005B679A"/>
    <w:rsid w:val="005B72CC"/>
    <w:rsid w:val="005B7372"/>
    <w:rsid w:val="005C195A"/>
    <w:rsid w:val="005C196D"/>
    <w:rsid w:val="005C1D9F"/>
    <w:rsid w:val="005C30F8"/>
    <w:rsid w:val="005C4809"/>
    <w:rsid w:val="005C524B"/>
    <w:rsid w:val="005C662C"/>
    <w:rsid w:val="005C6BD9"/>
    <w:rsid w:val="005D02A8"/>
    <w:rsid w:val="005D035C"/>
    <w:rsid w:val="005D1706"/>
    <w:rsid w:val="005D2ACE"/>
    <w:rsid w:val="005D38A5"/>
    <w:rsid w:val="005D4616"/>
    <w:rsid w:val="005D517A"/>
    <w:rsid w:val="005D5788"/>
    <w:rsid w:val="005D6168"/>
    <w:rsid w:val="005D64A1"/>
    <w:rsid w:val="005D7A7D"/>
    <w:rsid w:val="005D7AAA"/>
    <w:rsid w:val="005D7C75"/>
    <w:rsid w:val="005E03E6"/>
    <w:rsid w:val="005E1EE3"/>
    <w:rsid w:val="005E1FB7"/>
    <w:rsid w:val="005E229B"/>
    <w:rsid w:val="005E6BCD"/>
    <w:rsid w:val="005E77D7"/>
    <w:rsid w:val="005E7CE2"/>
    <w:rsid w:val="005F05E1"/>
    <w:rsid w:val="005F0CD4"/>
    <w:rsid w:val="005F0D7E"/>
    <w:rsid w:val="005F0E7B"/>
    <w:rsid w:val="005F1628"/>
    <w:rsid w:val="005F1F1A"/>
    <w:rsid w:val="005F2528"/>
    <w:rsid w:val="005F262D"/>
    <w:rsid w:val="005F306D"/>
    <w:rsid w:val="005F320B"/>
    <w:rsid w:val="005F5A42"/>
    <w:rsid w:val="005F6A77"/>
    <w:rsid w:val="005F6D76"/>
    <w:rsid w:val="005F72CC"/>
    <w:rsid w:val="005F7CF4"/>
    <w:rsid w:val="00600ED2"/>
    <w:rsid w:val="00601FC5"/>
    <w:rsid w:val="00602978"/>
    <w:rsid w:val="0060308E"/>
    <w:rsid w:val="006049EA"/>
    <w:rsid w:val="00606DC1"/>
    <w:rsid w:val="00607DEC"/>
    <w:rsid w:val="006103A7"/>
    <w:rsid w:val="00610F69"/>
    <w:rsid w:val="006123A0"/>
    <w:rsid w:val="006134B0"/>
    <w:rsid w:val="006138A4"/>
    <w:rsid w:val="00614B12"/>
    <w:rsid w:val="00614C08"/>
    <w:rsid w:val="00616B1C"/>
    <w:rsid w:val="00616E84"/>
    <w:rsid w:val="00617194"/>
    <w:rsid w:val="006212A7"/>
    <w:rsid w:val="006213E9"/>
    <w:rsid w:val="006243DA"/>
    <w:rsid w:val="00624C2C"/>
    <w:rsid w:val="00624C3F"/>
    <w:rsid w:val="00624F8B"/>
    <w:rsid w:val="0062515C"/>
    <w:rsid w:val="0062565F"/>
    <w:rsid w:val="0062618F"/>
    <w:rsid w:val="006261B8"/>
    <w:rsid w:val="00627725"/>
    <w:rsid w:val="006301D7"/>
    <w:rsid w:val="00631155"/>
    <w:rsid w:val="00631238"/>
    <w:rsid w:val="00632072"/>
    <w:rsid w:val="00632AB1"/>
    <w:rsid w:val="00633484"/>
    <w:rsid w:val="00634B47"/>
    <w:rsid w:val="00634CFE"/>
    <w:rsid w:val="00634E47"/>
    <w:rsid w:val="00634FD3"/>
    <w:rsid w:val="0063512F"/>
    <w:rsid w:val="00635A43"/>
    <w:rsid w:val="00636229"/>
    <w:rsid w:val="00637338"/>
    <w:rsid w:val="00637ABF"/>
    <w:rsid w:val="00637D97"/>
    <w:rsid w:val="00641590"/>
    <w:rsid w:val="00641CCA"/>
    <w:rsid w:val="00641F2F"/>
    <w:rsid w:val="00644FAA"/>
    <w:rsid w:val="00644FB7"/>
    <w:rsid w:val="00644FDA"/>
    <w:rsid w:val="006455B4"/>
    <w:rsid w:val="0064747C"/>
    <w:rsid w:val="0064771E"/>
    <w:rsid w:val="00650352"/>
    <w:rsid w:val="00651D4C"/>
    <w:rsid w:val="006523E1"/>
    <w:rsid w:val="00652B5F"/>
    <w:rsid w:val="00653141"/>
    <w:rsid w:val="00654058"/>
    <w:rsid w:val="00654E59"/>
    <w:rsid w:val="00655D0E"/>
    <w:rsid w:val="00661BBE"/>
    <w:rsid w:val="00663066"/>
    <w:rsid w:val="006634D0"/>
    <w:rsid w:val="00663C8D"/>
    <w:rsid w:val="00665182"/>
    <w:rsid w:val="00665563"/>
    <w:rsid w:val="006661BD"/>
    <w:rsid w:val="00670229"/>
    <w:rsid w:val="006708C8"/>
    <w:rsid w:val="00671C01"/>
    <w:rsid w:val="006723C0"/>
    <w:rsid w:val="006727F2"/>
    <w:rsid w:val="00672B2C"/>
    <w:rsid w:val="00673163"/>
    <w:rsid w:val="00673E85"/>
    <w:rsid w:val="00674133"/>
    <w:rsid w:val="00674A22"/>
    <w:rsid w:val="00674DCD"/>
    <w:rsid w:val="00675D3E"/>
    <w:rsid w:val="00676FAF"/>
    <w:rsid w:val="00677138"/>
    <w:rsid w:val="00677935"/>
    <w:rsid w:val="006800A0"/>
    <w:rsid w:val="00680760"/>
    <w:rsid w:val="00681581"/>
    <w:rsid w:val="00681650"/>
    <w:rsid w:val="00682FFA"/>
    <w:rsid w:val="00683BAF"/>
    <w:rsid w:val="00686C5C"/>
    <w:rsid w:val="00686D73"/>
    <w:rsid w:val="00686E7B"/>
    <w:rsid w:val="00687973"/>
    <w:rsid w:val="00690511"/>
    <w:rsid w:val="00690A8B"/>
    <w:rsid w:val="006937CB"/>
    <w:rsid w:val="00694634"/>
    <w:rsid w:val="0069486C"/>
    <w:rsid w:val="006960DD"/>
    <w:rsid w:val="0069644E"/>
    <w:rsid w:val="006A013B"/>
    <w:rsid w:val="006A0488"/>
    <w:rsid w:val="006A0565"/>
    <w:rsid w:val="006A1A3D"/>
    <w:rsid w:val="006A1CE7"/>
    <w:rsid w:val="006A295E"/>
    <w:rsid w:val="006A33A0"/>
    <w:rsid w:val="006A433C"/>
    <w:rsid w:val="006A529A"/>
    <w:rsid w:val="006A5F56"/>
    <w:rsid w:val="006A6341"/>
    <w:rsid w:val="006B10A7"/>
    <w:rsid w:val="006B1A1C"/>
    <w:rsid w:val="006B2DEA"/>
    <w:rsid w:val="006B2F79"/>
    <w:rsid w:val="006B3AFE"/>
    <w:rsid w:val="006B3F1D"/>
    <w:rsid w:val="006B6905"/>
    <w:rsid w:val="006B77FC"/>
    <w:rsid w:val="006C0E5D"/>
    <w:rsid w:val="006C1510"/>
    <w:rsid w:val="006C2C0B"/>
    <w:rsid w:val="006C321E"/>
    <w:rsid w:val="006C3780"/>
    <w:rsid w:val="006C3984"/>
    <w:rsid w:val="006C3A4B"/>
    <w:rsid w:val="006C4079"/>
    <w:rsid w:val="006C56DA"/>
    <w:rsid w:val="006C591B"/>
    <w:rsid w:val="006C5FDF"/>
    <w:rsid w:val="006C7783"/>
    <w:rsid w:val="006C7E65"/>
    <w:rsid w:val="006D01AE"/>
    <w:rsid w:val="006D0A4B"/>
    <w:rsid w:val="006D0DAC"/>
    <w:rsid w:val="006D3434"/>
    <w:rsid w:val="006D4388"/>
    <w:rsid w:val="006D48EE"/>
    <w:rsid w:val="006D4C29"/>
    <w:rsid w:val="006D509A"/>
    <w:rsid w:val="006D5175"/>
    <w:rsid w:val="006D580E"/>
    <w:rsid w:val="006D66D3"/>
    <w:rsid w:val="006E0389"/>
    <w:rsid w:val="006E060B"/>
    <w:rsid w:val="006E1CBB"/>
    <w:rsid w:val="006E28AE"/>
    <w:rsid w:val="006E292B"/>
    <w:rsid w:val="006E4091"/>
    <w:rsid w:val="006E4DDC"/>
    <w:rsid w:val="006E5326"/>
    <w:rsid w:val="006E70A0"/>
    <w:rsid w:val="006E75B3"/>
    <w:rsid w:val="006E7CEF"/>
    <w:rsid w:val="006F0928"/>
    <w:rsid w:val="006F0D3E"/>
    <w:rsid w:val="006F148B"/>
    <w:rsid w:val="006F1B80"/>
    <w:rsid w:val="006F20C9"/>
    <w:rsid w:val="006F4012"/>
    <w:rsid w:val="006F53DF"/>
    <w:rsid w:val="006F568F"/>
    <w:rsid w:val="006F696E"/>
    <w:rsid w:val="006F6B43"/>
    <w:rsid w:val="006F70BD"/>
    <w:rsid w:val="006F77AF"/>
    <w:rsid w:val="006F79AE"/>
    <w:rsid w:val="0070014A"/>
    <w:rsid w:val="007015C1"/>
    <w:rsid w:val="00702706"/>
    <w:rsid w:val="00703456"/>
    <w:rsid w:val="00704065"/>
    <w:rsid w:val="00704EE4"/>
    <w:rsid w:val="007059D6"/>
    <w:rsid w:val="00705EFF"/>
    <w:rsid w:val="00706A44"/>
    <w:rsid w:val="00707C52"/>
    <w:rsid w:val="00711006"/>
    <w:rsid w:val="007126FC"/>
    <w:rsid w:val="007128E5"/>
    <w:rsid w:val="007139FE"/>
    <w:rsid w:val="00714C44"/>
    <w:rsid w:val="007155BE"/>
    <w:rsid w:val="007201D3"/>
    <w:rsid w:val="007204AD"/>
    <w:rsid w:val="0072097B"/>
    <w:rsid w:val="00721959"/>
    <w:rsid w:val="00721BB2"/>
    <w:rsid w:val="00721C65"/>
    <w:rsid w:val="00721F6E"/>
    <w:rsid w:val="00724FA2"/>
    <w:rsid w:val="007271A0"/>
    <w:rsid w:val="00727D23"/>
    <w:rsid w:val="007305FB"/>
    <w:rsid w:val="00731CF2"/>
    <w:rsid w:val="00731F5A"/>
    <w:rsid w:val="00732C63"/>
    <w:rsid w:val="00733E54"/>
    <w:rsid w:val="00734BE9"/>
    <w:rsid w:val="0073546B"/>
    <w:rsid w:val="0073687C"/>
    <w:rsid w:val="00737CC0"/>
    <w:rsid w:val="00740273"/>
    <w:rsid w:val="00740ADA"/>
    <w:rsid w:val="0074132A"/>
    <w:rsid w:val="007413B4"/>
    <w:rsid w:val="00741479"/>
    <w:rsid w:val="0074221C"/>
    <w:rsid w:val="00743145"/>
    <w:rsid w:val="00743452"/>
    <w:rsid w:val="00743554"/>
    <w:rsid w:val="00743A8C"/>
    <w:rsid w:val="007450EA"/>
    <w:rsid w:val="007465E5"/>
    <w:rsid w:val="007477A3"/>
    <w:rsid w:val="00750A4F"/>
    <w:rsid w:val="007515E6"/>
    <w:rsid w:val="00753233"/>
    <w:rsid w:val="00753392"/>
    <w:rsid w:val="007533F0"/>
    <w:rsid w:val="00754C5A"/>
    <w:rsid w:val="00756C54"/>
    <w:rsid w:val="00761E67"/>
    <w:rsid w:val="0076270F"/>
    <w:rsid w:val="007638FA"/>
    <w:rsid w:val="007649BC"/>
    <w:rsid w:val="00764C03"/>
    <w:rsid w:val="00765055"/>
    <w:rsid w:val="007668C1"/>
    <w:rsid w:val="00767351"/>
    <w:rsid w:val="007674AC"/>
    <w:rsid w:val="0076783C"/>
    <w:rsid w:val="00767B3C"/>
    <w:rsid w:val="00767CD6"/>
    <w:rsid w:val="00770921"/>
    <w:rsid w:val="00770E44"/>
    <w:rsid w:val="007714B8"/>
    <w:rsid w:val="00772266"/>
    <w:rsid w:val="00772AC4"/>
    <w:rsid w:val="00773C27"/>
    <w:rsid w:val="0077792A"/>
    <w:rsid w:val="00777F93"/>
    <w:rsid w:val="00780B53"/>
    <w:rsid w:val="00781382"/>
    <w:rsid w:val="00781985"/>
    <w:rsid w:val="00781C91"/>
    <w:rsid w:val="0078322D"/>
    <w:rsid w:val="007840AB"/>
    <w:rsid w:val="00784626"/>
    <w:rsid w:val="007852A0"/>
    <w:rsid w:val="00786C15"/>
    <w:rsid w:val="00786C5B"/>
    <w:rsid w:val="00787394"/>
    <w:rsid w:val="00787B93"/>
    <w:rsid w:val="00787F86"/>
    <w:rsid w:val="007900D9"/>
    <w:rsid w:val="007910DD"/>
    <w:rsid w:val="00791A63"/>
    <w:rsid w:val="00791BB0"/>
    <w:rsid w:val="007922D2"/>
    <w:rsid w:val="007925A3"/>
    <w:rsid w:val="00796B6A"/>
    <w:rsid w:val="007973AD"/>
    <w:rsid w:val="007A0015"/>
    <w:rsid w:val="007A00AB"/>
    <w:rsid w:val="007A1460"/>
    <w:rsid w:val="007A40DD"/>
    <w:rsid w:val="007A4752"/>
    <w:rsid w:val="007A565F"/>
    <w:rsid w:val="007B00BA"/>
    <w:rsid w:val="007B1C63"/>
    <w:rsid w:val="007B24C8"/>
    <w:rsid w:val="007B2D4A"/>
    <w:rsid w:val="007B3B71"/>
    <w:rsid w:val="007B3D4E"/>
    <w:rsid w:val="007B4252"/>
    <w:rsid w:val="007B4C1D"/>
    <w:rsid w:val="007B626D"/>
    <w:rsid w:val="007B7276"/>
    <w:rsid w:val="007B7920"/>
    <w:rsid w:val="007C2BE4"/>
    <w:rsid w:val="007C2C5B"/>
    <w:rsid w:val="007C322F"/>
    <w:rsid w:val="007C4BF8"/>
    <w:rsid w:val="007C4EF3"/>
    <w:rsid w:val="007C5533"/>
    <w:rsid w:val="007C5922"/>
    <w:rsid w:val="007C5F33"/>
    <w:rsid w:val="007C7941"/>
    <w:rsid w:val="007D0BC7"/>
    <w:rsid w:val="007D102C"/>
    <w:rsid w:val="007D1102"/>
    <w:rsid w:val="007D14D2"/>
    <w:rsid w:val="007D38B2"/>
    <w:rsid w:val="007D5475"/>
    <w:rsid w:val="007D6A3C"/>
    <w:rsid w:val="007D6D24"/>
    <w:rsid w:val="007E08AF"/>
    <w:rsid w:val="007E1354"/>
    <w:rsid w:val="007E19F6"/>
    <w:rsid w:val="007E2094"/>
    <w:rsid w:val="007E26C1"/>
    <w:rsid w:val="007E2D3B"/>
    <w:rsid w:val="007E3C33"/>
    <w:rsid w:val="007E4E85"/>
    <w:rsid w:val="007E5340"/>
    <w:rsid w:val="007E561D"/>
    <w:rsid w:val="007E5653"/>
    <w:rsid w:val="007E7236"/>
    <w:rsid w:val="007E7812"/>
    <w:rsid w:val="007E7F08"/>
    <w:rsid w:val="007E7F67"/>
    <w:rsid w:val="007F0BC9"/>
    <w:rsid w:val="007F1419"/>
    <w:rsid w:val="007F1499"/>
    <w:rsid w:val="007F16CC"/>
    <w:rsid w:val="007F37FC"/>
    <w:rsid w:val="007F3CC5"/>
    <w:rsid w:val="007F3EC9"/>
    <w:rsid w:val="007F444F"/>
    <w:rsid w:val="007F542C"/>
    <w:rsid w:val="007F5997"/>
    <w:rsid w:val="007F7150"/>
    <w:rsid w:val="007F72AC"/>
    <w:rsid w:val="007F79F5"/>
    <w:rsid w:val="008007EF"/>
    <w:rsid w:val="008008FE"/>
    <w:rsid w:val="00800CEA"/>
    <w:rsid w:val="00803E33"/>
    <w:rsid w:val="00804299"/>
    <w:rsid w:val="008045B6"/>
    <w:rsid w:val="0080498D"/>
    <w:rsid w:val="00804C05"/>
    <w:rsid w:val="0080676F"/>
    <w:rsid w:val="00806B47"/>
    <w:rsid w:val="00807082"/>
    <w:rsid w:val="00807471"/>
    <w:rsid w:val="008077DC"/>
    <w:rsid w:val="00810A89"/>
    <w:rsid w:val="00810E23"/>
    <w:rsid w:val="008121BE"/>
    <w:rsid w:val="008126F0"/>
    <w:rsid w:val="00812777"/>
    <w:rsid w:val="008137E6"/>
    <w:rsid w:val="0081390C"/>
    <w:rsid w:val="008156B1"/>
    <w:rsid w:val="008161CB"/>
    <w:rsid w:val="00817FD5"/>
    <w:rsid w:val="0082044F"/>
    <w:rsid w:val="008213A2"/>
    <w:rsid w:val="0082252B"/>
    <w:rsid w:val="008227A4"/>
    <w:rsid w:val="00823200"/>
    <w:rsid w:val="00825A1A"/>
    <w:rsid w:val="00825E2C"/>
    <w:rsid w:val="00825F16"/>
    <w:rsid w:val="008260D6"/>
    <w:rsid w:val="00826522"/>
    <w:rsid w:val="00827160"/>
    <w:rsid w:val="0082750A"/>
    <w:rsid w:val="0083066F"/>
    <w:rsid w:val="008320E5"/>
    <w:rsid w:val="0083218A"/>
    <w:rsid w:val="0083337F"/>
    <w:rsid w:val="0083387D"/>
    <w:rsid w:val="00833F4C"/>
    <w:rsid w:val="00834B36"/>
    <w:rsid w:val="00834D53"/>
    <w:rsid w:val="0083529F"/>
    <w:rsid w:val="00835752"/>
    <w:rsid w:val="008358E0"/>
    <w:rsid w:val="00837D06"/>
    <w:rsid w:val="00840099"/>
    <w:rsid w:val="00840543"/>
    <w:rsid w:val="00840704"/>
    <w:rsid w:val="00840F59"/>
    <w:rsid w:val="00844909"/>
    <w:rsid w:val="00844BF7"/>
    <w:rsid w:val="0084600A"/>
    <w:rsid w:val="0084619D"/>
    <w:rsid w:val="008468F1"/>
    <w:rsid w:val="00847554"/>
    <w:rsid w:val="0084790D"/>
    <w:rsid w:val="00850D91"/>
    <w:rsid w:val="008510EC"/>
    <w:rsid w:val="0085131F"/>
    <w:rsid w:val="00856406"/>
    <w:rsid w:val="00856ABA"/>
    <w:rsid w:val="00860125"/>
    <w:rsid w:val="008616D2"/>
    <w:rsid w:val="008623BF"/>
    <w:rsid w:val="00862C5C"/>
    <w:rsid w:val="00862D92"/>
    <w:rsid w:val="008641BD"/>
    <w:rsid w:val="00864762"/>
    <w:rsid w:val="00866823"/>
    <w:rsid w:val="0086785F"/>
    <w:rsid w:val="00867C5D"/>
    <w:rsid w:val="008735AC"/>
    <w:rsid w:val="00873DDD"/>
    <w:rsid w:val="00873E77"/>
    <w:rsid w:val="008742B9"/>
    <w:rsid w:val="00874F85"/>
    <w:rsid w:val="00875AF8"/>
    <w:rsid w:val="0087674D"/>
    <w:rsid w:val="00876D62"/>
    <w:rsid w:val="0088053B"/>
    <w:rsid w:val="008819B3"/>
    <w:rsid w:val="0088224B"/>
    <w:rsid w:val="00883C7F"/>
    <w:rsid w:val="008859C5"/>
    <w:rsid w:val="008870F2"/>
    <w:rsid w:val="00887392"/>
    <w:rsid w:val="00887FAD"/>
    <w:rsid w:val="00890570"/>
    <w:rsid w:val="00890AD7"/>
    <w:rsid w:val="0089224C"/>
    <w:rsid w:val="00895578"/>
    <w:rsid w:val="008956EB"/>
    <w:rsid w:val="00895D22"/>
    <w:rsid w:val="00896EBC"/>
    <w:rsid w:val="00897C6C"/>
    <w:rsid w:val="008A37A9"/>
    <w:rsid w:val="008A4E01"/>
    <w:rsid w:val="008A5412"/>
    <w:rsid w:val="008A580F"/>
    <w:rsid w:val="008A5FA9"/>
    <w:rsid w:val="008A60E8"/>
    <w:rsid w:val="008A6777"/>
    <w:rsid w:val="008A67E9"/>
    <w:rsid w:val="008A6D4A"/>
    <w:rsid w:val="008A6DD4"/>
    <w:rsid w:val="008A712B"/>
    <w:rsid w:val="008B05F0"/>
    <w:rsid w:val="008B1849"/>
    <w:rsid w:val="008B22E1"/>
    <w:rsid w:val="008B353B"/>
    <w:rsid w:val="008B4F17"/>
    <w:rsid w:val="008B5D19"/>
    <w:rsid w:val="008B6AAE"/>
    <w:rsid w:val="008B6E7D"/>
    <w:rsid w:val="008B74F0"/>
    <w:rsid w:val="008B7699"/>
    <w:rsid w:val="008B7746"/>
    <w:rsid w:val="008C1F3F"/>
    <w:rsid w:val="008C250A"/>
    <w:rsid w:val="008C2E80"/>
    <w:rsid w:val="008C31AF"/>
    <w:rsid w:val="008C41B8"/>
    <w:rsid w:val="008C46C1"/>
    <w:rsid w:val="008C6526"/>
    <w:rsid w:val="008C7397"/>
    <w:rsid w:val="008D0C08"/>
    <w:rsid w:val="008D2318"/>
    <w:rsid w:val="008D26BA"/>
    <w:rsid w:val="008D2878"/>
    <w:rsid w:val="008D34E0"/>
    <w:rsid w:val="008D3637"/>
    <w:rsid w:val="008D3691"/>
    <w:rsid w:val="008D4AEC"/>
    <w:rsid w:val="008D5898"/>
    <w:rsid w:val="008D58F2"/>
    <w:rsid w:val="008D61B5"/>
    <w:rsid w:val="008D74FA"/>
    <w:rsid w:val="008D775D"/>
    <w:rsid w:val="008D7D36"/>
    <w:rsid w:val="008D7E68"/>
    <w:rsid w:val="008E01F5"/>
    <w:rsid w:val="008E0A42"/>
    <w:rsid w:val="008E1350"/>
    <w:rsid w:val="008E1679"/>
    <w:rsid w:val="008E1D4D"/>
    <w:rsid w:val="008E283E"/>
    <w:rsid w:val="008E2DD4"/>
    <w:rsid w:val="008E3329"/>
    <w:rsid w:val="008E5365"/>
    <w:rsid w:val="008E7079"/>
    <w:rsid w:val="008E73B4"/>
    <w:rsid w:val="008E7CDB"/>
    <w:rsid w:val="008E7D3F"/>
    <w:rsid w:val="008F05F7"/>
    <w:rsid w:val="008F29CD"/>
    <w:rsid w:val="008F2CB5"/>
    <w:rsid w:val="008F2D82"/>
    <w:rsid w:val="008F2FC1"/>
    <w:rsid w:val="008F32D8"/>
    <w:rsid w:val="008F34E1"/>
    <w:rsid w:val="008F3DAC"/>
    <w:rsid w:val="008F5439"/>
    <w:rsid w:val="008F5C7D"/>
    <w:rsid w:val="008F66B5"/>
    <w:rsid w:val="008F69C9"/>
    <w:rsid w:val="00901F37"/>
    <w:rsid w:val="009025B5"/>
    <w:rsid w:val="009043F8"/>
    <w:rsid w:val="00904442"/>
    <w:rsid w:val="009054F9"/>
    <w:rsid w:val="00905C4B"/>
    <w:rsid w:val="0090639C"/>
    <w:rsid w:val="009069A9"/>
    <w:rsid w:val="00906DB8"/>
    <w:rsid w:val="00906E3C"/>
    <w:rsid w:val="00910BDE"/>
    <w:rsid w:val="00910D32"/>
    <w:rsid w:val="00911595"/>
    <w:rsid w:val="009130E3"/>
    <w:rsid w:val="00913D29"/>
    <w:rsid w:val="0091406F"/>
    <w:rsid w:val="00914612"/>
    <w:rsid w:val="00914F50"/>
    <w:rsid w:val="00914FCA"/>
    <w:rsid w:val="009159C2"/>
    <w:rsid w:val="00920D78"/>
    <w:rsid w:val="009227EE"/>
    <w:rsid w:val="009243A7"/>
    <w:rsid w:val="00924EBF"/>
    <w:rsid w:val="00925364"/>
    <w:rsid w:val="00925687"/>
    <w:rsid w:val="00926AEE"/>
    <w:rsid w:val="00927AE4"/>
    <w:rsid w:val="00927E43"/>
    <w:rsid w:val="00931861"/>
    <w:rsid w:val="00933167"/>
    <w:rsid w:val="009357C2"/>
    <w:rsid w:val="009374A8"/>
    <w:rsid w:val="00940BC1"/>
    <w:rsid w:val="00940D76"/>
    <w:rsid w:val="00940E4E"/>
    <w:rsid w:val="00943FC1"/>
    <w:rsid w:val="00944A53"/>
    <w:rsid w:val="009465D1"/>
    <w:rsid w:val="00947116"/>
    <w:rsid w:val="00947FB2"/>
    <w:rsid w:val="00950D70"/>
    <w:rsid w:val="0095155D"/>
    <w:rsid w:val="00951E73"/>
    <w:rsid w:val="00953292"/>
    <w:rsid w:val="009539EA"/>
    <w:rsid w:val="009548CF"/>
    <w:rsid w:val="009552E5"/>
    <w:rsid w:val="009565E2"/>
    <w:rsid w:val="0095774E"/>
    <w:rsid w:val="00957B9C"/>
    <w:rsid w:val="00960CC7"/>
    <w:rsid w:val="009615D2"/>
    <w:rsid w:val="00961E71"/>
    <w:rsid w:val="00962755"/>
    <w:rsid w:val="009655A9"/>
    <w:rsid w:val="009656A4"/>
    <w:rsid w:val="00967124"/>
    <w:rsid w:val="009703D3"/>
    <w:rsid w:val="0097047F"/>
    <w:rsid w:val="00970495"/>
    <w:rsid w:val="00971010"/>
    <w:rsid w:val="0097397E"/>
    <w:rsid w:val="00973E79"/>
    <w:rsid w:val="00973F8E"/>
    <w:rsid w:val="009757F1"/>
    <w:rsid w:val="009802AF"/>
    <w:rsid w:val="00980A8F"/>
    <w:rsid w:val="00980CDE"/>
    <w:rsid w:val="00981AAE"/>
    <w:rsid w:val="00982414"/>
    <w:rsid w:val="00982C79"/>
    <w:rsid w:val="00983CDE"/>
    <w:rsid w:val="00985963"/>
    <w:rsid w:val="00986722"/>
    <w:rsid w:val="00987A88"/>
    <w:rsid w:val="0099068B"/>
    <w:rsid w:val="009906B7"/>
    <w:rsid w:val="00991957"/>
    <w:rsid w:val="0099284A"/>
    <w:rsid w:val="0099288A"/>
    <w:rsid w:val="00995327"/>
    <w:rsid w:val="00996841"/>
    <w:rsid w:val="00996C6B"/>
    <w:rsid w:val="0099756F"/>
    <w:rsid w:val="009976ED"/>
    <w:rsid w:val="009A0AA4"/>
    <w:rsid w:val="009A4554"/>
    <w:rsid w:val="009A4AEF"/>
    <w:rsid w:val="009A5216"/>
    <w:rsid w:val="009A5A65"/>
    <w:rsid w:val="009A6FCE"/>
    <w:rsid w:val="009B0BF0"/>
    <w:rsid w:val="009B0C8C"/>
    <w:rsid w:val="009B3575"/>
    <w:rsid w:val="009B35A8"/>
    <w:rsid w:val="009B3C50"/>
    <w:rsid w:val="009B3DFE"/>
    <w:rsid w:val="009B3FA7"/>
    <w:rsid w:val="009B429E"/>
    <w:rsid w:val="009B451E"/>
    <w:rsid w:val="009B5464"/>
    <w:rsid w:val="009B5571"/>
    <w:rsid w:val="009B55A4"/>
    <w:rsid w:val="009B6D42"/>
    <w:rsid w:val="009B6F85"/>
    <w:rsid w:val="009C2137"/>
    <w:rsid w:val="009C240F"/>
    <w:rsid w:val="009C3B37"/>
    <w:rsid w:val="009C3D0B"/>
    <w:rsid w:val="009C5974"/>
    <w:rsid w:val="009C5EA3"/>
    <w:rsid w:val="009C5EF7"/>
    <w:rsid w:val="009C6524"/>
    <w:rsid w:val="009C7F68"/>
    <w:rsid w:val="009D23A8"/>
    <w:rsid w:val="009D2756"/>
    <w:rsid w:val="009D2E88"/>
    <w:rsid w:val="009D3B1A"/>
    <w:rsid w:val="009D4A2E"/>
    <w:rsid w:val="009D4D52"/>
    <w:rsid w:val="009D4F60"/>
    <w:rsid w:val="009D624F"/>
    <w:rsid w:val="009D76A8"/>
    <w:rsid w:val="009D7BC4"/>
    <w:rsid w:val="009E04A0"/>
    <w:rsid w:val="009E0602"/>
    <w:rsid w:val="009E06B8"/>
    <w:rsid w:val="009E07F5"/>
    <w:rsid w:val="009E08F3"/>
    <w:rsid w:val="009E120C"/>
    <w:rsid w:val="009E21BF"/>
    <w:rsid w:val="009E27BB"/>
    <w:rsid w:val="009E2AF5"/>
    <w:rsid w:val="009E42D7"/>
    <w:rsid w:val="009E4DEC"/>
    <w:rsid w:val="009E6FF7"/>
    <w:rsid w:val="009F13F5"/>
    <w:rsid w:val="009F1EB3"/>
    <w:rsid w:val="009F2C90"/>
    <w:rsid w:val="009F376A"/>
    <w:rsid w:val="009F5A48"/>
    <w:rsid w:val="009F5F87"/>
    <w:rsid w:val="009F67E7"/>
    <w:rsid w:val="00A012DA"/>
    <w:rsid w:val="00A01960"/>
    <w:rsid w:val="00A02385"/>
    <w:rsid w:val="00A02A88"/>
    <w:rsid w:val="00A02F4C"/>
    <w:rsid w:val="00A031C7"/>
    <w:rsid w:val="00A0432E"/>
    <w:rsid w:val="00A04AA1"/>
    <w:rsid w:val="00A10176"/>
    <w:rsid w:val="00A10B0E"/>
    <w:rsid w:val="00A10DAF"/>
    <w:rsid w:val="00A12373"/>
    <w:rsid w:val="00A1329A"/>
    <w:rsid w:val="00A13ABF"/>
    <w:rsid w:val="00A14294"/>
    <w:rsid w:val="00A142CD"/>
    <w:rsid w:val="00A14837"/>
    <w:rsid w:val="00A14FEB"/>
    <w:rsid w:val="00A1641C"/>
    <w:rsid w:val="00A16566"/>
    <w:rsid w:val="00A16DE9"/>
    <w:rsid w:val="00A16FD8"/>
    <w:rsid w:val="00A17145"/>
    <w:rsid w:val="00A174C4"/>
    <w:rsid w:val="00A20458"/>
    <w:rsid w:val="00A22E63"/>
    <w:rsid w:val="00A24C8D"/>
    <w:rsid w:val="00A26212"/>
    <w:rsid w:val="00A2633A"/>
    <w:rsid w:val="00A26677"/>
    <w:rsid w:val="00A26977"/>
    <w:rsid w:val="00A26CB1"/>
    <w:rsid w:val="00A27CB2"/>
    <w:rsid w:val="00A302CE"/>
    <w:rsid w:val="00A3110A"/>
    <w:rsid w:val="00A316D7"/>
    <w:rsid w:val="00A3181A"/>
    <w:rsid w:val="00A31A5C"/>
    <w:rsid w:val="00A343A7"/>
    <w:rsid w:val="00A3458B"/>
    <w:rsid w:val="00A3488E"/>
    <w:rsid w:val="00A34D06"/>
    <w:rsid w:val="00A34E4E"/>
    <w:rsid w:val="00A3511C"/>
    <w:rsid w:val="00A36242"/>
    <w:rsid w:val="00A36D07"/>
    <w:rsid w:val="00A40318"/>
    <w:rsid w:val="00A40355"/>
    <w:rsid w:val="00A40DF1"/>
    <w:rsid w:val="00A41D14"/>
    <w:rsid w:val="00A41EEE"/>
    <w:rsid w:val="00A42643"/>
    <w:rsid w:val="00A432D2"/>
    <w:rsid w:val="00A433AB"/>
    <w:rsid w:val="00A434E8"/>
    <w:rsid w:val="00A449A5"/>
    <w:rsid w:val="00A449F7"/>
    <w:rsid w:val="00A4661B"/>
    <w:rsid w:val="00A47F2C"/>
    <w:rsid w:val="00A50002"/>
    <w:rsid w:val="00A511C9"/>
    <w:rsid w:val="00A519E4"/>
    <w:rsid w:val="00A51CBC"/>
    <w:rsid w:val="00A52593"/>
    <w:rsid w:val="00A53AB1"/>
    <w:rsid w:val="00A54094"/>
    <w:rsid w:val="00A55B76"/>
    <w:rsid w:val="00A56365"/>
    <w:rsid w:val="00A57237"/>
    <w:rsid w:val="00A57767"/>
    <w:rsid w:val="00A606A0"/>
    <w:rsid w:val="00A6206B"/>
    <w:rsid w:val="00A6291C"/>
    <w:rsid w:val="00A62AF5"/>
    <w:rsid w:val="00A63195"/>
    <w:rsid w:val="00A643E2"/>
    <w:rsid w:val="00A6491C"/>
    <w:rsid w:val="00A6510F"/>
    <w:rsid w:val="00A6594C"/>
    <w:rsid w:val="00A66C9B"/>
    <w:rsid w:val="00A670D5"/>
    <w:rsid w:val="00A721E7"/>
    <w:rsid w:val="00A727D6"/>
    <w:rsid w:val="00A72CFE"/>
    <w:rsid w:val="00A7330B"/>
    <w:rsid w:val="00A73320"/>
    <w:rsid w:val="00A73659"/>
    <w:rsid w:val="00A7510E"/>
    <w:rsid w:val="00A76F57"/>
    <w:rsid w:val="00A77401"/>
    <w:rsid w:val="00A77C7D"/>
    <w:rsid w:val="00A8038D"/>
    <w:rsid w:val="00A81DA7"/>
    <w:rsid w:val="00A83087"/>
    <w:rsid w:val="00A83BFC"/>
    <w:rsid w:val="00A83ED0"/>
    <w:rsid w:val="00A86360"/>
    <w:rsid w:val="00A86656"/>
    <w:rsid w:val="00A90991"/>
    <w:rsid w:val="00A91533"/>
    <w:rsid w:val="00A93377"/>
    <w:rsid w:val="00A93BB8"/>
    <w:rsid w:val="00A95C8F"/>
    <w:rsid w:val="00A96AFF"/>
    <w:rsid w:val="00A97121"/>
    <w:rsid w:val="00A97B77"/>
    <w:rsid w:val="00AA1118"/>
    <w:rsid w:val="00AA134F"/>
    <w:rsid w:val="00AA241F"/>
    <w:rsid w:val="00AA2444"/>
    <w:rsid w:val="00AA35A1"/>
    <w:rsid w:val="00AA43A0"/>
    <w:rsid w:val="00AA4733"/>
    <w:rsid w:val="00AA5665"/>
    <w:rsid w:val="00AA58F6"/>
    <w:rsid w:val="00AA59F3"/>
    <w:rsid w:val="00AA6A13"/>
    <w:rsid w:val="00AB0BE9"/>
    <w:rsid w:val="00AB0FB7"/>
    <w:rsid w:val="00AB1660"/>
    <w:rsid w:val="00AB16E1"/>
    <w:rsid w:val="00AB2C3B"/>
    <w:rsid w:val="00AB2CAF"/>
    <w:rsid w:val="00AB3B11"/>
    <w:rsid w:val="00AB5769"/>
    <w:rsid w:val="00AB5A39"/>
    <w:rsid w:val="00AB79B5"/>
    <w:rsid w:val="00AC14A2"/>
    <w:rsid w:val="00AC1844"/>
    <w:rsid w:val="00AC1ACA"/>
    <w:rsid w:val="00AC1E96"/>
    <w:rsid w:val="00AC26E3"/>
    <w:rsid w:val="00AC2D78"/>
    <w:rsid w:val="00AC47B4"/>
    <w:rsid w:val="00AC4A5C"/>
    <w:rsid w:val="00AC4BC4"/>
    <w:rsid w:val="00AC5AC3"/>
    <w:rsid w:val="00AC5BD8"/>
    <w:rsid w:val="00AC5CC9"/>
    <w:rsid w:val="00AC5D70"/>
    <w:rsid w:val="00AC6102"/>
    <w:rsid w:val="00AC63FB"/>
    <w:rsid w:val="00AC6F66"/>
    <w:rsid w:val="00AD0137"/>
    <w:rsid w:val="00AD044E"/>
    <w:rsid w:val="00AD2DE1"/>
    <w:rsid w:val="00AD2EDA"/>
    <w:rsid w:val="00AD4BFC"/>
    <w:rsid w:val="00AD50A4"/>
    <w:rsid w:val="00AD555E"/>
    <w:rsid w:val="00AD6962"/>
    <w:rsid w:val="00AE0A8A"/>
    <w:rsid w:val="00AE2667"/>
    <w:rsid w:val="00AE2DEC"/>
    <w:rsid w:val="00AE2FEE"/>
    <w:rsid w:val="00AE32F9"/>
    <w:rsid w:val="00AE37B8"/>
    <w:rsid w:val="00AE5694"/>
    <w:rsid w:val="00AE5E0B"/>
    <w:rsid w:val="00AE63D8"/>
    <w:rsid w:val="00AE7E7A"/>
    <w:rsid w:val="00AF0160"/>
    <w:rsid w:val="00AF06D1"/>
    <w:rsid w:val="00AF200C"/>
    <w:rsid w:val="00AF23CE"/>
    <w:rsid w:val="00AF2647"/>
    <w:rsid w:val="00AF2C47"/>
    <w:rsid w:val="00AF37A4"/>
    <w:rsid w:val="00AF3A1C"/>
    <w:rsid w:val="00AF4099"/>
    <w:rsid w:val="00AF48B9"/>
    <w:rsid w:val="00AF51D3"/>
    <w:rsid w:val="00AF5C85"/>
    <w:rsid w:val="00AF6CF1"/>
    <w:rsid w:val="00AF719E"/>
    <w:rsid w:val="00B0201D"/>
    <w:rsid w:val="00B02964"/>
    <w:rsid w:val="00B02E80"/>
    <w:rsid w:val="00B02F34"/>
    <w:rsid w:val="00B03B34"/>
    <w:rsid w:val="00B03F30"/>
    <w:rsid w:val="00B041EE"/>
    <w:rsid w:val="00B04266"/>
    <w:rsid w:val="00B043C1"/>
    <w:rsid w:val="00B05559"/>
    <w:rsid w:val="00B058A0"/>
    <w:rsid w:val="00B062F7"/>
    <w:rsid w:val="00B06920"/>
    <w:rsid w:val="00B06EBF"/>
    <w:rsid w:val="00B07209"/>
    <w:rsid w:val="00B07591"/>
    <w:rsid w:val="00B0788D"/>
    <w:rsid w:val="00B10511"/>
    <w:rsid w:val="00B10D02"/>
    <w:rsid w:val="00B10E5C"/>
    <w:rsid w:val="00B11418"/>
    <w:rsid w:val="00B131C2"/>
    <w:rsid w:val="00B14D13"/>
    <w:rsid w:val="00B1778D"/>
    <w:rsid w:val="00B179D9"/>
    <w:rsid w:val="00B17C78"/>
    <w:rsid w:val="00B20487"/>
    <w:rsid w:val="00B20F43"/>
    <w:rsid w:val="00B21983"/>
    <w:rsid w:val="00B225B6"/>
    <w:rsid w:val="00B24979"/>
    <w:rsid w:val="00B24AF0"/>
    <w:rsid w:val="00B26296"/>
    <w:rsid w:val="00B26BBE"/>
    <w:rsid w:val="00B270C9"/>
    <w:rsid w:val="00B31291"/>
    <w:rsid w:val="00B33154"/>
    <w:rsid w:val="00B34C1D"/>
    <w:rsid w:val="00B35691"/>
    <w:rsid w:val="00B3589F"/>
    <w:rsid w:val="00B35951"/>
    <w:rsid w:val="00B3640F"/>
    <w:rsid w:val="00B36F4A"/>
    <w:rsid w:val="00B378B0"/>
    <w:rsid w:val="00B37FC8"/>
    <w:rsid w:val="00B40520"/>
    <w:rsid w:val="00B40A0F"/>
    <w:rsid w:val="00B413D4"/>
    <w:rsid w:val="00B41C14"/>
    <w:rsid w:val="00B42649"/>
    <w:rsid w:val="00B442BE"/>
    <w:rsid w:val="00B4723F"/>
    <w:rsid w:val="00B47BEA"/>
    <w:rsid w:val="00B5039B"/>
    <w:rsid w:val="00B50CB2"/>
    <w:rsid w:val="00B52591"/>
    <w:rsid w:val="00B52F16"/>
    <w:rsid w:val="00B532BE"/>
    <w:rsid w:val="00B54B51"/>
    <w:rsid w:val="00B54BEC"/>
    <w:rsid w:val="00B55C7B"/>
    <w:rsid w:val="00B56052"/>
    <w:rsid w:val="00B56D09"/>
    <w:rsid w:val="00B5772C"/>
    <w:rsid w:val="00B60685"/>
    <w:rsid w:val="00B6221E"/>
    <w:rsid w:val="00B62E01"/>
    <w:rsid w:val="00B63167"/>
    <w:rsid w:val="00B6395F"/>
    <w:rsid w:val="00B64127"/>
    <w:rsid w:val="00B6465F"/>
    <w:rsid w:val="00B654EA"/>
    <w:rsid w:val="00B65E3F"/>
    <w:rsid w:val="00B6614F"/>
    <w:rsid w:val="00B66894"/>
    <w:rsid w:val="00B668D7"/>
    <w:rsid w:val="00B66DC3"/>
    <w:rsid w:val="00B66F36"/>
    <w:rsid w:val="00B70B53"/>
    <w:rsid w:val="00B70C8B"/>
    <w:rsid w:val="00B72D72"/>
    <w:rsid w:val="00B75169"/>
    <w:rsid w:val="00B75D9A"/>
    <w:rsid w:val="00B763CD"/>
    <w:rsid w:val="00B7667C"/>
    <w:rsid w:val="00B76973"/>
    <w:rsid w:val="00B76B35"/>
    <w:rsid w:val="00B76EAC"/>
    <w:rsid w:val="00B801D0"/>
    <w:rsid w:val="00B80F55"/>
    <w:rsid w:val="00B817C2"/>
    <w:rsid w:val="00B81CB4"/>
    <w:rsid w:val="00B81E63"/>
    <w:rsid w:val="00B821F6"/>
    <w:rsid w:val="00B82A22"/>
    <w:rsid w:val="00B849D4"/>
    <w:rsid w:val="00B84C42"/>
    <w:rsid w:val="00B85916"/>
    <w:rsid w:val="00B90355"/>
    <w:rsid w:val="00B912CB"/>
    <w:rsid w:val="00B91B09"/>
    <w:rsid w:val="00B91B37"/>
    <w:rsid w:val="00B91FC0"/>
    <w:rsid w:val="00B937A8"/>
    <w:rsid w:val="00B94913"/>
    <w:rsid w:val="00B94EE5"/>
    <w:rsid w:val="00B95168"/>
    <w:rsid w:val="00B962B1"/>
    <w:rsid w:val="00B97941"/>
    <w:rsid w:val="00B97A17"/>
    <w:rsid w:val="00B97C29"/>
    <w:rsid w:val="00B97FE2"/>
    <w:rsid w:val="00BA06AC"/>
    <w:rsid w:val="00BA0B4B"/>
    <w:rsid w:val="00BA0D20"/>
    <w:rsid w:val="00BA12AE"/>
    <w:rsid w:val="00BA164E"/>
    <w:rsid w:val="00BA2BB8"/>
    <w:rsid w:val="00BA3F8A"/>
    <w:rsid w:val="00BA46B3"/>
    <w:rsid w:val="00BA4B97"/>
    <w:rsid w:val="00BA4DD1"/>
    <w:rsid w:val="00BA7494"/>
    <w:rsid w:val="00BB0DE2"/>
    <w:rsid w:val="00BB0E05"/>
    <w:rsid w:val="00BB1731"/>
    <w:rsid w:val="00BB22EB"/>
    <w:rsid w:val="00BB3DC5"/>
    <w:rsid w:val="00BB3DD1"/>
    <w:rsid w:val="00BB40B4"/>
    <w:rsid w:val="00BB4ECF"/>
    <w:rsid w:val="00BB50A2"/>
    <w:rsid w:val="00BB563F"/>
    <w:rsid w:val="00BB71DD"/>
    <w:rsid w:val="00BB75C1"/>
    <w:rsid w:val="00BC13CC"/>
    <w:rsid w:val="00BC2F2F"/>
    <w:rsid w:val="00BC34AE"/>
    <w:rsid w:val="00BC4E62"/>
    <w:rsid w:val="00BC7931"/>
    <w:rsid w:val="00BD048C"/>
    <w:rsid w:val="00BD08A1"/>
    <w:rsid w:val="00BD10A4"/>
    <w:rsid w:val="00BD1735"/>
    <w:rsid w:val="00BD20E7"/>
    <w:rsid w:val="00BD24EE"/>
    <w:rsid w:val="00BD2F35"/>
    <w:rsid w:val="00BD3132"/>
    <w:rsid w:val="00BD5508"/>
    <w:rsid w:val="00BD5A5F"/>
    <w:rsid w:val="00BD5A8E"/>
    <w:rsid w:val="00BD7043"/>
    <w:rsid w:val="00BD76DD"/>
    <w:rsid w:val="00BD7C5B"/>
    <w:rsid w:val="00BD7D37"/>
    <w:rsid w:val="00BD7D7A"/>
    <w:rsid w:val="00BE0FEF"/>
    <w:rsid w:val="00BE13A5"/>
    <w:rsid w:val="00BE18AF"/>
    <w:rsid w:val="00BE1B72"/>
    <w:rsid w:val="00BE2BC3"/>
    <w:rsid w:val="00BE3B76"/>
    <w:rsid w:val="00BE3D17"/>
    <w:rsid w:val="00BE40D2"/>
    <w:rsid w:val="00BE4D53"/>
    <w:rsid w:val="00BE5CFF"/>
    <w:rsid w:val="00BE6037"/>
    <w:rsid w:val="00BE697F"/>
    <w:rsid w:val="00BE74AD"/>
    <w:rsid w:val="00BE7847"/>
    <w:rsid w:val="00BF0EB7"/>
    <w:rsid w:val="00BF1D84"/>
    <w:rsid w:val="00BF25FB"/>
    <w:rsid w:val="00BF27C9"/>
    <w:rsid w:val="00BF4CF9"/>
    <w:rsid w:val="00BF5298"/>
    <w:rsid w:val="00BF5F75"/>
    <w:rsid w:val="00BF6BB5"/>
    <w:rsid w:val="00C01A4B"/>
    <w:rsid w:val="00C0269B"/>
    <w:rsid w:val="00C05AE0"/>
    <w:rsid w:val="00C1553B"/>
    <w:rsid w:val="00C1555D"/>
    <w:rsid w:val="00C15CC5"/>
    <w:rsid w:val="00C16020"/>
    <w:rsid w:val="00C164C8"/>
    <w:rsid w:val="00C2110E"/>
    <w:rsid w:val="00C21E92"/>
    <w:rsid w:val="00C23522"/>
    <w:rsid w:val="00C239E1"/>
    <w:rsid w:val="00C2469B"/>
    <w:rsid w:val="00C24A84"/>
    <w:rsid w:val="00C24B59"/>
    <w:rsid w:val="00C26278"/>
    <w:rsid w:val="00C2700C"/>
    <w:rsid w:val="00C27332"/>
    <w:rsid w:val="00C3095B"/>
    <w:rsid w:val="00C31273"/>
    <w:rsid w:val="00C314BB"/>
    <w:rsid w:val="00C31B65"/>
    <w:rsid w:val="00C324D6"/>
    <w:rsid w:val="00C32C50"/>
    <w:rsid w:val="00C33B7B"/>
    <w:rsid w:val="00C34057"/>
    <w:rsid w:val="00C34456"/>
    <w:rsid w:val="00C3455D"/>
    <w:rsid w:val="00C3652F"/>
    <w:rsid w:val="00C41510"/>
    <w:rsid w:val="00C4170C"/>
    <w:rsid w:val="00C42789"/>
    <w:rsid w:val="00C4381C"/>
    <w:rsid w:val="00C44548"/>
    <w:rsid w:val="00C44BC2"/>
    <w:rsid w:val="00C46A90"/>
    <w:rsid w:val="00C473DF"/>
    <w:rsid w:val="00C47A73"/>
    <w:rsid w:val="00C47D44"/>
    <w:rsid w:val="00C5054F"/>
    <w:rsid w:val="00C507BB"/>
    <w:rsid w:val="00C509A9"/>
    <w:rsid w:val="00C51474"/>
    <w:rsid w:val="00C52A9A"/>
    <w:rsid w:val="00C539CB"/>
    <w:rsid w:val="00C53EF4"/>
    <w:rsid w:val="00C543C3"/>
    <w:rsid w:val="00C553BA"/>
    <w:rsid w:val="00C603DA"/>
    <w:rsid w:val="00C60A96"/>
    <w:rsid w:val="00C615C7"/>
    <w:rsid w:val="00C61FD3"/>
    <w:rsid w:val="00C62BFA"/>
    <w:rsid w:val="00C63060"/>
    <w:rsid w:val="00C6399E"/>
    <w:rsid w:val="00C64451"/>
    <w:rsid w:val="00C6521F"/>
    <w:rsid w:val="00C6614E"/>
    <w:rsid w:val="00C67630"/>
    <w:rsid w:val="00C67B4D"/>
    <w:rsid w:val="00C67F05"/>
    <w:rsid w:val="00C7076E"/>
    <w:rsid w:val="00C71184"/>
    <w:rsid w:val="00C71728"/>
    <w:rsid w:val="00C72424"/>
    <w:rsid w:val="00C725EA"/>
    <w:rsid w:val="00C73EA6"/>
    <w:rsid w:val="00C73F5D"/>
    <w:rsid w:val="00C749C9"/>
    <w:rsid w:val="00C74E80"/>
    <w:rsid w:val="00C7542A"/>
    <w:rsid w:val="00C75A80"/>
    <w:rsid w:val="00C77880"/>
    <w:rsid w:val="00C778A5"/>
    <w:rsid w:val="00C77A4B"/>
    <w:rsid w:val="00C801FB"/>
    <w:rsid w:val="00C80CE6"/>
    <w:rsid w:val="00C80D55"/>
    <w:rsid w:val="00C81A37"/>
    <w:rsid w:val="00C82F78"/>
    <w:rsid w:val="00C83FC1"/>
    <w:rsid w:val="00C85118"/>
    <w:rsid w:val="00C8524A"/>
    <w:rsid w:val="00C8536D"/>
    <w:rsid w:val="00C8580A"/>
    <w:rsid w:val="00C87C7C"/>
    <w:rsid w:val="00C90300"/>
    <w:rsid w:val="00C92145"/>
    <w:rsid w:val="00C93392"/>
    <w:rsid w:val="00C93591"/>
    <w:rsid w:val="00C957D2"/>
    <w:rsid w:val="00C968FF"/>
    <w:rsid w:val="00C97467"/>
    <w:rsid w:val="00CA0155"/>
    <w:rsid w:val="00CA0D33"/>
    <w:rsid w:val="00CA286F"/>
    <w:rsid w:val="00CA318F"/>
    <w:rsid w:val="00CA36CA"/>
    <w:rsid w:val="00CA3C90"/>
    <w:rsid w:val="00CA3DD1"/>
    <w:rsid w:val="00CA430B"/>
    <w:rsid w:val="00CA489F"/>
    <w:rsid w:val="00CA5586"/>
    <w:rsid w:val="00CA5747"/>
    <w:rsid w:val="00CB07E6"/>
    <w:rsid w:val="00CB1950"/>
    <w:rsid w:val="00CB19A2"/>
    <w:rsid w:val="00CB1BC2"/>
    <w:rsid w:val="00CB29AA"/>
    <w:rsid w:val="00CB2AF2"/>
    <w:rsid w:val="00CB2D8D"/>
    <w:rsid w:val="00CB3498"/>
    <w:rsid w:val="00CB3A22"/>
    <w:rsid w:val="00CB4DD7"/>
    <w:rsid w:val="00CB5866"/>
    <w:rsid w:val="00CB63BB"/>
    <w:rsid w:val="00CB79C9"/>
    <w:rsid w:val="00CB7B06"/>
    <w:rsid w:val="00CC06DA"/>
    <w:rsid w:val="00CC0D07"/>
    <w:rsid w:val="00CC11A7"/>
    <w:rsid w:val="00CC2627"/>
    <w:rsid w:val="00CC3058"/>
    <w:rsid w:val="00CC30A3"/>
    <w:rsid w:val="00CC3150"/>
    <w:rsid w:val="00CC32B3"/>
    <w:rsid w:val="00CC42F3"/>
    <w:rsid w:val="00CC5464"/>
    <w:rsid w:val="00CC5E40"/>
    <w:rsid w:val="00CC6F8C"/>
    <w:rsid w:val="00CC7044"/>
    <w:rsid w:val="00CD0724"/>
    <w:rsid w:val="00CD0DCB"/>
    <w:rsid w:val="00CD0DEA"/>
    <w:rsid w:val="00CD14F1"/>
    <w:rsid w:val="00CD29EF"/>
    <w:rsid w:val="00CD3A9D"/>
    <w:rsid w:val="00CD63EB"/>
    <w:rsid w:val="00CD6611"/>
    <w:rsid w:val="00CD6F13"/>
    <w:rsid w:val="00CE00D0"/>
    <w:rsid w:val="00CE04D1"/>
    <w:rsid w:val="00CE0A74"/>
    <w:rsid w:val="00CE1387"/>
    <w:rsid w:val="00CE19BD"/>
    <w:rsid w:val="00CE1EE3"/>
    <w:rsid w:val="00CE1F87"/>
    <w:rsid w:val="00CE2DF8"/>
    <w:rsid w:val="00CE3DD1"/>
    <w:rsid w:val="00CE4043"/>
    <w:rsid w:val="00CE67B9"/>
    <w:rsid w:val="00CE7E3F"/>
    <w:rsid w:val="00CF12CA"/>
    <w:rsid w:val="00CF13AD"/>
    <w:rsid w:val="00CF15BC"/>
    <w:rsid w:val="00CF1B4A"/>
    <w:rsid w:val="00CF1DE8"/>
    <w:rsid w:val="00CF2069"/>
    <w:rsid w:val="00CF2DC9"/>
    <w:rsid w:val="00CF51C3"/>
    <w:rsid w:val="00CF6721"/>
    <w:rsid w:val="00CF72DD"/>
    <w:rsid w:val="00D000FD"/>
    <w:rsid w:val="00D010CC"/>
    <w:rsid w:val="00D0193D"/>
    <w:rsid w:val="00D02547"/>
    <w:rsid w:val="00D0402C"/>
    <w:rsid w:val="00D04CB6"/>
    <w:rsid w:val="00D06989"/>
    <w:rsid w:val="00D07497"/>
    <w:rsid w:val="00D07DFF"/>
    <w:rsid w:val="00D07FE8"/>
    <w:rsid w:val="00D11767"/>
    <w:rsid w:val="00D13A4A"/>
    <w:rsid w:val="00D14D05"/>
    <w:rsid w:val="00D15CE8"/>
    <w:rsid w:val="00D16C41"/>
    <w:rsid w:val="00D17030"/>
    <w:rsid w:val="00D17358"/>
    <w:rsid w:val="00D17E52"/>
    <w:rsid w:val="00D2062B"/>
    <w:rsid w:val="00D21D0E"/>
    <w:rsid w:val="00D22328"/>
    <w:rsid w:val="00D234A6"/>
    <w:rsid w:val="00D26675"/>
    <w:rsid w:val="00D27259"/>
    <w:rsid w:val="00D27288"/>
    <w:rsid w:val="00D27F3C"/>
    <w:rsid w:val="00D3093F"/>
    <w:rsid w:val="00D31B72"/>
    <w:rsid w:val="00D32165"/>
    <w:rsid w:val="00D322D6"/>
    <w:rsid w:val="00D33060"/>
    <w:rsid w:val="00D33222"/>
    <w:rsid w:val="00D3442F"/>
    <w:rsid w:val="00D36FE6"/>
    <w:rsid w:val="00D40725"/>
    <w:rsid w:val="00D41CBF"/>
    <w:rsid w:val="00D41D50"/>
    <w:rsid w:val="00D420D7"/>
    <w:rsid w:val="00D42ADC"/>
    <w:rsid w:val="00D435BD"/>
    <w:rsid w:val="00D44066"/>
    <w:rsid w:val="00D441BA"/>
    <w:rsid w:val="00D465C7"/>
    <w:rsid w:val="00D47A89"/>
    <w:rsid w:val="00D502F8"/>
    <w:rsid w:val="00D5074D"/>
    <w:rsid w:val="00D50DEB"/>
    <w:rsid w:val="00D513A4"/>
    <w:rsid w:val="00D52CB5"/>
    <w:rsid w:val="00D52FDD"/>
    <w:rsid w:val="00D55415"/>
    <w:rsid w:val="00D559AA"/>
    <w:rsid w:val="00D56474"/>
    <w:rsid w:val="00D57157"/>
    <w:rsid w:val="00D5777B"/>
    <w:rsid w:val="00D63BD7"/>
    <w:rsid w:val="00D63CCB"/>
    <w:rsid w:val="00D64D1A"/>
    <w:rsid w:val="00D65FDA"/>
    <w:rsid w:val="00D6638E"/>
    <w:rsid w:val="00D66FA9"/>
    <w:rsid w:val="00D670F7"/>
    <w:rsid w:val="00D6751B"/>
    <w:rsid w:val="00D70A26"/>
    <w:rsid w:val="00D74404"/>
    <w:rsid w:val="00D74FA8"/>
    <w:rsid w:val="00D754CA"/>
    <w:rsid w:val="00D75653"/>
    <w:rsid w:val="00D763AA"/>
    <w:rsid w:val="00D76B86"/>
    <w:rsid w:val="00D774D6"/>
    <w:rsid w:val="00D80B6B"/>
    <w:rsid w:val="00D81479"/>
    <w:rsid w:val="00D823F7"/>
    <w:rsid w:val="00D82FCC"/>
    <w:rsid w:val="00D831F6"/>
    <w:rsid w:val="00D8447B"/>
    <w:rsid w:val="00D84BF5"/>
    <w:rsid w:val="00D84FB8"/>
    <w:rsid w:val="00D85BD0"/>
    <w:rsid w:val="00D86AB0"/>
    <w:rsid w:val="00D87C78"/>
    <w:rsid w:val="00D90142"/>
    <w:rsid w:val="00D910CD"/>
    <w:rsid w:val="00D92752"/>
    <w:rsid w:val="00D928C5"/>
    <w:rsid w:val="00D92C1D"/>
    <w:rsid w:val="00D93D00"/>
    <w:rsid w:val="00D93F6D"/>
    <w:rsid w:val="00D96929"/>
    <w:rsid w:val="00D97E60"/>
    <w:rsid w:val="00DA14C6"/>
    <w:rsid w:val="00DA51C5"/>
    <w:rsid w:val="00DA554E"/>
    <w:rsid w:val="00DA5C7B"/>
    <w:rsid w:val="00DA662F"/>
    <w:rsid w:val="00DB1563"/>
    <w:rsid w:val="00DB1B03"/>
    <w:rsid w:val="00DB2352"/>
    <w:rsid w:val="00DB456B"/>
    <w:rsid w:val="00DB4AE1"/>
    <w:rsid w:val="00DB53CF"/>
    <w:rsid w:val="00DB5AC3"/>
    <w:rsid w:val="00DB6DE9"/>
    <w:rsid w:val="00DC03B6"/>
    <w:rsid w:val="00DC0CC8"/>
    <w:rsid w:val="00DC10E1"/>
    <w:rsid w:val="00DC134F"/>
    <w:rsid w:val="00DC1964"/>
    <w:rsid w:val="00DC2260"/>
    <w:rsid w:val="00DC48D0"/>
    <w:rsid w:val="00DD0B97"/>
    <w:rsid w:val="00DD1577"/>
    <w:rsid w:val="00DD1AA0"/>
    <w:rsid w:val="00DD1ABE"/>
    <w:rsid w:val="00DD31D7"/>
    <w:rsid w:val="00DD331B"/>
    <w:rsid w:val="00DD338E"/>
    <w:rsid w:val="00DD49E7"/>
    <w:rsid w:val="00DD5211"/>
    <w:rsid w:val="00DD5C28"/>
    <w:rsid w:val="00DD5D23"/>
    <w:rsid w:val="00DD5D6A"/>
    <w:rsid w:val="00DD647B"/>
    <w:rsid w:val="00DD64AB"/>
    <w:rsid w:val="00DD6688"/>
    <w:rsid w:val="00DD7D5E"/>
    <w:rsid w:val="00DE0BFB"/>
    <w:rsid w:val="00DE22EB"/>
    <w:rsid w:val="00DE29B5"/>
    <w:rsid w:val="00DE29E3"/>
    <w:rsid w:val="00DE2B1B"/>
    <w:rsid w:val="00DE3A44"/>
    <w:rsid w:val="00DE3C65"/>
    <w:rsid w:val="00DE3E87"/>
    <w:rsid w:val="00DE5AF0"/>
    <w:rsid w:val="00DE61A1"/>
    <w:rsid w:val="00DE7CDE"/>
    <w:rsid w:val="00DF107A"/>
    <w:rsid w:val="00DF1207"/>
    <w:rsid w:val="00DF1F24"/>
    <w:rsid w:val="00DF2750"/>
    <w:rsid w:val="00DF2AF9"/>
    <w:rsid w:val="00DF3B1E"/>
    <w:rsid w:val="00DF529A"/>
    <w:rsid w:val="00DF667B"/>
    <w:rsid w:val="00DF746C"/>
    <w:rsid w:val="00DF7843"/>
    <w:rsid w:val="00E015E7"/>
    <w:rsid w:val="00E01609"/>
    <w:rsid w:val="00E017DF"/>
    <w:rsid w:val="00E02619"/>
    <w:rsid w:val="00E02A4C"/>
    <w:rsid w:val="00E02DE7"/>
    <w:rsid w:val="00E02F04"/>
    <w:rsid w:val="00E05EDF"/>
    <w:rsid w:val="00E05F15"/>
    <w:rsid w:val="00E06D78"/>
    <w:rsid w:val="00E0709C"/>
    <w:rsid w:val="00E105E7"/>
    <w:rsid w:val="00E10C3D"/>
    <w:rsid w:val="00E12D3D"/>
    <w:rsid w:val="00E12EB0"/>
    <w:rsid w:val="00E15302"/>
    <w:rsid w:val="00E172D1"/>
    <w:rsid w:val="00E2229A"/>
    <w:rsid w:val="00E2391C"/>
    <w:rsid w:val="00E24811"/>
    <w:rsid w:val="00E24CC3"/>
    <w:rsid w:val="00E25178"/>
    <w:rsid w:val="00E279EC"/>
    <w:rsid w:val="00E3091F"/>
    <w:rsid w:val="00E30F7B"/>
    <w:rsid w:val="00E3176E"/>
    <w:rsid w:val="00E32314"/>
    <w:rsid w:val="00E32AB9"/>
    <w:rsid w:val="00E33391"/>
    <w:rsid w:val="00E346C9"/>
    <w:rsid w:val="00E353F7"/>
    <w:rsid w:val="00E36D98"/>
    <w:rsid w:val="00E37D68"/>
    <w:rsid w:val="00E41262"/>
    <w:rsid w:val="00E42F77"/>
    <w:rsid w:val="00E433F8"/>
    <w:rsid w:val="00E43B9E"/>
    <w:rsid w:val="00E44EDF"/>
    <w:rsid w:val="00E4532B"/>
    <w:rsid w:val="00E4663D"/>
    <w:rsid w:val="00E4670E"/>
    <w:rsid w:val="00E47593"/>
    <w:rsid w:val="00E50A33"/>
    <w:rsid w:val="00E50C49"/>
    <w:rsid w:val="00E512E1"/>
    <w:rsid w:val="00E52B4B"/>
    <w:rsid w:val="00E53F5F"/>
    <w:rsid w:val="00E5432C"/>
    <w:rsid w:val="00E54C7A"/>
    <w:rsid w:val="00E54E3B"/>
    <w:rsid w:val="00E5525D"/>
    <w:rsid w:val="00E55275"/>
    <w:rsid w:val="00E55C0F"/>
    <w:rsid w:val="00E563BF"/>
    <w:rsid w:val="00E57065"/>
    <w:rsid w:val="00E57451"/>
    <w:rsid w:val="00E57675"/>
    <w:rsid w:val="00E57BB4"/>
    <w:rsid w:val="00E60680"/>
    <w:rsid w:val="00E60E7F"/>
    <w:rsid w:val="00E61D1E"/>
    <w:rsid w:val="00E62EC6"/>
    <w:rsid w:val="00E638F3"/>
    <w:rsid w:val="00E63A1E"/>
    <w:rsid w:val="00E6460B"/>
    <w:rsid w:val="00E64B4F"/>
    <w:rsid w:val="00E64DD0"/>
    <w:rsid w:val="00E65336"/>
    <w:rsid w:val="00E6564E"/>
    <w:rsid w:val="00E65FC4"/>
    <w:rsid w:val="00E66EE6"/>
    <w:rsid w:val="00E6711C"/>
    <w:rsid w:val="00E70049"/>
    <w:rsid w:val="00E717B2"/>
    <w:rsid w:val="00E71E85"/>
    <w:rsid w:val="00E71F0F"/>
    <w:rsid w:val="00E72134"/>
    <w:rsid w:val="00E72C59"/>
    <w:rsid w:val="00E76664"/>
    <w:rsid w:val="00E76DC1"/>
    <w:rsid w:val="00E80DE9"/>
    <w:rsid w:val="00E8145D"/>
    <w:rsid w:val="00E8204E"/>
    <w:rsid w:val="00E84CFF"/>
    <w:rsid w:val="00E84E54"/>
    <w:rsid w:val="00E8558F"/>
    <w:rsid w:val="00E87430"/>
    <w:rsid w:val="00E902AC"/>
    <w:rsid w:val="00E903FC"/>
    <w:rsid w:val="00E905A9"/>
    <w:rsid w:val="00E90D20"/>
    <w:rsid w:val="00E91FB4"/>
    <w:rsid w:val="00E9287C"/>
    <w:rsid w:val="00E932FC"/>
    <w:rsid w:val="00E937E8"/>
    <w:rsid w:val="00E9516E"/>
    <w:rsid w:val="00E95202"/>
    <w:rsid w:val="00E9540A"/>
    <w:rsid w:val="00E97341"/>
    <w:rsid w:val="00E97420"/>
    <w:rsid w:val="00E97ADE"/>
    <w:rsid w:val="00EA02FB"/>
    <w:rsid w:val="00EA0657"/>
    <w:rsid w:val="00EA09C0"/>
    <w:rsid w:val="00EA0BA7"/>
    <w:rsid w:val="00EA1239"/>
    <w:rsid w:val="00EA2745"/>
    <w:rsid w:val="00EA2E6C"/>
    <w:rsid w:val="00EA5763"/>
    <w:rsid w:val="00EA5CBE"/>
    <w:rsid w:val="00EA5D02"/>
    <w:rsid w:val="00EA6194"/>
    <w:rsid w:val="00EA69F8"/>
    <w:rsid w:val="00EA6C7D"/>
    <w:rsid w:val="00EA7D07"/>
    <w:rsid w:val="00EB06D6"/>
    <w:rsid w:val="00EB0E15"/>
    <w:rsid w:val="00EB0F8E"/>
    <w:rsid w:val="00EB14A1"/>
    <w:rsid w:val="00EB15EC"/>
    <w:rsid w:val="00EB164B"/>
    <w:rsid w:val="00EB1C0D"/>
    <w:rsid w:val="00EB2283"/>
    <w:rsid w:val="00EB26AD"/>
    <w:rsid w:val="00EB2BD8"/>
    <w:rsid w:val="00EB3E28"/>
    <w:rsid w:val="00EB3FEE"/>
    <w:rsid w:val="00EB59CF"/>
    <w:rsid w:val="00EB5EDB"/>
    <w:rsid w:val="00EB6894"/>
    <w:rsid w:val="00EB75A5"/>
    <w:rsid w:val="00EB794C"/>
    <w:rsid w:val="00EB7E18"/>
    <w:rsid w:val="00EC0DEB"/>
    <w:rsid w:val="00EC1CFD"/>
    <w:rsid w:val="00EC2235"/>
    <w:rsid w:val="00EC2756"/>
    <w:rsid w:val="00EC2C0E"/>
    <w:rsid w:val="00EC2E6C"/>
    <w:rsid w:val="00EC4C5D"/>
    <w:rsid w:val="00EC56A5"/>
    <w:rsid w:val="00EC73AC"/>
    <w:rsid w:val="00ED0747"/>
    <w:rsid w:val="00ED0E5B"/>
    <w:rsid w:val="00ED13E1"/>
    <w:rsid w:val="00ED29AC"/>
    <w:rsid w:val="00ED2F00"/>
    <w:rsid w:val="00ED2F33"/>
    <w:rsid w:val="00ED301E"/>
    <w:rsid w:val="00ED401C"/>
    <w:rsid w:val="00ED450D"/>
    <w:rsid w:val="00ED4CA3"/>
    <w:rsid w:val="00ED52DE"/>
    <w:rsid w:val="00ED58AB"/>
    <w:rsid w:val="00ED5D7A"/>
    <w:rsid w:val="00ED5E36"/>
    <w:rsid w:val="00ED71CA"/>
    <w:rsid w:val="00EE1CF0"/>
    <w:rsid w:val="00EE25DE"/>
    <w:rsid w:val="00EE37EA"/>
    <w:rsid w:val="00EE3BCE"/>
    <w:rsid w:val="00EE43AB"/>
    <w:rsid w:val="00EE46A3"/>
    <w:rsid w:val="00EE53FA"/>
    <w:rsid w:val="00EE5784"/>
    <w:rsid w:val="00EE5FBF"/>
    <w:rsid w:val="00EE61E1"/>
    <w:rsid w:val="00EE65E5"/>
    <w:rsid w:val="00EE6D23"/>
    <w:rsid w:val="00EF0D63"/>
    <w:rsid w:val="00EF2F7B"/>
    <w:rsid w:val="00EF3EF2"/>
    <w:rsid w:val="00EF5713"/>
    <w:rsid w:val="00EF5DF3"/>
    <w:rsid w:val="00EF66AB"/>
    <w:rsid w:val="00EF766F"/>
    <w:rsid w:val="00F00468"/>
    <w:rsid w:val="00F01249"/>
    <w:rsid w:val="00F01C0F"/>
    <w:rsid w:val="00F01C98"/>
    <w:rsid w:val="00F01CB0"/>
    <w:rsid w:val="00F03519"/>
    <w:rsid w:val="00F06227"/>
    <w:rsid w:val="00F0626B"/>
    <w:rsid w:val="00F063E7"/>
    <w:rsid w:val="00F07932"/>
    <w:rsid w:val="00F10BB5"/>
    <w:rsid w:val="00F12B62"/>
    <w:rsid w:val="00F12E0D"/>
    <w:rsid w:val="00F13150"/>
    <w:rsid w:val="00F14B49"/>
    <w:rsid w:val="00F150BA"/>
    <w:rsid w:val="00F1535A"/>
    <w:rsid w:val="00F157EE"/>
    <w:rsid w:val="00F16462"/>
    <w:rsid w:val="00F16BC0"/>
    <w:rsid w:val="00F17204"/>
    <w:rsid w:val="00F20041"/>
    <w:rsid w:val="00F20CA0"/>
    <w:rsid w:val="00F21818"/>
    <w:rsid w:val="00F21F5B"/>
    <w:rsid w:val="00F21FF1"/>
    <w:rsid w:val="00F2247F"/>
    <w:rsid w:val="00F235BE"/>
    <w:rsid w:val="00F23E78"/>
    <w:rsid w:val="00F24553"/>
    <w:rsid w:val="00F27475"/>
    <w:rsid w:val="00F3099A"/>
    <w:rsid w:val="00F320B3"/>
    <w:rsid w:val="00F37D6D"/>
    <w:rsid w:val="00F41E1F"/>
    <w:rsid w:val="00F42738"/>
    <w:rsid w:val="00F427D9"/>
    <w:rsid w:val="00F42C07"/>
    <w:rsid w:val="00F42F30"/>
    <w:rsid w:val="00F4378F"/>
    <w:rsid w:val="00F44F5E"/>
    <w:rsid w:val="00F46CE2"/>
    <w:rsid w:val="00F47A1C"/>
    <w:rsid w:val="00F47ABB"/>
    <w:rsid w:val="00F50774"/>
    <w:rsid w:val="00F50B31"/>
    <w:rsid w:val="00F50BFA"/>
    <w:rsid w:val="00F514E3"/>
    <w:rsid w:val="00F51DDF"/>
    <w:rsid w:val="00F521C6"/>
    <w:rsid w:val="00F521E4"/>
    <w:rsid w:val="00F5249B"/>
    <w:rsid w:val="00F529E9"/>
    <w:rsid w:val="00F52C25"/>
    <w:rsid w:val="00F52EAC"/>
    <w:rsid w:val="00F54DF2"/>
    <w:rsid w:val="00F5557E"/>
    <w:rsid w:val="00F562F0"/>
    <w:rsid w:val="00F56DCF"/>
    <w:rsid w:val="00F57D1D"/>
    <w:rsid w:val="00F62496"/>
    <w:rsid w:val="00F62CBE"/>
    <w:rsid w:val="00F62EFF"/>
    <w:rsid w:val="00F64B3B"/>
    <w:rsid w:val="00F64F6B"/>
    <w:rsid w:val="00F65868"/>
    <w:rsid w:val="00F7015C"/>
    <w:rsid w:val="00F70B6F"/>
    <w:rsid w:val="00F7124F"/>
    <w:rsid w:val="00F7222C"/>
    <w:rsid w:val="00F723C3"/>
    <w:rsid w:val="00F72753"/>
    <w:rsid w:val="00F735D4"/>
    <w:rsid w:val="00F7404A"/>
    <w:rsid w:val="00F746EA"/>
    <w:rsid w:val="00F7538B"/>
    <w:rsid w:val="00F7642B"/>
    <w:rsid w:val="00F80A89"/>
    <w:rsid w:val="00F81151"/>
    <w:rsid w:val="00F81B53"/>
    <w:rsid w:val="00F82E08"/>
    <w:rsid w:val="00F83274"/>
    <w:rsid w:val="00F84386"/>
    <w:rsid w:val="00F848B2"/>
    <w:rsid w:val="00F85681"/>
    <w:rsid w:val="00F85716"/>
    <w:rsid w:val="00F8575D"/>
    <w:rsid w:val="00F86BE7"/>
    <w:rsid w:val="00F87253"/>
    <w:rsid w:val="00F8735E"/>
    <w:rsid w:val="00F92D1B"/>
    <w:rsid w:val="00F92F2E"/>
    <w:rsid w:val="00F935E1"/>
    <w:rsid w:val="00F9402E"/>
    <w:rsid w:val="00F94227"/>
    <w:rsid w:val="00F94AE3"/>
    <w:rsid w:val="00F95659"/>
    <w:rsid w:val="00F9585F"/>
    <w:rsid w:val="00F96161"/>
    <w:rsid w:val="00F96682"/>
    <w:rsid w:val="00F974FB"/>
    <w:rsid w:val="00F97A0E"/>
    <w:rsid w:val="00FA1E51"/>
    <w:rsid w:val="00FA2317"/>
    <w:rsid w:val="00FA3824"/>
    <w:rsid w:val="00FA4339"/>
    <w:rsid w:val="00FA580C"/>
    <w:rsid w:val="00FA5ECC"/>
    <w:rsid w:val="00FA7D6C"/>
    <w:rsid w:val="00FB0A94"/>
    <w:rsid w:val="00FB0B7B"/>
    <w:rsid w:val="00FB250B"/>
    <w:rsid w:val="00FB31A2"/>
    <w:rsid w:val="00FB3E65"/>
    <w:rsid w:val="00FB503D"/>
    <w:rsid w:val="00FB566D"/>
    <w:rsid w:val="00FB56B2"/>
    <w:rsid w:val="00FB5B72"/>
    <w:rsid w:val="00FB6DC9"/>
    <w:rsid w:val="00FB7692"/>
    <w:rsid w:val="00FB7D3B"/>
    <w:rsid w:val="00FC194E"/>
    <w:rsid w:val="00FC232C"/>
    <w:rsid w:val="00FC23A1"/>
    <w:rsid w:val="00FC31BF"/>
    <w:rsid w:val="00FC3B1C"/>
    <w:rsid w:val="00FC4D37"/>
    <w:rsid w:val="00FC4DD2"/>
    <w:rsid w:val="00FC5FA7"/>
    <w:rsid w:val="00FD0F71"/>
    <w:rsid w:val="00FD1DE5"/>
    <w:rsid w:val="00FD2C77"/>
    <w:rsid w:val="00FD36E0"/>
    <w:rsid w:val="00FD3D3A"/>
    <w:rsid w:val="00FD4672"/>
    <w:rsid w:val="00FD6173"/>
    <w:rsid w:val="00FD6608"/>
    <w:rsid w:val="00FE1B74"/>
    <w:rsid w:val="00FE1BF0"/>
    <w:rsid w:val="00FE3945"/>
    <w:rsid w:val="00FE434F"/>
    <w:rsid w:val="00FE610D"/>
    <w:rsid w:val="00FE6DE6"/>
    <w:rsid w:val="00FE7340"/>
    <w:rsid w:val="00FE7B0F"/>
    <w:rsid w:val="00FE7F0B"/>
    <w:rsid w:val="00FF07FF"/>
    <w:rsid w:val="00FF0FBD"/>
    <w:rsid w:val="00FF285E"/>
    <w:rsid w:val="00FF2EB3"/>
    <w:rsid w:val="00FF4353"/>
    <w:rsid w:val="00FF4CFA"/>
    <w:rsid w:val="00FF5433"/>
    <w:rsid w:val="00FF6C00"/>
    <w:rsid w:val="00FF7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E08DA"/>
  <w15:docId w15:val="{D4FA7DFD-0F83-454B-B080-57C74C86E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22E1"/>
    <w:pPr>
      <w:widowControl w:val="0"/>
      <w:jc w:val="both"/>
    </w:pPr>
  </w:style>
  <w:style w:type="paragraph" w:styleId="Heading1">
    <w:name w:val="heading 1"/>
    <w:basedOn w:val="Normal"/>
    <w:next w:val="Normal"/>
    <w:link w:val="Heading1Char"/>
    <w:qFormat/>
    <w:rsid w:val="009F67E7"/>
    <w:pPr>
      <w:keepNext/>
      <w:keepLines/>
      <w:spacing w:line="300" w:lineRule="auto"/>
      <w:jc w:val="center"/>
      <w:outlineLvl w:val="0"/>
    </w:pPr>
    <w:rPr>
      <w:b/>
      <w:bCs/>
      <w:kern w:val="44"/>
      <w:sz w:val="36"/>
      <w:szCs w:val="44"/>
    </w:rPr>
  </w:style>
  <w:style w:type="paragraph" w:styleId="Heading2">
    <w:name w:val="heading 2"/>
    <w:basedOn w:val="Normal"/>
    <w:next w:val="Normal"/>
    <w:link w:val="Heading2Char"/>
    <w:uiPriority w:val="9"/>
    <w:unhideWhenUsed/>
    <w:qFormat/>
    <w:rsid w:val="00AF3A1C"/>
    <w:pPr>
      <w:keepNext/>
      <w:keepLines/>
      <w:spacing w:line="300" w:lineRule="auto"/>
      <w:outlineLvl w:val="1"/>
    </w:pPr>
    <w:rPr>
      <w:rFonts w:ascii="Times New Roman" w:eastAsia="宋体" w:hAnsi="Times New Roman" w:cstheme="majorBidi"/>
      <w:bCs/>
      <w:sz w:val="32"/>
      <w:szCs w:val="32"/>
    </w:rPr>
  </w:style>
  <w:style w:type="paragraph" w:styleId="Heading3">
    <w:name w:val="heading 3"/>
    <w:basedOn w:val="Normal"/>
    <w:next w:val="Normal"/>
    <w:link w:val="Heading3Char"/>
    <w:uiPriority w:val="9"/>
    <w:unhideWhenUsed/>
    <w:qFormat/>
    <w:rsid w:val="00CA430B"/>
    <w:pPr>
      <w:keepNext/>
      <w:keepLines/>
      <w:spacing w:beforeLines="50" w:before="50" w:line="300" w:lineRule="auto"/>
      <w:ind w:firstLineChars="200" w:firstLine="200"/>
      <w:outlineLvl w:val="2"/>
    </w:pPr>
    <w:rPr>
      <w:rFonts w:ascii="Times New Roman" w:eastAsia="宋体" w:hAnsi="Times New Roman"/>
      <w:bCs/>
      <w:sz w:val="24"/>
      <w:szCs w:val="32"/>
    </w:rPr>
  </w:style>
  <w:style w:type="paragraph" w:styleId="Heading4">
    <w:name w:val="heading 4"/>
    <w:basedOn w:val="Normal"/>
    <w:next w:val="Normal"/>
    <w:link w:val="Heading4Char"/>
    <w:uiPriority w:val="9"/>
    <w:unhideWhenUsed/>
    <w:qFormat/>
    <w:rsid w:val="00AF3A1C"/>
    <w:pPr>
      <w:keepNext/>
      <w:keepLines/>
      <w:spacing w:line="300" w:lineRule="auto"/>
      <w:ind w:firstLineChars="200" w:firstLine="200"/>
      <w:outlineLvl w:val="3"/>
    </w:pPr>
    <w:rPr>
      <w:rFonts w:ascii="Times New Roman" w:eastAsia="宋体" w:hAnsi="Times New Roman" w:cstheme="majorBidi"/>
      <w:bCs/>
      <w:sz w:val="24"/>
      <w:szCs w:val="28"/>
    </w:rPr>
  </w:style>
  <w:style w:type="paragraph" w:styleId="Heading5">
    <w:name w:val="heading 5"/>
    <w:basedOn w:val="Normal"/>
    <w:next w:val="Normal"/>
    <w:link w:val="Heading5Char"/>
    <w:uiPriority w:val="9"/>
    <w:unhideWhenUsed/>
    <w:qFormat/>
    <w:rsid w:val="005B7372"/>
    <w:pPr>
      <w:keepNext/>
      <w:keepLines/>
      <w:spacing w:line="300" w:lineRule="auto"/>
      <w:ind w:firstLineChars="200" w:firstLine="200"/>
      <w:outlineLvl w:val="4"/>
    </w:pPr>
    <w:rPr>
      <w:rFonts w:ascii="Times New Roman" w:eastAsia="宋体" w:hAnsi="Times New Roman"/>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27332"/>
    <w:rPr>
      <w:rFonts w:ascii="宋体" w:hAnsi="Courier New"/>
      <w:szCs w:val="20"/>
    </w:rPr>
  </w:style>
  <w:style w:type="character" w:customStyle="1" w:styleId="PlainTextChar">
    <w:name w:val="Plain Text Char"/>
    <w:basedOn w:val="DefaultParagraphFont"/>
    <w:link w:val="PlainText"/>
    <w:rsid w:val="00C27332"/>
    <w:rPr>
      <w:rFonts w:ascii="宋体" w:eastAsia="宋体" w:hAnsi="Courier New" w:cs="Times New Roman"/>
      <w:szCs w:val="20"/>
    </w:rPr>
  </w:style>
  <w:style w:type="paragraph" w:styleId="Footer">
    <w:name w:val="footer"/>
    <w:basedOn w:val="Normal"/>
    <w:link w:val="FooterChar"/>
    <w:uiPriority w:val="99"/>
    <w:rsid w:val="00C2733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27332"/>
    <w:rPr>
      <w:rFonts w:ascii="Times New Roman" w:eastAsia="宋体" w:hAnsi="Times New Roman" w:cs="Times New Roman"/>
      <w:sz w:val="18"/>
      <w:szCs w:val="18"/>
    </w:rPr>
  </w:style>
  <w:style w:type="paragraph" w:styleId="BalloonText">
    <w:name w:val="Balloon Text"/>
    <w:basedOn w:val="Normal"/>
    <w:link w:val="BalloonTextChar"/>
    <w:uiPriority w:val="99"/>
    <w:semiHidden/>
    <w:unhideWhenUsed/>
    <w:rsid w:val="00C27332"/>
    <w:rPr>
      <w:sz w:val="18"/>
      <w:szCs w:val="18"/>
    </w:rPr>
  </w:style>
  <w:style w:type="character" w:customStyle="1" w:styleId="BalloonTextChar">
    <w:name w:val="Balloon Text Char"/>
    <w:basedOn w:val="DefaultParagraphFont"/>
    <w:link w:val="BalloonText"/>
    <w:uiPriority w:val="99"/>
    <w:semiHidden/>
    <w:rsid w:val="00C27332"/>
    <w:rPr>
      <w:rFonts w:ascii="Times New Roman" w:eastAsia="宋体" w:hAnsi="Times New Roman" w:cs="Times New Roman"/>
      <w:sz w:val="18"/>
      <w:szCs w:val="18"/>
    </w:rPr>
  </w:style>
  <w:style w:type="paragraph" w:styleId="Header">
    <w:name w:val="header"/>
    <w:basedOn w:val="Normal"/>
    <w:link w:val="HeaderChar"/>
    <w:uiPriority w:val="99"/>
    <w:unhideWhenUsed/>
    <w:rsid w:val="00C2733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27332"/>
    <w:rPr>
      <w:rFonts w:ascii="Times New Roman" w:eastAsia="宋体" w:hAnsi="Times New Roman" w:cs="Times New Roman"/>
      <w:sz w:val="18"/>
      <w:szCs w:val="18"/>
    </w:rPr>
  </w:style>
  <w:style w:type="character" w:customStyle="1" w:styleId="Heading1Char">
    <w:name w:val="Heading 1 Char"/>
    <w:basedOn w:val="DefaultParagraphFont"/>
    <w:link w:val="Heading1"/>
    <w:rsid w:val="009F67E7"/>
    <w:rPr>
      <w:rFonts w:ascii="Times New Roman" w:eastAsia="宋体" w:hAnsi="Times New Roman" w:cs="Times New Roman"/>
      <w:b/>
      <w:bCs/>
      <w:kern w:val="44"/>
      <w:sz w:val="36"/>
      <w:szCs w:val="44"/>
    </w:rPr>
  </w:style>
  <w:style w:type="paragraph" w:styleId="TOCHeading">
    <w:name w:val="TOC Heading"/>
    <w:basedOn w:val="Heading1"/>
    <w:next w:val="Normal"/>
    <w:uiPriority w:val="39"/>
    <w:semiHidden/>
    <w:unhideWhenUsed/>
    <w:qFormat/>
    <w:rsid w:val="00C27332"/>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C27332"/>
    <w:pPr>
      <w:widowControl/>
      <w:spacing w:after="100" w:line="276" w:lineRule="auto"/>
      <w:ind w:left="220"/>
      <w:jc w:val="left"/>
    </w:pPr>
    <w:rPr>
      <w:kern w:val="0"/>
      <w:sz w:val="22"/>
      <w:szCs w:val="22"/>
    </w:rPr>
  </w:style>
  <w:style w:type="paragraph" w:styleId="TOC1">
    <w:name w:val="toc 1"/>
    <w:basedOn w:val="Normal"/>
    <w:next w:val="Normal"/>
    <w:autoRedefine/>
    <w:uiPriority w:val="39"/>
    <w:unhideWhenUsed/>
    <w:qFormat/>
    <w:rsid w:val="00C27332"/>
    <w:pPr>
      <w:widowControl/>
      <w:spacing w:after="100" w:line="276" w:lineRule="auto"/>
      <w:jc w:val="left"/>
    </w:pPr>
    <w:rPr>
      <w:kern w:val="0"/>
      <w:sz w:val="22"/>
      <w:szCs w:val="22"/>
    </w:rPr>
  </w:style>
  <w:style w:type="paragraph" w:styleId="TOC3">
    <w:name w:val="toc 3"/>
    <w:basedOn w:val="Normal"/>
    <w:next w:val="Normal"/>
    <w:autoRedefine/>
    <w:uiPriority w:val="39"/>
    <w:unhideWhenUsed/>
    <w:qFormat/>
    <w:rsid w:val="00C27332"/>
    <w:pPr>
      <w:widowControl/>
      <w:spacing w:after="100" w:line="276" w:lineRule="auto"/>
      <w:ind w:left="440"/>
      <w:jc w:val="left"/>
    </w:pPr>
    <w:rPr>
      <w:kern w:val="0"/>
      <w:sz w:val="22"/>
      <w:szCs w:val="22"/>
    </w:rPr>
  </w:style>
  <w:style w:type="character" w:customStyle="1" w:styleId="Heading2Char">
    <w:name w:val="Heading 2 Char"/>
    <w:basedOn w:val="DefaultParagraphFont"/>
    <w:link w:val="Heading2"/>
    <w:uiPriority w:val="9"/>
    <w:rsid w:val="00AF3A1C"/>
    <w:rPr>
      <w:rFonts w:ascii="Times New Roman" w:eastAsia="宋体" w:hAnsi="Times New Roman" w:cstheme="majorBidi"/>
      <w:bCs/>
      <w:sz w:val="32"/>
      <w:szCs w:val="32"/>
    </w:rPr>
  </w:style>
  <w:style w:type="character" w:customStyle="1" w:styleId="Heading3Char">
    <w:name w:val="Heading 3 Char"/>
    <w:basedOn w:val="DefaultParagraphFont"/>
    <w:link w:val="Heading3"/>
    <w:uiPriority w:val="9"/>
    <w:rsid w:val="00CA430B"/>
    <w:rPr>
      <w:rFonts w:ascii="Times New Roman" w:eastAsia="宋体" w:hAnsi="Times New Roman"/>
      <w:bCs/>
      <w:sz w:val="24"/>
      <w:szCs w:val="32"/>
    </w:rPr>
  </w:style>
  <w:style w:type="character" w:customStyle="1" w:styleId="Heading4Char">
    <w:name w:val="Heading 4 Char"/>
    <w:basedOn w:val="DefaultParagraphFont"/>
    <w:link w:val="Heading4"/>
    <w:uiPriority w:val="9"/>
    <w:rsid w:val="00AF3A1C"/>
    <w:rPr>
      <w:rFonts w:ascii="Times New Roman" w:eastAsia="宋体" w:hAnsi="Times New Roman" w:cstheme="majorBidi"/>
      <w:bCs/>
      <w:sz w:val="24"/>
      <w:szCs w:val="28"/>
    </w:rPr>
  </w:style>
  <w:style w:type="character" w:customStyle="1" w:styleId="Heading5Char">
    <w:name w:val="Heading 5 Char"/>
    <w:basedOn w:val="DefaultParagraphFont"/>
    <w:link w:val="Heading5"/>
    <w:uiPriority w:val="9"/>
    <w:rsid w:val="005B7372"/>
    <w:rPr>
      <w:rFonts w:ascii="Times New Roman" w:eastAsia="宋体" w:hAnsi="Times New Roman"/>
      <w:bCs/>
      <w:sz w:val="24"/>
      <w:szCs w:val="28"/>
    </w:rPr>
  </w:style>
  <w:style w:type="paragraph" w:styleId="Caption">
    <w:name w:val="caption"/>
    <w:basedOn w:val="Normal"/>
    <w:next w:val="Normal"/>
    <w:uiPriority w:val="35"/>
    <w:unhideWhenUsed/>
    <w:qFormat/>
    <w:rsid w:val="005B7372"/>
    <w:rPr>
      <w:rFonts w:asciiTheme="majorHAnsi" w:eastAsia="黑体" w:hAnsiTheme="majorHAnsi" w:cstheme="majorBidi"/>
      <w:sz w:val="20"/>
      <w:szCs w:val="20"/>
    </w:rPr>
  </w:style>
  <w:style w:type="table" w:styleId="TableGrid">
    <w:name w:val="Table Grid"/>
    <w:basedOn w:val="TableNormal"/>
    <w:uiPriority w:val="59"/>
    <w:rsid w:val="005B73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286DF0"/>
    <w:pPr>
      <w:snapToGrid w:val="0"/>
      <w:jc w:val="left"/>
    </w:pPr>
    <w:rPr>
      <w:sz w:val="18"/>
      <w:szCs w:val="18"/>
    </w:rPr>
  </w:style>
  <w:style w:type="character" w:customStyle="1" w:styleId="FootnoteTextChar">
    <w:name w:val="Footnote Text Char"/>
    <w:basedOn w:val="DefaultParagraphFont"/>
    <w:link w:val="FootnoteText"/>
    <w:uiPriority w:val="99"/>
    <w:semiHidden/>
    <w:rsid w:val="00286DF0"/>
    <w:rPr>
      <w:sz w:val="18"/>
      <w:szCs w:val="18"/>
    </w:rPr>
  </w:style>
  <w:style w:type="character" w:styleId="FootnoteReference">
    <w:name w:val="footnote reference"/>
    <w:basedOn w:val="DefaultParagraphFont"/>
    <w:uiPriority w:val="99"/>
    <w:semiHidden/>
    <w:unhideWhenUsed/>
    <w:rsid w:val="00286DF0"/>
    <w:rPr>
      <w:vertAlign w:val="superscript"/>
    </w:rPr>
  </w:style>
  <w:style w:type="character" w:styleId="Hyperlink">
    <w:name w:val="Hyperlink"/>
    <w:basedOn w:val="DefaultParagraphFont"/>
    <w:uiPriority w:val="99"/>
    <w:unhideWhenUsed/>
    <w:rsid w:val="00286DF0"/>
    <w:rPr>
      <w:color w:val="0000FF" w:themeColor="hyperlink"/>
      <w:u w:val="single"/>
    </w:rPr>
  </w:style>
  <w:style w:type="character" w:styleId="CommentReference">
    <w:name w:val="annotation reference"/>
    <w:basedOn w:val="DefaultParagraphFont"/>
    <w:uiPriority w:val="99"/>
    <w:semiHidden/>
    <w:unhideWhenUsed/>
    <w:rsid w:val="00E10C3D"/>
    <w:rPr>
      <w:sz w:val="21"/>
      <w:szCs w:val="21"/>
    </w:rPr>
  </w:style>
  <w:style w:type="paragraph" w:styleId="CommentText">
    <w:name w:val="annotation text"/>
    <w:basedOn w:val="Normal"/>
    <w:link w:val="CommentTextChar"/>
    <w:uiPriority w:val="99"/>
    <w:semiHidden/>
    <w:unhideWhenUsed/>
    <w:rsid w:val="00E10C3D"/>
    <w:pPr>
      <w:jc w:val="left"/>
    </w:pPr>
  </w:style>
  <w:style w:type="character" w:customStyle="1" w:styleId="CommentTextChar">
    <w:name w:val="Comment Text Char"/>
    <w:basedOn w:val="DefaultParagraphFont"/>
    <w:link w:val="CommentText"/>
    <w:uiPriority w:val="99"/>
    <w:semiHidden/>
    <w:rsid w:val="00E10C3D"/>
  </w:style>
  <w:style w:type="paragraph" w:styleId="CommentSubject">
    <w:name w:val="annotation subject"/>
    <w:basedOn w:val="CommentText"/>
    <w:next w:val="CommentText"/>
    <w:link w:val="CommentSubjectChar"/>
    <w:uiPriority w:val="99"/>
    <w:semiHidden/>
    <w:unhideWhenUsed/>
    <w:rsid w:val="00E10C3D"/>
    <w:rPr>
      <w:b/>
      <w:bCs/>
    </w:rPr>
  </w:style>
  <w:style w:type="character" w:customStyle="1" w:styleId="CommentSubjectChar">
    <w:name w:val="Comment Subject Char"/>
    <w:basedOn w:val="CommentTextChar"/>
    <w:link w:val="CommentSubject"/>
    <w:uiPriority w:val="99"/>
    <w:semiHidden/>
    <w:rsid w:val="00E10C3D"/>
    <w:rPr>
      <w:b/>
      <w:bCs/>
    </w:rPr>
  </w:style>
  <w:style w:type="paragraph" w:styleId="Revision">
    <w:name w:val="Revision"/>
    <w:hidden/>
    <w:uiPriority w:val="99"/>
    <w:semiHidden/>
    <w:rsid w:val="005D64A1"/>
  </w:style>
  <w:style w:type="paragraph" w:styleId="Bibliography">
    <w:name w:val="Bibliography"/>
    <w:basedOn w:val="Normal"/>
    <w:next w:val="Normal"/>
    <w:uiPriority w:val="37"/>
    <w:unhideWhenUsed/>
    <w:rsid w:val="006A013B"/>
    <w:pPr>
      <w:tabs>
        <w:tab w:val="left" w:pos="504"/>
      </w:tabs>
      <w:ind w:left="504" w:hanging="504"/>
    </w:pPr>
  </w:style>
  <w:style w:type="character" w:styleId="PlaceholderText">
    <w:name w:val="Placeholder Text"/>
    <w:basedOn w:val="DefaultParagraphFont"/>
    <w:uiPriority w:val="99"/>
    <w:semiHidden/>
    <w:rsid w:val="00A41D14"/>
    <w:rPr>
      <w:color w:val="808080"/>
    </w:rPr>
  </w:style>
  <w:style w:type="paragraph" w:styleId="ListParagraph">
    <w:name w:val="List Paragraph"/>
    <w:basedOn w:val="Normal"/>
    <w:uiPriority w:val="34"/>
    <w:qFormat/>
    <w:rsid w:val="00FB7692"/>
    <w:pPr>
      <w:ind w:firstLineChars="200" w:firstLine="420"/>
    </w:pPr>
  </w:style>
  <w:style w:type="character" w:customStyle="1" w:styleId="UnresolvedMention">
    <w:name w:val="Unresolved Mention"/>
    <w:basedOn w:val="DefaultParagraphFont"/>
    <w:uiPriority w:val="99"/>
    <w:semiHidden/>
    <w:unhideWhenUsed/>
    <w:rsid w:val="001E7B9B"/>
    <w:rPr>
      <w:color w:val="605E5C"/>
      <w:shd w:val="clear" w:color="auto" w:fill="E1DFDD"/>
    </w:rPr>
  </w:style>
  <w:style w:type="paragraph" w:styleId="DocumentMap">
    <w:name w:val="Document Map"/>
    <w:basedOn w:val="Normal"/>
    <w:link w:val="DocumentMapChar"/>
    <w:uiPriority w:val="99"/>
    <w:semiHidden/>
    <w:unhideWhenUsed/>
    <w:rsid w:val="007B4252"/>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B425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png"/><Relationship Id="rId2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footer" Target="footer4.xml"/><Relationship Id="rId32" Type="http://schemas.openxmlformats.org/officeDocument/2006/relationships/header" Target="header3.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5.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7C7AC6-F86D-5348-81EB-6EDF860B9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32</Pages>
  <Words>14698</Words>
  <Characters>83781</Characters>
  <Application>Microsoft Macintosh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目录</vt:lpstr>
    </vt:vector>
  </TitlesOfParts>
  <Company/>
  <LinksUpToDate>false</LinksUpToDate>
  <CharactersWithSpaces>98283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A.1</dc:creator>
  <cp:keywords>[keyword   keyword   keyword]</cp:keywords>
  <dc:description/>
  <cp:lastModifiedBy>changsheng zhang</cp:lastModifiedBy>
  <cp:revision>5</cp:revision>
  <dcterms:created xsi:type="dcterms:W3CDTF">2022-05-30T04:46:00Z</dcterms:created>
  <dcterms:modified xsi:type="dcterms:W3CDTF">2022-05-30T17:02:00Z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id="BJddehxP"/&gt;&lt;style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